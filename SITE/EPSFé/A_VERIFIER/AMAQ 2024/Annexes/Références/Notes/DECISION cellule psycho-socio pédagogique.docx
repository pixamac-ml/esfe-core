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rsidP="009965A6">
      <w:pPr>
        <w:shd w:val="clear" w:color="auto" w:fill="FFFFFF"/>
        <w:spacing w:line="240" w:lineRule="auto"/>
        <w:ind w:right="9"/>
        <w:jc w:val="center"/>
        <w:rPr>
          <w:del w:id="0" w:author="ROBERT F SYLVESTRE SIDIBE" w:date="2024-02-26T07:13:00Z"/>
          <w:b/>
          <w:color w:val="000000" w:themeColor="text1"/>
          <w:sz w:val="44"/>
        </w:rPr>
        <w:pPrChange w:id="1" w:author="ROBERT F SYLVESTRE SIDIBE" w:date="2024-02-26T07:19:00Z">
          <w:pPr>
            <w:shd w:val="clear" w:color="auto" w:fill="FFFFFF"/>
            <w:spacing w:line="240" w:lineRule="auto"/>
            <w:ind w:right="9"/>
            <w:jc w:val="center"/>
          </w:pPr>
        </w:pPrChange>
      </w:pPr>
      <w:del w:id="2" w:author="ROBERT F SYLVESTRE SIDIBE" w:date="2024-02-26T07:13:00Z">
        <w:r w:rsidRPr="007A4AFC" w:rsidDel="0075542A">
          <w:rPr>
            <w:rFonts w:eastAsia="Calibri"/>
            <w:bCs/>
            <w:noProof/>
            <w:color w:val="000000" w:themeColor="text1"/>
            <w:sz w:val="40"/>
            <w:szCs w:val="40"/>
            <w:lang w:eastAsia="en-US"/>
            <w:rPrChange w:id="3"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4" w:author="ROBERT F SYLVESTRE SIDIBE" w:date="2024-02-26T07:13:00Z">
        <w:r w:rsidR="0075542A">
          <w:rPr>
            <w:b/>
            <w:bCs/>
            <w:noProof/>
            <w:color w:val="000000" w:themeColor="text1"/>
            <w:sz w:val="20"/>
            <w:szCs w:val="20"/>
            <w:lang w:bidi="ar-DZ"/>
          </w:rPr>
          <w:drawing>
            <wp:inline distT="0" distB="0" distL="0" distR="0" wp14:anchorId="4EC28EE2" wp14:editId="6A3CE7E4">
              <wp:extent cx="3438525" cy="834707"/>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3495333" cy="848497"/>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rsidP="009965A6">
      <w:pPr>
        <w:shd w:val="clear" w:color="auto" w:fill="FFFFFF"/>
        <w:spacing w:line="240" w:lineRule="auto"/>
        <w:ind w:right="9"/>
        <w:jc w:val="center"/>
        <w:rPr>
          <w:del w:id="5" w:author="ROBERT F SYLVESTRE SIDIBE" w:date="2024-02-26T07:19:00Z"/>
          <w:b/>
          <w:color w:val="000000" w:themeColor="text1"/>
          <w:sz w:val="44"/>
        </w:rPr>
        <w:pPrChange w:id="6" w:author="ROBERT F SYLVESTRE SIDIBE" w:date="2024-02-26T07:19:00Z">
          <w:pPr>
            <w:shd w:val="clear" w:color="auto" w:fill="FFFFFF"/>
            <w:spacing w:line="240" w:lineRule="auto"/>
            <w:ind w:right="9"/>
            <w:jc w:val="center"/>
          </w:pPr>
        </w:pPrChange>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6CFE7F81" w:rsidR="003A2FC4" w:rsidRPr="009965A6" w:rsidRDefault="003A2FC4" w:rsidP="003A2FC4">
      <w:pPr>
        <w:spacing w:line="240" w:lineRule="auto"/>
        <w:jc w:val="center"/>
        <w:rPr>
          <w:rFonts w:ascii="Arial" w:eastAsia="Calibri" w:hAnsi="Arial" w:cs="Arial"/>
          <w:b/>
          <w:bCs/>
          <w:color w:val="000000" w:themeColor="text1"/>
          <w:sz w:val="28"/>
          <w:szCs w:val="28"/>
          <w:lang w:eastAsia="en-US"/>
          <w:rPrChange w:id="7" w:author="ROBERT F SYLVESTRE SIDIBE" w:date="2024-02-26T07:19:00Z">
            <w:rPr>
              <w:rFonts w:ascii="Arial" w:eastAsia="Calibri" w:hAnsi="Arial" w:cs="Arial"/>
              <w:b/>
              <w:bCs/>
              <w:color w:val="000000" w:themeColor="text1"/>
              <w:sz w:val="36"/>
              <w:szCs w:val="36"/>
              <w:lang w:eastAsia="en-US"/>
            </w:rPr>
          </w:rPrChange>
        </w:rPr>
      </w:pPr>
      <w:r w:rsidRPr="009965A6">
        <w:rPr>
          <w:rFonts w:ascii="Arial" w:eastAsia="Calibri" w:hAnsi="Arial" w:cs="Arial"/>
          <w:b/>
          <w:bCs/>
          <w:color w:val="000000" w:themeColor="text1"/>
          <w:sz w:val="28"/>
          <w:szCs w:val="28"/>
          <w:lang w:eastAsia="en-US"/>
          <w:rPrChange w:id="8" w:author="ROBERT F SYLVESTRE SIDIBE" w:date="2024-02-26T07:19:00Z">
            <w:rPr>
              <w:rFonts w:ascii="Arial" w:eastAsia="Calibri" w:hAnsi="Arial" w:cs="Arial"/>
              <w:b/>
              <w:bCs/>
              <w:color w:val="000000" w:themeColor="text1"/>
              <w:sz w:val="36"/>
              <w:szCs w:val="36"/>
              <w:lang w:eastAsia="en-US"/>
            </w:rPr>
          </w:rPrChange>
        </w:rPr>
        <w:t>DECISION N°00</w:t>
      </w:r>
      <w:ins w:id="9" w:author="ROBERT F SYLVESTRE SIDIBE" w:date="2024-02-26T06:57:00Z">
        <w:r w:rsidR="00146178" w:rsidRPr="009965A6">
          <w:rPr>
            <w:rFonts w:ascii="Arial" w:eastAsia="Calibri" w:hAnsi="Arial" w:cs="Arial"/>
            <w:b/>
            <w:bCs/>
            <w:color w:val="000000" w:themeColor="text1"/>
            <w:sz w:val="28"/>
            <w:szCs w:val="28"/>
            <w:lang w:eastAsia="en-US"/>
            <w:rPrChange w:id="10" w:author="ROBERT F SYLVESTRE SIDIBE" w:date="2024-02-26T07:19:00Z">
              <w:rPr>
                <w:rFonts w:ascii="Arial" w:eastAsia="Calibri" w:hAnsi="Arial" w:cs="Arial"/>
                <w:b/>
                <w:bCs/>
                <w:color w:val="000000" w:themeColor="text1"/>
                <w:sz w:val="36"/>
                <w:szCs w:val="36"/>
                <w:lang w:eastAsia="en-US"/>
              </w:rPr>
            </w:rPrChange>
          </w:rPr>
          <w:t>2</w:t>
        </w:r>
      </w:ins>
      <w:del w:id="11" w:author="ROBERT F SYLVESTRE SIDIBE" w:date="2024-02-14T08:19:00Z">
        <w:r w:rsidRPr="009965A6" w:rsidDel="00CB2D79">
          <w:rPr>
            <w:rFonts w:ascii="Arial" w:eastAsia="Calibri" w:hAnsi="Arial" w:cs="Arial"/>
            <w:b/>
            <w:bCs/>
            <w:color w:val="000000" w:themeColor="text1"/>
            <w:sz w:val="28"/>
            <w:szCs w:val="28"/>
            <w:lang w:eastAsia="en-US"/>
            <w:rPrChange w:id="12" w:author="ROBERT F SYLVESTRE SIDIBE" w:date="2024-02-26T07:19:00Z">
              <w:rPr>
                <w:rFonts w:ascii="Arial" w:eastAsia="Calibri" w:hAnsi="Arial" w:cs="Arial"/>
                <w:b/>
                <w:bCs/>
                <w:color w:val="000000" w:themeColor="text1"/>
                <w:sz w:val="36"/>
                <w:szCs w:val="36"/>
                <w:lang w:eastAsia="en-US"/>
              </w:rPr>
            </w:rPrChange>
          </w:rPr>
          <w:delText>8</w:delText>
        </w:r>
      </w:del>
      <w:r w:rsidRPr="009965A6">
        <w:rPr>
          <w:rFonts w:ascii="Arial" w:eastAsia="Calibri" w:hAnsi="Arial" w:cs="Arial"/>
          <w:b/>
          <w:bCs/>
          <w:color w:val="000000" w:themeColor="text1"/>
          <w:sz w:val="28"/>
          <w:szCs w:val="28"/>
          <w:lang w:eastAsia="en-US"/>
          <w:rPrChange w:id="13" w:author="ROBERT F SYLVESTRE SIDIBE" w:date="2024-02-26T07:19:00Z">
            <w:rPr>
              <w:rFonts w:ascii="Arial" w:eastAsia="Calibri" w:hAnsi="Arial" w:cs="Arial"/>
              <w:b/>
              <w:bCs/>
              <w:color w:val="000000" w:themeColor="text1"/>
              <w:sz w:val="36"/>
              <w:szCs w:val="36"/>
              <w:lang w:eastAsia="en-US"/>
            </w:rPr>
          </w:rPrChange>
        </w:rPr>
        <w:t>-DG/ESFé</w:t>
      </w:r>
      <w:del w:id="14" w:author="ROBERT F SYLVESTRE SIDIBE" w:date="2024-02-14T08:14:00Z">
        <w:r w:rsidRPr="009965A6" w:rsidDel="009407C9">
          <w:rPr>
            <w:rFonts w:ascii="Arial" w:eastAsia="Calibri" w:hAnsi="Arial" w:cs="Arial"/>
            <w:b/>
            <w:bCs/>
            <w:color w:val="000000" w:themeColor="text1"/>
            <w:sz w:val="28"/>
            <w:szCs w:val="28"/>
            <w:lang w:eastAsia="en-US"/>
            <w:rPrChange w:id="15" w:author="ROBERT F SYLVESTRE SIDIBE" w:date="2024-02-26T07:19:00Z">
              <w:rPr>
                <w:rFonts w:ascii="Arial" w:eastAsia="Calibri" w:hAnsi="Arial" w:cs="Arial"/>
                <w:b/>
                <w:bCs/>
                <w:color w:val="000000" w:themeColor="text1"/>
                <w:sz w:val="36"/>
                <w:szCs w:val="36"/>
                <w:lang w:eastAsia="en-US"/>
              </w:rPr>
            </w:rPrChange>
          </w:rPr>
          <w:delText>3</w:delText>
        </w:r>
      </w:del>
      <w:r w:rsidRPr="009965A6">
        <w:rPr>
          <w:rFonts w:ascii="Arial" w:eastAsia="Calibri" w:hAnsi="Arial" w:cs="Arial"/>
          <w:b/>
          <w:bCs/>
          <w:color w:val="000000" w:themeColor="text1"/>
          <w:sz w:val="28"/>
          <w:szCs w:val="28"/>
          <w:lang w:eastAsia="en-US"/>
          <w:rPrChange w:id="16" w:author="ROBERT F SYLVESTRE SIDIBE" w:date="2024-02-26T07:19:00Z">
            <w:rPr>
              <w:rFonts w:ascii="Arial" w:eastAsia="Calibri" w:hAnsi="Arial" w:cs="Arial"/>
              <w:b/>
              <w:bCs/>
              <w:color w:val="000000" w:themeColor="text1"/>
              <w:sz w:val="36"/>
              <w:szCs w:val="36"/>
              <w:lang w:eastAsia="en-US"/>
            </w:rPr>
          </w:rPrChange>
        </w:rPr>
        <w:t>0</w:t>
      </w:r>
      <w:ins w:id="17" w:author="ROBERT F SYLVESTRE SIDIBE" w:date="2024-02-26T06:57:00Z">
        <w:r w:rsidR="00146178" w:rsidRPr="009965A6">
          <w:rPr>
            <w:rFonts w:ascii="Arial" w:eastAsia="Calibri" w:hAnsi="Arial" w:cs="Arial"/>
            <w:b/>
            <w:bCs/>
            <w:color w:val="000000" w:themeColor="text1"/>
            <w:sz w:val="28"/>
            <w:szCs w:val="28"/>
            <w:lang w:eastAsia="en-US"/>
            <w:rPrChange w:id="18" w:author="ROBERT F SYLVESTRE SIDIBE" w:date="2024-02-26T07:19:00Z">
              <w:rPr>
                <w:rFonts w:ascii="Arial" w:eastAsia="Calibri" w:hAnsi="Arial" w:cs="Arial"/>
                <w:b/>
                <w:bCs/>
                <w:color w:val="000000" w:themeColor="text1"/>
                <w:sz w:val="36"/>
                <w:szCs w:val="36"/>
                <w:lang w:eastAsia="en-US"/>
              </w:rPr>
            </w:rPrChange>
          </w:rPr>
          <w:t>210</w:t>
        </w:r>
      </w:ins>
      <w:del w:id="19" w:author="ROBERT F SYLVESTRE SIDIBE" w:date="2024-02-14T08:14:00Z">
        <w:r w:rsidRPr="009965A6" w:rsidDel="009407C9">
          <w:rPr>
            <w:rFonts w:ascii="Arial" w:eastAsia="Calibri" w:hAnsi="Arial" w:cs="Arial"/>
            <w:b/>
            <w:bCs/>
            <w:color w:val="000000" w:themeColor="text1"/>
            <w:sz w:val="28"/>
            <w:szCs w:val="28"/>
            <w:lang w:eastAsia="en-US"/>
            <w:rPrChange w:id="20" w:author="ROBERT F SYLVESTRE SIDIBE" w:date="2024-02-26T07:19:00Z">
              <w:rPr>
                <w:rFonts w:ascii="Arial" w:eastAsia="Calibri" w:hAnsi="Arial" w:cs="Arial"/>
                <w:b/>
                <w:bCs/>
                <w:color w:val="000000" w:themeColor="text1"/>
                <w:sz w:val="36"/>
                <w:szCs w:val="36"/>
                <w:lang w:eastAsia="en-US"/>
              </w:rPr>
            </w:rPrChange>
          </w:rPr>
          <w:delText>7</w:delText>
        </w:r>
      </w:del>
      <w:ins w:id="21" w:author="ROBERT F SYLVESTRE SIDIBE" w:date="2024-02-14T08:18:00Z">
        <w:r w:rsidR="00CB2D79" w:rsidRPr="009965A6">
          <w:rPr>
            <w:rFonts w:ascii="Arial" w:eastAsia="Calibri" w:hAnsi="Arial" w:cs="Arial"/>
            <w:b/>
            <w:bCs/>
            <w:color w:val="000000" w:themeColor="text1"/>
            <w:sz w:val="28"/>
            <w:szCs w:val="28"/>
            <w:lang w:eastAsia="en-US"/>
            <w:rPrChange w:id="22" w:author="ROBERT F SYLVESTRE SIDIBE" w:date="2024-02-26T07:19:00Z">
              <w:rPr>
                <w:rFonts w:ascii="Arial" w:eastAsia="Calibri" w:hAnsi="Arial" w:cs="Arial"/>
                <w:b/>
                <w:bCs/>
                <w:color w:val="000000" w:themeColor="text1"/>
                <w:sz w:val="36"/>
                <w:szCs w:val="36"/>
                <w:lang w:eastAsia="en-US"/>
              </w:rPr>
            </w:rPrChange>
          </w:rPr>
          <w:t>2</w:t>
        </w:r>
      </w:ins>
      <w:ins w:id="23" w:author="ROBERT F SYLVESTRE SIDIBE" w:date="2024-02-26T06:57:00Z">
        <w:r w:rsidR="00146178" w:rsidRPr="009965A6">
          <w:rPr>
            <w:rFonts w:ascii="Arial" w:eastAsia="Calibri" w:hAnsi="Arial" w:cs="Arial"/>
            <w:b/>
            <w:bCs/>
            <w:color w:val="000000" w:themeColor="text1"/>
            <w:sz w:val="28"/>
            <w:szCs w:val="28"/>
            <w:lang w:eastAsia="en-US"/>
            <w:rPrChange w:id="24" w:author="ROBERT F SYLVESTRE SIDIBE" w:date="2024-02-26T07:19:00Z">
              <w:rPr>
                <w:rFonts w:ascii="Arial" w:eastAsia="Calibri" w:hAnsi="Arial" w:cs="Arial"/>
                <w:b/>
                <w:bCs/>
                <w:color w:val="000000" w:themeColor="text1"/>
                <w:sz w:val="36"/>
                <w:szCs w:val="36"/>
                <w:lang w:eastAsia="en-US"/>
              </w:rPr>
            </w:rPrChange>
          </w:rPr>
          <w:t>1</w:t>
        </w:r>
      </w:ins>
      <w:del w:id="25" w:author="ROBERT F SYLVESTRE SIDIBE" w:date="2024-02-14T08:18:00Z">
        <w:r w:rsidRPr="009965A6" w:rsidDel="00CB2D79">
          <w:rPr>
            <w:rFonts w:ascii="Arial" w:eastAsia="Calibri" w:hAnsi="Arial" w:cs="Arial"/>
            <w:b/>
            <w:bCs/>
            <w:color w:val="000000" w:themeColor="text1"/>
            <w:sz w:val="28"/>
            <w:szCs w:val="28"/>
            <w:lang w:eastAsia="en-US"/>
            <w:rPrChange w:id="26" w:author="ROBERT F SYLVESTRE SIDIBE" w:date="2024-02-26T07:19:00Z">
              <w:rPr>
                <w:rFonts w:ascii="Arial" w:eastAsia="Calibri" w:hAnsi="Arial" w:cs="Arial"/>
                <w:b/>
                <w:bCs/>
                <w:color w:val="000000" w:themeColor="text1"/>
                <w:sz w:val="36"/>
                <w:szCs w:val="36"/>
                <w:lang w:eastAsia="en-US"/>
              </w:rPr>
            </w:rPrChange>
          </w:rPr>
          <w:delText>18</w:delText>
        </w:r>
      </w:del>
    </w:p>
    <w:p w14:paraId="41DEC26F" w14:textId="7EC47EA3" w:rsidR="003A2FC4" w:rsidRPr="005C0981" w:rsidRDefault="003A2FC4" w:rsidP="00CB2D79">
      <w:pPr>
        <w:spacing w:line="240" w:lineRule="auto"/>
        <w:jc w:val="center"/>
        <w:rPr>
          <w:rFonts w:ascii="Arial" w:eastAsia="Calibri" w:hAnsi="Arial" w:cs="Arial"/>
          <w:color w:val="000000" w:themeColor="text1"/>
          <w:szCs w:val="24"/>
          <w:lang w:eastAsia="en-US"/>
        </w:rPr>
      </w:pPr>
      <w:r w:rsidRPr="005C0981">
        <w:rPr>
          <w:rFonts w:ascii="Arial" w:eastAsia="Calibri" w:hAnsi="Arial" w:cs="Arial"/>
          <w:b/>
          <w:bCs/>
          <w:color w:val="000000" w:themeColor="text1"/>
          <w:sz w:val="20"/>
          <w:szCs w:val="20"/>
          <w:lang w:eastAsia="en-US"/>
        </w:rPr>
        <w:t xml:space="preserve">PORTANT </w:t>
      </w:r>
      <w:ins w:id="27" w:author="ROBERT F SYLVESTRE SIDIBE" w:date="2024-02-26T07:15:00Z">
        <w:r w:rsidR="0075542A" w:rsidRPr="0075542A">
          <w:rPr>
            <w:rFonts w:ascii="Arial" w:eastAsia="Calibri" w:hAnsi="Arial" w:cs="Arial"/>
            <w:b/>
            <w:bCs/>
            <w:color w:val="000000" w:themeColor="text1"/>
            <w:sz w:val="20"/>
            <w:szCs w:val="20"/>
            <w:lang w:eastAsia="en-US"/>
          </w:rPr>
          <w:t>CREATION D'UNE CELLULE PSYCHO-SOCIO PEDAGOGIQUE D'ACCOMPAGNEMENT DES ÉTUDIANTS (CPSPA)</w:t>
        </w:r>
        <w:r w:rsidR="0075542A" w:rsidRPr="00AB470B">
          <w:rPr>
            <w:rFonts w:ascii="Arial" w:eastAsia="Calibri" w:hAnsi="Arial" w:cs="Arial"/>
            <w:color w:val="000000" w:themeColor="text1"/>
            <w:sz w:val="22"/>
            <w:lang w:eastAsia="en-US"/>
          </w:rPr>
          <w:t xml:space="preserve"> </w:t>
        </w:r>
      </w:ins>
      <w:del w:id="28" w:author="ROBERT F SYLVESTRE SIDIBE" w:date="2024-02-26T07:15:00Z">
        <w:r w:rsidR="007B637C" w:rsidRPr="007B637C"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9"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30" w:author="ROBERT F SYLVESTRE SIDIBE" w:date="2024-02-26T07:14:00Z">
            <w:rPr>
              <w:rFonts w:ascii="Arial" w:eastAsia="Calibri" w:hAnsi="Arial" w:cs="Arial"/>
              <w:b/>
              <w:bCs/>
              <w:color w:val="000000" w:themeColor="text1"/>
              <w:szCs w:val="24"/>
              <w:lang w:eastAsia="en-US"/>
            </w:rPr>
          </w:rPrChange>
        </w:rPr>
        <w:t>Le Directeur General,</w:t>
      </w:r>
    </w:p>
    <w:p w14:paraId="4114F223" w14:textId="77777777" w:rsidR="003A2FC4" w:rsidRPr="0075542A" w:rsidRDefault="003A2FC4" w:rsidP="003A2FC4">
      <w:pPr>
        <w:spacing w:line="276" w:lineRule="auto"/>
        <w:rPr>
          <w:rFonts w:ascii="Arial" w:eastAsia="Calibri" w:hAnsi="Arial" w:cs="Arial"/>
          <w:color w:val="000000" w:themeColor="text1"/>
          <w:sz w:val="22"/>
          <w:lang w:eastAsia="en-US"/>
          <w:rPrChange w:id="31"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2" w:author="ROBERT F SYLVESTRE SIDIBE" w:date="2024-02-26T07:14:00Z">
            <w:rPr>
              <w:rFonts w:ascii="Arial" w:eastAsia="Calibri" w:hAnsi="Arial" w:cs="Arial"/>
              <w:color w:val="000000" w:themeColor="text1"/>
              <w:szCs w:val="24"/>
              <w:lang w:eastAsia="en-US"/>
            </w:rPr>
          </w:rPrChange>
        </w:rPr>
        <w:t>Vu la Loi n°2012-013 du 24 février 2012 relative aux établissements privés d’enseignement en république du Mali</w:t>
      </w:r>
    </w:p>
    <w:p w14:paraId="5B99F66A" w14:textId="77777777" w:rsidR="003A2FC4" w:rsidRPr="0075542A" w:rsidRDefault="003A2FC4" w:rsidP="003A2FC4">
      <w:pPr>
        <w:spacing w:line="276" w:lineRule="auto"/>
        <w:rPr>
          <w:rFonts w:ascii="Arial" w:eastAsia="Calibri" w:hAnsi="Arial" w:cs="Arial"/>
          <w:color w:val="000000" w:themeColor="text1"/>
          <w:sz w:val="22"/>
          <w:lang w:eastAsia="en-US"/>
          <w:rPrChange w:id="33"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4" w:author="ROBERT F SYLVESTRE SIDIBE" w:date="2024-02-26T07:14:00Z">
            <w:rPr>
              <w:rFonts w:ascii="Arial" w:eastAsia="Calibri" w:hAnsi="Arial" w:cs="Arial"/>
              <w:color w:val="000000" w:themeColor="text1"/>
              <w:szCs w:val="24"/>
              <w:lang w:eastAsia="en-US"/>
            </w:rPr>
          </w:rPrChange>
        </w:rPr>
        <w:t>Vu la Décision n° 2014-0000714/MERSRS-SG du 25 juin 2014 autorisant la création de l’école privée de santé Félix Houphouët Boigny</w:t>
      </w:r>
    </w:p>
    <w:p w14:paraId="3C8F2836" w14:textId="77777777" w:rsidR="003A2FC4" w:rsidRPr="0075542A" w:rsidRDefault="003A2FC4" w:rsidP="003A2FC4">
      <w:pPr>
        <w:spacing w:line="276" w:lineRule="auto"/>
        <w:rPr>
          <w:rFonts w:ascii="Arial" w:eastAsia="Calibri" w:hAnsi="Arial" w:cs="Arial"/>
          <w:color w:val="000000" w:themeColor="text1"/>
          <w:sz w:val="22"/>
          <w:lang w:eastAsia="en-US"/>
          <w:rPrChange w:id="35"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6" w:author="ROBERT F SYLVESTRE SIDIBE" w:date="2024-02-26T07:14:00Z">
            <w:rPr>
              <w:rFonts w:ascii="Arial" w:eastAsia="Calibri" w:hAnsi="Arial" w:cs="Arial"/>
              <w:color w:val="000000" w:themeColor="text1"/>
              <w:szCs w:val="24"/>
              <w:lang w:eastAsia="en-US"/>
            </w:rPr>
          </w:rPrChange>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37"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8"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39"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40" w:author="ROBERT F SYLVESTRE SIDIBE" w:date="2024-02-26T07:14:00Z">
            <w:rPr>
              <w:rFonts w:ascii="Arial" w:eastAsia="Calibri" w:hAnsi="Arial" w:cs="Arial"/>
              <w:b/>
              <w:bCs/>
              <w:color w:val="000000" w:themeColor="text1"/>
              <w:szCs w:val="24"/>
              <w:lang w:eastAsia="en-US"/>
            </w:rPr>
          </w:rPrChange>
        </w:rPr>
        <w:t>DECIDE</w:t>
      </w:r>
    </w:p>
    <w:p w14:paraId="74E3C6BC" w14:textId="0D2179A7" w:rsidR="007B637C" w:rsidRPr="0075542A" w:rsidDel="00146178" w:rsidRDefault="00146178" w:rsidP="007B637C">
      <w:pPr>
        <w:spacing w:line="276" w:lineRule="auto"/>
        <w:jc w:val="left"/>
        <w:rPr>
          <w:del w:id="41" w:author="ROBERT F SYLVESTRE SIDIBE" w:date="2024-02-26T06:59:00Z"/>
          <w:rFonts w:ascii="Arial" w:eastAsia="Calibri" w:hAnsi="Arial" w:cs="Arial"/>
          <w:color w:val="000000" w:themeColor="text1"/>
          <w:sz w:val="22"/>
          <w:lang w:eastAsia="en-US"/>
          <w:rPrChange w:id="42" w:author="ROBERT F SYLVESTRE SIDIBE" w:date="2024-02-26T07:14:00Z">
            <w:rPr>
              <w:del w:id="43" w:author="ROBERT F SYLVESTRE SIDIBE" w:date="2024-02-26T06:59:00Z"/>
              <w:rFonts w:ascii="Arial" w:eastAsia="Calibri" w:hAnsi="Arial" w:cs="Arial"/>
              <w:color w:val="000000" w:themeColor="text1"/>
              <w:szCs w:val="24"/>
              <w:lang w:eastAsia="en-US"/>
            </w:rPr>
          </w:rPrChange>
        </w:rPr>
      </w:pPr>
      <w:ins w:id="44" w:author="ROBERT F SYLVESTRE SIDIBE" w:date="2024-02-26T06:59:00Z">
        <w:r w:rsidRPr="0075542A">
          <w:rPr>
            <w:rFonts w:ascii="Arial" w:eastAsia="Calibri" w:hAnsi="Arial" w:cs="Arial"/>
            <w:color w:val="000000" w:themeColor="text1"/>
            <w:sz w:val="22"/>
            <w:lang w:eastAsia="en-US"/>
            <w:rPrChange w:id="45" w:author="ROBERT F SYLVESTRE SIDIBE" w:date="2024-02-26T07:14:00Z">
              <w:rPr>
                <w:rFonts w:ascii="Arial" w:eastAsia="Calibri" w:hAnsi="Arial" w:cs="Arial"/>
                <w:color w:val="000000" w:themeColor="text1"/>
                <w:szCs w:val="24"/>
                <w:lang w:eastAsia="en-US"/>
              </w:rPr>
            </w:rPrChange>
          </w:rPr>
          <w:t>Dans le cadre de notre engagement continu envers le bien-être et le succès de nos étudiants</w:t>
        </w:r>
      </w:ins>
      <w:ins w:id="46" w:author="ROBERT F SYLVESTRE SIDIBE" w:date="2024-02-26T07:00:00Z">
        <w:r w:rsidRPr="0075542A">
          <w:rPr>
            <w:rFonts w:ascii="Arial" w:eastAsia="Calibri" w:hAnsi="Arial" w:cs="Arial"/>
            <w:color w:val="000000" w:themeColor="text1"/>
            <w:sz w:val="22"/>
            <w:lang w:eastAsia="en-US"/>
            <w:rPrChange w:id="47" w:author="ROBERT F SYLVESTRE SIDIBE" w:date="2024-02-26T07:14:00Z">
              <w:rPr>
                <w:rFonts w:ascii="Arial" w:eastAsia="Calibri" w:hAnsi="Arial" w:cs="Arial"/>
                <w:color w:val="000000" w:themeColor="text1"/>
                <w:szCs w:val="24"/>
                <w:lang w:eastAsia="en-US"/>
              </w:rPr>
            </w:rPrChange>
          </w:rPr>
          <w:t>.</w:t>
        </w:r>
      </w:ins>
      <w:del w:id="48" w:author="ROBERT F SYLVESTRE SIDIBE" w:date="2024-02-26T06:59:00Z">
        <w:r w:rsidR="007B637C" w:rsidRPr="0075542A" w:rsidDel="00146178">
          <w:rPr>
            <w:rFonts w:ascii="Arial" w:eastAsia="Calibri" w:hAnsi="Arial" w:cs="Arial"/>
            <w:color w:val="000000" w:themeColor="text1"/>
            <w:sz w:val="22"/>
            <w:lang w:eastAsia="en-US"/>
            <w:rPrChange w:id="49" w:author="ROBERT F SYLVESTRE SIDIBE" w:date="2024-02-26T07:14:00Z">
              <w:rPr>
                <w:rFonts w:ascii="Arial" w:eastAsia="Calibri" w:hAnsi="Arial" w:cs="Arial"/>
                <w:color w:val="000000" w:themeColor="text1"/>
                <w:szCs w:val="24"/>
                <w:lang w:eastAsia="en-US"/>
              </w:rPr>
            </w:rPrChange>
          </w:rPr>
          <w:delText>Dans le cadre de l’engagement continu envers l'excellence et la qualité dans tous les aspects de</w:delText>
        </w:r>
      </w:del>
      <w:del w:id="50" w:author="ROBERT F SYLVESTRE SIDIBE" w:date="2024-02-14T08:12:00Z">
        <w:r w:rsidR="007B637C" w:rsidRPr="0075542A" w:rsidDel="009407C9">
          <w:rPr>
            <w:rFonts w:ascii="Arial" w:eastAsia="Calibri" w:hAnsi="Arial" w:cs="Arial"/>
            <w:color w:val="000000" w:themeColor="text1"/>
            <w:sz w:val="22"/>
            <w:lang w:eastAsia="en-US"/>
            <w:rPrChange w:id="51" w:author="ROBERT F SYLVESTRE SIDIBE" w:date="2024-02-26T07:14:00Z">
              <w:rPr>
                <w:rFonts w:ascii="Arial" w:eastAsia="Calibri" w:hAnsi="Arial" w:cs="Arial"/>
                <w:color w:val="000000" w:themeColor="text1"/>
                <w:szCs w:val="24"/>
                <w:lang w:eastAsia="en-US"/>
              </w:rPr>
            </w:rPrChange>
          </w:rPr>
          <w:delText>s</w:delText>
        </w:r>
      </w:del>
      <w:del w:id="52" w:author="ROBERT F SYLVESTRE SIDIBE" w:date="2024-02-26T06:59:00Z">
        <w:r w:rsidR="007B637C" w:rsidRPr="0075542A" w:rsidDel="00146178">
          <w:rPr>
            <w:rFonts w:ascii="Arial" w:eastAsia="Calibri" w:hAnsi="Arial" w:cs="Arial"/>
            <w:color w:val="000000" w:themeColor="text1"/>
            <w:sz w:val="22"/>
            <w:lang w:eastAsia="en-US"/>
            <w:rPrChange w:id="53" w:author="ROBERT F SYLVESTRE SIDIBE" w:date="2024-02-26T07:14:00Z">
              <w:rPr>
                <w:rFonts w:ascii="Arial" w:eastAsia="Calibri" w:hAnsi="Arial" w:cs="Arial"/>
                <w:color w:val="000000" w:themeColor="text1"/>
                <w:szCs w:val="24"/>
                <w:lang w:eastAsia="en-US"/>
              </w:rPr>
            </w:rPrChange>
          </w:rPr>
          <w:delText xml:space="preserve"> activités éducatives et administratives. </w:delText>
        </w:r>
      </w:del>
    </w:p>
    <w:p w14:paraId="0A6842C7" w14:textId="77777777" w:rsidR="00146178" w:rsidRPr="0075542A" w:rsidRDefault="00146178" w:rsidP="007B637C">
      <w:pPr>
        <w:spacing w:line="276" w:lineRule="auto"/>
        <w:jc w:val="left"/>
        <w:rPr>
          <w:ins w:id="54" w:author="ROBERT F SYLVESTRE SIDIBE" w:date="2024-02-26T06:59:00Z"/>
          <w:rFonts w:ascii="Arial" w:eastAsia="Calibri" w:hAnsi="Arial" w:cs="Arial"/>
          <w:color w:val="000000" w:themeColor="text1"/>
          <w:sz w:val="22"/>
          <w:lang w:eastAsia="en-US"/>
          <w:rPrChange w:id="55" w:author="ROBERT F SYLVESTRE SIDIBE" w:date="2024-02-26T07:14:00Z">
            <w:rPr>
              <w:ins w:id="56" w:author="ROBERT F SYLVESTRE SIDIBE" w:date="2024-02-26T06:59:00Z"/>
              <w:rFonts w:ascii="Arial" w:eastAsia="Calibri" w:hAnsi="Arial" w:cs="Arial"/>
              <w:color w:val="000000" w:themeColor="text1"/>
              <w:szCs w:val="24"/>
              <w:lang w:eastAsia="en-US"/>
            </w:rPr>
          </w:rPrChange>
        </w:rPr>
      </w:pPr>
    </w:p>
    <w:p w14:paraId="3BCCC245" w14:textId="77777777" w:rsidR="007B637C" w:rsidRPr="009965A6" w:rsidRDefault="007B637C" w:rsidP="007B637C">
      <w:pPr>
        <w:spacing w:line="276" w:lineRule="auto"/>
        <w:jc w:val="left"/>
        <w:rPr>
          <w:rFonts w:ascii="Arial" w:eastAsia="Calibri" w:hAnsi="Arial" w:cs="Arial"/>
          <w:color w:val="000000" w:themeColor="text1"/>
          <w:sz w:val="10"/>
          <w:szCs w:val="10"/>
          <w:lang w:eastAsia="en-US"/>
          <w:rPrChange w:id="57" w:author="ROBERT F SYLVESTRE SIDIBE" w:date="2024-02-26T07:21:00Z">
            <w:rPr>
              <w:rFonts w:ascii="Arial" w:eastAsia="Calibri" w:hAnsi="Arial" w:cs="Arial"/>
              <w:color w:val="000000" w:themeColor="text1"/>
              <w:szCs w:val="24"/>
              <w:lang w:eastAsia="en-US"/>
            </w:rPr>
          </w:rPrChange>
        </w:rPr>
      </w:pPr>
    </w:p>
    <w:p w14:paraId="26A2C47C" w14:textId="2970F37A" w:rsidR="003A2FC4" w:rsidDel="009965A6" w:rsidRDefault="003A2FC4" w:rsidP="009965A6">
      <w:pPr>
        <w:spacing w:line="240" w:lineRule="auto"/>
        <w:jc w:val="left"/>
        <w:rPr>
          <w:del w:id="58" w:author="ROBERT F SYLVESTRE SIDIBE" w:date="2024-02-26T07:20:00Z"/>
          <w:rFonts w:ascii="Arial" w:eastAsia="Calibri" w:hAnsi="Arial" w:cs="Arial"/>
          <w:color w:val="000000" w:themeColor="text1"/>
          <w:sz w:val="22"/>
          <w:lang w:eastAsia="en-US"/>
        </w:rPr>
      </w:pPr>
      <w:r w:rsidRPr="0075542A">
        <w:rPr>
          <w:rFonts w:ascii="Arial" w:eastAsia="Calibri" w:hAnsi="Arial" w:cs="Arial"/>
          <w:b/>
          <w:bCs/>
          <w:color w:val="000000" w:themeColor="text1"/>
          <w:sz w:val="22"/>
          <w:lang w:eastAsia="en-US"/>
          <w:rPrChange w:id="59" w:author="ROBERT F SYLVESTRE SIDIBE" w:date="2024-02-26T07:14:00Z">
            <w:rPr>
              <w:rFonts w:ascii="Arial" w:eastAsia="Calibri" w:hAnsi="Arial" w:cs="Arial"/>
              <w:b/>
              <w:bCs/>
              <w:color w:val="000000" w:themeColor="text1"/>
              <w:szCs w:val="24"/>
              <w:lang w:eastAsia="en-US"/>
            </w:rPr>
          </w:rPrChange>
        </w:rPr>
        <w:t>Article 1</w:t>
      </w:r>
      <w:r w:rsidRPr="0075542A">
        <w:rPr>
          <w:rFonts w:ascii="Arial" w:eastAsia="Calibri" w:hAnsi="Arial" w:cs="Arial"/>
          <w:color w:val="000000" w:themeColor="text1"/>
          <w:sz w:val="22"/>
          <w:lang w:eastAsia="en-US"/>
          <w:rPrChange w:id="60" w:author="ROBERT F SYLVESTRE SIDIBE" w:date="2024-02-26T07:14:00Z">
            <w:rPr>
              <w:rFonts w:ascii="Arial" w:eastAsia="Calibri" w:hAnsi="Arial" w:cs="Arial"/>
              <w:color w:val="000000" w:themeColor="text1"/>
              <w:szCs w:val="24"/>
              <w:lang w:eastAsia="en-US"/>
            </w:rPr>
          </w:rPrChange>
        </w:rPr>
        <w:t xml:space="preserve"> : </w:t>
      </w:r>
      <w:ins w:id="61" w:author="ROBERT F SYLVESTRE SIDIBE" w:date="2024-02-26T07:00:00Z">
        <w:r w:rsidR="00146178" w:rsidRPr="0075542A">
          <w:rPr>
            <w:rFonts w:ascii="Arial" w:eastAsia="Calibri" w:hAnsi="Arial" w:cs="Arial"/>
            <w:color w:val="000000" w:themeColor="text1"/>
            <w:sz w:val="22"/>
            <w:lang w:eastAsia="en-US"/>
            <w:rPrChange w:id="62" w:author="ROBERT F SYLVESTRE SIDIBE" w:date="2024-02-26T07:14:00Z">
              <w:rPr>
                <w:rFonts w:ascii="Arial" w:eastAsia="Calibri" w:hAnsi="Arial" w:cs="Arial"/>
                <w:color w:val="000000" w:themeColor="text1"/>
                <w:szCs w:val="24"/>
                <w:lang w:eastAsia="en-US"/>
              </w:rPr>
            </w:rPrChange>
          </w:rPr>
          <w:t>L</w:t>
        </w:r>
        <w:r w:rsidR="00146178" w:rsidRPr="0075542A">
          <w:rPr>
            <w:rFonts w:ascii="Arial" w:eastAsia="Calibri" w:hAnsi="Arial" w:cs="Arial"/>
            <w:color w:val="000000" w:themeColor="text1"/>
            <w:sz w:val="22"/>
            <w:lang w:eastAsia="en-US"/>
            <w:rPrChange w:id="63" w:author="ROBERT F SYLVESTRE SIDIBE" w:date="2024-02-26T07:14:00Z">
              <w:rPr>
                <w:rFonts w:ascii="Arial" w:eastAsia="Calibri" w:hAnsi="Arial" w:cs="Arial"/>
                <w:color w:val="000000" w:themeColor="text1"/>
                <w:szCs w:val="24"/>
                <w:lang w:eastAsia="en-US"/>
              </w:rPr>
            </w:rPrChange>
          </w:rPr>
          <w:t>a création d'une Cellule Psycho-Socio Pédagogique d'Accompagnement des Ét</w:t>
        </w:r>
      </w:ins>
      <w:ins w:id="64" w:author="ROBERT F SYLVESTRE SIDIBE" w:date="2024-02-26T07:01:00Z">
        <w:r w:rsidR="00146178" w:rsidRPr="0075542A">
          <w:rPr>
            <w:rFonts w:ascii="Arial" w:eastAsia="Calibri" w:hAnsi="Arial" w:cs="Arial"/>
            <w:color w:val="000000" w:themeColor="text1"/>
            <w:sz w:val="22"/>
            <w:lang w:eastAsia="en-US"/>
            <w:rPrChange w:id="65" w:author="ROBERT F SYLVESTRE SIDIBE" w:date="2024-02-26T07:14:00Z">
              <w:rPr>
                <w:rFonts w:ascii="Arial" w:eastAsia="Calibri" w:hAnsi="Arial" w:cs="Arial"/>
                <w:color w:val="000000" w:themeColor="text1"/>
                <w:szCs w:val="24"/>
                <w:lang w:eastAsia="en-US"/>
              </w:rPr>
            </w:rPrChange>
          </w:rPr>
          <w:t>u</w:t>
        </w:r>
      </w:ins>
      <w:ins w:id="66" w:author="ROBERT F SYLVESTRE SIDIBE" w:date="2024-02-26T07:00:00Z">
        <w:r w:rsidR="00146178" w:rsidRPr="0075542A">
          <w:rPr>
            <w:rFonts w:ascii="Arial" w:eastAsia="Calibri" w:hAnsi="Arial" w:cs="Arial"/>
            <w:color w:val="000000" w:themeColor="text1"/>
            <w:sz w:val="22"/>
            <w:lang w:eastAsia="en-US"/>
            <w:rPrChange w:id="67" w:author="ROBERT F SYLVESTRE SIDIBE" w:date="2024-02-26T07:14:00Z">
              <w:rPr>
                <w:rFonts w:ascii="Arial" w:eastAsia="Calibri" w:hAnsi="Arial" w:cs="Arial"/>
                <w:color w:val="000000" w:themeColor="text1"/>
                <w:szCs w:val="24"/>
                <w:lang w:eastAsia="en-US"/>
              </w:rPr>
            </w:rPrChange>
          </w:rPr>
          <w:t>diants</w:t>
        </w:r>
      </w:ins>
      <w:ins w:id="68" w:author="ROBERT F SYLVESTRE SIDIBE" w:date="2024-02-26T07:01:00Z">
        <w:r w:rsidR="00146178" w:rsidRPr="0075542A">
          <w:rPr>
            <w:rFonts w:ascii="Arial" w:eastAsia="Calibri" w:hAnsi="Arial" w:cs="Arial"/>
            <w:color w:val="000000" w:themeColor="text1"/>
            <w:sz w:val="22"/>
            <w:lang w:eastAsia="en-US"/>
            <w:rPrChange w:id="69" w:author="ROBERT F SYLVESTRE SIDIBE" w:date="2024-02-26T07:14:00Z">
              <w:rPr>
                <w:rFonts w:ascii="Arial" w:eastAsia="Calibri" w:hAnsi="Arial" w:cs="Arial"/>
                <w:color w:val="000000" w:themeColor="text1"/>
                <w:szCs w:val="24"/>
                <w:lang w:eastAsia="en-US"/>
              </w:rPr>
            </w:rPrChange>
          </w:rPr>
          <w:t xml:space="preserve"> </w:t>
        </w:r>
      </w:ins>
      <w:ins w:id="70" w:author="ROBERT F SYLVESTRE SIDIBE" w:date="2024-02-26T07:00:00Z">
        <w:r w:rsidR="00146178" w:rsidRPr="0075542A">
          <w:rPr>
            <w:rFonts w:ascii="Arial" w:eastAsia="Calibri" w:hAnsi="Arial" w:cs="Arial"/>
            <w:color w:val="000000" w:themeColor="text1"/>
            <w:sz w:val="22"/>
            <w:lang w:eastAsia="en-US"/>
            <w:rPrChange w:id="71" w:author="ROBERT F SYLVESTRE SIDIBE" w:date="2024-02-26T07:14:00Z">
              <w:rPr>
                <w:rFonts w:ascii="Arial" w:eastAsia="Calibri" w:hAnsi="Arial" w:cs="Arial"/>
                <w:color w:val="000000" w:themeColor="text1"/>
                <w:szCs w:val="24"/>
                <w:lang w:eastAsia="en-US"/>
              </w:rPr>
            </w:rPrChange>
          </w:rPr>
          <w:t>(CPSPA)</w:t>
        </w:r>
        <w:r w:rsidR="00146178" w:rsidRPr="0075542A">
          <w:rPr>
            <w:rFonts w:ascii="Arial" w:eastAsia="Calibri" w:hAnsi="Arial" w:cs="Arial"/>
            <w:color w:val="000000" w:themeColor="text1"/>
            <w:sz w:val="22"/>
            <w:lang w:eastAsia="en-US"/>
            <w:rPrChange w:id="72" w:author="ROBERT F SYLVESTRE SIDIBE" w:date="2024-02-26T07:14:00Z">
              <w:rPr>
                <w:rFonts w:ascii="Arial" w:eastAsia="Calibri" w:hAnsi="Arial" w:cs="Arial"/>
                <w:color w:val="000000" w:themeColor="text1"/>
                <w:szCs w:val="24"/>
                <w:lang w:eastAsia="en-US"/>
              </w:rPr>
            </w:rPrChange>
          </w:rPr>
          <w:t xml:space="preserve"> au sein de l'Ecole Privée de Santé Félix Houphouët Boigny. </w:t>
        </w:r>
      </w:ins>
      <w:del w:id="73" w:author="ROBERT F SYLVESTRE SIDIBE" w:date="2024-02-26T07:00:00Z">
        <w:r w:rsidR="007B637C" w:rsidRPr="0075542A" w:rsidDel="00146178">
          <w:rPr>
            <w:rFonts w:ascii="Arial" w:eastAsia="Calibri" w:hAnsi="Arial" w:cs="Arial"/>
            <w:color w:val="000000" w:themeColor="text1"/>
            <w:sz w:val="22"/>
            <w:lang w:eastAsia="en-US"/>
            <w:rPrChange w:id="74" w:author="ROBERT F SYLVESTRE SIDIBE" w:date="2024-02-26T07:14:00Z">
              <w:rPr>
                <w:rFonts w:ascii="Arial" w:eastAsia="Calibri" w:hAnsi="Arial" w:cs="Arial"/>
                <w:color w:val="000000" w:themeColor="text1"/>
                <w:szCs w:val="24"/>
                <w:lang w:eastAsia="en-US"/>
              </w:rPr>
            </w:rPrChange>
          </w:rPr>
          <w:delText>La création d'une Cellule Interne d'Assurance Qualité (CIAQ)</w:delText>
        </w:r>
      </w:del>
      <w:del w:id="75" w:author="ROBERT F SYLVESTRE SIDIBE" w:date="2024-02-14T08:12:00Z">
        <w:r w:rsidR="007B637C" w:rsidRPr="0075542A" w:rsidDel="009407C9">
          <w:rPr>
            <w:rFonts w:ascii="Arial" w:eastAsia="Calibri" w:hAnsi="Arial" w:cs="Arial"/>
            <w:color w:val="000000" w:themeColor="text1"/>
            <w:sz w:val="22"/>
            <w:lang w:eastAsia="en-US"/>
            <w:rPrChange w:id="76" w:author="ROBERT F SYLVESTRE SIDIBE" w:date="2024-02-26T07:14:00Z">
              <w:rPr>
                <w:rFonts w:ascii="Arial" w:eastAsia="Calibri" w:hAnsi="Arial" w:cs="Arial"/>
                <w:color w:val="000000" w:themeColor="text1"/>
                <w:szCs w:val="24"/>
                <w:lang w:eastAsia="en-US"/>
              </w:rPr>
            </w:rPrChange>
          </w:rPr>
          <w:delText xml:space="preserve"> au sein de l'Ecole Privée de Santé Félix Houphouët Boigny</w:delText>
        </w:r>
      </w:del>
      <w:del w:id="77" w:author="ROBERT F SYLVESTRE SIDIBE" w:date="2024-02-26T07:00:00Z">
        <w:r w:rsidR="007B637C" w:rsidRPr="0075542A" w:rsidDel="00146178">
          <w:rPr>
            <w:rFonts w:ascii="Segoe UI" w:hAnsi="Segoe UI" w:cs="Segoe UI"/>
            <w:color w:val="0D0D0D"/>
            <w:sz w:val="22"/>
            <w:szCs w:val="20"/>
            <w:shd w:val="clear" w:color="auto" w:fill="FFFFFF"/>
            <w:rPrChange w:id="78" w:author="ROBERT F SYLVESTRE SIDIBE" w:date="2024-02-26T07:14:00Z">
              <w:rPr>
                <w:rFonts w:ascii="Segoe UI" w:hAnsi="Segoe UI" w:cs="Segoe UI"/>
                <w:color w:val="0D0D0D"/>
                <w:shd w:val="clear" w:color="auto" w:fill="FFFFFF"/>
              </w:rPr>
            </w:rPrChange>
          </w:rPr>
          <w:delText xml:space="preserve">, </w:delText>
        </w:r>
        <w:r w:rsidR="007B637C" w:rsidRPr="0075542A" w:rsidDel="00146178">
          <w:rPr>
            <w:rFonts w:ascii="Arial" w:eastAsia="Calibri" w:hAnsi="Arial" w:cs="Arial"/>
            <w:color w:val="000000" w:themeColor="text1"/>
            <w:sz w:val="22"/>
            <w:lang w:eastAsia="en-US"/>
            <w:rPrChange w:id="79" w:author="ROBERT F SYLVESTRE SIDIBE" w:date="2024-02-26T07:14:00Z">
              <w:rPr>
                <w:rFonts w:ascii="Arial" w:eastAsia="Calibri" w:hAnsi="Arial" w:cs="Arial"/>
                <w:color w:val="000000" w:themeColor="text1"/>
                <w:szCs w:val="24"/>
                <w:lang w:eastAsia="en-US"/>
              </w:rPr>
            </w:rPrChange>
          </w:rPr>
          <w:delText>chargée de superviser et de coordonner toutes les initiatives liées à l'assurance qualité</w:delText>
        </w:r>
      </w:del>
      <w:del w:id="80" w:author="ROBERT F SYLVESTRE SIDIBE" w:date="2024-02-26T07:01:00Z">
        <w:r w:rsidR="007B637C" w:rsidRPr="0075542A" w:rsidDel="00146178">
          <w:rPr>
            <w:rFonts w:ascii="Arial" w:eastAsia="Calibri" w:hAnsi="Arial" w:cs="Arial"/>
            <w:color w:val="000000" w:themeColor="text1"/>
            <w:sz w:val="22"/>
            <w:lang w:eastAsia="en-US"/>
            <w:rPrChange w:id="81" w:author="ROBERT F SYLVESTRE SIDIBE" w:date="2024-02-26T07:14:00Z">
              <w:rPr>
                <w:rFonts w:ascii="Arial" w:eastAsia="Calibri" w:hAnsi="Arial" w:cs="Arial"/>
                <w:color w:val="000000" w:themeColor="text1"/>
                <w:szCs w:val="24"/>
                <w:lang w:eastAsia="en-US"/>
              </w:rPr>
            </w:rPrChange>
          </w:rPr>
          <w:delText xml:space="preserve">. </w:delText>
        </w:r>
      </w:del>
    </w:p>
    <w:p w14:paraId="5B09EFD8" w14:textId="77777777" w:rsidR="009965A6" w:rsidRPr="0075542A" w:rsidRDefault="009965A6" w:rsidP="009965A6">
      <w:pPr>
        <w:spacing w:line="240" w:lineRule="auto"/>
        <w:jc w:val="left"/>
        <w:rPr>
          <w:ins w:id="82" w:author="ROBERT F SYLVESTRE SIDIBE" w:date="2024-02-26T07:20:00Z"/>
          <w:rFonts w:ascii="Arial" w:eastAsia="Calibri" w:hAnsi="Arial" w:cs="Arial"/>
          <w:color w:val="000000" w:themeColor="text1"/>
          <w:sz w:val="22"/>
          <w:lang w:eastAsia="en-US"/>
          <w:rPrChange w:id="83" w:author="ROBERT F SYLVESTRE SIDIBE" w:date="2024-02-26T07:14:00Z">
            <w:rPr>
              <w:ins w:id="84" w:author="ROBERT F SYLVESTRE SIDIBE" w:date="2024-02-26T07:20:00Z"/>
              <w:rFonts w:ascii="Arial" w:eastAsia="Calibri" w:hAnsi="Arial" w:cs="Arial"/>
              <w:color w:val="000000" w:themeColor="text1"/>
              <w:szCs w:val="24"/>
              <w:lang w:eastAsia="en-US"/>
            </w:rPr>
          </w:rPrChange>
        </w:rPr>
        <w:pPrChange w:id="85" w:author="ROBERT F SYLVESTRE SIDIBE" w:date="2024-02-26T07:20:00Z">
          <w:pPr>
            <w:spacing w:line="276" w:lineRule="auto"/>
            <w:jc w:val="left"/>
          </w:pPr>
        </w:pPrChange>
      </w:pPr>
    </w:p>
    <w:p w14:paraId="4D587EFF" w14:textId="77777777" w:rsidR="003A2FC4" w:rsidRPr="0075542A" w:rsidRDefault="003A2FC4" w:rsidP="009965A6">
      <w:pPr>
        <w:spacing w:line="240" w:lineRule="auto"/>
        <w:jc w:val="left"/>
        <w:rPr>
          <w:rFonts w:ascii="Arial" w:eastAsia="Calibri" w:hAnsi="Arial" w:cs="Arial"/>
          <w:color w:val="000000" w:themeColor="text1"/>
          <w:sz w:val="22"/>
          <w:lang w:eastAsia="en-US"/>
          <w:rPrChange w:id="86" w:author="ROBERT F SYLVESTRE SIDIBE" w:date="2024-02-26T07:14:00Z">
            <w:rPr>
              <w:rFonts w:ascii="Arial" w:eastAsia="Calibri" w:hAnsi="Arial" w:cs="Arial"/>
              <w:color w:val="000000" w:themeColor="text1"/>
              <w:szCs w:val="24"/>
              <w:lang w:eastAsia="en-US"/>
            </w:rPr>
          </w:rPrChange>
        </w:rPr>
        <w:pPrChange w:id="87" w:author="ROBERT F SYLVESTRE SIDIBE" w:date="2024-02-26T07:20:00Z">
          <w:pPr>
            <w:spacing w:line="276" w:lineRule="auto"/>
          </w:pPr>
        </w:pPrChange>
      </w:pPr>
      <w:del w:id="88" w:author="ROBERT F SYLVESTRE SIDIBE" w:date="2024-02-26T07:20:00Z">
        <w:r w:rsidRPr="0075542A" w:rsidDel="009965A6">
          <w:rPr>
            <w:rFonts w:ascii="Arial" w:eastAsia="Calibri" w:hAnsi="Arial" w:cs="Arial"/>
            <w:color w:val="000000" w:themeColor="text1"/>
            <w:sz w:val="22"/>
            <w:lang w:eastAsia="en-US"/>
            <w:rPrChange w:id="89" w:author="ROBERT F SYLVESTRE SIDIBE" w:date="2024-02-26T07:14:00Z">
              <w:rPr>
                <w:rFonts w:ascii="Arial" w:eastAsia="Calibri" w:hAnsi="Arial" w:cs="Arial"/>
                <w:color w:val="000000" w:themeColor="text1"/>
                <w:szCs w:val="24"/>
                <w:lang w:eastAsia="en-US"/>
              </w:rPr>
            </w:rPrChange>
          </w:rPr>
          <w:delText xml:space="preserve"> </w:delText>
        </w:r>
      </w:del>
    </w:p>
    <w:p w14:paraId="66A50902" w14:textId="1186CC42" w:rsidR="003A2FC4" w:rsidRPr="0075542A" w:rsidDel="0075542A" w:rsidRDefault="003A2FC4" w:rsidP="009407C9">
      <w:pPr>
        <w:spacing w:line="276" w:lineRule="auto"/>
        <w:rPr>
          <w:del w:id="90" w:author="ROBERT F SYLVESTRE SIDIBE" w:date="2024-02-26T07:07:00Z"/>
          <w:rFonts w:ascii="Arial" w:eastAsia="Calibri" w:hAnsi="Arial" w:cs="Arial"/>
          <w:color w:val="000000" w:themeColor="text1"/>
          <w:sz w:val="22"/>
          <w:lang w:eastAsia="en-US"/>
          <w:rPrChange w:id="91" w:author="ROBERT F SYLVESTRE SIDIBE" w:date="2024-02-26T07:14:00Z">
            <w:rPr>
              <w:del w:id="92" w:author="ROBERT F SYLVESTRE SIDIBE" w:date="2024-02-26T07:07:00Z"/>
              <w:rFonts w:ascii="Arial" w:eastAsia="Calibri" w:hAnsi="Arial" w:cs="Arial"/>
              <w:color w:val="000000" w:themeColor="text1"/>
              <w:szCs w:val="24"/>
              <w:lang w:eastAsia="en-US"/>
            </w:rPr>
          </w:rPrChange>
        </w:rPr>
      </w:pPr>
      <w:r w:rsidRPr="0075542A">
        <w:rPr>
          <w:rFonts w:ascii="Arial" w:eastAsia="Calibri" w:hAnsi="Arial" w:cs="Arial"/>
          <w:b/>
          <w:bCs/>
          <w:color w:val="000000" w:themeColor="text1"/>
          <w:sz w:val="22"/>
          <w:lang w:eastAsia="en-US"/>
          <w:rPrChange w:id="93" w:author="ROBERT F SYLVESTRE SIDIBE" w:date="2024-02-26T07:14:00Z">
            <w:rPr>
              <w:rFonts w:ascii="Arial" w:eastAsia="Calibri" w:hAnsi="Arial" w:cs="Arial"/>
              <w:b/>
              <w:bCs/>
              <w:color w:val="000000" w:themeColor="text1"/>
              <w:szCs w:val="24"/>
              <w:lang w:eastAsia="en-US"/>
            </w:rPr>
          </w:rPrChange>
        </w:rPr>
        <w:t>Article 2 :</w:t>
      </w:r>
      <w:r w:rsidRPr="0075542A">
        <w:rPr>
          <w:rFonts w:ascii="Arial" w:eastAsia="Calibri" w:hAnsi="Arial" w:cs="Arial"/>
          <w:color w:val="000000" w:themeColor="text1"/>
          <w:sz w:val="22"/>
          <w:lang w:eastAsia="en-US"/>
          <w:rPrChange w:id="94" w:author="ROBERT F SYLVESTRE SIDIBE" w:date="2024-02-26T07:14:00Z">
            <w:rPr>
              <w:rFonts w:ascii="Arial" w:eastAsia="Calibri" w:hAnsi="Arial" w:cs="Arial"/>
              <w:color w:val="000000" w:themeColor="text1"/>
              <w:szCs w:val="24"/>
              <w:lang w:eastAsia="en-US"/>
            </w:rPr>
          </w:rPrChange>
        </w:rPr>
        <w:t xml:space="preserve"> </w:t>
      </w:r>
      <w:ins w:id="95" w:author="ROBERT F SYLVESTRE SIDIBE" w:date="2024-02-26T07:07:00Z">
        <w:r w:rsidR="0075542A" w:rsidRPr="0075542A">
          <w:rPr>
            <w:rFonts w:ascii="Arial" w:eastAsia="Calibri" w:hAnsi="Arial" w:cs="Arial"/>
            <w:color w:val="000000" w:themeColor="text1"/>
            <w:sz w:val="22"/>
            <w:lang w:eastAsia="en-US"/>
            <w:rPrChange w:id="96" w:author="ROBERT F SYLVESTRE SIDIBE" w:date="2024-02-26T07:14:00Z">
              <w:rPr>
                <w:rFonts w:ascii="Arial" w:eastAsia="Calibri" w:hAnsi="Arial" w:cs="Arial"/>
                <w:color w:val="000000" w:themeColor="text1"/>
                <w:szCs w:val="24"/>
                <w:lang w:eastAsia="en-US"/>
              </w:rPr>
            </w:rPrChange>
          </w:rPr>
          <w:t>Cette cellule aura pour mission principale d'offrir un soutien complet aux étudiants, en abordant non seulement leurs besoins académiques, mais aussi leurs besoins psycho-sociaux. Elle travaillera en étroite collaboration avec les enseignants, le personnel administratif et les services de santé pour garantir un environnement propice à l'apprentissage et au développement personnel de chaque étudiant.</w:t>
        </w:r>
      </w:ins>
      <w:del w:id="97" w:author="ROBERT F SYLVESTRE SIDIBE" w:date="2024-02-26T07:07:00Z">
        <w:r w:rsidR="009407C9" w:rsidRPr="0075542A" w:rsidDel="0075542A">
          <w:rPr>
            <w:rFonts w:ascii="Arial" w:eastAsia="Calibri" w:hAnsi="Arial" w:cs="Arial"/>
            <w:color w:val="000000" w:themeColor="text1"/>
            <w:sz w:val="22"/>
            <w:lang w:eastAsia="en-US"/>
            <w:rPrChange w:id="98" w:author="ROBERT F SYLVESTRE SIDIBE" w:date="2024-02-26T07:14:00Z">
              <w:rPr>
                <w:rFonts w:ascii="Arial" w:eastAsia="Calibri" w:hAnsi="Arial" w:cs="Arial"/>
                <w:color w:val="000000" w:themeColor="text1"/>
                <w:szCs w:val="24"/>
                <w:lang w:eastAsia="en-US"/>
              </w:rPr>
            </w:rPrChange>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75542A" w:rsidRDefault="0075542A" w:rsidP="009407C9">
      <w:pPr>
        <w:spacing w:line="276" w:lineRule="auto"/>
        <w:rPr>
          <w:ins w:id="99" w:author="ROBERT F SYLVESTRE SIDIBE" w:date="2024-02-26T07:07:00Z"/>
          <w:rFonts w:ascii="Arial" w:eastAsia="Calibri" w:hAnsi="Arial" w:cs="Arial"/>
          <w:color w:val="000000" w:themeColor="text1"/>
          <w:sz w:val="22"/>
          <w:lang w:eastAsia="en-US"/>
          <w:rPrChange w:id="100" w:author="ROBERT F SYLVESTRE SIDIBE" w:date="2024-02-26T07:14:00Z">
            <w:rPr>
              <w:ins w:id="101" w:author="ROBERT F SYLVESTRE SIDIBE" w:date="2024-02-26T07:07:00Z"/>
              <w:rFonts w:ascii="Arial" w:eastAsia="Calibri" w:hAnsi="Arial" w:cs="Arial"/>
              <w:color w:val="000000" w:themeColor="text1"/>
              <w:szCs w:val="24"/>
              <w:lang w:eastAsia="en-US"/>
            </w:rPr>
          </w:rPrChange>
        </w:rPr>
      </w:pPr>
    </w:p>
    <w:p w14:paraId="06A645B2" w14:textId="77777777" w:rsidR="0075542A" w:rsidRPr="009965A6" w:rsidRDefault="0075542A" w:rsidP="009407C9">
      <w:pPr>
        <w:spacing w:line="276" w:lineRule="auto"/>
        <w:rPr>
          <w:ins w:id="102" w:author="ROBERT F SYLVESTRE SIDIBE" w:date="2024-02-26T07:07:00Z"/>
          <w:rFonts w:ascii="Arial" w:eastAsia="Calibri" w:hAnsi="Arial" w:cs="Arial"/>
          <w:color w:val="000000" w:themeColor="text1"/>
          <w:sz w:val="10"/>
          <w:szCs w:val="10"/>
          <w:lang w:eastAsia="en-US"/>
          <w:rPrChange w:id="103" w:author="ROBERT F SYLVESTRE SIDIBE" w:date="2024-02-26T07:21:00Z">
            <w:rPr>
              <w:ins w:id="104" w:author="ROBERT F SYLVESTRE SIDIBE" w:date="2024-02-26T07:07:00Z"/>
              <w:rFonts w:ascii="Arial" w:eastAsia="Calibri" w:hAnsi="Arial" w:cs="Arial"/>
              <w:color w:val="000000" w:themeColor="text1"/>
              <w:szCs w:val="24"/>
              <w:lang w:eastAsia="en-US"/>
            </w:rPr>
          </w:rPrChange>
        </w:rPr>
      </w:pPr>
    </w:p>
    <w:p w14:paraId="3DFC6DC5" w14:textId="5E7F425C" w:rsidR="0075542A" w:rsidRPr="0075542A" w:rsidRDefault="0075542A" w:rsidP="0075542A">
      <w:pPr>
        <w:spacing w:line="276" w:lineRule="auto"/>
        <w:jc w:val="left"/>
        <w:rPr>
          <w:ins w:id="105" w:author="ROBERT F SYLVESTRE SIDIBE" w:date="2024-02-26T07:10:00Z"/>
          <w:rFonts w:ascii="Arial" w:eastAsia="Calibri" w:hAnsi="Arial" w:cs="Arial"/>
          <w:color w:val="000000" w:themeColor="text1"/>
          <w:sz w:val="22"/>
          <w:szCs w:val="20"/>
          <w:lang w:eastAsia="en-US"/>
          <w:rPrChange w:id="106" w:author="ROBERT F SYLVESTRE SIDIBE" w:date="2024-02-26T07:14:00Z">
            <w:rPr>
              <w:ins w:id="107" w:author="ROBERT F SYLVESTRE SIDIBE" w:date="2024-02-26T07:10:00Z"/>
              <w:rFonts w:ascii="Arial" w:eastAsia="Calibri" w:hAnsi="Arial" w:cs="Arial"/>
              <w:b/>
              <w:bCs/>
              <w:color w:val="000000" w:themeColor="text1"/>
              <w:lang w:eastAsia="en-US"/>
            </w:rPr>
          </w:rPrChange>
        </w:rPr>
        <w:pPrChange w:id="108" w:author="ROBERT F SYLVESTRE SIDIBE" w:date="2024-02-26T07:10:00Z">
          <w:pPr>
            <w:spacing w:line="276" w:lineRule="auto"/>
          </w:pPr>
        </w:pPrChange>
      </w:pPr>
      <w:ins w:id="109" w:author="ROBERT F SYLVESTRE SIDIBE" w:date="2024-02-26T07:08:00Z">
        <w:r w:rsidRPr="0075542A">
          <w:rPr>
            <w:rFonts w:ascii="Arial" w:eastAsia="Calibri" w:hAnsi="Arial" w:cs="Arial"/>
            <w:b/>
            <w:bCs/>
            <w:color w:val="000000" w:themeColor="text1"/>
            <w:sz w:val="22"/>
            <w:lang w:eastAsia="en-US"/>
            <w:rPrChange w:id="110" w:author="ROBERT F SYLVESTRE SIDIBE" w:date="2024-02-26T07:14:00Z">
              <w:rPr>
                <w:rFonts w:ascii="Arial" w:eastAsia="Calibri" w:hAnsi="Arial" w:cs="Arial"/>
                <w:b/>
                <w:bCs/>
                <w:color w:val="000000" w:themeColor="text1"/>
                <w:szCs w:val="24"/>
                <w:lang w:eastAsia="en-US"/>
              </w:rPr>
            </w:rPrChange>
          </w:rPr>
          <w:t xml:space="preserve">Article </w:t>
        </w:r>
        <w:r w:rsidRPr="0075542A">
          <w:rPr>
            <w:rFonts w:ascii="Arial" w:eastAsia="Calibri" w:hAnsi="Arial" w:cs="Arial"/>
            <w:b/>
            <w:bCs/>
            <w:color w:val="000000" w:themeColor="text1"/>
            <w:sz w:val="22"/>
            <w:lang w:eastAsia="en-US"/>
            <w:rPrChange w:id="111" w:author="ROBERT F SYLVESTRE SIDIBE" w:date="2024-02-26T07:14:00Z">
              <w:rPr>
                <w:rFonts w:ascii="Arial" w:eastAsia="Calibri" w:hAnsi="Arial" w:cs="Arial"/>
                <w:b/>
                <w:bCs/>
                <w:color w:val="000000" w:themeColor="text1"/>
                <w:szCs w:val="24"/>
                <w:lang w:eastAsia="en-US"/>
              </w:rPr>
            </w:rPrChange>
          </w:rPr>
          <w:t>3</w:t>
        </w:r>
        <w:r w:rsidRPr="0075542A">
          <w:rPr>
            <w:rFonts w:ascii="Arial" w:eastAsia="Calibri" w:hAnsi="Arial" w:cs="Arial"/>
            <w:b/>
            <w:bCs/>
            <w:color w:val="000000" w:themeColor="text1"/>
            <w:sz w:val="22"/>
            <w:lang w:eastAsia="en-US"/>
            <w:rPrChange w:id="112" w:author="ROBERT F SYLVESTRE SIDIBE" w:date="2024-02-26T07:14:00Z">
              <w:rPr>
                <w:rFonts w:ascii="Arial" w:eastAsia="Calibri" w:hAnsi="Arial" w:cs="Arial"/>
                <w:b/>
                <w:bCs/>
                <w:color w:val="000000" w:themeColor="text1"/>
                <w:szCs w:val="24"/>
                <w:lang w:eastAsia="en-US"/>
              </w:rPr>
            </w:rPrChange>
          </w:rPr>
          <w:t xml:space="preserve"> :</w:t>
        </w:r>
      </w:ins>
      <w:ins w:id="113" w:author="ROBERT F SYLVESTRE SIDIBE" w:date="2024-02-26T07:10:00Z">
        <w:r w:rsidRPr="0075542A">
          <w:rPr>
            <w:rFonts w:ascii="Segoe UI" w:hAnsi="Segoe UI" w:cs="Segoe UI"/>
            <w:color w:val="0D0D0D"/>
            <w:sz w:val="22"/>
            <w:rPrChange w:id="114" w:author="ROBERT F SYLVESTRE SIDIBE" w:date="2024-02-26T07:14:00Z">
              <w:rPr>
                <w:rFonts w:ascii="Segoe UI" w:hAnsi="Segoe UI" w:cs="Segoe UI"/>
                <w:color w:val="0D0D0D"/>
                <w:szCs w:val="24"/>
              </w:rPr>
            </w:rPrChange>
          </w:rPr>
          <w:t xml:space="preserve"> </w:t>
        </w:r>
        <w:r w:rsidRPr="0075542A">
          <w:rPr>
            <w:rFonts w:ascii="Arial" w:eastAsia="Calibri" w:hAnsi="Arial" w:cs="Arial"/>
            <w:color w:val="000000" w:themeColor="text1"/>
            <w:sz w:val="22"/>
            <w:szCs w:val="20"/>
            <w:lang w:eastAsia="en-US"/>
            <w:rPrChange w:id="115" w:author="ROBERT F SYLVESTRE SIDIBE" w:date="2024-02-26T07:14:00Z">
              <w:rPr>
                <w:rFonts w:ascii="Arial" w:eastAsia="Calibri" w:hAnsi="Arial" w:cs="Arial"/>
                <w:b/>
                <w:bCs/>
                <w:color w:val="000000" w:themeColor="text1"/>
                <w:lang w:eastAsia="en-US"/>
              </w:rPr>
            </w:rPrChange>
          </w:rPr>
          <w:t>Les principales responsabilités de la Cellule Psycho-Socio Pédagogique d'Accompagnement des Étudiants comprendront, entre autres :</w:t>
        </w:r>
      </w:ins>
    </w:p>
    <w:p w14:paraId="180BE454" w14:textId="77777777" w:rsidR="0075542A" w:rsidRPr="0075542A" w:rsidRDefault="0075542A" w:rsidP="0075542A">
      <w:pPr>
        <w:numPr>
          <w:ilvl w:val="0"/>
          <w:numId w:val="1"/>
        </w:numPr>
        <w:spacing w:line="276" w:lineRule="auto"/>
        <w:jc w:val="left"/>
        <w:rPr>
          <w:ins w:id="116" w:author="ROBERT F SYLVESTRE SIDIBE" w:date="2024-02-26T07:10:00Z"/>
          <w:rFonts w:ascii="Arial" w:eastAsia="Calibri" w:hAnsi="Arial" w:cs="Arial"/>
          <w:color w:val="000000" w:themeColor="text1"/>
          <w:sz w:val="22"/>
          <w:lang w:eastAsia="en-US"/>
          <w:rPrChange w:id="117" w:author="ROBERT F SYLVESTRE SIDIBE" w:date="2024-02-26T07:14:00Z">
            <w:rPr>
              <w:ins w:id="118" w:author="ROBERT F SYLVESTRE SIDIBE" w:date="2024-02-26T07:10:00Z"/>
              <w:rFonts w:ascii="Arial" w:eastAsia="Calibri" w:hAnsi="Arial" w:cs="Arial"/>
              <w:b/>
              <w:bCs/>
              <w:color w:val="000000" w:themeColor="text1"/>
              <w:szCs w:val="24"/>
              <w:lang w:eastAsia="en-US"/>
            </w:rPr>
          </w:rPrChange>
        </w:rPr>
        <w:pPrChange w:id="119" w:author="ROBERT F SYLVESTRE SIDIBE" w:date="2024-02-26T07:10:00Z">
          <w:pPr>
            <w:numPr>
              <w:numId w:val="1"/>
            </w:numPr>
            <w:tabs>
              <w:tab w:val="num" w:pos="720"/>
            </w:tabs>
            <w:spacing w:line="276" w:lineRule="auto"/>
            <w:ind w:left="720" w:hanging="360"/>
          </w:pPr>
        </w:pPrChange>
      </w:pPr>
      <w:ins w:id="120" w:author="ROBERT F SYLVESTRE SIDIBE" w:date="2024-02-26T07:10:00Z">
        <w:r w:rsidRPr="0075542A">
          <w:rPr>
            <w:rFonts w:ascii="Arial" w:eastAsia="Calibri" w:hAnsi="Arial" w:cs="Arial"/>
            <w:color w:val="000000" w:themeColor="text1"/>
            <w:sz w:val="22"/>
            <w:lang w:eastAsia="en-US"/>
            <w:rPrChange w:id="121" w:author="ROBERT F SYLVESTRE SIDIBE" w:date="2024-02-26T07:14:00Z">
              <w:rPr>
                <w:rFonts w:ascii="Arial" w:eastAsia="Calibri" w:hAnsi="Arial" w:cs="Arial"/>
                <w:b/>
                <w:bCs/>
                <w:color w:val="000000" w:themeColor="text1"/>
                <w:szCs w:val="24"/>
                <w:lang w:eastAsia="en-US"/>
              </w:rPr>
            </w:rPrChange>
          </w:rPr>
          <w:t>Offrir un soutien individuel et collectif aux étudiants en matière d'apprentissage, de gestion du stress, de résolution de problèmes, etc.</w:t>
        </w:r>
      </w:ins>
    </w:p>
    <w:p w14:paraId="1B43221D" w14:textId="77777777" w:rsidR="0075542A" w:rsidRPr="0075542A" w:rsidRDefault="0075542A" w:rsidP="0075542A">
      <w:pPr>
        <w:numPr>
          <w:ilvl w:val="0"/>
          <w:numId w:val="1"/>
        </w:numPr>
        <w:spacing w:line="276" w:lineRule="auto"/>
        <w:jc w:val="left"/>
        <w:rPr>
          <w:ins w:id="122" w:author="ROBERT F SYLVESTRE SIDIBE" w:date="2024-02-26T07:10:00Z"/>
          <w:rFonts w:ascii="Arial" w:eastAsia="Calibri" w:hAnsi="Arial" w:cs="Arial"/>
          <w:color w:val="000000" w:themeColor="text1"/>
          <w:sz w:val="22"/>
          <w:lang w:eastAsia="en-US"/>
          <w:rPrChange w:id="123" w:author="ROBERT F SYLVESTRE SIDIBE" w:date="2024-02-26T07:14:00Z">
            <w:rPr>
              <w:ins w:id="124" w:author="ROBERT F SYLVESTRE SIDIBE" w:date="2024-02-26T07:10:00Z"/>
              <w:rFonts w:ascii="Arial" w:eastAsia="Calibri" w:hAnsi="Arial" w:cs="Arial"/>
              <w:b/>
              <w:bCs/>
              <w:color w:val="000000" w:themeColor="text1"/>
              <w:szCs w:val="24"/>
              <w:lang w:eastAsia="en-US"/>
            </w:rPr>
          </w:rPrChange>
        </w:rPr>
        <w:pPrChange w:id="125" w:author="ROBERT F SYLVESTRE SIDIBE" w:date="2024-02-26T07:10:00Z">
          <w:pPr>
            <w:numPr>
              <w:numId w:val="1"/>
            </w:numPr>
            <w:tabs>
              <w:tab w:val="num" w:pos="720"/>
            </w:tabs>
            <w:spacing w:line="276" w:lineRule="auto"/>
            <w:ind w:left="720" w:hanging="360"/>
          </w:pPr>
        </w:pPrChange>
      </w:pPr>
      <w:ins w:id="126" w:author="ROBERT F SYLVESTRE SIDIBE" w:date="2024-02-26T07:10:00Z">
        <w:r w:rsidRPr="0075542A">
          <w:rPr>
            <w:rFonts w:ascii="Arial" w:eastAsia="Calibri" w:hAnsi="Arial" w:cs="Arial"/>
            <w:color w:val="000000" w:themeColor="text1"/>
            <w:sz w:val="22"/>
            <w:lang w:eastAsia="en-US"/>
            <w:rPrChange w:id="127" w:author="ROBERT F SYLVESTRE SIDIBE" w:date="2024-02-26T07:14:00Z">
              <w:rPr>
                <w:rFonts w:ascii="Arial" w:eastAsia="Calibri" w:hAnsi="Arial" w:cs="Arial"/>
                <w:b/>
                <w:bCs/>
                <w:color w:val="000000" w:themeColor="text1"/>
                <w:szCs w:val="24"/>
                <w:lang w:eastAsia="en-US"/>
              </w:rPr>
            </w:rPrChange>
          </w:rPr>
          <w:t>Proposer des activités et des ateliers visant à promouvoir le bien-être et le développement personnel des étudiants.</w:t>
        </w:r>
      </w:ins>
    </w:p>
    <w:p w14:paraId="798083D4" w14:textId="77777777" w:rsidR="0075542A" w:rsidRPr="0075542A" w:rsidRDefault="0075542A" w:rsidP="0075542A">
      <w:pPr>
        <w:numPr>
          <w:ilvl w:val="0"/>
          <w:numId w:val="1"/>
        </w:numPr>
        <w:spacing w:line="276" w:lineRule="auto"/>
        <w:jc w:val="left"/>
        <w:rPr>
          <w:ins w:id="128" w:author="ROBERT F SYLVESTRE SIDIBE" w:date="2024-02-26T07:10:00Z"/>
          <w:rFonts w:ascii="Arial" w:eastAsia="Calibri" w:hAnsi="Arial" w:cs="Arial"/>
          <w:color w:val="000000" w:themeColor="text1"/>
          <w:sz w:val="22"/>
          <w:lang w:eastAsia="en-US"/>
          <w:rPrChange w:id="129" w:author="ROBERT F SYLVESTRE SIDIBE" w:date="2024-02-26T07:14:00Z">
            <w:rPr>
              <w:ins w:id="130" w:author="ROBERT F SYLVESTRE SIDIBE" w:date="2024-02-26T07:10:00Z"/>
              <w:rFonts w:ascii="Arial" w:eastAsia="Calibri" w:hAnsi="Arial" w:cs="Arial"/>
              <w:b/>
              <w:bCs/>
              <w:color w:val="000000" w:themeColor="text1"/>
              <w:szCs w:val="24"/>
              <w:lang w:eastAsia="en-US"/>
            </w:rPr>
          </w:rPrChange>
        </w:rPr>
        <w:pPrChange w:id="131" w:author="ROBERT F SYLVESTRE SIDIBE" w:date="2024-02-26T07:10:00Z">
          <w:pPr>
            <w:numPr>
              <w:numId w:val="1"/>
            </w:numPr>
            <w:tabs>
              <w:tab w:val="num" w:pos="720"/>
            </w:tabs>
            <w:spacing w:line="276" w:lineRule="auto"/>
            <w:ind w:left="720" w:hanging="360"/>
          </w:pPr>
        </w:pPrChange>
      </w:pPr>
      <w:ins w:id="132" w:author="ROBERT F SYLVESTRE SIDIBE" w:date="2024-02-26T07:10:00Z">
        <w:r w:rsidRPr="0075542A">
          <w:rPr>
            <w:rFonts w:ascii="Arial" w:eastAsia="Calibri" w:hAnsi="Arial" w:cs="Arial"/>
            <w:color w:val="000000" w:themeColor="text1"/>
            <w:sz w:val="22"/>
            <w:lang w:eastAsia="en-US"/>
            <w:rPrChange w:id="133" w:author="ROBERT F SYLVESTRE SIDIBE" w:date="2024-02-26T07:14:00Z">
              <w:rPr>
                <w:rFonts w:ascii="Arial" w:eastAsia="Calibri" w:hAnsi="Arial" w:cs="Arial"/>
                <w:b/>
                <w:bCs/>
                <w:color w:val="000000" w:themeColor="text1"/>
                <w:szCs w:val="24"/>
                <w:lang w:eastAsia="en-US"/>
              </w:rPr>
            </w:rPrChange>
          </w:rPr>
          <w:t>Coordonner les interventions en cas de difficultés académiques, personnelles ou familiales rencontrées par les étudiants.</w:t>
        </w:r>
      </w:ins>
    </w:p>
    <w:p w14:paraId="5B210031" w14:textId="21BD6E2B" w:rsidR="0075542A" w:rsidRPr="009965A6" w:rsidRDefault="0075542A" w:rsidP="009407C9">
      <w:pPr>
        <w:numPr>
          <w:ilvl w:val="0"/>
          <w:numId w:val="1"/>
        </w:numPr>
        <w:spacing w:line="276" w:lineRule="auto"/>
        <w:jc w:val="left"/>
        <w:rPr>
          <w:ins w:id="134" w:author="ROBERT F SYLVESTRE SIDIBE" w:date="2024-02-26T07:07:00Z"/>
          <w:rFonts w:ascii="Arial" w:eastAsia="Calibri" w:hAnsi="Arial" w:cs="Arial"/>
          <w:color w:val="000000" w:themeColor="text1"/>
          <w:sz w:val="22"/>
          <w:lang w:eastAsia="en-US"/>
          <w:rPrChange w:id="135" w:author="ROBERT F SYLVESTRE SIDIBE" w:date="2024-02-26T07:18:00Z">
            <w:rPr>
              <w:ins w:id="136" w:author="ROBERT F SYLVESTRE SIDIBE" w:date="2024-02-26T07:07:00Z"/>
              <w:rFonts w:ascii="Arial" w:eastAsia="Calibri" w:hAnsi="Arial" w:cs="Arial"/>
              <w:color w:val="000000" w:themeColor="text1"/>
              <w:szCs w:val="24"/>
              <w:lang w:eastAsia="en-US"/>
            </w:rPr>
          </w:rPrChange>
        </w:rPr>
        <w:pPrChange w:id="137" w:author="ROBERT F SYLVESTRE SIDIBE" w:date="2024-02-26T07:18:00Z">
          <w:pPr>
            <w:spacing w:line="276" w:lineRule="auto"/>
          </w:pPr>
        </w:pPrChange>
      </w:pPr>
      <w:ins w:id="138" w:author="ROBERT F SYLVESTRE SIDIBE" w:date="2024-02-26T07:10:00Z">
        <w:r w:rsidRPr="0075542A">
          <w:rPr>
            <w:rFonts w:ascii="Arial" w:eastAsia="Calibri" w:hAnsi="Arial" w:cs="Arial"/>
            <w:color w:val="000000" w:themeColor="text1"/>
            <w:sz w:val="22"/>
            <w:lang w:eastAsia="en-US"/>
            <w:rPrChange w:id="139" w:author="ROBERT F SYLVESTRE SIDIBE" w:date="2024-02-26T07:14:00Z">
              <w:rPr>
                <w:rFonts w:ascii="Arial" w:eastAsia="Calibri" w:hAnsi="Arial" w:cs="Arial"/>
                <w:b/>
                <w:bCs/>
                <w:color w:val="000000" w:themeColor="text1"/>
                <w:szCs w:val="24"/>
                <w:lang w:eastAsia="en-US"/>
              </w:rPr>
            </w:rPrChange>
          </w:rPr>
          <w:t>Collaborer avec les enseignants pour mettre en place des stratégies pédagogiques adaptées aux besoins spécifiques des étudiants.</w:t>
        </w:r>
      </w:ins>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1B03E3AA" w:rsidR="003A2FC4" w:rsidRPr="009965A6" w:rsidRDefault="00146178" w:rsidP="00146178">
      <w:pPr>
        <w:spacing w:line="240" w:lineRule="auto"/>
        <w:jc w:val="center"/>
        <w:rPr>
          <w:rFonts w:ascii="Arial" w:eastAsia="Calibri" w:hAnsi="Arial" w:cs="Arial"/>
          <w:color w:val="000000" w:themeColor="text1"/>
          <w:sz w:val="22"/>
          <w:szCs w:val="20"/>
          <w:lang w:eastAsia="en-US"/>
          <w:rPrChange w:id="140" w:author="ROBERT F SYLVESTRE SIDIBE" w:date="2024-02-26T07:18:00Z">
            <w:rPr>
              <w:rFonts w:ascii="Arial" w:eastAsia="Calibri" w:hAnsi="Arial" w:cs="Arial"/>
              <w:color w:val="000000" w:themeColor="text1"/>
              <w:lang w:eastAsia="en-US"/>
            </w:rPr>
          </w:rPrChange>
        </w:rPr>
        <w:pPrChange w:id="141" w:author="ROBERT F SYLVESTRE SIDIBE" w:date="2024-02-26T06:58:00Z">
          <w:pPr>
            <w:spacing w:line="240" w:lineRule="auto"/>
            <w:jc w:val="right"/>
          </w:pPr>
        </w:pPrChange>
      </w:pPr>
      <w:ins w:id="142"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143" w:author="ROBERT F SYLVESTRE SIDIBE" w:date="2024-02-26T07:18:00Z">
            <w:rPr>
              <w:rFonts w:ascii="Arial" w:eastAsia="Calibri" w:hAnsi="Arial" w:cs="Arial"/>
              <w:color w:val="000000" w:themeColor="text1"/>
              <w:szCs w:val="24"/>
              <w:lang w:eastAsia="en-US"/>
            </w:rPr>
          </w:rPrChange>
        </w:rPr>
        <w:t>Bamako</w:t>
      </w:r>
      <w:ins w:id="144"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145" w:author="ROBERT F SYLVESTRE SIDIBE" w:date="2024-02-26T07:18:00Z">
            <w:rPr>
              <w:rFonts w:ascii="Arial" w:eastAsia="Calibri" w:hAnsi="Arial" w:cs="Arial"/>
              <w:color w:val="000000" w:themeColor="text1"/>
              <w:szCs w:val="24"/>
              <w:lang w:eastAsia="en-US"/>
            </w:rPr>
          </w:rPrChange>
        </w:rPr>
        <w:t xml:space="preserve"> le </w:t>
      </w:r>
      <w:ins w:id="146" w:author="ROBERT F SYLVESTRE SIDIBE" w:date="2024-02-26T06:57:00Z">
        <w:r w:rsidRPr="009965A6">
          <w:rPr>
            <w:rFonts w:ascii="Arial" w:eastAsia="Calibri" w:hAnsi="Arial" w:cs="Arial"/>
            <w:color w:val="000000" w:themeColor="text1"/>
            <w:sz w:val="22"/>
            <w:lang w:eastAsia="en-US"/>
            <w:rPrChange w:id="147" w:author="ROBERT F SYLVESTRE SIDIBE" w:date="2024-02-26T07:18:00Z">
              <w:rPr>
                <w:rFonts w:ascii="Arial" w:eastAsia="Calibri" w:hAnsi="Arial" w:cs="Arial"/>
                <w:color w:val="000000" w:themeColor="text1"/>
                <w:szCs w:val="24"/>
                <w:lang w:eastAsia="en-US"/>
              </w:rPr>
            </w:rPrChange>
          </w:rPr>
          <w:t>2</w:t>
        </w:r>
      </w:ins>
      <w:ins w:id="148" w:author="ROBERT F SYLVESTRE SIDIBE" w:date="2024-02-26T06:58:00Z">
        <w:r w:rsidRPr="009965A6">
          <w:rPr>
            <w:rFonts w:ascii="Arial" w:eastAsia="Calibri" w:hAnsi="Arial" w:cs="Arial"/>
            <w:color w:val="000000" w:themeColor="text1"/>
            <w:sz w:val="22"/>
            <w:lang w:eastAsia="en-US"/>
            <w:rPrChange w:id="149" w:author="ROBERT F SYLVESTRE SIDIBE" w:date="2024-02-26T07:18:00Z">
              <w:rPr>
                <w:rFonts w:ascii="Arial" w:eastAsia="Calibri" w:hAnsi="Arial" w:cs="Arial"/>
                <w:color w:val="000000" w:themeColor="text1"/>
                <w:szCs w:val="24"/>
                <w:lang w:eastAsia="en-US"/>
              </w:rPr>
            </w:rPrChange>
          </w:rPr>
          <w:t xml:space="preserve"> octo</w:t>
        </w:r>
      </w:ins>
      <w:del w:id="150" w:author="ROBERT F SYLVESTRE SIDIBE" w:date="2024-02-26T06:57:00Z">
        <w:r w:rsidR="003A2FC4" w:rsidRPr="009965A6" w:rsidDel="00146178">
          <w:rPr>
            <w:rFonts w:ascii="Arial" w:eastAsia="Calibri" w:hAnsi="Arial" w:cs="Arial"/>
            <w:color w:val="000000" w:themeColor="text1"/>
            <w:sz w:val="22"/>
            <w:lang w:eastAsia="en-US"/>
            <w:rPrChange w:id="151"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152"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153"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154" w:author="ROBERT F SYLVESTRE SIDIBE" w:date="2024-02-26T07:18:00Z">
            <w:rPr>
              <w:rFonts w:ascii="Arial" w:eastAsia="Calibri" w:hAnsi="Arial" w:cs="Arial"/>
              <w:color w:val="000000" w:themeColor="text1"/>
              <w:szCs w:val="24"/>
              <w:lang w:eastAsia="en-US"/>
            </w:rPr>
          </w:rPrChange>
        </w:rPr>
        <w:t>bre 20</w:t>
      </w:r>
      <w:r w:rsidR="009407C9" w:rsidRPr="009965A6">
        <w:rPr>
          <w:rFonts w:ascii="Arial" w:eastAsia="Calibri" w:hAnsi="Arial" w:cs="Arial"/>
          <w:color w:val="000000" w:themeColor="text1"/>
          <w:sz w:val="22"/>
          <w:lang w:eastAsia="en-US"/>
          <w:rPrChange w:id="155" w:author="ROBERT F SYLVESTRE SIDIBE" w:date="2024-02-26T07:18:00Z">
            <w:rPr>
              <w:rFonts w:ascii="Arial" w:eastAsia="Calibri" w:hAnsi="Arial" w:cs="Arial"/>
              <w:color w:val="000000" w:themeColor="text1"/>
              <w:szCs w:val="24"/>
              <w:lang w:eastAsia="en-US"/>
            </w:rPr>
          </w:rPrChange>
        </w:rPr>
        <w:t>2</w:t>
      </w:r>
      <w:ins w:id="156" w:author="ROBERT F SYLVESTRE SIDIBE" w:date="2024-02-26T06:58:00Z">
        <w:r w:rsidRPr="009965A6">
          <w:rPr>
            <w:rFonts w:ascii="Arial" w:eastAsia="Calibri" w:hAnsi="Arial" w:cs="Arial"/>
            <w:color w:val="000000" w:themeColor="text1"/>
            <w:sz w:val="22"/>
            <w:lang w:eastAsia="en-US"/>
            <w:rPrChange w:id="157" w:author="ROBERT F SYLVESTRE SIDIBE" w:date="2024-02-26T07:18:00Z">
              <w:rPr>
                <w:rFonts w:ascii="Arial" w:eastAsia="Calibri" w:hAnsi="Arial" w:cs="Arial"/>
                <w:color w:val="000000" w:themeColor="text1"/>
                <w:szCs w:val="24"/>
                <w:lang w:eastAsia="en-US"/>
              </w:rPr>
            </w:rPrChange>
          </w:rPr>
          <w:t>1</w:t>
        </w:r>
      </w:ins>
      <w:del w:id="158" w:author="ROBERT F SYLVESTRE SIDIBE" w:date="2024-02-26T06:58:00Z">
        <w:r w:rsidR="009407C9" w:rsidRPr="009965A6" w:rsidDel="00146178">
          <w:rPr>
            <w:rFonts w:ascii="Arial" w:eastAsia="Calibri" w:hAnsi="Arial" w:cs="Arial"/>
            <w:color w:val="000000" w:themeColor="text1"/>
            <w:sz w:val="22"/>
            <w:lang w:eastAsia="en-US"/>
            <w:rPrChange w:id="159"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160"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161" w:author="ROBERT F SYLVESTRE SIDIBE" w:date="2024-02-15T17:39:00Z"/>
          <w:rFonts w:ascii="Arial" w:eastAsia="Calibri" w:hAnsi="Arial" w:cs="Arial"/>
          <w:b/>
          <w:bCs/>
          <w:color w:val="000000" w:themeColor="text1"/>
          <w:sz w:val="28"/>
          <w:szCs w:val="28"/>
          <w:lang w:eastAsia="en-US"/>
        </w:rPr>
      </w:pPr>
      <w:ins w:id="162" w:author="ROBERT F SYLVESTRE SIDIBE" w:date="2024-02-15T17:39:00Z">
        <w:r w:rsidRPr="009965A6">
          <w:rPr>
            <w:rFonts w:ascii="Arial" w:eastAsia="Calibri" w:hAnsi="Arial" w:cs="Arial"/>
            <w:b/>
            <w:bCs/>
            <w:noProof/>
            <w:color w:val="000000" w:themeColor="text1"/>
            <w:sz w:val="22"/>
            <w:szCs w:val="20"/>
            <w:lang w:eastAsia="en-US"/>
            <w:rPrChange w:id="163"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39D82A9A">
              <wp:simplePos x="0" y="0"/>
              <wp:positionH relativeFrom="margin">
                <wp:posOffset>3291205</wp:posOffset>
              </wp:positionH>
              <wp:positionV relativeFrom="paragraph">
                <wp:posOffset>11430</wp:posOffset>
              </wp:positionV>
              <wp:extent cx="2162175" cy="1534058"/>
              <wp:effectExtent l="0" t="0" r="0" b="9525"/>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162175" cy="15340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164"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165"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166"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167"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rsidP="009965A6">
      <w:pPr>
        <w:spacing w:line="240" w:lineRule="auto"/>
        <w:jc w:val="center"/>
        <w:rPr>
          <w:rFonts w:ascii="Arial" w:eastAsia="Calibri" w:hAnsi="Arial" w:cs="Arial"/>
          <w:b/>
          <w:bCs/>
          <w:color w:val="000000" w:themeColor="text1"/>
          <w:lang w:eastAsia="en-US"/>
        </w:rPr>
        <w:pPrChange w:id="168" w:author="ROBERT F SYLVESTRE SIDIBE" w:date="2024-02-26T07:21:00Z">
          <w:pPr>
            <w:spacing w:line="240" w:lineRule="auto"/>
            <w:ind w:left="5664"/>
          </w:pPr>
        </w:pPrChange>
      </w:pPr>
      <w:ins w:id="169" w:author="ROBERT F SYLVESTRE SIDIBE" w:date="2024-02-26T07:21:00Z">
        <w:r>
          <w:rPr>
            <w:rFonts w:ascii="Arial" w:eastAsia="Calibri" w:hAnsi="Arial" w:cs="Arial"/>
            <w:b/>
            <w:bCs/>
            <w:color w:val="000000" w:themeColor="text1"/>
            <w:lang w:eastAsia="en-US"/>
          </w:rPr>
          <w:t xml:space="preserve">                                                                            </w:t>
        </w:r>
      </w:ins>
      <w:del w:id="170"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171"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3D6EF2">
      <w:pgSz w:w="11906" w:h="16838"/>
      <w:pgMar w:top="426" w:right="1417" w:bottom="0" w:left="1417" w:header="708" w:footer="708" w:gutter="0"/>
      <w:cols w:space="708"/>
      <w:docGrid w:linePitch="360"/>
      <w:sectPrChange w:id="172" w:author="ROBERT F SYLVESTRE SIDIBE" w:date="2024-02-26T07:20:00Z">
        <w:sectPr w:rsidR="00D64EBF" w:rsidSect="003D6EF2">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46178"/>
    <w:rsid w:val="00394C0C"/>
    <w:rsid w:val="003A2FC4"/>
    <w:rsid w:val="003D6EF2"/>
    <w:rsid w:val="0075542A"/>
    <w:rsid w:val="007B637C"/>
    <w:rsid w:val="007C5CDA"/>
    <w:rsid w:val="009407C9"/>
    <w:rsid w:val="009475FB"/>
    <w:rsid w:val="009965A6"/>
    <w:rsid w:val="00A13517"/>
    <w:rsid w:val="00CB2D79"/>
    <w:rsid w:val="00D64EBF"/>
    <w:rsid w:val="00DD0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445</Words>
  <Characters>2453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dcterms:created xsi:type="dcterms:W3CDTF">2024-02-14T07:42:00Z</dcterms:created>
  <dcterms:modified xsi:type="dcterms:W3CDTF">2024-02-26T07:21:00Z</dcterms:modified>
</cp:coreProperties>
</file>