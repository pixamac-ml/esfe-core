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 w:val="0"/>
                <w:bCs/>
                <w:noProof/>
                <w:color w:val="000000" w:themeColor="text1"/>
                <w:sz w:val="22"/>
                <w:u w:val="none"/>
                <w:rPrChange w:id="203" w:author="Dr Mamadou SANOGO" w:date="2023-10-27T13:55:00Z">
                  <w:rPr>
                    <w:rStyle w:val="Lienhypertexte"/>
                    <w:b w:val="0"/>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3E2115"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3E2115"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3E2115"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3E2115"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3E2115"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3E2115"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440"/>
            <w:gridCol w:w="1403"/>
            <w:gridCol w:w="440"/>
            <w:gridCol w:w="3556"/>
            <w:gridCol w:w="269"/>
            <w:gridCol w:w="3700"/>
            <w:gridCol w:w="15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b w:val="0"/>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b w:val="0"/>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b w:val="0"/>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b w:val="0"/>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b w:val="0"/>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b w:val="0"/>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66DE8164"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del w:id="4005" w:author="Dr Mamadou SANOGO" w:date="2024-04-03T08:37:00Z" w16du:dateUtc="2024-04-03T08:37:00Z">
        <w:r w:rsidR="00D654DD" w:rsidRPr="007A4AFC" w:rsidDel="00C87FDF">
          <w:rPr>
            <w:b/>
            <w:color w:val="000000" w:themeColor="text1"/>
            <w:szCs w:val="24"/>
            <w:rPrChange w:id="4006" w:author="Dr Mamadou SANOGO" w:date="2023-10-25T18:15:00Z">
              <w:rPr>
                <w:b/>
                <w:color w:val="000000"/>
                <w:szCs w:val="24"/>
              </w:rPr>
            </w:rPrChange>
          </w:rPr>
          <w:delText>cole</w:delText>
        </w:r>
        <w:r w:rsidR="00A74F80" w:rsidRPr="007A4AFC" w:rsidDel="00C87FDF">
          <w:rPr>
            <w:b/>
            <w:color w:val="000000" w:themeColor="text1"/>
            <w:szCs w:val="24"/>
            <w:rPrChange w:id="4007" w:author="Dr Mamadou SANOGO" w:date="2023-10-25T18:15:00Z">
              <w:rPr>
                <w:b/>
                <w:color w:val="000000"/>
                <w:szCs w:val="24"/>
              </w:rPr>
            </w:rPrChange>
          </w:rPr>
          <w:delText xml:space="preserve"> Privée</w:delText>
        </w:r>
        <w:r w:rsidR="008C6E5B" w:rsidRPr="007A4AFC" w:rsidDel="00C87FDF">
          <w:rPr>
            <w:b/>
            <w:color w:val="000000" w:themeColor="text1"/>
            <w:szCs w:val="24"/>
            <w:rPrChange w:id="4008"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09" w:author="Dr Mamadou SANOGO" w:date="2023-10-25T18:15:00Z">
              <w:rPr>
                <w:b/>
                <w:color w:val="000000"/>
                <w:szCs w:val="24"/>
              </w:rPr>
            </w:rPrChange>
          </w:rPr>
          <w:delText>Houphouët</w:delText>
        </w:r>
        <w:r w:rsidR="008C6E5B" w:rsidRPr="007A4AFC" w:rsidDel="00C87FDF">
          <w:rPr>
            <w:b/>
            <w:color w:val="000000" w:themeColor="text1"/>
            <w:szCs w:val="24"/>
            <w:rPrChange w:id="4010" w:author="Dr Mamadou SANOGO" w:date="2023-10-25T18:15:00Z">
              <w:rPr>
                <w:b/>
                <w:color w:val="000000"/>
                <w:szCs w:val="24"/>
              </w:rPr>
            </w:rPrChange>
          </w:rPr>
          <w:delText xml:space="preserve"> Boigny</w:delText>
        </w:r>
        <w:r w:rsidR="00D654DD" w:rsidRPr="007A4AFC" w:rsidDel="00C87FDF">
          <w:rPr>
            <w:b/>
            <w:color w:val="000000" w:themeColor="text1"/>
            <w:szCs w:val="24"/>
            <w:rPrChange w:id="4011"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2" w:author="Dr Mamadou SANOGO" w:date="2023-10-25T18:15:00Z">
            <w:rPr>
              <w:szCs w:val="24"/>
            </w:rPr>
          </w:rPrChange>
        </w:rPr>
      </w:pPr>
    </w:p>
    <w:p w14:paraId="28E1A889" w14:textId="1D3EFDC1" w:rsidR="0047574A" w:rsidRPr="007A4AFC" w:rsidRDefault="0047574A" w:rsidP="0047574A">
      <w:pPr>
        <w:spacing w:line="240" w:lineRule="auto"/>
        <w:rPr>
          <w:b/>
          <w:color w:val="000000" w:themeColor="text1"/>
          <w:szCs w:val="24"/>
          <w:rPrChange w:id="4013" w:author="Dr Mamadou SANOGO" w:date="2023-10-25T18:15:00Z">
            <w:rPr>
              <w:b/>
              <w:szCs w:val="24"/>
            </w:rPr>
          </w:rPrChange>
        </w:rPr>
      </w:pPr>
      <w:r w:rsidRPr="007A4AFC">
        <w:rPr>
          <w:color w:val="000000" w:themeColor="text1"/>
          <w:szCs w:val="24"/>
          <w:rPrChange w:id="4014" w:author="Dr Mamadou SANOGO" w:date="2023-10-25T18:15:00Z">
            <w:rPr>
              <w:szCs w:val="24"/>
            </w:rPr>
          </w:rPrChange>
        </w:rPr>
        <w:t xml:space="preserve">Niveau de la formation : </w:t>
      </w:r>
      <w:del w:id="4015" w:author="Dr Mamadou SANOGO" w:date="2023-10-27T22:07:00Z">
        <w:r w:rsidR="00D654DD" w:rsidRPr="007A4AFC" w:rsidDel="00E06071">
          <w:rPr>
            <w:b/>
            <w:color w:val="000000" w:themeColor="text1"/>
            <w:szCs w:val="24"/>
            <w:rPrChange w:id="4016" w:author="Dr Mamadou SANOGO" w:date="2023-10-25T18:15:00Z">
              <w:rPr>
                <w:b/>
                <w:szCs w:val="24"/>
              </w:rPr>
            </w:rPrChange>
          </w:rPr>
          <w:delText xml:space="preserve">Master </w:delText>
        </w:r>
      </w:del>
      <w:ins w:id="4017" w:author="Dr Mamadou SANOGO" w:date="2023-10-27T22:07:00Z">
        <w:r w:rsidR="00E06071">
          <w:rPr>
            <w:b/>
            <w:color w:val="000000" w:themeColor="text1"/>
            <w:szCs w:val="24"/>
          </w:rPr>
          <w:t>Licence</w:t>
        </w:r>
      </w:ins>
    </w:p>
    <w:p w14:paraId="740B52D4" w14:textId="77777777" w:rsidR="0047574A" w:rsidRPr="007A4AFC" w:rsidRDefault="0047574A" w:rsidP="0047574A">
      <w:pPr>
        <w:spacing w:line="240" w:lineRule="auto"/>
        <w:rPr>
          <w:color w:val="000000" w:themeColor="text1"/>
          <w:szCs w:val="24"/>
          <w:rPrChange w:id="4018" w:author="Dr Mamadou SANOGO" w:date="2023-10-25T18:15:00Z">
            <w:rPr>
              <w:szCs w:val="24"/>
            </w:rPr>
          </w:rPrChange>
        </w:rPr>
      </w:pPr>
    </w:p>
    <w:p w14:paraId="71757EA8" w14:textId="0C024A2D" w:rsidR="0047574A" w:rsidRPr="007A4AFC" w:rsidRDefault="0047574A" w:rsidP="00D654DD">
      <w:pPr>
        <w:spacing w:line="240" w:lineRule="auto"/>
        <w:rPr>
          <w:b/>
          <w:color w:val="000000" w:themeColor="text1"/>
          <w:szCs w:val="24"/>
          <w:rPrChange w:id="4019" w:author="Dr Mamadou SANOGO" w:date="2023-10-25T18:15:00Z">
            <w:rPr>
              <w:b/>
              <w:szCs w:val="24"/>
            </w:rPr>
          </w:rPrChange>
        </w:rPr>
      </w:pPr>
      <w:r w:rsidRPr="007A4AFC">
        <w:rPr>
          <w:color w:val="000000" w:themeColor="text1"/>
          <w:szCs w:val="24"/>
          <w:rPrChange w:id="4020" w:author="Dr Mamadou SANOGO" w:date="2023-10-25T18:15:00Z">
            <w:rPr>
              <w:szCs w:val="24"/>
            </w:rPr>
          </w:rPrChange>
        </w:rPr>
        <w:t xml:space="preserve">Domaine : </w:t>
      </w:r>
      <w:r w:rsidR="00D654DD" w:rsidRPr="007A4AFC">
        <w:rPr>
          <w:b/>
          <w:color w:val="000000" w:themeColor="text1"/>
          <w:szCs w:val="24"/>
          <w:rPrChange w:id="4021" w:author="Dr Mamadou SANOGO" w:date="2023-10-25T18:15:00Z">
            <w:rPr>
              <w:b/>
              <w:szCs w:val="24"/>
            </w:rPr>
          </w:rPrChange>
        </w:rPr>
        <w:t>Science</w:t>
      </w:r>
      <w:r w:rsidR="00F2555C" w:rsidRPr="007A4AFC">
        <w:rPr>
          <w:b/>
          <w:color w:val="000000" w:themeColor="text1"/>
          <w:szCs w:val="24"/>
          <w:rPrChange w:id="4022" w:author="Dr Mamadou SANOGO" w:date="2023-10-25T18:15:00Z">
            <w:rPr>
              <w:b/>
              <w:szCs w:val="24"/>
            </w:rPr>
          </w:rPrChange>
        </w:rPr>
        <w:t>s</w:t>
      </w:r>
      <w:r w:rsidR="00D654DD" w:rsidRPr="007A4AFC">
        <w:rPr>
          <w:b/>
          <w:color w:val="000000" w:themeColor="text1"/>
          <w:szCs w:val="24"/>
          <w:rPrChange w:id="4023" w:author="Dr Mamadou SANOGO" w:date="2023-10-25T18:15:00Z">
            <w:rPr>
              <w:b/>
              <w:szCs w:val="24"/>
            </w:rPr>
          </w:rPrChange>
        </w:rPr>
        <w:t xml:space="preserve"> </w:t>
      </w:r>
      <w:ins w:id="4024" w:author="Dr Mamadou SANOGO" w:date="2024-11-07T08:59:00Z" w16du:dateUtc="2024-11-07T08:59:00Z">
        <w:r w:rsidR="000D46CF">
          <w:rPr>
            <w:b/>
            <w:color w:val="000000" w:themeColor="text1"/>
            <w:szCs w:val="24"/>
          </w:rPr>
          <w:t>économiques</w:t>
        </w:r>
        <w:r w:rsidR="00344298">
          <w:rPr>
            <w:b/>
            <w:color w:val="000000" w:themeColor="text1"/>
            <w:szCs w:val="24"/>
          </w:rPr>
          <w:t xml:space="preserve"> et de gestion</w:t>
        </w:r>
      </w:ins>
      <w:del w:id="4025" w:author="Dr Mamadou SANOGO" w:date="2024-04-03T08:38:00Z" w16du:dateUtc="2024-04-03T08:38:00Z">
        <w:r w:rsidR="00D654DD" w:rsidRPr="007A4AFC" w:rsidDel="00C87FDF">
          <w:rPr>
            <w:b/>
            <w:color w:val="000000" w:themeColor="text1"/>
            <w:szCs w:val="24"/>
            <w:rPrChange w:id="4026"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7" w:author="Dr Mamadou SANOGO" w:date="2023-10-25T18:15:00Z">
            <w:rPr>
              <w:szCs w:val="24"/>
            </w:rPr>
          </w:rPrChange>
        </w:rPr>
      </w:pPr>
    </w:p>
    <w:p w14:paraId="75E2ADD2" w14:textId="4D80051D" w:rsidR="0047574A" w:rsidRPr="007A4AFC" w:rsidRDefault="0047574A" w:rsidP="0047574A">
      <w:pPr>
        <w:spacing w:line="240" w:lineRule="auto"/>
        <w:rPr>
          <w:b/>
          <w:color w:val="000000" w:themeColor="text1"/>
          <w:szCs w:val="24"/>
          <w:rPrChange w:id="4028" w:author="Dr Mamadou SANOGO" w:date="2023-10-25T18:15:00Z">
            <w:rPr>
              <w:b/>
              <w:szCs w:val="24"/>
            </w:rPr>
          </w:rPrChange>
        </w:rPr>
      </w:pPr>
      <w:r w:rsidRPr="007A4AFC">
        <w:rPr>
          <w:color w:val="000000" w:themeColor="text1"/>
          <w:szCs w:val="24"/>
          <w:rPrChange w:id="4029" w:author="Dr Mamadou SANOGO" w:date="2023-10-25T18:15:00Z">
            <w:rPr>
              <w:szCs w:val="24"/>
            </w:rPr>
          </w:rPrChange>
        </w:rPr>
        <w:t xml:space="preserve">Mention : </w:t>
      </w:r>
      <w:del w:id="4030" w:author="Dr Mamadou SANOGO" w:date="2023-10-27T14:34:00Z">
        <w:r w:rsidR="00D654DD" w:rsidRPr="007A4AFC" w:rsidDel="00F8156B">
          <w:rPr>
            <w:b/>
            <w:color w:val="000000" w:themeColor="text1"/>
            <w:szCs w:val="24"/>
            <w:rPrChange w:id="4031" w:author="Dr Mamadou SANOGO" w:date="2023-10-25T18:15:00Z">
              <w:rPr>
                <w:b/>
                <w:szCs w:val="24"/>
              </w:rPr>
            </w:rPrChange>
          </w:rPr>
          <w:delText>Santé</w:delText>
        </w:r>
        <w:r w:rsidR="00F2555C" w:rsidRPr="007A4AFC" w:rsidDel="00F8156B">
          <w:rPr>
            <w:b/>
            <w:color w:val="000000" w:themeColor="text1"/>
            <w:szCs w:val="24"/>
            <w:rPrChange w:id="4032" w:author="Dr Mamadou SANOGO" w:date="2023-10-25T18:15:00Z">
              <w:rPr>
                <w:b/>
                <w:szCs w:val="24"/>
              </w:rPr>
            </w:rPrChange>
          </w:rPr>
          <w:delText xml:space="preserve"> </w:delText>
        </w:r>
      </w:del>
      <w:ins w:id="4033" w:author="Dr Mamadou SANOGO" w:date="2024-11-07T09:00:00Z" w16du:dateUtc="2024-11-07T09:00:00Z">
        <w:r w:rsidR="00344298">
          <w:rPr>
            <w:b/>
            <w:color w:val="000000" w:themeColor="text1"/>
            <w:szCs w:val="24"/>
          </w:rPr>
          <w:t>Gestion</w:t>
        </w:r>
      </w:ins>
      <w:del w:id="4034" w:author="Dr Mamadou SANOGO" w:date="2023-10-26T13:41:00Z">
        <w:r w:rsidR="00F2555C" w:rsidRPr="007A4AFC" w:rsidDel="003A18E5">
          <w:rPr>
            <w:b/>
            <w:color w:val="000000" w:themeColor="text1"/>
            <w:szCs w:val="24"/>
            <w:rPrChange w:id="4035"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6" w:author="Dr Mamadou SANOGO" w:date="2023-10-25T18:15:00Z">
            <w:rPr>
              <w:szCs w:val="24"/>
            </w:rPr>
          </w:rPrChange>
        </w:rPr>
      </w:pPr>
    </w:p>
    <w:p w14:paraId="0CF2E151" w14:textId="6CF6DC8F" w:rsidR="0047574A" w:rsidRPr="007A4AFC" w:rsidRDefault="00D654DD" w:rsidP="0047574A">
      <w:pPr>
        <w:spacing w:line="240" w:lineRule="auto"/>
        <w:rPr>
          <w:color w:val="000000" w:themeColor="text1"/>
          <w:szCs w:val="24"/>
          <w:rPrChange w:id="4037" w:author="Dr Mamadou SANOGO" w:date="2023-10-25T18:15:00Z">
            <w:rPr>
              <w:szCs w:val="24"/>
            </w:rPr>
          </w:rPrChange>
        </w:rPr>
      </w:pPr>
      <w:r w:rsidRPr="007A4AFC">
        <w:rPr>
          <w:color w:val="000000" w:themeColor="text1"/>
          <w:szCs w:val="24"/>
          <w:rPrChange w:id="4038" w:author="Dr Mamadou SANOGO" w:date="2023-10-25T18:15:00Z">
            <w:rPr>
              <w:szCs w:val="24"/>
            </w:rPr>
          </w:rPrChange>
        </w:rPr>
        <w:t>Spécialité</w:t>
      </w:r>
      <w:r w:rsidR="0047574A" w:rsidRPr="007A4AFC">
        <w:rPr>
          <w:color w:val="000000" w:themeColor="text1"/>
          <w:szCs w:val="24"/>
          <w:rPrChange w:id="4039" w:author="Dr Mamadou SANOGO" w:date="2023-10-25T18:15:00Z">
            <w:rPr>
              <w:szCs w:val="24"/>
            </w:rPr>
          </w:rPrChange>
        </w:rPr>
        <w:t xml:space="preserve"> : </w:t>
      </w:r>
      <w:ins w:id="4040" w:author="Dr Mamadou SANOGO" w:date="2024-11-07T09:00:00Z" w16du:dateUtc="2024-11-07T09:00:00Z">
        <w:r w:rsidR="00344298">
          <w:rPr>
            <w:b/>
            <w:color w:val="000000" w:themeColor="text1"/>
            <w:szCs w:val="24"/>
          </w:rPr>
          <w:t>Gestion des Ressources Humaines</w:t>
        </w:r>
      </w:ins>
      <w:ins w:id="4041" w:author="Dr Mamadou SANOGO" w:date="2024-11-07T09:01:00Z" w16du:dateUtc="2024-11-07T09:01:00Z">
        <w:r w:rsidR="00344298">
          <w:rPr>
            <w:b/>
            <w:color w:val="000000" w:themeColor="text1"/>
            <w:szCs w:val="24"/>
          </w:rPr>
          <w:t xml:space="preserve"> </w:t>
        </w:r>
      </w:ins>
      <w:del w:id="4042" w:author="Dr Mamadou SANOGO" w:date="2023-10-26T13:42:00Z">
        <w:r w:rsidR="009779BA" w:rsidRPr="00FA0038" w:rsidDel="003A18E5">
          <w:rPr>
            <w:b/>
            <w:color w:val="000000" w:themeColor="text1"/>
            <w:szCs w:val="24"/>
            <w:rPrChange w:id="4043" w:author="Dr Mamadou SANOGO" w:date="2023-10-27T11:11:00Z">
              <w:rPr>
                <w:b/>
                <w:szCs w:val="24"/>
              </w:rPr>
            </w:rPrChange>
          </w:rPr>
          <w:delText>Épidémiologie</w:delText>
        </w:r>
      </w:del>
      <w:del w:id="4044" w:author="Dr Mamadou SANOGO" w:date="2023-10-27T11:11:00Z">
        <w:r w:rsidR="00691857" w:rsidRPr="00FA0038" w:rsidDel="00FA0038">
          <w:rPr>
            <w:b/>
            <w:color w:val="000000" w:themeColor="text1"/>
            <w:szCs w:val="24"/>
            <w:rPrChange w:id="4045" w:author="Dr Mamadou SANOGO" w:date="2023-10-27T11:11:00Z">
              <w:rPr>
                <w:b/>
                <w:szCs w:val="24"/>
              </w:rPr>
            </w:rPrChange>
          </w:rPr>
          <w:delText xml:space="preserve"> </w:delText>
        </w:r>
      </w:del>
      <w:r w:rsidR="00691857" w:rsidRPr="00FA0038">
        <w:rPr>
          <w:b/>
          <w:color w:val="000000" w:themeColor="text1"/>
          <w:szCs w:val="24"/>
          <w:rPrChange w:id="4046" w:author="Dr Mamadou SANOGO" w:date="2023-10-27T11:11:00Z">
            <w:rPr>
              <w:b/>
              <w:szCs w:val="24"/>
            </w:rPr>
          </w:rPrChange>
        </w:rPr>
        <w:t>(</w:t>
      </w:r>
      <w:del w:id="4047" w:author="Dr Mamadou SANOGO" w:date="2023-10-27T14:19:00Z">
        <w:r w:rsidR="009779BA" w:rsidRPr="00FA0038" w:rsidDel="005A69DD">
          <w:rPr>
            <w:b/>
            <w:color w:val="000000" w:themeColor="text1"/>
            <w:szCs w:val="24"/>
            <w:rPrChange w:id="4048" w:author="Dr Mamadou SANOGO" w:date="2023-10-27T11:11:00Z">
              <w:rPr>
                <w:b/>
                <w:szCs w:val="24"/>
              </w:rPr>
            </w:rPrChange>
          </w:rPr>
          <w:delText>M</w:delText>
        </w:r>
      </w:del>
      <w:ins w:id="4049" w:author="Dr Mamadou SANOGO" w:date="2023-10-27T19:36:00Z">
        <w:r w:rsidR="0017498D">
          <w:rPr>
            <w:b/>
            <w:color w:val="000000" w:themeColor="text1"/>
            <w:szCs w:val="24"/>
          </w:rPr>
          <w:t>L</w:t>
        </w:r>
      </w:ins>
      <w:ins w:id="4050" w:author="Dr Mamadou SANOGO" w:date="2024-11-07T09:01:00Z" w16du:dateUtc="2024-11-07T09:01:00Z">
        <w:r w:rsidR="00344298">
          <w:rPr>
            <w:b/>
            <w:color w:val="000000" w:themeColor="text1"/>
            <w:szCs w:val="24"/>
          </w:rPr>
          <w:t>-GRH</w:t>
        </w:r>
      </w:ins>
      <w:del w:id="4051" w:author="Dr Mamadou SANOGO" w:date="2023-10-27T14:19:00Z">
        <w:r w:rsidR="009779BA" w:rsidRPr="00FA0038" w:rsidDel="005A69DD">
          <w:rPr>
            <w:b/>
            <w:color w:val="000000" w:themeColor="text1"/>
            <w:szCs w:val="24"/>
            <w:rPrChange w:id="4052" w:author="Dr Mamadou SANOGO" w:date="2023-10-27T11:11:00Z">
              <w:rPr>
                <w:b/>
                <w:szCs w:val="24"/>
              </w:rPr>
            </w:rPrChange>
          </w:rPr>
          <w:delText>-</w:delText>
        </w:r>
      </w:del>
      <w:del w:id="4053" w:author="Dr Mamadou SANOGO" w:date="2023-10-26T13:42:00Z">
        <w:r w:rsidR="009779BA" w:rsidRPr="00FA0038" w:rsidDel="003A18E5">
          <w:rPr>
            <w:b/>
            <w:color w:val="000000" w:themeColor="text1"/>
            <w:szCs w:val="24"/>
            <w:rPrChange w:id="4054" w:author="Dr Mamadou SANOGO" w:date="2023-10-27T11:11:00Z">
              <w:rPr>
                <w:b/>
                <w:szCs w:val="24"/>
              </w:rPr>
            </w:rPrChange>
          </w:rPr>
          <w:delText>EPI</w:delText>
        </w:r>
      </w:del>
      <w:r w:rsidR="0047574A" w:rsidRPr="00FA0038">
        <w:rPr>
          <w:b/>
          <w:color w:val="000000" w:themeColor="text1"/>
          <w:szCs w:val="24"/>
          <w:rPrChange w:id="4055"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6" w:author="Dr Mamadou SANOGO" w:date="2023-10-25T18:15:00Z">
            <w:rPr>
              <w:szCs w:val="24"/>
            </w:rPr>
          </w:rPrChange>
        </w:rPr>
      </w:pPr>
    </w:p>
    <w:p w14:paraId="7FD3D38A" w14:textId="1BEF8172" w:rsidR="0047574A" w:rsidRPr="007A4AFC" w:rsidRDefault="0047574A" w:rsidP="0047574A">
      <w:pPr>
        <w:spacing w:line="240" w:lineRule="auto"/>
        <w:rPr>
          <w:color w:val="000000" w:themeColor="text1"/>
          <w:szCs w:val="24"/>
          <w:rPrChange w:id="4057" w:author="Dr Mamadou SANOGO" w:date="2023-10-25T18:15:00Z">
            <w:rPr>
              <w:szCs w:val="24"/>
            </w:rPr>
          </w:rPrChange>
        </w:rPr>
      </w:pPr>
      <w:r w:rsidRPr="007A4AFC">
        <w:rPr>
          <w:color w:val="000000" w:themeColor="text1"/>
          <w:szCs w:val="24"/>
          <w:rPrChange w:id="4058" w:author="Dr Mamadou SANOGO" w:date="2023-10-25T18:15:00Z">
            <w:rPr>
              <w:szCs w:val="24"/>
            </w:rPr>
          </w:rPrChange>
        </w:rPr>
        <w:t xml:space="preserve">Durée de la formation pour obtenir le diplôme : </w:t>
      </w:r>
      <w:proofErr w:type="gramStart"/>
      <w:ins w:id="4059" w:author="Dr Mamadou SANOGO" w:date="2023-10-27T22:53:00Z">
        <w:r w:rsidR="00803A8B">
          <w:rPr>
            <w:b/>
            <w:color w:val="000000" w:themeColor="text1"/>
            <w:szCs w:val="24"/>
          </w:rPr>
          <w:t>Trois(</w:t>
        </w:r>
        <w:proofErr w:type="gramEnd"/>
        <w:r w:rsidR="00803A8B">
          <w:rPr>
            <w:b/>
            <w:color w:val="000000" w:themeColor="text1"/>
            <w:szCs w:val="24"/>
          </w:rPr>
          <w:t>3)</w:t>
        </w:r>
      </w:ins>
      <w:del w:id="4060" w:author="Dr Mamadou SANOGO" w:date="2023-10-27T22:53:00Z">
        <w:r w:rsidR="00D654DD" w:rsidRPr="007A4AFC" w:rsidDel="00803A8B">
          <w:rPr>
            <w:b/>
            <w:color w:val="000000" w:themeColor="text1"/>
            <w:szCs w:val="24"/>
            <w:rPrChange w:id="4061" w:author="Dr Mamadou SANOGO" w:date="2023-10-25T18:15:00Z">
              <w:rPr>
                <w:b/>
                <w:szCs w:val="24"/>
              </w:rPr>
            </w:rPrChange>
          </w:rPr>
          <w:delText>Deux</w:delText>
        </w:r>
        <w:r w:rsidRPr="007A4AFC" w:rsidDel="00803A8B">
          <w:rPr>
            <w:b/>
            <w:color w:val="000000" w:themeColor="text1"/>
            <w:szCs w:val="24"/>
            <w:rPrChange w:id="4062" w:author="Dr Mamadou SANOGO" w:date="2023-10-25T18:15:00Z">
              <w:rPr>
                <w:b/>
                <w:szCs w:val="24"/>
              </w:rPr>
            </w:rPrChange>
          </w:rPr>
          <w:delText xml:space="preserve"> (</w:delText>
        </w:r>
        <w:r w:rsidR="00D654DD" w:rsidRPr="007A4AFC" w:rsidDel="00803A8B">
          <w:rPr>
            <w:b/>
            <w:color w:val="000000" w:themeColor="text1"/>
            <w:szCs w:val="24"/>
            <w:rPrChange w:id="4063" w:author="Dr Mamadou SANOGO" w:date="2023-10-25T18:15:00Z">
              <w:rPr>
                <w:b/>
                <w:szCs w:val="24"/>
              </w:rPr>
            </w:rPrChange>
          </w:rPr>
          <w:delText>2</w:delText>
        </w:r>
        <w:r w:rsidRPr="007A4AFC" w:rsidDel="00803A8B">
          <w:rPr>
            <w:b/>
            <w:color w:val="000000" w:themeColor="text1"/>
            <w:szCs w:val="24"/>
            <w:rPrChange w:id="4064" w:author="Dr Mamadou SANOGO" w:date="2023-10-25T18:15:00Z">
              <w:rPr>
                <w:b/>
                <w:szCs w:val="24"/>
              </w:rPr>
            </w:rPrChange>
          </w:rPr>
          <w:delText>)</w:delText>
        </w:r>
      </w:del>
      <w:r w:rsidRPr="007A4AFC">
        <w:rPr>
          <w:b/>
          <w:color w:val="000000" w:themeColor="text1"/>
          <w:szCs w:val="24"/>
          <w:rPrChange w:id="4065"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6"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ins w:id="4067" w:author="Dr Mamadou SANOGO" w:date="2024-04-03T08:41:00Z" w16du:dateUtc="2024-04-03T08:41:00Z">
        <w:r w:rsidR="00C87FDF">
          <w:rPr>
            <w:b/>
            <w:color w:val="000000" w:themeColor="text1"/>
            <w:szCs w:val="24"/>
          </w:rPr>
          <w:t>13</w:t>
        </w:r>
      </w:ins>
      <w:del w:id="4068"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69" w:author="Dr Mamadou SANOGO" w:date="2024-04-03T08:42:00Z" w16du:dateUtc="2024-04-03T08:42:00Z">
        <w:r w:rsidR="00C87FDF">
          <w:rPr>
            <w:b/>
            <w:color w:val="000000" w:themeColor="text1"/>
            <w:szCs w:val="24"/>
          </w:rPr>
          <w:t>avril</w:t>
        </w:r>
      </w:ins>
      <w:del w:id="4070"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1" w:author="Dr Mamadou SANOGO" w:date="2024-04-03T08:42:00Z" w16du:dateUtc="2024-04-03T08:42:00Z">
        <w:r w:rsidR="00C87FDF">
          <w:rPr>
            <w:b/>
            <w:color w:val="000000" w:themeColor="text1"/>
            <w:szCs w:val="24"/>
          </w:rPr>
          <w:t>8</w:t>
        </w:r>
      </w:ins>
      <w:del w:id="4072"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3" w:author="Dr Mamadou SANOGO" w:date="2024-04-03T08:46:00Z" w16du:dateUtc="2024-04-03T08:46:00Z"/>
          <w:b/>
          <w:color w:val="000000" w:themeColor="text1"/>
          <w:szCs w:val="24"/>
          <w:rPrChange w:id="4074" w:author="Dr Mamadou SANOGO" w:date="2024-04-03T08:47:00Z" w16du:dateUtc="2024-04-03T08:47:00Z">
            <w:rPr>
              <w:ins w:id="4075" w:author="Dr Mamadou SANOGO" w:date="2024-04-03T08:46:00Z" w16du:dateUtc="2024-04-03T08:46:00Z"/>
            </w:rPr>
          </w:rPrChange>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ins w:id="4076" w:author="Dr Mamadou SANOGO" w:date="2024-04-03T08:46:00Z" w16du:dateUtc="2024-04-03T08:46:00Z">
        <w:r w:rsidR="00C87FDF" w:rsidRPr="00C87FDF">
          <w:rPr>
            <w:b/>
            <w:color w:val="000000" w:themeColor="text1"/>
            <w:szCs w:val="24"/>
            <w:rPrChange w:id="4077"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78" w:author="Dr Mamadou SANOGO" w:date="2024-04-03T08:47:00Z" w16du:dateUtc="2024-04-03T08:47:00Z">
            <w:rPr>
              <w:color w:val="000000" w:themeColor="text1"/>
              <w:szCs w:val="24"/>
            </w:rPr>
          </w:rPrChange>
        </w:rPr>
      </w:pPr>
      <w:del w:id="4079"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0"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1"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2" w:author="Dr Mamadou SANOGO" w:date="2023-10-25T18:15:00Z">
            <w:rPr>
              <w:b/>
              <w:color w:val="FF0000"/>
              <w:szCs w:val="24"/>
            </w:rPr>
          </w:rPrChange>
        </w:rPr>
      </w:pPr>
      <w:r w:rsidRPr="007A4AFC">
        <w:rPr>
          <w:color w:val="000000" w:themeColor="text1"/>
          <w:szCs w:val="24"/>
          <w:rPrChange w:id="4083"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4" w:author="Dr Mamadou SANOGO" w:date="2023-10-27T11:15:00Z">
        <w:r w:rsidR="00F2555C" w:rsidRPr="00FA0038" w:rsidDel="00FA0038">
          <w:rPr>
            <w:b/>
            <w:color w:val="000000" w:themeColor="text1"/>
            <w:szCs w:val="24"/>
          </w:rPr>
          <w:delText>BELEM Bourema</w:delText>
        </w:r>
      </w:del>
      <w:del w:id="4085" w:author="Dr Mamadou SANOGO" w:date="2023-10-27T11:16:00Z">
        <w:r w:rsidR="00D66841" w:rsidRPr="00FA0038" w:rsidDel="00FA0038">
          <w:rPr>
            <w:b/>
            <w:color w:val="000000" w:themeColor="text1"/>
            <w:szCs w:val="24"/>
          </w:rPr>
          <w:delText>,</w:delText>
        </w:r>
      </w:del>
      <w:del w:id="4086"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87"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88" w:author="Dr Mamadou SANOGO" w:date="2023-10-25T18:15:00Z">
            <w:rPr>
              <w:b/>
              <w:color w:val="FF0000"/>
              <w:szCs w:val="24"/>
            </w:rPr>
          </w:rPrChange>
        </w:rPr>
      </w:pPr>
      <w:r w:rsidRPr="007A4AFC">
        <w:rPr>
          <w:color w:val="000000" w:themeColor="text1"/>
          <w:szCs w:val="24"/>
          <w:rPrChange w:id="4089" w:author="Dr Mamadou SANOGO" w:date="2023-10-25T18:15:00Z">
            <w:rPr>
              <w:szCs w:val="24"/>
            </w:rPr>
          </w:rPrChange>
        </w:rPr>
        <w:t xml:space="preserve">Corps et grade du responsable de la formation : </w:t>
      </w:r>
      <w:ins w:id="4090" w:author="Dr Mamadou SANOGO" w:date="2023-10-27T18:20:00Z">
        <w:r w:rsidR="00F36C19">
          <w:rPr>
            <w:b/>
            <w:color w:val="000000" w:themeColor="text1"/>
            <w:szCs w:val="24"/>
          </w:rPr>
          <w:t>Docteur</w:t>
        </w:r>
      </w:ins>
      <w:del w:id="4091"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2"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3" w:author="Dr Mamadou SANOGO" w:date="2023-10-25T18:15:00Z">
            <w:rPr>
              <w:szCs w:val="24"/>
            </w:rPr>
          </w:rPrChange>
        </w:rPr>
        <w:t xml:space="preserve">Contact du responsable : </w:t>
      </w:r>
      <w:r w:rsidR="00D66841" w:rsidRPr="007A4AFC">
        <w:rPr>
          <w:color w:val="000000" w:themeColor="text1"/>
          <w:rPrChange w:id="4094" w:author="Dr Mamadou SANOGO" w:date="2023-10-25T18:15:00Z">
            <w:rPr/>
          </w:rPrChange>
        </w:rPr>
        <w:t>(</w:t>
      </w:r>
      <w:r w:rsidR="00F2555C" w:rsidRPr="007A4AFC">
        <w:rPr>
          <w:b/>
          <w:color w:val="000000" w:themeColor="text1"/>
          <w:szCs w:val="24"/>
        </w:rPr>
        <w:t xml:space="preserve">00223) </w:t>
      </w:r>
      <w:ins w:id="4095" w:author="Dr Mamadou SANOGO" w:date="2024-10-26T10:53:00Z" w16du:dateUtc="2024-10-26T10:53:00Z">
        <w:r w:rsidR="00EF605A">
          <w:rPr>
            <w:b/>
            <w:color w:val="000000" w:themeColor="text1"/>
            <w:szCs w:val="24"/>
          </w:rPr>
          <w:t>…………</w:t>
        </w:r>
      </w:ins>
      <w:del w:id="4096" w:author="Dr Mamadou SANOGO" w:date="2023-10-27T11:16:00Z">
        <w:r w:rsidR="00F2555C" w:rsidRPr="00FA0038" w:rsidDel="00FA0038">
          <w:rPr>
            <w:b/>
            <w:color w:val="000000" w:themeColor="text1"/>
            <w:szCs w:val="24"/>
          </w:rPr>
          <w:delText>66</w:delText>
        </w:r>
      </w:del>
      <w:del w:id="4097" w:author="Dr Mamadou SANOGO" w:date="2023-10-27T22:57:00Z">
        <w:r w:rsidR="00F2555C" w:rsidRPr="00FA0038" w:rsidDel="00803A8B">
          <w:rPr>
            <w:b/>
            <w:color w:val="000000" w:themeColor="text1"/>
            <w:szCs w:val="24"/>
          </w:rPr>
          <w:delText>.</w:delText>
        </w:r>
      </w:del>
      <w:del w:id="4098" w:author="Dr Mamadou SANOGO" w:date="2023-10-27T11:16:00Z">
        <w:r w:rsidR="00F2555C" w:rsidRPr="00FA0038" w:rsidDel="00FA0038">
          <w:rPr>
            <w:b/>
            <w:color w:val="000000" w:themeColor="text1"/>
            <w:szCs w:val="24"/>
          </w:rPr>
          <w:delText>98</w:delText>
        </w:r>
      </w:del>
      <w:del w:id="4099" w:author="Dr Mamadou SANOGO" w:date="2023-10-27T22:57:00Z">
        <w:r w:rsidR="00F2555C" w:rsidRPr="00FA0038" w:rsidDel="00803A8B">
          <w:rPr>
            <w:b/>
            <w:color w:val="000000" w:themeColor="text1"/>
            <w:szCs w:val="24"/>
          </w:rPr>
          <w:delText>.</w:delText>
        </w:r>
      </w:del>
      <w:del w:id="4100" w:author="Dr Mamadou SANOGO" w:date="2023-10-27T15:14:00Z">
        <w:r w:rsidR="00F2555C" w:rsidRPr="00FA0038" w:rsidDel="00356D2D">
          <w:rPr>
            <w:b/>
            <w:color w:val="000000" w:themeColor="text1"/>
            <w:szCs w:val="24"/>
          </w:rPr>
          <w:delText>1</w:delText>
        </w:r>
      </w:del>
      <w:del w:id="4101" w:author="Dr Mamadou SANOGO" w:date="2023-10-27T11:16:00Z">
        <w:r w:rsidR="00F2555C" w:rsidRPr="00FA0038" w:rsidDel="00FA0038">
          <w:rPr>
            <w:b/>
            <w:color w:val="000000" w:themeColor="text1"/>
            <w:szCs w:val="24"/>
          </w:rPr>
          <w:delText>8</w:delText>
        </w:r>
      </w:del>
      <w:del w:id="4102" w:author="Dr Mamadou SANOGO" w:date="2023-10-27T22:57:00Z">
        <w:r w:rsidR="00F2555C" w:rsidRPr="00FA0038" w:rsidDel="00803A8B">
          <w:rPr>
            <w:b/>
            <w:color w:val="000000" w:themeColor="text1"/>
            <w:szCs w:val="24"/>
          </w:rPr>
          <w:delText>.</w:delText>
        </w:r>
      </w:del>
      <w:del w:id="4103"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4" w:author="Dr Mamadou SANOGO" w:date="2023-10-25T18:15:00Z">
            <w:rPr>
              <w:szCs w:val="24"/>
            </w:rPr>
          </w:rPrChange>
        </w:rPr>
      </w:pPr>
      <w:r w:rsidRPr="007A4AFC">
        <w:rPr>
          <w:color w:val="000000" w:themeColor="text1"/>
          <w:szCs w:val="24"/>
          <w:rPrChange w:id="4105" w:author="Dr Mamadou SANOGO" w:date="2023-10-25T18:15:00Z">
            <w:rPr>
              <w:szCs w:val="24"/>
            </w:rPr>
          </w:rPrChange>
        </w:rPr>
        <w:br w:type="page"/>
      </w:r>
    </w:p>
    <w:p w14:paraId="083E020A" w14:textId="77777777" w:rsidR="00142396" w:rsidRDefault="0047574A">
      <w:pPr>
        <w:pStyle w:val="Paragraphedeliste"/>
        <w:numPr>
          <w:ilvl w:val="3"/>
          <w:numId w:val="3"/>
        </w:numPr>
        <w:spacing w:line="240" w:lineRule="auto"/>
        <w:ind w:left="284" w:hanging="284"/>
        <w:rPr>
          <w:ins w:id="4106" w:author="Dr Mamadou SANOGO" w:date="2024-11-07T10:51:00Z" w16du:dateUtc="2024-11-07T10:51:00Z"/>
          <w:b/>
          <w:color w:val="000000" w:themeColor="text1"/>
          <w:szCs w:val="24"/>
        </w:rPr>
      </w:pPr>
      <w:r w:rsidRPr="007A4AFC">
        <w:rPr>
          <w:b/>
          <w:color w:val="000000" w:themeColor="text1"/>
          <w:szCs w:val="24"/>
          <w:rPrChange w:id="4107" w:author="Dr Mamadou SANOGO" w:date="2023-10-25T18:15:00Z">
            <w:rPr>
              <w:b/>
              <w:szCs w:val="24"/>
            </w:rPr>
          </w:rPrChange>
        </w:rPr>
        <w:lastRenderedPageBreak/>
        <w:t>Caractéristiques de la formation</w:t>
      </w:r>
    </w:p>
    <w:tbl>
      <w:tblPr>
        <w:tblStyle w:val="Grilledutableau"/>
        <w:tblW w:w="10485" w:type="dxa"/>
        <w:tblLook w:val="04A0" w:firstRow="1" w:lastRow="0" w:firstColumn="1" w:lastColumn="0" w:noHBand="0" w:noVBand="1"/>
        <w:tblPrChange w:id="4108" w:author="Dr Mamadou SANOGO" w:date="2023-10-27T23:03:00Z">
          <w:tblPr>
            <w:tblStyle w:val="Grilledutableau"/>
            <w:tblW w:w="9067" w:type="dxa"/>
            <w:tblLook w:val="04A0" w:firstRow="1" w:lastRow="0" w:firstColumn="1" w:lastColumn="0" w:noHBand="0" w:noVBand="1"/>
          </w:tblPr>
        </w:tblPrChange>
      </w:tblPr>
      <w:tblGrid>
        <w:gridCol w:w="5807"/>
        <w:gridCol w:w="1276"/>
        <w:gridCol w:w="1276"/>
        <w:gridCol w:w="1275"/>
        <w:gridCol w:w="851"/>
        <w:tblGridChange w:id="4109">
          <w:tblGrid>
            <w:gridCol w:w="5807"/>
            <w:gridCol w:w="1134"/>
            <w:gridCol w:w="142"/>
            <w:gridCol w:w="992"/>
            <w:gridCol w:w="284"/>
            <w:gridCol w:w="850"/>
            <w:gridCol w:w="425"/>
            <w:gridCol w:w="567"/>
            <w:gridCol w:w="284"/>
          </w:tblGrid>
        </w:tblGridChange>
      </w:tblGrid>
      <w:tr w:rsidR="00803A8B" w:rsidRPr="00EE17DC" w14:paraId="420E8961" w14:textId="77777777" w:rsidTr="00803A8B">
        <w:trPr>
          <w:ins w:id="4110" w:author="Dr Mamadou SANOGO" w:date="2023-10-27T11:26:00Z"/>
          <w:trPrChange w:id="4111" w:author="Dr Mamadou SANOGO" w:date="2023-10-27T23:03:00Z">
            <w:trPr>
              <w:gridAfter w:val="0"/>
            </w:trPr>
          </w:trPrChange>
        </w:trPr>
        <w:tc>
          <w:tcPr>
            <w:tcW w:w="5807" w:type="dxa"/>
            <w:tcPrChange w:id="4112" w:author="Dr Mamadou SANOGO" w:date="2023-10-27T23:03:00Z">
              <w:tcPr>
                <w:tcW w:w="5807" w:type="dxa"/>
              </w:tcPr>
            </w:tcPrChange>
          </w:tcPr>
          <w:p w14:paraId="2A22E91C" w14:textId="77777777" w:rsidR="00803A8B" w:rsidRPr="00EE17DC" w:rsidRDefault="00803A8B" w:rsidP="00A36245">
            <w:pPr>
              <w:spacing w:line="240" w:lineRule="auto"/>
              <w:rPr>
                <w:ins w:id="4113" w:author="Dr Mamadou SANOGO" w:date="2023-10-27T11:26:00Z"/>
                <w:b/>
              </w:rPr>
            </w:pPr>
          </w:p>
        </w:tc>
        <w:tc>
          <w:tcPr>
            <w:tcW w:w="1276" w:type="dxa"/>
            <w:tcPrChange w:id="4114" w:author="Dr Mamadou SANOGO" w:date="2023-10-27T23:03:00Z">
              <w:tcPr>
                <w:tcW w:w="1134" w:type="dxa"/>
              </w:tcPr>
            </w:tcPrChange>
          </w:tcPr>
          <w:p w14:paraId="4826D2C9" w14:textId="4F1EF8E6" w:rsidR="00803A8B" w:rsidRPr="00EE17DC" w:rsidRDefault="00803A8B" w:rsidP="00A36245">
            <w:pPr>
              <w:spacing w:line="240" w:lineRule="auto"/>
              <w:jc w:val="center"/>
              <w:rPr>
                <w:ins w:id="4115" w:author="Dr Mamadou SANOGO" w:date="2023-10-27T23:02:00Z"/>
                <w:b/>
              </w:rPr>
            </w:pPr>
            <w:ins w:id="4116" w:author="Dr Mamadou SANOGO" w:date="2023-10-27T23:02:00Z">
              <w:r>
                <w:rPr>
                  <w:b/>
                </w:rPr>
                <w:t>Licence 1</w:t>
              </w:r>
            </w:ins>
          </w:p>
        </w:tc>
        <w:tc>
          <w:tcPr>
            <w:tcW w:w="1276" w:type="dxa"/>
            <w:tcPrChange w:id="4117" w:author="Dr Mamadou SANOGO" w:date="2023-10-27T23:03:00Z">
              <w:tcPr>
                <w:tcW w:w="1134" w:type="dxa"/>
                <w:gridSpan w:val="2"/>
              </w:tcPr>
            </w:tcPrChange>
          </w:tcPr>
          <w:p w14:paraId="185593B7" w14:textId="0AE3DDCD" w:rsidR="00803A8B" w:rsidRPr="00EE17DC" w:rsidRDefault="00803A8B" w:rsidP="00A36245">
            <w:pPr>
              <w:spacing w:line="240" w:lineRule="auto"/>
              <w:jc w:val="center"/>
              <w:rPr>
                <w:ins w:id="4118" w:author="Dr Mamadou SANOGO" w:date="2023-10-27T11:26:00Z"/>
                <w:b/>
              </w:rPr>
            </w:pPr>
            <w:ins w:id="4119" w:author="Dr Mamadou SANOGO" w:date="2023-10-27T23:03:00Z">
              <w:r>
                <w:rPr>
                  <w:b/>
                </w:rPr>
                <w:t>Licence</w:t>
              </w:r>
            </w:ins>
            <w:ins w:id="4120" w:author="Dr Mamadou SANOGO" w:date="2023-10-27T11:26:00Z">
              <w:r w:rsidRPr="00EE17DC">
                <w:rPr>
                  <w:b/>
                </w:rPr>
                <w:t xml:space="preserve"> </w:t>
              </w:r>
            </w:ins>
            <w:ins w:id="4121" w:author="Dr Mamadou SANOGO" w:date="2023-10-27T23:03:00Z">
              <w:r>
                <w:rPr>
                  <w:b/>
                </w:rPr>
                <w:t>2</w:t>
              </w:r>
            </w:ins>
          </w:p>
        </w:tc>
        <w:tc>
          <w:tcPr>
            <w:tcW w:w="1275" w:type="dxa"/>
            <w:tcPrChange w:id="4122" w:author="Dr Mamadou SANOGO" w:date="2023-10-27T23:03:00Z">
              <w:tcPr>
                <w:tcW w:w="1134" w:type="dxa"/>
                <w:gridSpan w:val="2"/>
              </w:tcPr>
            </w:tcPrChange>
          </w:tcPr>
          <w:p w14:paraId="2610A454" w14:textId="7A7923BC" w:rsidR="00803A8B" w:rsidRPr="00EE17DC" w:rsidRDefault="00803A8B" w:rsidP="00A36245">
            <w:pPr>
              <w:spacing w:line="240" w:lineRule="auto"/>
              <w:jc w:val="center"/>
              <w:rPr>
                <w:ins w:id="4123" w:author="Dr Mamadou SANOGO" w:date="2023-10-27T11:26:00Z"/>
                <w:b/>
              </w:rPr>
            </w:pPr>
            <w:ins w:id="4124" w:author="Dr Mamadou SANOGO" w:date="2023-10-27T23:03:00Z">
              <w:r>
                <w:rPr>
                  <w:b/>
                </w:rPr>
                <w:t>Licence</w:t>
              </w:r>
            </w:ins>
            <w:ins w:id="4125" w:author="Dr Mamadou SANOGO" w:date="2024-11-06T16:37:00Z" w16du:dateUtc="2024-11-06T16:37:00Z">
              <w:r w:rsidR="00B6588F">
                <w:rPr>
                  <w:b/>
                </w:rPr>
                <w:t xml:space="preserve"> </w:t>
              </w:r>
            </w:ins>
            <w:ins w:id="4126" w:author="Dr Mamadou SANOGO" w:date="2023-10-27T23:03:00Z">
              <w:r>
                <w:rPr>
                  <w:b/>
                </w:rPr>
                <w:t>3</w:t>
              </w:r>
            </w:ins>
          </w:p>
        </w:tc>
        <w:tc>
          <w:tcPr>
            <w:tcW w:w="851" w:type="dxa"/>
            <w:tcPrChange w:id="4127" w:author="Dr Mamadou SANOGO" w:date="2023-10-27T23:03:00Z">
              <w:tcPr>
                <w:tcW w:w="992" w:type="dxa"/>
                <w:gridSpan w:val="2"/>
              </w:tcPr>
            </w:tcPrChange>
          </w:tcPr>
          <w:p w14:paraId="677D03FA" w14:textId="77777777" w:rsidR="00803A8B" w:rsidRPr="00EE17DC" w:rsidRDefault="00803A8B" w:rsidP="00A36245">
            <w:pPr>
              <w:spacing w:line="240" w:lineRule="auto"/>
              <w:jc w:val="center"/>
              <w:rPr>
                <w:ins w:id="4128" w:author="Dr Mamadou SANOGO" w:date="2023-10-27T11:26:00Z"/>
                <w:b/>
              </w:rPr>
            </w:pPr>
            <w:ins w:id="4129" w:author="Dr Mamadou SANOGO" w:date="2023-10-27T11:26:00Z">
              <w:r w:rsidRPr="00EE17DC">
                <w:rPr>
                  <w:b/>
                </w:rPr>
                <w:t>Total</w:t>
              </w:r>
            </w:ins>
          </w:p>
        </w:tc>
      </w:tr>
      <w:tr w:rsidR="00A571D6" w:rsidRPr="007B235B" w14:paraId="3A71A45C" w14:textId="77777777" w:rsidTr="00FD6465">
        <w:trPr>
          <w:ins w:id="4130" w:author="Dr Mamadou SANOGO" w:date="2023-10-27T11:26:00Z"/>
          <w:trPrChange w:id="4131" w:author="Dr Mamadou SANOGO" w:date="2023-10-27T23:26:00Z">
            <w:trPr>
              <w:gridAfter w:val="0"/>
            </w:trPr>
          </w:trPrChange>
        </w:trPr>
        <w:tc>
          <w:tcPr>
            <w:tcW w:w="5807" w:type="dxa"/>
            <w:tcPrChange w:id="4132" w:author="Dr Mamadou SANOGO" w:date="2023-10-27T23:26:00Z">
              <w:tcPr>
                <w:tcW w:w="5807" w:type="dxa"/>
              </w:tcPr>
            </w:tcPrChange>
          </w:tcPr>
          <w:p w14:paraId="42B915DF" w14:textId="77777777" w:rsidR="00A571D6" w:rsidRPr="007B235B" w:rsidRDefault="00A571D6" w:rsidP="00A571D6">
            <w:pPr>
              <w:spacing w:line="240" w:lineRule="auto"/>
              <w:rPr>
                <w:ins w:id="4133" w:author="Dr Mamadou SANOGO" w:date="2023-10-27T11:26:00Z"/>
              </w:rPr>
            </w:pPr>
            <w:ins w:id="4134" w:author="Dr Mamadou SANOGO" w:date="2023-10-27T11:26:00Z">
              <w:r w:rsidRPr="007B235B">
                <w:t xml:space="preserve">Nbr. </w:t>
              </w:r>
              <w:proofErr w:type="gramStart"/>
              <w:r w:rsidRPr="007B235B">
                <w:t>d’heures</w:t>
              </w:r>
              <w:proofErr w:type="gramEnd"/>
              <w:r w:rsidRPr="007B235B">
                <w:t xml:space="preserve"> de CM</w:t>
              </w:r>
            </w:ins>
          </w:p>
        </w:tc>
        <w:tc>
          <w:tcPr>
            <w:tcW w:w="1276" w:type="dxa"/>
            <w:tcPrChange w:id="4135" w:author="Dr Mamadou SANOGO" w:date="2023-10-27T23:26:00Z">
              <w:tcPr>
                <w:tcW w:w="1134" w:type="dxa"/>
              </w:tcPr>
            </w:tcPrChange>
          </w:tcPr>
          <w:p w14:paraId="5A858BE8" w14:textId="55B89D27" w:rsidR="00A571D6" w:rsidRDefault="00A571D6" w:rsidP="00A571D6">
            <w:pPr>
              <w:spacing w:line="240" w:lineRule="auto"/>
              <w:jc w:val="center"/>
              <w:rPr>
                <w:ins w:id="4136" w:author="Dr Mamadou SANOGO" w:date="2023-10-27T23:02:00Z"/>
                <w:color w:val="000000"/>
              </w:rPr>
            </w:pPr>
            <w:ins w:id="4137" w:author="Dr Mamadou SANOGO" w:date="2023-10-27T23:25:00Z">
              <w:r w:rsidRPr="000F1165">
                <w:t>5</w:t>
              </w:r>
            </w:ins>
            <w:ins w:id="4138" w:author="Dr Mamadou SANOGO" w:date="2024-11-07T10:52:00Z" w16du:dateUtc="2024-11-07T10:52:00Z">
              <w:r>
                <w:t>64</w:t>
              </w:r>
            </w:ins>
          </w:p>
        </w:tc>
        <w:tc>
          <w:tcPr>
            <w:tcW w:w="1276" w:type="dxa"/>
            <w:tcPrChange w:id="4139" w:author="Dr Mamadou SANOGO" w:date="2023-10-27T23:26:00Z">
              <w:tcPr>
                <w:tcW w:w="1134" w:type="dxa"/>
                <w:gridSpan w:val="2"/>
                <w:vAlign w:val="center"/>
              </w:tcPr>
            </w:tcPrChange>
          </w:tcPr>
          <w:p w14:paraId="5188D85D" w14:textId="191E98CC" w:rsidR="00A571D6" w:rsidRPr="007A3D03" w:rsidRDefault="00A571D6" w:rsidP="00A571D6">
            <w:pPr>
              <w:spacing w:line="240" w:lineRule="auto"/>
              <w:jc w:val="center"/>
              <w:rPr>
                <w:ins w:id="4140" w:author="Dr Mamadou SANOGO" w:date="2023-10-27T11:26:00Z"/>
                <w:color w:val="000000" w:themeColor="text1"/>
                <w:rPrChange w:id="4141" w:author="Dr Mamadou SANOGO" w:date="2024-11-06T16:23:00Z" w16du:dateUtc="2024-11-06T16:23:00Z">
                  <w:rPr>
                    <w:ins w:id="4142" w:author="Dr Mamadou SANOGO" w:date="2023-10-27T11:26:00Z"/>
                  </w:rPr>
                </w:rPrChange>
              </w:rPr>
            </w:pPr>
            <w:ins w:id="4143" w:author="Dr Mamadou SANOGO" w:date="2023-10-27T23:25:00Z">
              <w:r w:rsidRPr="007A3D03">
                <w:rPr>
                  <w:color w:val="000000" w:themeColor="text1"/>
                  <w:rPrChange w:id="4144" w:author="Dr Mamadou SANOGO" w:date="2024-11-06T16:23:00Z" w16du:dateUtc="2024-11-06T16:23:00Z">
                    <w:rPr/>
                  </w:rPrChange>
                </w:rPr>
                <w:t>5</w:t>
              </w:r>
            </w:ins>
            <w:ins w:id="4145" w:author="Dr Mamadou SANOGO" w:date="2024-11-07T10:52:00Z" w16du:dateUtc="2024-11-07T10:52:00Z">
              <w:r>
                <w:rPr>
                  <w:color w:val="000000" w:themeColor="text1"/>
                </w:rPr>
                <w:t>40</w:t>
              </w:r>
            </w:ins>
          </w:p>
        </w:tc>
        <w:tc>
          <w:tcPr>
            <w:tcW w:w="1275" w:type="dxa"/>
            <w:tcPrChange w:id="4146" w:author="Dr Mamadou SANOGO" w:date="2023-10-27T23:26:00Z">
              <w:tcPr>
                <w:tcW w:w="1134" w:type="dxa"/>
                <w:gridSpan w:val="2"/>
                <w:vAlign w:val="center"/>
              </w:tcPr>
            </w:tcPrChange>
          </w:tcPr>
          <w:p w14:paraId="09E14526" w14:textId="01A1866A" w:rsidR="00A571D6" w:rsidRPr="007A3D03" w:rsidRDefault="00A571D6" w:rsidP="00A571D6">
            <w:pPr>
              <w:spacing w:line="240" w:lineRule="auto"/>
              <w:jc w:val="center"/>
              <w:rPr>
                <w:ins w:id="4147" w:author="Dr Mamadou SANOGO" w:date="2023-10-27T11:26:00Z"/>
                <w:color w:val="000000" w:themeColor="text1"/>
                <w:rPrChange w:id="4148" w:author="Dr Mamadou SANOGO" w:date="2024-11-06T16:24:00Z" w16du:dateUtc="2024-11-06T16:24:00Z">
                  <w:rPr>
                    <w:ins w:id="4149" w:author="Dr Mamadou SANOGO" w:date="2023-10-27T11:26:00Z"/>
                  </w:rPr>
                </w:rPrChange>
              </w:rPr>
            </w:pPr>
            <w:ins w:id="4150" w:author="Dr Mamadou SANOGO" w:date="2024-11-07T10:52:00Z" w16du:dateUtc="2024-11-07T10:52:00Z">
              <w:r>
                <w:rPr>
                  <w:color w:val="000000" w:themeColor="text1"/>
                </w:rPr>
                <w:t>400</w:t>
              </w:r>
            </w:ins>
          </w:p>
        </w:tc>
        <w:tc>
          <w:tcPr>
            <w:tcW w:w="851" w:type="dxa"/>
            <w:tcPrChange w:id="4151" w:author="Dr Mamadou SANOGO" w:date="2023-10-27T23:26:00Z">
              <w:tcPr>
                <w:tcW w:w="992" w:type="dxa"/>
                <w:gridSpan w:val="2"/>
                <w:vAlign w:val="center"/>
              </w:tcPr>
            </w:tcPrChange>
          </w:tcPr>
          <w:p w14:paraId="222682B8" w14:textId="2B0DEE22" w:rsidR="00A571D6" w:rsidRPr="00A571D6" w:rsidRDefault="00A571D6" w:rsidP="00A571D6">
            <w:pPr>
              <w:spacing w:line="240" w:lineRule="auto"/>
              <w:jc w:val="center"/>
              <w:rPr>
                <w:ins w:id="4152" w:author="Dr Mamadou SANOGO" w:date="2023-10-27T11:26:00Z"/>
                <w:b/>
                <w:bCs/>
                <w:color w:val="FF0000"/>
                <w:rPrChange w:id="4153" w:author="Dr Mamadou SANOGO" w:date="2024-11-07T10:54:00Z" w16du:dateUtc="2024-11-07T10:54:00Z">
                  <w:rPr>
                    <w:ins w:id="4154" w:author="Dr Mamadou SANOGO" w:date="2023-10-27T11:26:00Z"/>
                    <w:b/>
                    <w:bCs/>
                  </w:rPr>
                </w:rPrChange>
              </w:rPr>
            </w:pPr>
            <w:ins w:id="4155" w:author="Dr Mamadou SANOGO" w:date="2024-11-07T10:54:00Z" w16du:dateUtc="2024-11-07T10:54:00Z">
              <w:r w:rsidRPr="00A571D6">
                <w:rPr>
                  <w:b/>
                  <w:bCs/>
                  <w:rPrChange w:id="4156" w:author="Dr Mamadou SANOGO" w:date="2024-11-07T10:54:00Z" w16du:dateUtc="2024-11-07T10:54:00Z">
                    <w:rPr/>
                  </w:rPrChange>
                </w:rPr>
                <w:t>1504</w:t>
              </w:r>
            </w:ins>
          </w:p>
        </w:tc>
      </w:tr>
      <w:tr w:rsidR="00A571D6" w:rsidRPr="007B235B" w14:paraId="648BAEEA" w14:textId="77777777" w:rsidTr="00FD6465">
        <w:trPr>
          <w:ins w:id="4157" w:author="Dr Mamadou SANOGO" w:date="2023-10-27T11:26:00Z"/>
          <w:trPrChange w:id="4158" w:author="Dr Mamadou SANOGO" w:date="2023-10-27T23:26:00Z">
            <w:trPr>
              <w:gridAfter w:val="0"/>
            </w:trPr>
          </w:trPrChange>
        </w:trPr>
        <w:tc>
          <w:tcPr>
            <w:tcW w:w="5807" w:type="dxa"/>
            <w:tcPrChange w:id="4159" w:author="Dr Mamadou SANOGO" w:date="2023-10-27T23:26:00Z">
              <w:tcPr>
                <w:tcW w:w="5807" w:type="dxa"/>
              </w:tcPr>
            </w:tcPrChange>
          </w:tcPr>
          <w:p w14:paraId="34BB3D42" w14:textId="77777777" w:rsidR="00A571D6" w:rsidRPr="007B235B" w:rsidRDefault="00A571D6" w:rsidP="00A571D6">
            <w:pPr>
              <w:spacing w:line="240" w:lineRule="auto"/>
              <w:rPr>
                <w:ins w:id="4160" w:author="Dr Mamadou SANOGO" w:date="2023-10-27T11:26:00Z"/>
              </w:rPr>
            </w:pPr>
            <w:ins w:id="4161" w:author="Dr Mamadou SANOGO" w:date="2023-10-27T11:26:00Z">
              <w:r w:rsidRPr="007B235B">
                <w:t xml:space="preserve">Nbr. </w:t>
              </w:r>
              <w:proofErr w:type="gramStart"/>
              <w:r w:rsidRPr="007B235B">
                <w:t>d’heures</w:t>
              </w:r>
              <w:proofErr w:type="gramEnd"/>
              <w:r w:rsidRPr="007B235B">
                <w:t xml:space="preserve"> de TD</w:t>
              </w:r>
            </w:ins>
          </w:p>
        </w:tc>
        <w:tc>
          <w:tcPr>
            <w:tcW w:w="1276" w:type="dxa"/>
            <w:tcPrChange w:id="4162" w:author="Dr Mamadou SANOGO" w:date="2023-10-27T23:26:00Z">
              <w:tcPr>
                <w:tcW w:w="1134" w:type="dxa"/>
              </w:tcPr>
            </w:tcPrChange>
          </w:tcPr>
          <w:p w14:paraId="6BFA838D" w14:textId="6792FAC3" w:rsidR="00A571D6" w:rsidRDefault="00A571D6" w:rsidP="00A571D6">
            <w:pPr>
              <w:spacing w:line="240" w:lineRule="auto"/>
              <w:jc w:val="center"/>
              <w:rPr>
                <w:ins w:id="4163" w:author="Dr Mamadou SANOGO" w:date="2023-10-27T23:02:00Z"/>
                <w:color w:val="000000"/>
              </w:rPr>
            </w:pPr>
            <w:ins w:id="4164" w:author="Dr Mamadou SANOGO" w:date="2024-11-07T10:53:00Z" w16du:dateUtc="2024-11-07T10:53:00Z">
              <w:r>
                <w:rPr>
                  <w:color w:val="000000"/>
                </w:rPr>
                <w:t>168</w:t>
              </w:r>
            </w:ins>
          </w:p>
        </w:tc>
        <w:tc>
          <w:tcPr>
            <w:tcW w:w="1276" w:type="dxa"/>
            <w:tcPrChange w:id="4165" w:author="Dr Mamadou SANOGO" w:date="2023-10-27T23:26:00Z">
              <w:tcPr>
                <w:tcW w:w="1134" w:type="dxa"/>
                <w:gridSpan w:val="2"/>
                <w:vAlign w:val="center"/>
              </w:tcPr>
            </w:tcPrChange>
          </w:tcPr>
          <w:p w14:paraId="0E29CCAB" w14:textId="07771F11" w:rsidR="00A571D6" w:rsidRPr="007A3D03" w:rsidRDefault="00A571D6" w:rsidP="00A571D6">
            <w:pPr>
              <w:spacing w:line="240" w:lineRule="auto"/>
              <w:jc w:val="center"/>
              <w:rPr>
                <w:ins w:id="4166" w:author="Dr Mamadou SANOGO" w:date="2023-10-27T11:26:00Z"/>
                <w:color w:val="000000" w:themeColor="text1"/>
                <w:rPrChange w:id="4167" w:author="Dr Mamadou SANOGO" w:date="2024-11-06T16:23:00Z" w16du:dateUtc="2024-11-06T16:23:00Z">
                  <w:rPr>
                    <w:ins w:id="4168" w:author="Dr Mamadou SANOGO" w:date="2023-10-27T11:26:00Z"/>
                  </w:rPr>
                </w:rPrChange>
              </w:rPr>
            </w:pPr>
            <w:ins w:id="4169" w:author="Dr Mamadou SANOGO" w:date="2024-11-06T16:22:00Z" w16du:dateUtc="2024-11-06T16:22:00Z">
              <w:r w:rsidRPr="007A3D03">
                <w:rPr>
                  <w:color w:val="000000" w:themeColor="text1"/>
                  <w:rPrChange w:id="4170" w:author="Dr Mamadou SANOGO" w:date="2024-11-06T16:23:00Z" w16du:dateUtc="2024-11-06T16:23:00Z">
                    <w:rPr>
                      <w:color w:val="FF0000"/>
                    </w:rPr>
                  </w:rPrChange>
                </w:rPr>
                <w:t>15</w:t>
              </w:r>
            </w:ins>
            <w:ins w:id="4171" w:author="Dr Mamadou SANOGO" w:date="2024-11-07T10:53:00Z" w16du:dateUtc="2024-11-07T10:53:00Z">
              <w:r>
                <w:rPr>
                  <w:color w:val="000000" w:themeColor="text1"/>
                </w:rPr>
                <w:t>7</w:t>
              </w:r>
            </w:ins>
          </w:p>
        </w:tc>
        <w:tc>
          <w:tcPr>
            <w:tcW w:w="1275" w:type="dxa"/>
            <w:tcPrChange w:id="4172" w:author="Dr Mamadou SANOGO" w:date="2023-10-27T23:26:00Z">
              <w:tcPr>
                <w:tcW w:w="1134" w:type="dxa"/>
                <w:gridSpan w:val="2"/>
                <w:vAlign w:val="center"/>
              </w:tcPr>
            </w:tcPrChange>
          </w:tcPr>
          <w:p w14:paraId="749D7EBB" w14:textId="27340F92" w:rsidR="00A571D6" w:rsidRPr="007A3D03" w:rsidRDefault="00A571D6" w:rsidP="00A571D6">
            <w:pPr>
              <w:spacing w:line="240" w:lineRule="auto"/>
              <w:jc w:val="center"/>
              <w:rPr>
                <w:ins w:id="4173" w:author="Dr Mamadou SANOGO" w:date="2023-10-27T11:26:00Z"/>
                <w:color w:val="000000" w:themeColor="text1"/>
                <w:rPrChange w:id="4174" w:author="Dr Mamadou SANOGO" w:date="2024-11-06T16:24:00Z" w16du:dateUtc="2024-11-06T16:24:00Z">
                  <w:rPr>
                    <w:ins w:id="4175" w:author="Dr Mamadou SANOGO" w:date="2023-10-27T11:26:00Z"/>
                  </w:rPr>
                </w:rPrChange>
              </w:rPr>
            </w:pPr>
            <w:ins w:id="4176" w:author="Dr Mamadou SANOGO" w:date="2023-10-27T23:25:00Z">
              <w:r w:rsidRPr="007A3D03">
                <w:rPr>
                  <w:color w:val="000000" w:themeColor="text1"/>
                  <w:rPrChange w:id="4177" w:author="Dr Mamadou SANOGO" w:date="2024-11-06T16:24:00Z" w16du:dateUtc="2024-11-06T16:24:00Z">
                    <w:rPr/>
                  </w:rPrChange>
                </w:rPr>
                <w:t>1</w:t>
              </w:r>
            </w:ins>
            <w:ins w:id="4178" w:author="Dr Mamadou SANOGO" w:date="2024-11-07T10:53:00Z" w16du:dateUtc="2024-11-07T10:53:00Z">
              <w:r>
                <w:rPr>
                  <w:color w:val="000000" w:themeColor="text1"/>
                </w:rPr>
                <w:t>51</w:t>
              </w:r>
            </w:ins>
          </w:p>
        </w:tc>
        <w:tc>
          <w:tcPr>
            <w:tcW w:w="851" w:type="dxa"/>
            <w:tcPrChange w:id="4179" w:author="Dr Mamadou SANOGO" w:date="2023-10-27T23:26:00Z">
              <w:tcPr>
                <w:tcW w:w="992" w:type="dxa"/>
                <w:gridSpan w:val="2"/>
                <w:vAlign w:val="center"/>
              </w:tcPr>
            </w:tcPrChange>
          </w:tcPr>
          <w:p w14:paraId="5913B821" w14:textId="41A40310" w:rsidR="00A571D6" w:rsidRPr="00A571D6" w:rsidRDefault="00A571D6" w:rsidP="00A571D6">
            <w:pPr>
              <w:spacing w:line="240" w:lineRule="auto"/>
              <w:jc w:val="center"/>
              <w:rPr>
                <w:ins w:id="4180" w:author="Dr Mamadou SANOGO" w:date="2023-10-27T11:26:00Z"/>
                <w:b/>
                <w:bCs/>
                <w:color w:val="FF0000"/>
                <w:rPrChange w:id="4181" w:author="Dr Mamadou SANOGO" w:date="2024-11-07T10:54:00Z" w16du:dateUtc="2024-11-07T10:54:00Z">
                  <w:rPr>
                    <w:ins w:id="4182" w:author="Dr Mamadou SANOGO" w:date="2023-10-27T11:26:00Z"/>
                    <w:b/>
                    <w:bCs/>
                  </w:rPr>
                </w:rPrChange>
              </w:rPr>
            </w:pPr>
            <w:ins w:id="4183" w:author="Dr Mamadou SANOGO" w:date="2024-11-07T10:54:00Z" w16du:dateUtc="2024-11-07T10:54:00Z">
              <w:r w:rsidRPr="00A571D6">
                <w:rPr>
                  <w:b/>
                  <w:bCs/>
                  <w:rPrChange w:id="4184" w:author="Dr Mamadou SANOGO" w:date="2024-11-07T10:54:00Z" w16du:dateUtc="2024-11-07T10:54:00Z">
                    <w:rPr/>
                  </w:rPrChange>
                </w:rPr>
                <w:t>476</w:t>
              </w:r>
            </w:ins>
          </w:p>
        </w:tc>
      </w:tr>
      <w:tr w:rsidR="00A571D6" w:rsidRPr="007B235B" w14:paraId="0828FE6D" w14:textId="77777777" w:rsidTr="00FD6465">
        <w:trPr>
          <w:ins w:id="4185" w:author="Dr Mamadou SANOGO" w:date="2023-10-27T11:26:00Z"/>
          <w:trPrChange w:id="4186" w:author="Dr Mamadou SANOGO" w:date="2023-10-27T23:26:00Z">
            <w:trPr>
              <w:gridAfter w:val="0"/>
            </w:trPr>
          </w:trPrChange>
        </w:trPr>
        <w:tc>
          <w:tcPr>
            <w:tcW w:w="5807" w:type="dxa"/>
            <w:tcPrChange w:id="4187" w:author="Dr Mamadou SANOGO" w:date="2023-10-27T23:26:00Z">
              <w:tcPr>
                <w:tcW w:w="5807" w:type="dxa"/>
              </w:tcPr>
            </w:tcPrChange>
          </w:tcPr>
          <w:p w14:paraId="5DC23A8C" w14:textId="77777777" w:rsidR="00A571D6" w:rsidRPr="007B235B" w:rsidRDefault="00A571D6" w:rsidP="00A571D6">
            <w:pPr>
              <w:spacing w:line="240" w:lineRule="auto"/>
              <w:rPr>
                <w:ins w:id="4188" w:author="Dr Mamadou SANOGO" w:date="2023-10-27T11:26:00Z"/>
              </w:rPr>
            </w:pPr>
            <w:ins w:id="4189" w:author="Dr Mamadou SANOGO" w:date="2023-10-27T11:26:00Z">
              <w:r w:rsidRPr="007B235B">
                <w:t xml:space="preserve">Nbr. </w:t>
              </w:r>
              <w:proofErr w:type="gramStart"/>
              <w:r w:rsidRPr="007B235B">
                <w:t>d’heures</w:t>
              </w:r>
              <w:proofErr w:type="gramEnd"/>
              <w:r w:rsidRPr="007B235B">
                <w:t xml:space="preserve"> de TP</w:t>
              </w:r>
            </w:ins>
          </w:p>
        </w:tc>
        <w:tc>
          <w:tcPr>
            <w:tcW w:w="1276" w:type="dxa"/>
            <w:tcPrChange w:id="4190" w:author="Dr Mamadou SANOGO" w:date="2023-10-27T23:26:00Z">
              <w:tcPr>
                <w:tcW w:w="1134" w:type="dxa"/>
              </w:tcPr>
            </w:tcPrChange>
          </w:tcPr>
          <w:p w14:paraId="7ECB3F99" w14:textId="64D369A5" w:rsidR="00A571D6" w:rsidRDefault="00A571D6" w:rsidP="00A571D6">
            <w:pPr>
              <w:spacing w:line="240" w:lineRule="auto"/>
              <w:jc w:val="center"/>
              <w:rPr>
                <w:ins w:id="4191" w:author="Dr Mamadou SANOGO" w:date="2023-10-27T23:02:00Z"/>
                <w:color w:val="000000"/>
              </w:rPr>
            </w:pPr>
            <w:ins w:id="4192" w:author="Dr Mamadou SANOGO" w:date="2024-11-06T16:10:00Z" w16du:dateUtc="2024-11-06T16:10:00Z">
              <w:r>
                <w:rPr>
                  <w:color w:val="000000"/>
                </w:rPr>
                <w:t>1</w:t>
              </w:r>
            </w:ins>
            <w:ins w:id="4193" w:author="Dr Mamadou SANOGO" w:date="2024-11-07T10:53:00Z" w16du:dateUtc="2024-11-07T10:53:00Z">
              <w:r>
                <w:rPr>
                  <w:color w:val="000000"/>
                </w:rPr>
                <w:t>68</w:t>
              </w:r>
            </w:ins>
          </w:p>
        </w:tc>
        <w:tc>
          <w:tcPr>
            <w:tcW w:w="1276" w:type="dxa"/>
            <w:tcPrChange w:id="4194" w:author="Dr Mamadou SANOGO" w:date="2023-10-27T23:26:00Z">
              <w:tcPr>
                <w:tcW w:w="1134" w:type="dxa"/>
                <w:gridSpan w:val="2"/>
                <w:vAlign w:val="center"/>
              </w:tcPr>
            </w:tcPrChange>
          </w:tcPr>
          <w:p w14:paraId="7F4CEA24" w14:textId="4B20BA8B" w:rsidR="00A571D6" w:rsidRPr="007A3D03" w:rsidRDefault="00A571D6" w:rsidP="00A571D6">
            <w:pPr>
              <w:spacing w:line="240" w:lineRule="auto"/>
              <w:jc w:val="center"/>
              <w:rPr>
                <w:ins w:id="4195" w:author="Dr Mamadou SANOGO" w:date="2023-10-27T11:26:00Z"/>
                <w:color w:val="000000" w:themeColor="text1"/>
                <w:rPrChange w:id="4196" w:author="Dr Mamadou SANOGO" w:date="2024-11-06T16:23:00Z" w16du:dateUtc="2024-11-06T16:23:00Z">
                  <w:rPr>
                    <w:ins w:id="4197" w:author="Dr Mamadou SANOGO" w:date="2023-10-27T11:26:00Z"/>
                  </w:rPr>
                </w:rPrChange>
              </w:rPr>
            </w:pPr>
            <w:ins w:id="4198" w:author="Dr Mamadou SANOGO" w:date="2024-11-06T16:22:00Z" w16du:dateUtc="2024-11-06T16:22:00Z">
              <w:r w:rsidRPr="007A3D03">
                <w:rPr>
                  <w:color w:val="000000" w:themeColor="text1"/>
                  <w:rPrChange w:id="4199" w:author="Dr Mamadou SANOGO" w:date="2024-11-06T16:23:00Z" w16du:dateUtc="2024-11-06T16:23:00Z">
                    <w:rPr>
                      <w:color w:val="FF0000"/>
                    </w:rPr>
                  </w:rPrChange>
                </w:rPr>
                <w:t>15</w:t>
              </w:r>
            </w:ins>
            <w:ins w:id="4200" w:author="Dr Mamadou SANOGO" w:date="2024-11-07T10:53:00Z" w16du:dateUtc="2024-11-07T10:53:00Z">
              <w:r>
                <w:rPr>
                  <w:color w:val="000000" w:themeColor="text1"/>
                </w:rPr>
                <w:t>7</w:t>
              </w:r>
            </w:ins>
          </w:p>
        </w:tc>
        <w:tc>
          <w:tcPr>
            <w:tcW w:w="1275" w:type="dxa"/>
            <w:tcPrChange w:id="4201" w:author="Dr Mamadou SANOGO" w:date="2023-10-27T23:26:00Z">
              <w:tcPr>
                <w:tcW w:w="1134" w:type="dxa"/>
                <w:gridSpan w:val="2"/>
                <w:vAlign w:val="center"/>
              </w:tcPr>
            </w:tcPrChange>
          </w:tcPr>
          <w:p w14:paraId="44BF6CC0" w14:textId="2F0C312B" w:rsidR="00A571D6" w:rsidRPr="007A3D03" w:rsidRDefault="00A571D6" w:rsidP="00A571D6">
            <w:pPr>
              <w:spacing w:line="240" w:lineRule="auto"/>
              <w:jc w:val="center"/>
              <w:rPr>
                <w:ins w:id="4202" w:author="Dr Mamadou SANOGO" w:date="2023-10-27T11:26:00Z"/>
                <w:color w:val="000000" w:themeColor="text1"/>
                <w:rPrChange w:id="4203" w:author="Dr Mamadou SANOGO" w:date="2024-11-06T16:24:00Z" w16du:dateUtc="2024-11-06T16:24:00Z">
                  <w:rPr>
                    <w:ins w:id="4204" w:author="Dr Mamadou SANOGO" w:date="2023-10-27T11:26:00Z"/>
                  </w:rPr>
                </w:rPrChange>
              </w:rPr>
            </w:pPr>
            <w:ins w:id="4205" w:author="Dr Mamadou SANOGO" w:date="2023-10-27T23:25:00Z">
              <w:r w:rsidRPr="007A3D03">
                <w:rPr>
                  <w:color w:val="000000" w:themeColor="text1"/>
                  <w:rPrChange w:id="4206" w:author="Dr Mamadou SANOGO" w:date="2024-11-06T16:24:00Z" w16du:dateUtc="2024-11-06T16:24:00Z">
                    <w:rPr/>
                  </w:rPrChange>
                </w:rPr>
                <w:t>1</w:t>
              </w:r>
            </w:ins>
            <w:ins w:id="4207" w:author="Dr Mamadou SANOGO" w:date="2024-11-07T10:53:00Z" w16du:dateUtc="2024-11-07T10:53:00Z">
              <w:r>
                <w:rPr>
                  <w:color w:val="000000" w:themeColor="text1"/>
                </w:rPr>
                <w:t>51</w:t>
              </w:r>
            </w:ins>
          </w:p>
        </w:tc>
        <w:tc>
          <w:tcPr>
            <w:tcW w:w="851" w:type="dxa"/>
            <w:tcPrChange w:id="4208" w:author="Dr Mamadou SANOGO" w:date="2023-10-27T23:26:00Z">
              <w:tcPr>
                <w:tcW w:w="992" w:type="dxa"/>
                <w:gridSpan w:val="2"/>
                <w:vAlign w:val="center"/>
              </w:tcPr>
            </w:tcPrChange>
          </w:tcPr>
          <w:p w14:paraId="7EBBDD62" w14:textId="0DB6F0FC" w:rsidR="00A571D6" w:rsidRPr="00A571D6" w:rsidRDefault="00A571D6" w:rsidP="00A571D6">
            <w:pPr>
              <w:spacing w:line="240" w:lineRule="auto"/>
              <w:jc w:val="center"/>
              <w:rPr>
                <w:ins w:id="4209" w:author="Dr Mamadou SANOGO" w:date="2023-10-27T11:26:00Z"/>
                <w:b/>
                <w:bCs/>
                <w:color w:val="FF0000"/>
                <w:rPrChange w:id="4210" w:author="Dr Mamadou SANOGO" w:date="2024-11-07T10:54:00Z" w16du:dateUtc="2024-11-07T10:54:00Z">
                  <w:rPr>
                    <w:ins w:id="4211" w:author="Dr Mamadou SANOGO" w:date="2023-10-27T11:26:00Z"/>
                    <w:b/>
                    <w:bCs/>
                  </w:rPr>
                </w:rPrChange>
              </w:rPr>
            </w:pPr>
            <w:ins w:id="4212" w:author="Dr Mamadou SANOGO" w:date="2024-11-07T10:54:00Z" w16du:dateUtc="2024-11-07T10:54:00Z">
              <w:r w:rsidRPr="00A571D6">
                <w:rPr>
                  <w:b/>
                  <w:bCs/>
                  <w:rPrChange w:id="4213" w:author="Dr Mamadou SANOGO" w:date="2024-11-07T10:54:00Z" w16du:dateUtc="2024-11-07T10:54:00Z">
                    <w:rPr/>
                  </w:rPrChange>
                </w:rPr>
                <w:t>476</w:t>
              </w:r>
            </w:ins>
          </w:p>
        </w:tc>
      </w:tr>
      <w:tr w:rsidR="00803A8B" w:rsidRPr="007B235B" w14:paraId="2F3FBC4F" w14:textId="77777777" w:rsidTr="00F311D8">
        <w:trPr>
          <w:ins w:id="4214" w:author="Dr Mamadou SANOGO" w:date="2023-10-27T11:26:00Z"/>
          <w:trPrChange w:id="4215" w:author="Dr Mamadou SANOGO" w:date="2023-10-27T23:32:00Z">
            <w:trPr>
              <w:gridAfter w:val="0"/>
            </w:trPr>
          </w:trPrChange>
        </w:trPr>
        <w:tc>
          <w:tcPr>
            <w:tcW w:w="5807" w:type="dxa"/>
            <w:tcPrChange w:id="4216" w:author="Dr Mamadou SANOGO" w:date="2023-10-27T23:32:00Z">
              <w:tcPr>
                <w:tcW w:w="5807" w:type="dxa"/>
              </w:tcPr>
            </w:tcPrChange>
          </w:tcPr>
          <w:p w14:paraId="27B55EF6" w14:textId="77777777" w:rsidR="00803A8B" w:rsidRPr="007B235B" w:rsidRDefault="00803A8B">
            <w:pPr>
              <w:spacing w:line="240" w:lineRule="auto"/>
              <w:jc w:val="left"/>
              <w:rPr>
                <w:ins w:id="4217" w:author="Dr Mamadou SANOGO" w:date="2023-10-27T11:26:00Z"/>
              </w:rPr>
              <w:pPrChange w:id="4218" w:author="Dr Mamadou SANOGO" w:date="2023-10-27T23:26:00Z">
                <w:pPr>
                  <w:spacing w:line="240" w:lineRule="auto"/>
                </w:pPr>
              </w:pPrChange>
            </w:pPr>
            <w:ins w:id="4219"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276" w:type="dxa"/>
            <w:vAlign w:val="center"/>
            <w:tcPrChange w:id="4220" w:author="Dr Mamadou SANOGO" w:date="2023-10-27T23:32:00Z">
              <w:tcPr>
                <w:tcW w:w="1134" w:type="dxa"/>
              </w:tcPr>
            </w:tcPrChange>
          </w:tcPr>
          <w:p w14:paraId="6AB3C736" w14:textId="62FDB92E" w:rsidR="00803A8B" w:rsidRPr="00B6588F" w:rsidRDefault="00E60957" w:rsidP="00F311D8">
            <w:pPr>
              <w:spacing w:line="240" w:lineRule="auto"/>
              <w:jc w:val="center"/>
              <w:rPr>
                <w:ins w:id="4221" w:author="Dr Mamadou SANOGO" w:date="2023-10-27T23:02:00Z"/>
                <w:color w:val="000000" w:themeColor="text1"/>
                <w:rPrChange w:id="4222" w:author="Dr Mamadou SANOGO" w:date="2024-11-06T16:32:00Z" w16du:dateUtc="2024-11-06T16:32:00Z">
                  <w:rPr>
                    <w:ins w:id="4223" w:author="Dr Mamadou SANOGO" w:date="2023-10-27T23:02:00Z"/>
                    <w:color w:val="000000"/>
                  </w:rPr>
                </w:rPrChange>
              </w:rPr>
            </w:pPr>
            <w:ins w:id="4224" w:author="Dr Mamadou SANOGO" w:date="2024-11-07T11:07:00Z" w16du:dateUtc="2024-11-07T11:07:00Z">
              <w:r>
                <w:rPr>
                  <w:color w:val="000000" w:themeColor="text1"/>
                </w:rPr>
                <w:t>2</w:t>
              </w:r>
            </w:ins>
          </w:p>
        </w:tc>
        <w:tc>
          <w:tcPr>
            <w:tcW w:w="1276" w:type="dxa"/>
            <w:vAlign w:val="center"/>
            <w:tcPrChange w:id="4225" w:author="Dr Mamadou SANOGO" w:date="2023-10-27T23:32:00Z">
              <w:tcPr>
                <w:tcW w:w="1134" w:type="dxa"/>
                <w:gridSpan w:val="2"/>
                <w:vAlign w:val="center"/>
              </w:tcPr>
            </w:tcPrChange>
          </w:tcPr>
          <w:p w14:paraId="7408C227" w14:textId="726619C5" w:rsidR="00803A8B" w:rsidRPr="00B6588F" w:rsidRDefault="00E60957" w:rsidP="00356D2D">
            <w:pPr>
              <w:spacing w:line="240" w:lineRule="auto"/>
              <w:jc w:val="center"/>
              <w:rPr>
                <w:ins w:id="4226" w:author="Dr Mamadou SANOGO" w:date="2023-10-27T11:26:00Z"/>
                <w:color w:val="000000" w:themeColor="text1"/>
                <w:rPrChange w:id="4227" w:author="Dr Mamadou SANOGO" w:date="2024-11-06T16:32:00Z" w16du:dateUtc="2024-11-06T16:32:00Z">
                  <w:rPr>
                    <w:ins w:id="4228" w:author="Dr Mamadou SANOGO" w:date="2023-10-27T11:26:00Z"/>
                  </w:rPr>
                </w:rPrChange>
              </w:rPr>
            </w:pPr>
            <w:ins w:id="4229" w:author="Dr Mamadou SANOGO" w:date="2024-11-07T11:08:00Z" w16du:dateUtc="2024-11-07T11:08:00Z">
              <w:r>
                <w:rPr>
                  <w:color w:val="000000" w:themeColor="text1"/>
                </w:rPr>
                <w:t>8</w:t>
              </w:r>
            </w:ins>
          </w:p>
        </w:tc>
        <w:tc>
          <w:tcPr>
            <w:tcW w:w="1275" w:type="dxa"/>
            <w:vAlign w:val="center"/>
            <w:tcPrChange w:id="4230" w:author="Dr Mamadou SANOGO" w:date="2023-10-27T23:32:00Z">
              <w:tcPr>
                <w:tcW w:w="1134" w:type="dxa"/>
                <w:gridSpan w:val="2"/>
                <w:vAlign w:val="center"/>
              </w:tcPr>
            </w:tcPrChange>
          </w:tcPr>
          <w:p w14:paraId="0F0D5A9E" w14:textId="46A427F0" w:rsidR="00803A8B" w:rsidRPr="00B6588F" w:rsidRDefault="00E60957" w:rsidP="00356D2D">
            <w:pPr>
              <w:spacing w:line="240" w:lineRule="auto"/>
              <w:jc w:val="center"/>
              <w:rPr>
                <w:ins w:id="4231" w:author="Dr Mamadou SANOGO" w:date="2023-10-27T11:26:00Z"/>
                <w:color w:val="000000" w:themeColor="text1"/>
                <w:rPrChange w:id="4232" w:author="Dr Mamadou SANOGO" w:date="2024-11-06T16:32:00Z" w16du:dateUtc="2024-11-06T16:32:00Z">
                  <w:rPr>
                    <w:ins w:id="4233" w:author="Dr Mamadou SANOGO" w:date="2023-10-27T11:26:00Z"/>
                  </w:rPr>
                </w:rPrChange>
              </w:rPr>
            </w:pPr>
            <w:ins w:id="4234" w:author="Dr Mamadou SANOGO" w:date="2024-11-07T11:09:00Z" w16du:dateUtc="2024-11-07T11:09:00Z">
              <w:r>
                <w:rPr>
                  <w:color w:val="000000" w:themeColor="text1"/>
                </w:rPr>
                <w:t>22</w:t>
              </w:r>
            </w:ins>
          </w:p>
        </w:tc>
        <w:tc>
          <w:tcPr>
            <w:tcW w:w="851" w:type="dxa"/>
            <w:vAlign w:val="center"/>
            <w:tcPrChange w:id="4235" w:author="Dr Mamadou SANOGO" w:date="2023-10-27T23:32:00Z">
              <w:tcPr>
                <w:tcW w:w="992" w:type="dxa"/>
                <w:gridSpan w:val="2"/>
                <w:vAlign w:val="center"/>
              </w:tcPr>
            </w:tcPrChange>
          </w:tcPr>
          <w:p w14:paraId="0E5A0A09" w14:textId="524A9E76" w:rsidR="00803A8B" w:rsidRPr="00B6588F" w:rsidRDefault="00E60957" w:rsidP="00356D2D">
            <w:pPr>
              <w:spacing w:line="240" w:lineRule="auto"/>
              <w:jc w:val="center"/>
              <w:rPr>
                <w:ins w:id="4236" w:author="Dr Mamadou SANOGO" w:date="2023-10-27T11:26:00Z"/>
                <w:b/>
                <w:color w:val="000000" w:themeColor="text1"/>
                <w:rPrChange w:id="4237" w:author="Dr Mamadou SANOGO" w:date="2024-11-06T16:32:00Z" w16du:dateUtc="2024-11-06T16:32:00Z">
                  <w:rPr>
                    <w:ins w:id="4238" w:author="Dr Mamadou SANOGO" w:date="2023-10-27T11:26:00Z"/>
                    <w:b/>
                  </w:rPr>
                </w:rPrChange>
              </w:rPr>
            </w:pPr>
            <w:ins w:id="4239" w:author="Dr Mamadou SANOGO" w:date="2024-11-07T11:09:00Z" w16du:dateUtc="2024-11-07T11:09:00Z">
              <w:r>
                <w:rPr>
                  <w:b/>
                  <w:color w:val="000000" w:themeColor="text1"/>
                </w:rPr>
                <w:t>32</w:t>
              </w:r>
            </w:ins>
          </w:p>
        </w:tc>
      </w:tr>
      <w:tr w:rsidR="00803A8B" w:rsidRPr="007B235B" w14:paraId="54C44DE5" w14:textId="77777777" w:rsidTr="00803A8B">
        <w:trPr>
          <w:ins w:id="4240" w:author="Dr Mamadou SANOGO" w:date="2023-10-27T11:26:00Z"/>
          <w:trPrChange w:id="4241" w:author="Dr Mamadou SANOGO" w:date="2023-10-27T23:03:00Z">
            <w:trPr>
              <w:gridAfter w:val="0"/>
            </w:trPr>
          </w:trPrChange>
        </w:trPr>
        <w:tc>
          <w:tcPr>
            <w:tcW w:w="5807" w:type="dxa"/>
            <w:tcPrChange w:id="4242" w:author="Dr Mamadou SANOGO" w:date="2023-10-27T23:03:00Z">
              <w:tcPr>
                <w:tcW w:w="5807" w:type="dxa"/>
              </w:tcPr>
            </w:tcPrChange>
          </w:tcPr>
          <w:p w14:paraId="3B27EFA7" w14:textId="77777777" w:rsidR="00803A8B" w:rsidRPr="007B235B" w:rsidRDefault="00803A8B" w:rsidP="00A36245">
            <w:pPr>
              <w:spacing w:line="240" w:lineRule="auto"/>
              <w:rPr>
                <w:ins w:id="4243" w:author="Dr Mamadou SANOGO" w:date="2023-10-27T11:26:00Z"/>
              </w:rPr>
            </w:pPr>
            <w:ins w:id="4244"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276" w:type="dxa"/>
            <w:tcPrChange w:id="4245" w:author="Dr Mamadou SANOGO" w:date="2023-10-27T23:03:00Z">
              <w:tcPr>
                <w:tcW w:w="1134" w:type="dxa"/>
              </w:tcPr>
            </w:tcPrChange>
          </w:tcPr>
          <w:p w14:paraId="0C520F79" w14:textId="1B0BE385" w:rsidR="00803A8B" w:rsidRPr="00B6588F" w:rsidRDefault="00A571D6" w:rsidP="00A36245">
            <w:pPr>
              <w:spacing w:line="240" w:lineRule="auto"/>
              <w:jc w:val="center"/>
              <w:rPr>
                <w:ins w:id="4246" w:author="Dr Mamadou SANOGO" w:date="2023-10-27T23:02:00Z"/>
                <w:color w:val="000000" w:themeColor="text1"/>
                <w:rPrChange w:id="4247" w:author="Dr Mamadou SANOGO" w:date="2024-11-06T16:36:00Z" w16du:dateUtc="2024-11-06T16:36:00Z">
                  <w:rPr>
                    <w:ins w:id="4248" w:author="Dr Mamadou SANOGO" w:date="2023-10-27T23:02:00Z"/>
                  </w:rPr>
                </w:rPrChange>
              </w:rPr>
            </w:pPr>
            <w:ins w:id="4249" w:author="Dr Mamadou SANOGO" w:date="2024-11-07T10:57:00Z" w16du:dateUtc="2024-11-07T10:57:00Z">
              <w:r>
                <w:rPr>
                  <w:color w:val="000000" w:themeColor="text1"/>
                </w:rPr>
                <w:t>8</w:t>
              </w:r>
            </w:ins>
          </w:p>
        </w:tc>
        <w:tc>
          <w:tcPr>
            <w:tcW w:w="1276" w:type="dxa"/>
            <w:tcPrChange w:id="4250" w:author="Dr Mamadou SANOGO" w:date="2023-10-27T23:03:00Z">
              <w:tcPr>
                <w:tcW w:w="1134" w:type="dxa"/>
                <w:gridSpan w:val="2"/>
              </w:tcPr>
            </w:tcPrChange>
          </w:tcPr>
          <w:p w14:paraId="0621A20D" w14:textId="17631C05" w:rsidR="00803A8B" w:rsidRPr="00B6588F" w:rsidRDefault="00A571D6" w:rsidP="00A36245">
            <w:pPr>
              <w:spacing w:line="240" w:lineRule="auto"/>
              <w:jc w:val="center"/>
              <w:rPr>
                <w:ins w:id="4251" w:author="Dr Mamadou SANOGO" w:date="2023-10-27T11:26:00Z"/>
                <w:color w:val="000000" w:themeColor="text1"/>
                <w:rPrChange w:id="4252" w:author="Dr Mamadou SANOGO" w:date="2024-11-06T16:36:00Z" w16du:dateUtc="2024-11-06T16:36:00Z">
                  <w:rPr>
                    <w:ins w:id="4253" w:author="Dr Mamadou SANOGO" w:date="2023-10-27T11:26:00Z"/>
                  </w:rPr>
                </w:rPrChange>
              </w:rPr>
            </w:pPr>
            <w:ins w:id="4254" w:author="Dr Mamadou SANOGO" w:date="2024-11-07T10:57:00Z" w16du:dateUtc="2024-11-07T10:57:00Z">
              <w:r>
                <w:rPr>
                  <w:color w:val="000000" w:themeColor="text1"/>
                </w:rPr>
                <w:t>4</w:t>
              </w:r>
            </w:ins>
          </w:p>
        </w:tc>
        <w:tc>
          <w:tcPr>
            <w:tcW w:w="1275" w:type="dxa"/>
            <w:tcPrChange w:id="4255" w:author="Dr Mamadou SANOGO" w:date="2023-10-27T23:03:00Z">
              <w:tcPr>
                <w:tcW w:w="1134" w:type="dxa"/>
                <w:gridSpan w:val="2"/>
              </w:tcPr>
            </w:tcPrChange>
          </w:tcPr>
          <w:p w14:paraId="53529208" w14:textId="71364768" w:rsidR="00803A8B" w:rsidRPr="00B6588F" w:rsidRDefault="00A571D6" w:rsidP="00A36245">
            <w:pPr>
              <w:spacing w:line="240" w:lineRule="auto"/>
              <w:jc w:val="center"/>
              <w:rPr>
                <w:ins w:id="4256" w:author="Dr Mamadou SANOGO" w:date="2023-10-27T11:26:00Z"/>
                <w:color w:val="000000" w:themeColor="text1"/>
                <w:rPrChange w:id="4257" w:author="Dr Mamadou SANOGO" w:date="2024-11-06T16:36:00Z" w16du:dateUtc="2024-11-06T16:36:00Z">
                  <w:rPr>
                    <w:ins w:id="4258" w:author="Dr Mamadou SANOGO" w:date="2023-10-27T11:26:00Z"/>
                  </w:rPr>
                </w:rPrChange>
              </w:rPr>
            </w:pPr>
            <w:ins w:id="4259" w:author="Dr Mamadou SANOGO" w:date="2024-11-07T10:57:00Z" w16du:dateUtc="2024-11-07T10:57:00Z">
              <w:r>
                <w:rPr>
                  <w:color w:val="000000" w:themeColor="text1"/>
                </w:rPr>
                <w:t>2</w:t>
              </w:r>
            </w:ins>
          </w:p>
        </w:tc>
        <w:tc>
          <w:tcPr>
            <w:tcW w:w="851" w:type="dxa"/>
            <w:tcPrChange w:id="4260" w:author="Dr Mamadou SANOGO" w:date="2023-10-27T23:03:00Z">
              <w:tcPr>
                <w:tcW w:w="992" w:type="dxa"/>
                <w:gridSpan w:val="2"/>
              </w:tcPr>
            </w:tcPrChange>
          </w:tcPr>
          <w:p w14:paraId="21B9176C" w14:textId="18F62984" w:rsidR="00803A8B" w:rsidRPr="00B6588F" w:rsidRDefault="00A571D6" w:rsidP="00A36245">
            <w:pPr>
              <w:spacing w:line="240" w:lineRule="auto"/>
              <w:jc w:val="center"/>
              <w:rPr>
                <w:ins w:id="4261" w:author="Dr Mamadou SANOGO" w:date="2023-10-27T11:26:00Z"/>
                <w:b/>
                <w:color w:val="000000" w:themeColor="text1"/>
                <w:rPrChange w:id="4262" w:author="Dr Mamadou SANOGO" w:date="2024-11-06T16:36:00Z" w16du:dateUtc="2024-11-06T16:36:00Z">
                  <w:rPr>
                    <w:ins w:id="4263" w:author="Dr Mamadou SANOGO" w:date="2023-10-27T11:26:00Z"/>
                    <w:b/>
                  </w:rPr>
                </w:rPrChange>
              </w:rPr>
            </w:pPr>
            <w:ins w:id="4264" w:author="Dr Mamadou SANOGO" w:date="2024-11-07T10:57:00Z" w16du:dateUtc="2024-11-07T10:57:00Z">
              <w:r>
                <w:rPr>
                  <w:b/>
                  <w:color w:val="000000" w:themeColor="text1"/>
                </w:rPr>
                <w:t>14</w:t>
              </w:r>
            </w:ins>
          </w:p>
        </w:tc>
      </w:tr>
      <w:tr w:rsidR="00803A8B" w:rsidRPr="007B235B" w14:paraId="3257325D" w14:textId="77777777" w:rsidTr="00803A8B">
        <w:trPr>
          <w:ins w:id="4265" w:author="Dr Mamadou SANOGO" w:date="2023-10-27T11:26:00Z"/>
          <w:trPrChange w:id="4266" w:author="Dr Mamadou SANOGO" w:date="2023-10-27T23:03:00Z">
            <w:trPr>
              <w:gridAfter w:val="0"/>
            </w:trPr>
          </w:trPrChange>
        </w:trPr>
        <w:tc>
          <w:tcPr>
            <w:tcW w:w="5807" w:type="dxa"/>
            <w:tcPrChange w:id="4267" w:author="Dr Mamadou SANOGO" w:date="2023-10-27T23:03:00Z">
              <w:tcPr>
                <w:tcW w:w="5807" w:type="dxa"/>
              </w:tcPr>
            </w:tcPrChange>
          </w:tcPr>
          <w:p w14:paraId="09ED24DC" w14:textId="77777777" w:rsidR="00803A8B" w:rsidRPr="007B235B" w:rsidRDefault="00803A8B" w:rsidP="00A36245">
            <w:pPr>
              <w:spacing w:line="240" w:lineRule="auto"/>
              <w:rPr>
                <w:ins w:id="4268" w:author="Dr Mamadou SANOGO" w:date="2023-10-27T11:26:00Z"/>
              </w:rPr>
            </w:pPr>
            <w:ins w:id="4269"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276" w:type="dxa"/>
            <w:tcPrChange w:id="4270" w:author="Dr Mamadou SANOGO" w:date="2023-10-27T23:03:00Z">
              <w:tcPr>
                <w:tcW w:w="1134" w:type="dxa"/>
              </w:tcPr>
            </w:tcPrChange>
          </w:tcPr>
          <w:p w14:paraId="7E9757A7" w14:textId="24FB0F45" w:rsidR="00803A8B" w:rsidRPr="00B6588F" w:rsidRDefault="00A571D6" w:rsidP="00A36245">
            <w:pPr>
              <w:spacing w:line="240" w:lineRule="auto"/>
              <w:jc w:val="center"/>
              <w:rPr>
                <w:ins w:id="4271" w:author="Dr Mamadou SANOGO" w:date="2023-10-27T23:02:00Z"/>
                <w:color w:val="000000" w:themeColor="text1"/>
                <w:rPrChange w:id="4272" w:author="Dr Mamadou SANOGO" w:date="2024-11-06T16:35:00Z" w16du:dateUtc="2024-11-06T16:35:00Z">
                  <w:rPr>
                    <w:ins w:id="4273" w:author="Dr Mamadou SANOGO" w:date="2023-10-27T23:02:00Z"/>
                  </w:rPr>
                </w:rPrChange>
              </w:rPr>
            </w:pPr>
            <w:ins w:id="4274" w:author="Dr Mamadou SANOGO" w:date="2024-11-07T10:58:00Z" w16du:dateUtc="2024-11-07T10:58:00Z">
              <w:r>
                <w:rPr>
                  <w:color w:val="000000" w:themeColor="text1"/>
                </w:rPr>
                <w:t>5</w:t>
              </w:r>
            </w:ins>
          </w:p>
        </w:tc>
        <w:tc>
          <w:tcPr>
            <w:tcW w:w="1276" w:type="dxa"/>
            <w:tcPrChange w:id="4275" w:author="Dr Mamadou SANOGO" w:date="2023-10-27T23:03:00Z">
              <w:tcPr>
                <w:tcW w:w="1134" w:type="dxa"/>
                <w:gridSpan w:val="2"/>
              </w:tcPr>
            </w:tcPrChange>
          </w:tcPr>
          <w:p w14:paraId="69ABB727" w14:textId="60DFA2BB" w:rsidR="00803A8B" w:rsidRPr="00B6588F" w:rsidRDefault="00A571D6" w:rsidP="00A36245">
            <w:pPr>
              <w:spacing w:line="240" w:lineRule="auto"/>
              <w:jc w:val="center"/>
              <w:rPr>
                <w:ins w:id="4276" w:author="Dr Mamadou SANOGO" w:date="2023-10-27T11:26:00Z"/>
                <w:color w:val="000000" w:themeColor="text1"/>
                <w:rPrChange w:id="4277" w:author="Dr Mamadou SANOGO" w:date="2024-11-06T16:35:00Z" w16du:dateUtc="2024-11-06T16:35:00Z">
                  <w:rPr>
                    <w:ins w:id="4278" w:author="Dr Mamadou SANOGO" w:date="2023-10-27T11:26:00Z"/>
                  </w:rPr>
                </w:rPrChange>
              </w:rPr>
            </w:pPr>
            <w:ins w:id="4279" w:author="Dr Mamadou SANOGO" w:date="2024-11-07T11:00:00Z" w16du:dateUtc="2024-11-07T11:00:00Z">
              <w:r>
                <w:rPr>
                  <w:color w:val="000000" w:themeColor="text1"/>
                </w:rPr>
                <w:t>6</w:t>
              </w:r>
            </w:ins>
          </w:p>
        </w:tc>
        <w:tc>
          <w:tcPr>
            <w:tcW w:w="1275" w:type="dxa"/>
            <w:tcPrChange w:id="4280" w:author="Dr Mamadou SANOGO" w:date="2023-10-27T23:03:00Z">
              <w:tcPr>
                <w:tcW w:w="1134" w:type="dxa"/>
                <w:gridSpan w:val="2"/>
              </w:tcPr>
            </w:tcPrChange>
          </w:tcPr>
          <w:p w14:paraId="7B9E4BF3" w14:textId="604A673C" w:rsidR="00803A8B" w:rsidRPr="00B6588F" w:rsidRDefault="00A571D6" w:rsidP="00A36245">
            <w:pPr>
              <w:spacing w:line="240" w:lineRule="auto"/>
              <w:jc w:val="center"/>
              <w:rPr>
                <w:ins w:id="4281" w:author="Dr Mamadou SANOGO" w:date="2023-10-27T11:26:00Z"/>
                <w:color w:val="000000" w:themeColor="text1"/>
                <w:rPrChange w:id="4282" w:author="Dr Mamadou SANOGO" w:date="2024-11-06T16:35:00Z" w16du:dateUtc="2024-11-06T16:35:00Z">
                  <w:rPr>
                    <w:ins w:id="4283" w:author="Dr Mamadou SANOGO" w:date="2023-10-27T11:26:00Z"/>
                  </w:rPr>
                </w:rPrChange>
              </w:rPr>
            </w:pPr>
            <w:ins w:id="4284" w:author="Dr Mamadou SANOGO" w:date="2024-11-07T11:00:00Z" w16du:dateUtc="2024-11-07T11:00:00Z">
              <w:r>
                <w:rPr>
                  <w:color w:val="000000" w:themeColor="text1"/>
                </w:rPr>
                <w:t>0</w:t>
              </w:r>
            </w:ins>
          </w:p>
        </w:tc>
        <w:tc>
          <w:tcPr>
            <w:tcW w:w="851" w:type="dxa"/>
            <w:tcPrChange w:id="4285" w:author="Dr Mamadou SANOGO" w:date="2023-10-27T23:03:00Z">
              <w:tcPr>
                <w:tcW w:w="992" w:type="dxa"/>
                <w:gridSpan w:val="2"/>
              </w:tcPr>
            </w:tcPrChange>
          </w:tcPr>
          <w:p w14:paraId="02D4A1FE" w14:textId="459821D1" w:rsidR="00803A8B" w:rsidRPr="00142396" w:rsidRDefault="00B6588F" w:rsidP="00A36245">
            <w:pPr>
              <w:spacing w:line="240" w:lineRule="auto"/>
              <w:jc w:val="center"/>
              <w:rPr>
                <w:ins w:id="4286" w:author="Dr Mamadou SANOGO" w:date="2023-10-27T11:26:00Z"/>
                <w:b/>
                <w:color w:val="FF0000"/>
                <w:rPrChange w:id="4287" w:author="Dr Mamadou SANOGO" w:date="2024-11-06T16:10:00Z" w16du:dateUtc="2024-11-06T16:10:00Z">
                  <w:rPr>
                    <w:ins w:id="4288" w:author="Dr Mamadou SANOGO" w:date="2023-10-27T11:26:00Z"/>
                    <w:b/>
                  </w:rPr>
                </w:rPrChange>
              </w:rPr>
            </w:pPr>
            <w:ins w:id="4289" w:author="Dr Mamadou SANOGO" w:date="2024-11-06T16:35:00Z" w16du:dateUtc="2024-11-06T16:35:00Z">
              <w:r w:rsidRPr="00B6588F">
                <w:rPr>
                  <w:b/>
                  <w:color w:val="000000" w:themeColor="text1"/>
                  <w:rPrChange w:id="4290" w:author="Dr Mamadou SANOGO" w:date="2024-11-06T16:35:00Z" w16du:dateUtc="2024-11-06T16:35:00Z">
                    <w:rPr>
                      <w:b/>
                      <w:color w:val="FF0000"/>
                    </w:rPr>
                  </w:rPrChange>
                </w:rPr>
                <w:t>1</w:t>
              </w:r>
            </w:ins>
            <w:ins w:id="4291" w:author="Dr Mamadou SANOGO" w:date="2024-11-07T11:00:00Z" w16du:dateUtc="2024-11-07T11:00:00Z">
              <w:r w:rsidR="00A571D6">
                <w:rPr>
                  <w:b/>
                  <w:color w:val="000000" w:themeColor="text1"/>
                </w:rPr>
                <w:t>1</w:t>
              </w:r>
            </w:ins>
          </w:p>
        </w:tc>
      </w:tr>
      <w:tr w:rsidR="00803A8B" w:rsidRPr="007B235B" w14:paraId="7601E6F7" w14:textId="77777777" w:rsidTr="00803A8B">
        <w:trPr>
          <w:ins w:id="4292" w:author="Dr Mamadou SANOGO" w:date="2023-10-27T11:26:00Z"/>
          <w:trPrChange w:id="4293" w:author="Dr Mamadou SANOGO" w:date="2023-10-27T23:03:00Z">
            <w:trPr>
              <w:gridAfter w:val="0"/>
            </w:trPr>
          </w:trPrChange>
        </w:trPr>
        <w:tc>
          <w:tcPr>
            <w:tcW w:w="5807" w:type="dxa"/>
            <w:tcPrChange w:id="4294" w:author="Dr Mamadou SANOGO" w:date="2023-10-27T23:03:00Z">
              <w:tcPr>
                <w:tcW w:w="5807" w:type="dxa"/>
              </w:tcPr>
            </w:tcPrChange>
          </w:tcPr>
          <w:p w14:paraId="5633F041" w14:textId="77777777" w:rsidR="00803A8B" w:rsidRPr="007B235B" w:rsidRDefault="00803A8B" w:rsidP="00A36245">
            <w:pPr>
              <w:spacing w:line="240" w:lineRule="auto"/>
              <w:rPr>
                <w:ins w:id="4295" w:author="Dr Mamadou SANOGO" w:date="2023-10-27T11:26:00Z"/>
              </w:rPr>
            </w:pPr>
            <w:ins w:id="4296"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276" w:type="dxa"/>
            <w:tcPrChange w:id="4297" w:author="Dr Mamadou SANOGO" w:date="2023-10-27T23:03:00Z">
              <w:tcPr>
                <w:tcW w:w="1134" w:type="dxa"/>
              </w:tcPr>
            </w:tcPrChange>
          </w:tcPr>
          <w:p w14:paraId="24CE66E6" w14:textId="6BDC1B5E" w:rsidR="00803A8B" w:rsidRPr="00B6588F" w:rsidRDefault="00F81F1A" w:rsidP="00A36245">
            <w:pPr>
              <w:spacing w:line="240" w:lineRule="auto"/>
              <w:jc w:val="center"/>
              <w:rPr>
                <w:ins w:id="4298" w:author="Dr Mamadou SANOGO" w:date="2023-10-27T23:02:00Z"/>
                <w:color w:val="000000" w:themeColor="text1"/>
                <w:rPrChange w:id="4299" w:author="Dr Mamadou SANOGO" w:date="2024-11-06T16:40:00Z" w16du:dateUtc="2024-11-06T16:40:00Z">
                  <w:rPr>
                    <w:ins w:id="4300" w:author="Dr Mamadou SANOGO" w:date="2023-10-27T23:02:00Z"/>
                  </w:rPr>
                </w:rPrChange>
              </w:rPr>
            </w:pPr>
            <w:ins w:id="4301" w:author="Dr Mamadou SANOGO" w:date="2023-10-27T23:38:00Z">
              <w:r w:rsidRPr="00B6588F">
                <w:rPr>
                  <w:color w:val="000000" w:themeColor="text1"/>
                  <w:rPrChange w:id="4302" w:author="Dr Mamadou SANOGO" w:date="2024-11-06T16:40:00Z" w16du:dateUtc="2024-11-06T16:40:00Z">
                    <w:rPr/>
                  </w:rPrChange>
                </w:rPr>
                <w:t>0</w:t>
              </w:r>
            </w:ins>
          </w:p>
        </w:tc>
        <w:tc>
          <w:tcPr>
            <w:tcW w:w="1276" w:type="dxa"/>
            <w:tcPrChange w:id="4303" w:author="Dr Mamadou SANOGO" w:date="2023-10-27T23:03:00Z">
              <w:tcPr>
                <w:tcW w:w="1134" w:type="dxa"/>
                <w:gridSpan w:val="2"/>
              </w:tcPr>
            </w:tcPrChange>
          </w:tcPr>
          <w:p w14:paraId="2194CF9F" w14:textId="6C43AF36" w:rsidR="00803A8B" w:rsidRPr="00B6588F" w:rsidRDefault="00E60957" w:rsidP="00A36245">
            <w:pPr>
              <w:spacing w:line="240" w:lineRule="auto"/>
              <w:jc w:val="center"/>
              <w:rPr>
                <w:ins w:id="4304" w:author="Dr Mamadou SANOGO" w:date="2023-10-27T11:26:00Z"/>
                <w:color w:val="000000" w:themeColor="text1"/>
                <w:rPrChange w:id="4305" w:author="Dr Mamadou SANOGO" w:date="2024-11-06T16:40:00Z" w16du:dateUtc="2024-11-06T16:40:00Z">
                  <w:rPr>
                    <w:ins w:id="4306" w:author="Dr Mamadou SANOGO" w:date="2023-10-27T11:26:00Z"/>
                  </w:rPr>
                </w:rPrChange>
              </w:rPr>
            </w:pPr>
            <w:ins w:id="4307" w:author="Dr Mamadou SANOGO" w:date="2024-11-07T11:02:00Z" w16du:dateUtc="2024-11-07T11:02:00Z">
              <w:r>
                <w:rPr>
                  <w:color w:val="000000" w:themeColor="text1"/>
                </w:rPr>
                <w:t>1</w:t>
              </w:r>
            </w:ins>
          </w:p>
        </w:tc>
        <w:tc>
          <w:tcPr>
            <w:tcW w:w="1275" w:type="dxa"/>
            <w:tcPrChange w:id="4308" w:author="Dr Mamadou SANOGO" w:date="2023-10-27T23:03:00Z">
              <w:tcPr>
                <w:tcW w:w="1134" w:type="dxa"/>
                <w:gridSpan w:val="2"/>
              </w:tcPr>
            </w:tcPrChange>
          </w:tcPr>
          <w:p w14:paraId="64EDD0B7" w14:textId="7EB340B1" w:rsidR="00803A8B" w:rsidRPr="00B6588F" w:rsidRDefault="00E60957" w:rsidP="00A36245">
            <w:pPr>
              <w:spacing w:line="240" w:lineRule="auto"/>
              <w:jc w:val="center"/>
              <w:rPr>
                <w:ins w:id="4309" w:author="Dr Mamadou SANOGO" w:date="2023-10-27T11:26:00Z"/>
                <w:color w:val="000000" w:themeColor="text1"/>
                <w:rPrChange w:id="4310" w:author="Dr Mamadou SANOGO" w:date="2024-11-06T16:40:00Z" w16du:dateUtc="2024-11-06T16:40:00Z">
                  <w:rPr>
                    <w:ins w:id="4311" w:author="Dr Mamadou SANOGO" w:date="2023-10-27T11:26:00Z"/>
                  </w:rPr>
                </w:rPrChange>
              </w:rPr>
            </w:pPr>
            <w:ins w:id="4312" w:author="Dr Mamadou SANOGO" w:date="2024-11-07T11:03:00Z" w16du:dateUtc="2024-11-07T11:03:00Z">
              <w:r>
                <w:rPr>
                  <w:color w:val="000000" w:themeColor="text1"/>
                </w:rPr>
                <w:t>9</w:t>
              </w:r>
            </w:ins>
          </w:p>
        </w:tc>
        <w:tc>
          <w:tcPr>
            <w:tcW w:w="851" w:type="dxa"/>
            <w:tcPrChange w:id="4313" w:author="Dr Mamadou SANOGO" w:date="2023-10-27T23:03:00Z">
              <w:tcPr>
                <w:tcW w:w="992" w:type="dxa"/>
                <w:gridSpan w:val="2"/>
              </w:tcPr>
            </w:tcPrChange>
          </w:tcPr>
          <w:p w14:paraId="126CE10A" w14:textId="561EFDDB" w:rsidR="00803A8B" w:rsidRPr="00B6588F" w:rsidRDefault="00B6588F" w:rsidP="00A36245">
            <w:pPr>
              <w:spacing w:line="240" w:lineRule="auto"/>
              <w:jc w:val="center"/>
              <w:rPr>
                <w:ins w:id="4314" w:author="Dr Mamadou SANOGO" w:date="2023-10-27T11:26:00Z"/>
                <w:b/>
                <w:color w:val="000000" w:themeColor="text1"/>
                <w:rPrChange w:id="4315" w:author="Dr Mamadou SANOGO" w:date="2024-11-06T16:40:00Z" w16du:dateUtc="2024-11-06T16:40:00Z">
                  <w:rPr>
                    <w:ins w:id="4316" w:author="Dr Mamadou SANOGO" w:date="2023-10-27T11:26:00Z"/>
                    <w:b/>
                  </w:rPr>
                </w:rPrChange>
              </w:rPr>
            </w:pPr>
            <w:ins w:id="4317" w:author="Dr Mamadou SANOGO" w:date="2024-11-06T16:40:00Z" w16du:dateUtc="2024-11-06T16:40:00Z">
              <w:r w:rsidRPr="00B6588F">
                <w:rPr>
                  <w:b/>
                  <w:color w:val="000000" w:themeColor="text1"/>
                  <w:rPrChange w:id="4318" w:author="Dr Mamadou SANOGO" w:date="2024-11-06T16:40:00Z" w16du:dateUtc="2024-11-06T16:40:00Z">
                    <w:rPr>
                      <w:b/>
                      <w:color w:val="FF0000"/>
                    </w:rPr>
                  </w:rPrChange>
                </w:rPr>
                <w:t>1</w:t>
              </w:r>
            </w:ins>
            <w:ins w:id="4319" w:author="Dr Mamadou SANOGO" w:date="2024-11-07T11:03:00Z" w16du:dateUtc="2024-11-07T11:03:00Z">
              <w:r w:rsidR="00E60957">
                <w:rPr>
                  <w:b/>
                  <w:color w:val="000000" w:themeColor="text1"/>
                </w:rPr>
                <w:t>0</w:t>
              </w:r>
            </w:ins>
          </w:p>
        </w:tc>
      </w:tr>
      <w:tr w:rsidR="00803A8B" w:rsidRPr="007B235B" w14:paraId="57C7EC57" w14:textId="77777777" w:rsidTr="00803A8B">
        <w:trPr>
          <w:ins w:id="4320" w:author="Dr Mamadou SANOGO" w:date="2023-10-27T11:26:00Z"/>
          <w:trPrChange w:id="4321" w:author="Dr Mamadou SANOGO" w:date="2023-10-27T23:03:00Z">
            <w:trPr>
              <w:gridAfter w:val="0"/>
            </w:trPr>
          </w:trPrChange>
        </w:trPr>
        <w:tc>
          <w:tcPr>
            <w:tcW w:w="5807" w:type="dxa"/>
            <w:tcPrChange w:id="4322" w:author="Dr Mamadou SANOGO" w:date="2023-10-27T23:03:00Z">
              <w:tcPr>
                <w:tcW w:w="5807" w:type="dxa"/>
              </w:tcPr>
            </w:tcPrChange>
          </w:tcPr>
          <w:p w14:paraId="4206839F" w14:textId="77777777" w:rsidR="00803A8B" w:rsidRPr="007B235B" w:rsidRDefault="00803A8B" w:rsidP="00A36245">
            <w:pPr>
              <w:spacing w:line="240" w:lineRule="auto"/>
              <w:rPr>
                <w:ins w:id="4323" w:author="Dr Mamadou SANOGO" w:date="2023-10-27T11:26:00Z"/>
              </w:rPr>
            </w:pPr>
            <w:ins w:id="4324"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276" w:type="dxa"/>
            <w:tcPrChange w:id="4325" w:author="Dr Mamadou SANOGO" w:date="2023-10-27T23:03:00Z">
              <w:tcPr>
                <w:tcW w:w="1134" w:type="dxa"/>
              </w:tcPr>
            </w:tcPrChange>
          </w:tcPr>
          <w:p w14:paraId="5E16CC42" w14:textId="0DF78BA3" w:rsidR="00803A8B" w:rsidRPr="00B6588F" w:rsidRDefault="00F81F1A" w:rsidP="00A36245">
            <w:pPr>
              <w:spacing w:line="240" w:lineRule="auto"/>
              <w:jc w:val="center"/>
              <w:rPr>
                <w:ins w:id="4326" w:author="Dr Mamadou SANOGO" w:date="2023-10-27T23:02:00Z"/>
                <w:color w:val="000000" w:themeColor="text1"/>
                <w:rPrChange w:id="4327" w:author="Dr Mamadou SANOGO" w:date="2024-11-06T16:41:00Z" w16du:dateUtc="2024-11-06T16:41:00Z">
                  <w:rPr>
                    <w:ins w:id="4328" w:author="Dr Mamadou SANOGO" w:date="2023-10-27T23:02:00Z"/>
                  </w:rPr>
                </w:rPrChange>
              </w:rPr>
            </w:pPr>
            <w:ins w:id="4329" w:author="Dr Mamadou SANOGO" w:date="2023-10-27T23:38:00Z">
              <w:r w:rsidRPr="00B6588F">
                <w:rPr>
                  <w:color w:val="000000" w:themeColor="text1"/>
                  <w:rPrChange w:id="4330" w:author="Dr Mamadou SANOGO" w:date="2024-11-06T16:41:00Z" w16du:dateUtc="2024-11-06T16:41:00Z">
                    <w:rPr/>
                  </w:rPrChange>
                </w:rPr>
                <w:t>0</w:t>
              </w:r>
            </w:ins>
          </w:p>
        </w:tc>
        <w:tc>
          <w:tcPr>
            <w:tcW w:w="1276" w:type="dxa"/>
            <w:tcPrChange w:id="4331" w:author="Dr Mamadou SANOGO" w:date="2023-10-27T23:03:00Z">
              <w:tcPr>
                <w:tcW w:w="1134" w:type="dxa"/>
                <w:gridSpan w:val="2"/>
              </w:tcPr>
            </w:tcPrChange>
          </w:tcPr>
          <w:p w14:paraId="0EF44833" w14:textId="1D4E40C0" w:rsidR="00803A8B" w:rsidRPr="00B6588F" w:rsidRDefault="00803A8B" w:rsidP="00A36245">
            <w:pPr>
              <w:spacing w:line="240" w:lineRule="auto"/>
              <w:jc w:val="center"/>
              <w:rPr>
                <w:ins w:id="4332" w:author="Dr Mamadou SANOGO" w:date="2023-10-27T11:26:00Z"/>
                <w:color w:val="000000" w:themeColor="text1"/>
                <w:rPrChange w:id="4333" w:author="Dr Mamadou SANOGO" w:date="2024-11-06T16:41:00Z" w16du:dateUtc="2024-11-06T16:41:00Z">
                  <w:rPr>
                    <w:ins w:id="4334" w:author="Dr Mamadou SANOGO" w:date="2023-10-27T11:26:00Z"/>
                  </w:rPr>
                </w:rPrChange>
              </w:rPr>
            </w:pPr>
            <w:ins w:id="4335" w:author="Dr Mamadou SANOGO" w:date="2023-10-27T11:26:00Z">
              <w:r w:rsidRPr="00B6588F">
                <w:rPr>
                  <w:color w:val="000000" w:themeColor="text1"/>
                  <w:rPrChange w:id="4336" w:author="Dr Mamadou SANOGO" w:date="2024-11-06T16:41:00Z" w16du:dateUtc="2024-11-06T16:41:00Z">
                    <w:rPr/>
                  </w:rPrChange>
                </w:rPr>
                <w:t>0</w:t>
              </w:r>
            </w:ins>
          </w:p>
        </w:tc>
        <w:tc>
          <w:tcPr>
            <w:tcW w:w="1275" w:type="dxa"/>
            <w:tcPrChange w:id="4337" w:author="Dr Mamadou SANOGO" w:date="2023-10-27T23:03:00Z">
              <w:tcPr>
                <w:tcW w:w="1134" w:type="dxa"/>
                <w:gridSpan w:val="2"/>
              </w:tcPr>
            </w:tcPrChange>
          </w:tcPr>
          <w:p w14:paraId="4C829369" w14:textId="77777777" w:rsidR="00803A8B" w:rsidRPr="00B6588F" w:rsidRDefault="00803A8B" w:rsidP="00A36245">
            <w:pPr>
              <w:spacing w:line="240" w:lineRule="auto"/>
              <w:jc w:val="center"/>
              <w:rPr>
                <w:ins w:id="4338" w:author="Dr Mamadou SANOGO" w:date="2023-10-27T11:26:00Z"/>
                <w:color w:val="000000" w:themeColor="text1"/>
                <w:rPrChange w:id="4339" w:author="Dr Mamadou SANOGO" w:date="2024-11-06T16:41:00Z" w16du:dateUtc="2024-11-06T16:41:00Z">
                  <w:rPr>
                    <w:ins w:id="4340" w:author="Dr Mamadou SANOGO" w:date="2023-10-27T11:26:00Z"/>
                  </w:rPr>
                </w:rPrChange>
              </w:rPr>
            </w:pPr>
            <w:ins w:id="4341" w:author="Dr Mamadou SANOGO" w:date="2023-10-27T11:26:00Z">
              <w:r w:rsidRPr="00B6588F">
                <w:rPr>
                  <w:color w:val="000000" w:themeColor="text1"/>
                  <w:rPrChange w:id="4342" w:author="Dr Mamadou SANOGO" w:date="2024-11-06T16:41:00Z" w16du:dateUtc="2024-11-06T16:41:00Z">
                    <w:rPr/>
                  </w:rPrChange>
                </w:rPr>
                <w:t>0</w:t>
              </w:r>
            </w:ins>
          </w:p>
        </w:tc>
        <w:tc>
          <w:tcPr>
            <w:tcW w:w="851" w:type="dxa"/>
            <w:tcPrChange w:id="4343" w:author="Dr Mamadou SANOGO" w:date="2023-10-27T23:03:00Z">
              <w:tcPr>
                <w:tcW w:w="992" w:type="dxa"/>
                <w:gridSpan w:val="2"/>
              </w:tcPr>
            </w:tcPrChange>
          </w:tcPr>
          <w:p w14:paraId="485DF68A" w14:textId="77777777" w:rsidR="00803A8B" w:rsidRPr="00B6588F" w:rsidRDefault="00803A8B" w:rsidP="00A36245">
            <w:pPr>
              <w:spacing w:line="240" w:lineRule="auto"/>
              <w:jc w:val="center"/>
              <w:rPr>
                <w:ins w:id="4344" w:author="Dr Mamadou SANOGO" w:date="2023-10-27T11:26:00Z"/>
                <w:b/>
                <w:color w:val="000000" w:themeColor="text1"/>
                <w:rPrChange w:id="4345" w:author="Dr Mamadou SANOGO" w:date="2024-11-06T16:41:00Z" w16du:dateUtc="2024-11-06T16:41:00Z">
                  <w:rPr>
                    <w:ins w:id="4346" w:author="Dr Mamadou SANOGO" w:date="2023-10-27T11:26:00Z"/>
                    <w:b/>
                  </w:rPr>
                </w:rPrChange>
              </w:rPr>
            </w:pPr>
            <w:ins w:id="4347" w:author="Dr Mamadou SANOGO" w:date="2023-10-27T11:26:00Z">
              <w:r w:rsidRPr="00B6588F">
                <w:rPr>
                  <w:b/>
                  <w:color w:val="000000" w:themeColor="text1"/>
                  <w:rPrChange w:id="4348" w:author="Dr Mamadou SANOGO" w:date="2024-11-06T16:41:00Z" w16du:dateUtc="2024-11-06T16:41:00Z">
                    <w:rPr>
                      <w:b/>
                    </w:rPr>
                  </w:rPrChange>
                </w:rPr>
                <w:t>0</w:t>
              </w:r>
            </w:ins>
          </w:p>
        </w:tc>
      </w:tr>
      <w:tr w:rsidR="00803A8B" w:rsidRPr="007A4AFC" w:rsidDel="00693568" w14:paraId="6771249B" w14:textId="26AD44D2" w:rsidTr="00803A8B">
        <w:trPr>
          <w:del w:id="4349" w:author="Dr Mamadou SANOGO" w:date="2023-10-27T11:25:00Z"/>
          <w:trPrChange w:id="4350" w:author="Dr Mamadou SANOGO" w:date="2023-10-27T23:03:00Z">
            <w:trPr>
              <w:gridAfter w:val="0"/>
            </w:trPr>
          </w:trPrChange>
        </w:trPr>
        <w:tc>
          <w:tcPr>
            <w:tcW w:w="5807" w:type="dxa"/>
            <w:tcPrChange w:id="4351" w:author="Dr Mamadou SANOGO" w:date="2023-10-27T23:03:00Z">
              <w:tcPr>
                <w:tcW w:w="5807" w:type="dxa"/>
              </w:tcPr>
            </w:tcPrChange>
          </w:tcPr>
          <w:p w14:paraId="5C038BCD" w14:textId="1DA55545" w:rsidR="00803A8B" w:rsidRPr="007A4AFC" w:rsidDel="00693568" w:rsidRDefault="00803A8B" w:rsidP="00EE17DC">
            <w:pPr>
              <w:spacing w:line="240" w:lineRule="auto"/>
              <w:rPr>
                <w:del w:id="4352" w:author="Dr Mamadou SANOGO" w:date="2023-10-27T11:25:00Z"/>
                <w:b/>
                <w:color w:val="000000" w:themeColor="text1"/>
                <w:rPrChange w:id="4353" w:author="Dr Mamadou SANOGO" w:date="2023-10-25T18:15:00Z">
                  <w:rPr>
                    <w:del w:id="4354" w:author="Dr Mamadou SANOGO" w:date="2023-10-27T11:25:00Z"/>
                    <w:b/>
                  </w:rPr>
                </w:rPrChange>
              </w:rPr>
            </w:pPr>
          </w:p>
        </w:tc>
        <w:tc>
          <w:tcPr>
            <w:tcW w:w="1276" w:type="dxa"/>
            <w:tcPrChange w:id="4355" w:author="Dr Mamadou SANOGO" w:date="2023-10-27T23:03:00Z">
              <w:tcPr>
                <w:tcW w:w="1134" w:type="dxa"/>
              </w:tcPr>
            </w:tcPrChange>
          </w:tcPr>
          <w:p w14:paraId="3A8EDDA4" w14:textId="77777777" w:rsidR="00803A8B" w:rsidRPr="00803A8B" w:rsidDel="00693568" w:rsidRDefault="00803A8B" w:rsidP="00EE17DC">
            <w:pPr>
              <w:spacing w:line="240" w:lineRule="auto"/>
              <w:jc w:val="center"/>
              <w:rPr>
                <w:b/>
                <w:color w:val="000000" w:themeColor="text1"/>
              </w:rPr>
            </w:pPr>
          </w:p>
        </w:tc>
        <w:tc>
          <w:tcPr>
            <w:tcW w:w="1276" w:type="dxa"/>
            <w:tcPrChange w:id="4356" w:author="Dr Mamadou SANOGO" w:date="2023-10-27T23:03:00Z">
              <w:tcPr>
                <w:tcW w:w="1134" w:type="dxa"/>
                <w:gridSpan w:val="2"/>
              </w:tcPr>
            </w:tcPrChange>
          </w:tcPr>
          <w:p w14:paraId="0F172F49" w14:textId="2BA6D6E5" w:rsidR="00803A8B" w:rsidRPr="007A4AFC" w:rsidDel="00693568" w:rsidRDefault="00803A8B" w:rsidP="00EE17DC">
            <w:pPr>
              <w:spacing w:line="240" w:lineRule="auto"/>
              <w:jc w:val="center"/>
              <w:rPr>
                <w:del w:id="4357" w:author="Dr Mamadou SANOGO" w:date="2023-10-27T11:25:00Z"/>
                <w:b/>
                <w:color w:val="000000" w:themeColor="text1"/>
                <w:rPrChange w:id="4358" w:author="Dr Mamadou SANOGO" w:date="2023-10-25T18:15:00Z">
                  <w:rPr>
                    <w:del w:id="4359" w:author="Dr Mamadou SANOGO" w:date="2023-10-27T11:25:00Z"/>
                    <w:b/>
                  </w:rPr>
                </w:rPrChange>
              </w:rPr>
            </w:pPr>
            <w:del w:id="4360" w:author="Dr Mamadou SANOGO" w:date="2023-10-27T11:25:00Z">
              <w:r w:rsidRPr="007A4AFC" w:rsidDel="00693568">
                <w:rPr>
                  <w:b/>
                  <w:color w:val="000000" w:themeColor="text1"/>
                  <w:rPrChange w:id="4361" w:author="Dr Mamadou SANOGO" w:date="2023-10-25T18:15:00Z">
                    <w:rPr>
                      <w:b/>
                    </w:rPr>
                  </w:rPrChange>
                </w:rPr>
                <w:delText>Master 1</w:delText>
              </w:r>
            </w:del>
          </w:p>
        </w:tc>
        <w:tc>
          <w:tcPr>
            <w:tcW w:w="1275" w:type="dxa"/>
            <w:tcPrChange w:id="4362" w:author="Dr Mamadou SANOGO" w:date="2023-10-27T23:03:00Z">
              <w:tcPr>
                <w:tcW w:w="1134" w:type="dxa"/>
                <w:gridSpan w:val="2"/>
              </w:tcPr>
            </w:tcPrChange>
          </w:tcPr>
          <w:p w14:paraId="077DC802" w14:textId="1F88B55D" w:rsidR="00803A8B" w:rsidRPr="007A4AFC" w:rsidDel="00693568" w:rsidRDefault="00803A8B" w:rsidP="00EE17DC">
            <w:pPr>
              <w:spacing w:line="240" w:lineRule="auto"/>
              <w:jc w:val="center"/>
              <w:rPr>
                <w:del w:id="4363" w:author="Dr Mamadou SANOGO" w:date="2023-10-27T11:25:00Z"/>
                <w:b/>
                <w:color w:val="000000" w:themeColor="text1"/>
                <w:rPrChange w:id="4364" w:author="Dr Mamadou SANOGO" w:date="2023-10-25T18:15:00Z">
                  <w:rPr>
                    <w:del w:id="4365" w:author="Dr Mamadou SANOGO" w:date="2023-10-27T11:25:00Z"/>
                    <w:b/>
                  </w:rPr>
                </w:rPrChange>
              </w:rPr>
            </w:pPr>
            <w:del w:id="4366" w:author="Dr Mamadou SANOGO" w:date="2023-10-27T11:25:00Z">
              <w:r w:rsidRPr="007A4AFC" w:rsidDel="00693568">
                <w:rPr>
                  <w:b/>
                  <w:color w:val="000000" w:themeColor="text1"/>
                  <w:rPrChange w:id="4367" w:author="Dr Mamadou SANOGO" w:date="2023-10-25T18:15:00Z">
                    <w:rPr>
                      <w:b/>
                    </w:rPr>
                  </w:rPrChange>
                </w:rPr>
                <w:delText>Master 2</w:delText>
              </w:r>
            </w:del>
          </w:p>
        </w:tc>
        <w:tc>
          <w:tcPr>
            <w:tcW w:w="851" w:type="dxa"/>
            <w:tcBorders>
              <w:bottom w:val="single" w:sz="4" w:space="0" w:color="auto"/>
            </w:tcBorders>
            <w:tcPrChange w:id="4368" w:author="Dr Mamadou SANOGO" w:date="2023-10-27T23:03:00Z">
              <w:tcPr>
                <w:tcW w:w="992" w:type="dxa"/>
                <w:gridSpan w:val="2"/>
                <w:tcBorders>
                  <w:bottom w:val="single" w:sz="4" w:space="0" w:color="auto"/>
                </w:tcBorders>
              </w:tcPr>
            </w:tcPrChange>
          </w:tcPr>
          <w:p w14:paraId="53546345" w14:textId="5AA27D49" w:rsidR="00803A8B" w:rsidRPr="007A4AFC" w:rsidDel="00693568" w:rsidRDefault="00803A8B" w:rsidP="00EE17DC">
            <w:pPr>
              <w:spacing w:line="240" w:lineRule="auto"/>
              <w:jc w:val="center"/>
              <w:rPr>
                <w:del w:id="4369" w:author="Dr Mamadou SANOGO" w:date="2023-10-27T11:25:00Z"/>
                <w:b/>
                <w:color w:val="000000" w:themeColor="text1"/>
                <w:rPrChange w:id="4370" w:author="Dr Mamadou SANOGO" w:date="2023-10-25T18:15:00Z">
                  <w:rPr>
                    <w:del w:id="4371" w:author="Dr Mamadou SANOGO" w:date="2023-10-27T11:25:00Z"/>
                    <w:b/>
                  </w:rPr>
                </w:rPrChange>
              </w:rPr>
            </w:pPr>
            <w:del w:id="4372" w:author="Dr Mamadou SANOGO" w:date="2023-10-27T11:25:00Z">
              <w:r w:rsidRPr="007A4AFC" w:rsidDel="00693568">
                <w:rPr>
                  <w:b/>
                  <w:color w:val="000000" w:themeColor="text1"/>
                  <w:rPrChange w:id="4373" w:author="Dr Mamadou SANOGO" w:date="2023-10-25T18:15:00Z">
                    <w:rPr>
                      <w:b/>
                    </w:rPr>
                  </w:rPrChange>
                </w:rPr>
                <w:delText>Total</w:delText>
              </w:r>
            </w:del>
          </w:p>
        </w:tc>
      </w:tr>
      <w:tr w:rsidR="00803A8B" w:rsidRPr="007A4AFC" w:rsidDel="00693568" w14:paraId="1BD90113" w14:textId="0706F662" w:rsidTr="00803A8B">
        <w:trPr>
          <w:del w:id="4374" w:author="Dr Mamadou SANOGO" w:date="2023-10-27T11:25:00Z"/>
          <w:trPrChange w:id="4375" w:author="Dr Mamadou SANOGO" w:date="2023-10-27T23:03:00Z">
            <w:trPr>
              <w:gridAfter w:val="0"/>
            </w:trPr>
          </w:trPrChange>
        </w:trPr>
        <w:tc>
          <w:tcPr>
            <w:tcW w:w="5807" w:type="dxa"/>
            <w:tcPrChange w:id="4376" w:author="Dr Mamadou SANOGO" w:date="2023-10-27T23:03:00Z">
              <w:tcPr>
                <w:tcW w:w="5807" w:type="dxa"/>
              </w:tcPr>
            </w:tcPrChange>
          </w:tcPr>
          <w:p w14:paraId="7A9646A4" w14:textId="6035E3F6" w:rsidR="00803A8B" w:rsidRPr="007A4AFC" w:rsidDel="00693568" w:rsidRDefault="00803A8B" w:rsidP="00972E19">
            <w:pPr>
              <w:spacing w:line="240" w:lineRule="auto"/>
              <w:rPr>
                <w:del w:id="4377" w:author="Dr Mamadou SANOGO" w:date="2023-10-27T11:25:00Z"/>
                <w:color w:val="000000" w:themeColor="text1"/>
                <w:rPrChange w:id="4378" w:author="Dr Mamadou SANOGO" w:date="2023-10-25T18:15:00Z">
                  <w:rPr>
                    <w:del w:id="4379" w:author="Dr Mamadou SANOGO" w:date="2023-10-27T11:25:00Z"/>
                  </w:rPr>
                </w:rPrChange>
              </w:rPr>
            </w:pPr>
            <w:del w:id="4380" w:author="Dr Mamadou SANOGO" w:date="2023-10-27T11:25:00Z">
              <w:r w:rsidRPr="007A4AFC" w:rsidDel="00693568">
                <w:rPr>
                  <w:color w:val="000000" w:themeColor="text1"/>
                  <w:rPrChange w:id="4381" w:author="Dr Mamadou SANOGO" w:date="2023-10-25T18:15:00Z">
                    <w:rPr/>
                  </w:rPrChange>
                </w:rPr>
                <w:delText>Nbr. d’heures de CM</w:delText>
              </w:r>
            </w:del>
          </w:p>
        </w:tc>
        <w:tc>
          <w:tcPr>
            <w:tcW w:w="1276" w:type="dxa"/>
            <w:tcPrChange w:id="4382" w:author="Dr Mamadou SANOGO" w:date="2023-10-27T23:03:00Z">
              <w:tcPr>
                <w:tcW w:w="1134" w:type="dxa"/>
              </w:tcPr>
            </w:tcPrChange>
          </w:tcPr>
          <w:p w14:paraId="5D3D8CC6"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383" w:author="Dr Mamadou SANOGO" w:date="2023-10-27T23:03:00Z">
              <w:tcPr>
                <w:tcW w:w="1134" w:type="dxa"/>
                <w:gridSpan w:val="2"/>
                <w:vAlign w:val="bottom"/>
              </w:tcPr>
            </w:tcPrChange>
          </w:tcPr>
          <w:p w14:paraId="7220F6D7" w14:textId="15D9BD3D" w:rsidR="00803A8B" w:rsidRPr="007A4AFC" w:rsidDel="00693568" w:rsidRDefault="00803A8B" w:rsidP="00972E19">
            <w:pPr>
              <w:spacing w:line="240" w:lineRule="auto"/>
              <w:jc w:val="center"/>
              <w:rPr>
                <w:del w:id="4384" w:author="Dr Mamadou SANOGO" w:date="2023-10-27T11:25:00Z"/>
                <w:color w:val="000000" w:themeColor="text1"/>
                <w:rPrChange w:id="4385" w:author="Dr Mamadou SANOGO" w:date="2023-10-25T18:15:00Z">
                  <w:rPr>
                    <w:del w:id="4386" w:author="Dr Mamadou SANOGO" w:date="2023-10-27T11:25:00Z"/>
                  </w:rPr>
                </w:rPrChange>
              </w:rPr>
            </w:pPr>
            <w:del w:id="4387" w:author="Dr Mamadou SANOGO" w:date="2023-10-27T11:25:00Z">
              <w:r w:rsidRPr="007A4AFC" w:rsidDel="00693568">
                <w:rPr>
                  <w:color w:val="000000" w:themeColor="text1"/>
                  <w:rPrChange w:id="4388" w:author="Dr Mamadou SANOGO" w:date="2023-10-25T18:15:00Z">
                    <w:rPr/>
                  </w:rPrChange>
                </w:rPr>
                <w:delText>530</w:delText>
              </w:r>
            </w:del>
          </w:p>
        </w:tc>
        <w:tc>
          <w:tcPr>
            <w:tcW w:w="1275" w:type="dxa"/>
            <w:vAlign w:val="bottom"/>
            <w:tcPrChange w:id="4389" w:author="Dr Mamadou SANOGO" w:date="2023-10-27T23:03:00Z">
              <w:tcPr>
                <w:tcW w:w="1134" w:type="dxa"/>
                <w:gridSpan w:val="2"/>
                <w:vAlign w:val="bottom"/>
              </w:tcPr>
            </w:tcPrChange>
          </w:tcPr>
          <w:p w14:paraId="75AA7A48" w14:textId="0CF81BA5" w:rsidR="00803A8B" w:rsidRPr="007A4AFC" w:rsidDel="00693568" w:rsidRDefault="00803A8B" w:rsidP="00972E19">
            <w:pPr>
              <w:spacing w:line="240" w:lineRule="auto"/>
              <w:jc w:val="center"/>
              <w:rPr>
                <w:del w:id="4390" w:author="Dr Mamadou SANOGO" w:date="2023-10-27T11:25:00Z"/>
                <w:color w:val="000000" w:themeColor="text1"/>
                <w:rPrChange w:id="4391" w:author="Dr Mamadou SANOGO" w:date="2023-10-25T18:15:00Z">
                  <w:rPr>
                    <w:del w:id="4392" w:author="Dr Mamadou SANOGO" w:date="2023-10-27T11:25:00Z"/>
                  </w:rPr>
                </w:rPrChange>
              </w:rPr>
            </w:pPr>
            <w:del w:id="4393" w:author="Dr Mamadou SANOGO" w:date="2023-10-27T11:25:00Z">
              <w:r w:rsidRPr="007A4AFC" w:rsidDel="00693568">
                <w:rPr>
                  <w:color w:val="000000" w:themeColor="text1"/>
                  <w:rPrChange w:id="4394" w:author="Dr Mamadou SANOGO" w:date="2023-10-25T18:15:00Z">
                    <w:rPr/>
                  </w:rPrChange>
                </w:rPr>
                <w:delText>300</w:delText>
              </w:r>
            </w:del>
          </w:p>
        </w:tc>
        <w:tc>
          <w:tcPr>
            <w:tcW w:w="851" w:type="dxa"/>
            <w:shd w:val="clear" w:color="auto" w:fill="D9D9D9" w:themeFill="background1" w:themeFillShade="D9"/>
            <w:vAlign w:val="bottom"/>
            <w:tcPrChange w:id="4395" w:author="Dr Mamadou SANOGO" w:date="2023-10-27T23:03:00Z">
              <w:tcPr>
                <w:tcW w:w="992" w:type="dxa"/>
                <w:gridSpan w:val="2"/>
                <w:shd w:val="clear" w:color="auto" w:fill="D9D9D9" w:themeFill="background1" w:themeFillShade="D9"/>
                <w:vAlign w:val="bottom"/>
              </w:tcPr>
            </w:tcPrChange>
          </w:tcPr>
          <w:p w14:paraId="3ED210BD" w14:textId="254945C9" w:rsidR="00803A8B" w:rsidRPr="007A4AFC" w:rsidDel="00693568" w:rsidRDefault="00803A8B" w:rsidP="00972E19">
            <w:pPr>
              <w:spacing w:line="240" w:lineRule="auto"/>
              <w:jc w:val="center"/>
              <w:rPr>
                <w:del w:id="4396" w:author="Dr Mamadou SANOGO" w:date="2023-10-27T11:25:00Z"/>
                <w:b/>
                <w:color w:val="000000" w:themeColor="text1"/>
                <w:rPrChange w:id="4397" w:author="Dr Mamadou SANOGO" w:date="2023-10-25T18:15:00Z">
                  <w:rPr>
                    <w:del w:id="4398" w:author="Dr Mamadou SANOGO" w:date="2023-10-27T11:25:00Z"/>
                    <w:b/>
                  </w:rPr>
                </w:rPrChange>
              </w:rPr>
            </w:pPr>
            <w:del w:id="4399" w:author="Dr Mamadou SANOGO" w:date="2023-10-27T11:25:00Z">
              <w:r w:rsidRPr="007A4AFC" w:rsidDel="00693568">
                <w:rPr>
                  <w:b/>
                  <w:color w:val="000000" w:themeColor="text1"/>
                  <w:rPrChange w:id="4400" w:author="Dr Mamadou SANOGO" w:date="2023-10-25T18:15:00Z">
                    <w:rPr>
                      <w:b/>
                    </w:rPr>
                  </w:rPrChange>
                </w:rPr>
                <w:delText>830</w:delText>
              </w:r>
            </w:del>
          </w:p>
        </w:tc>
      </w:tr>
      <w:tr w:rsidR="00803A8B" w:rsidRPr="007A4AFC" w:rsidDel="00693568" w14:paraId="3A361A93" w14:textId="11C9B201" w:rsidTr="00803A8B">
        <w:trPr>
          <w:del w:id="4401" w:author="Dr Mamadou SANOGO" w:date="2023-10-27T11:25:00Z"/>
          <w:trPrChange w:id="4402" w:author="Dr Mamadou SANOGO" w:date="2023-10-27T23:03:00Z">
            <w:trPr>
              <w:gridAfter w:val="0"/>
            </w:trPr>
          </w:trPrChange>
        </w:trPr>
        <w:tc>
          <w:tcPr>
            <w:tcW w:w="5807" w:type="dxa"/>
            <w:tcPrChange w:id="4403" w:author="Dr Mamadou SANOGO" w:date="2023-10-27T23:03:00Z">
              <w:tcPr>
                <w:tcW w:w="5807" w:type="dxa"/>
              </w:tcPr>
            </w:tcPrChange>
          </w:tcPr>
          <w:p w14:paraId="6F0AE448" w14:textId="3126B038" w:rsidR="00803A8B" w:rsidRPr="007A4AFC" w:rsidDel="00693568" w:rsidRDefault="00803A8B" w:rsidP="00972E19">
            <w:pPr>
              <w:spacing w:line="240" w:lineRule="auto"/>
              <w:rPr>
                <w:del w:id="4404" w:author="Dr Mamadou SANOGO" w:date="2023-10-27T11:25:00Z"/>
                <w:color w:val="000000" w:themeColor="text1"/>
                <w:rPrChange w:id="4405" w:author="Dr Mamadou SANOGO" w:date="2023-10-25T18:15:00Z">
                  <w:rPr>
                    <w:del w:id="4406" w:author="Dr Mamadou SANOGO" w:date="2023-10-27T11:25:00Z"/>
                  </w:rPr>
                </w:rPrChange>
              </w:rPr>
            </w:pPr>
            <w:del w:id="4407" w:author="Dr Mamadou SANOGO" w:date="2023-10-27T11:25:00Z">
              <w:r w:rsidRPr="007A4AFC" w:rsidDel="00693568">
                <w:rPr>
                  <w:color w:val="000000" w:themeColor="text1"/>
                  <w:rPrChange w:id="4408" w:author="Dr Mamadou SANOGO" w:date="2023-10-25T18:15:00Z">
                    <w:rPr/>
                  </w:rPrChange>
                </w:rPr>
                <w:delText>Nbr. d’heures de TD</w:delText>
              </w:r>
            </w:del>
          </w:p>
        </w:tc>
        <w:tc>
          <w:tcPr>
            <w:tcW w:w="1276" w:type="dxa"/>
            <w:tcPrChange w:id="4409" w:author="Dr Mamadou SANOGO" w:date="2023-10-27T23:03:00Z">
              <w:tcPr>
                <w:tcW w:w="1134" w:type="dxa"/>
              </w:tcPr>
            </w:tcPrChange>
          </w:tcPr>
          <w:p w14:paraId="6442E624"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10" w:author="Dr Mamadou SANOGO" w:date="2023-10-27T23:03:00Z">
              <w:tcPr>
                <w:tcW w:w="1134" w:type="dxa"/>
                <w:gridSpan w:val="2"/>
                <w:vAlign w:val="bottom"/>
              </w:tcPr>
            </w:tcPrChange>
          </w:tcPr>
          <w:p w14:paraId="0FE488B5" w14:textId="1D4E69F0" w:rsidR="00803A8B" w:rsidRPr="007A4AFC" w:rsidDel="00693568" w:rsidRDefault="00803A8B" w:rsidP="00972E19">
            <w:pPr>
              <w:spacing w:line="240" w:lineRule="auto"/>
              <w:jc w:val="center"/>
              <w:rPr>
                <w:del w:id="4411" w:author="Dr Mamadou SANOGO" w:date="2023-10-27T11:25:00Z"/>
                <w:color w:val="000000" w:themeColor="text1"/>
                <w:rPrChange w:id="4412" w:author="Dr Mamadou SANOGO" w:date="2023-10-25T18:15:00Z">
                  <w:rPr>
                    <w:del w:id="4413" w:author="Dr Mamadou SANOGO" w:date="2023-10-27T11:25:00Z"/>
                  </w:rPr>
                </w:rPrChange>
              </w:rPr>
            </w:pPr>
            <w:del w:id="4414" w:author="Dr Mamadou SANOGO" w:date="2023-10-27T11:25:00Z">
              <w:r w:rsidRPr="007A4AFC" w:rsidDel="00693568">
                <w:rPr>
                  <w:color w:val="000000" w:themeColor="text1"/>
                  <w:rPrChange w:id="4415" w:author="Dr Mamadou SANOGO" w:date="2023-10-25T18:15:00Z">
                    <w:rPr/>
                  </w:rPrChange>
                </w:rPr>
                <w:delText>480</w:delText>
              </w:r>
            </w:del>
          </w:p>
        </w:tc>
        <w:tc>
          <w:tcPr>
            <w:tcW w:w="1275" w:type="dxa"/>
            <w:vAlign w:val="bottom"/>
            <w:tcPrChange w:id="4416" w:author="Dr Mamadou SANOGO" w:date="2023-10-27T23:03:00Z">
              <w:tcPr>
                <w:tcW w:w="1134" w:type="dxa"/>
                <w:gridSpan w:val="2"/>
                <w:vAlign w:val="bottom"/>
              </w:tcPr>
            </w:tcPrChange>
          </w:tcPr>
          <w:p w14:paraId="4D5D469E" w14:textId="0FD6D82E" w:rsidR="00803A8B" w:rsidRPr="007A4AFC" w:rsidDel="00693568" w:rsidRDefault="00803A8B" w:rsidP="00972E19">
            <w:pPr>
              <w:spacing w:line="240" w:lineRule="auto"/>
              <w:jc w:val="center"/>
              <w:rPr>
                <w:del w:id="4417" w:author="Dr Mamadou SANOGO" w:date="2023-10-27T11:25:00Z"/>
                <w:color w:val="000000" w:themeColor="text1"/>
                <w:rPrChange w:id="4418" w:author="Dr Mamadou SANOGO" w:date="2023-10-25T18:15:00Z">
                  <w:rPr>
                    <w:del w:id="4419" w:author="Dr Mamadou SANOGO" w:date="2023-10-27T11:25:00Z"/>
                  </w:rPr>
                </w:rPrChange>
              </w:rPr>
            </w:pPr>
            <w:del w:id="4420" w:author="Dr Mamadou SANOGO" w:date="2023-10-27T11:25:00Z">
              <w:r w:rsidRPr="007A4AFC" w:rsidDel="00693568">
                <w:rPr>
                  <w:color w:val="000000" w:themeColor="text1"/>
                  <w:rPrChange w:id="4421" w:author="Dr Mamadou SANOGO" w:date="2023-10-25T18:15:00Z">
                    <w:rPr/>
                  </w:rPrChange>
                </w:rPr>
                <w:delText>230</w:delText>
              </w:r>
            </w:del>
          </w:p>
        </w:tc>
        <w:tc>
          <w:tcPr>
            <w:tcW w:w="851" w:type="dxa"/>
            <w:shd w:val="clear" w:color="auto" w:fill="D9D9D9" w:themeFill="background1" w:themeFillShade="D9"/>
            <w:vAlign w:val="bottom"/>
            <w:tcPrChange w:id="4422" w:author="Dr Mamadou SANOGO" w:date="2023-10-27T23:03:00Z">
              <w:tcPr>
                <w:tcW w:w="992" w:type="dxa"/>
                <w:gridSpan w:val="2"/>
                <w:shd w:val="clear" w:color="auto" w:fill="D9D9D9" w:themeFill="background1" w:themeFillShade="D9"/>
                <w:vAlign w:val="bottom"/>
              </w:tcPr>
            </w:tcPrChange>
          </w:tcPr>
          <w:p w14:paraId="3A967C94" w14:textId="4030235E" w:rsidR="00803A8B" w:rsidRPr="007A4AFC" w:rsidDel="00693568" w:rsidRDefault="00803A8B" w:rsidP="00972E19">
            <w:pPr>
              <w:spacing w:line="240" w:lineRule="auto"/>
              <w:jc w:val="center"/>
              <w:rPr>
                <w:del w:id="4423" w:author="Dr Mamadou SANOGO" w:date="2023-10-27T11:25:00Z"/>
                <w:b/>
                <w:color w:val="000000" w:themeColor="text1"/>
                <w:rPrChange w:id="4424" w:author="Dr Mamadou SANOGO" w:date="2023-10-25T18:15:00Z">
                  <w:rPr>
                    <w:del w:id="4425" w:author="Dr Mamadou SANOGO" w:date="2023-10-27T11:25:00Z"/>
                    <w:b/>
                  </w:rPr>
                </w:rPrChange>
              </w:rPr>
            </w:pPr>
            <w:del w:id="4426" w:author="Dr Mamadou SANOGO" w:date="2023-10-27T11:25:00Z">
              <w:r w:rsidRPr="007A4AFC" w:rsidDel="00693568">
                <w:rPr>
                  <w:b/>
                  <w:color w:val="000000" w:themeColor="text1"/>
                  <w:rPrChange w:id="4427" w:author="Dr Mamadou SANOGO" w:date="2023-10-25T18:15:00Z">
                    <w:rPr>
                      <w:b/>
                    </w:rPr>
                  </w:rPrChange>
                </w:rPr>
                <w:delText>710</w:delText>
              </w:r>
            </w:del>
          </w:p>
        </w:tc>
      </w:tr>
      <w:tr w:rsidR="00803A8B" w:rsidRPr="007A4AFC" w:rsidDel="00693568" w14:paraId="3519B0BF" w14:textId="3ECDE0CC" w:rsidTr="00803A8B">
        <w:trPr>
          <w:del w:id="4428" w:author="Dr Mamadou SANOGO" w:date="2023-10-27T11:25:00Z"/>
          <w:trPrChange w:id="4429" w:author="Dr Mamadou SANOGO" w:date="2023-10-27T23:03:00Z">
            <w:trPr>
              <w:gridAfter w:val="0"/>
            </w:trPr>
          </w:trPrChange>
        </w:trPr>
        <w:tc>
          <w:tcPr>
            <w:tcW w:w="5807" w:type="dxa"/>
            <w:tcPrChange w:id="4430" w:author="Dr Mamadou SANOGO" w:date="2023-10-27T23:03:00Z">
              <w:tcPr>
                <w:tcW w:w="5807" w:type="dxa"/>
              </w:tcPr>
            </w:tcPrChange>
          </w:tcPr>
          <w:p w14:paraId="48A646F4" w14:textId="01BE9693" w:rsidR="00803A8B" w:rsidRPr="007A4AFC" w:rsidDel="00693568" w:rsidRDefault="00803A8B" w:rsidP="00972E19">
            <w:pPr>
              <w:spacing w:line="240" w:lineRule="auto"/>
              <w:rPr>
                <w:del w:id="4431" w:author="Dr Mamadou SANOGO" w:date="2023-10-27T11:25:00Z"/>
                <w:color w:val="000000" w:themeColor="text1"/>
                <w:rPrChange w:id="4432" w:author="Dr Mamadou SANOGO" w:date="2023-10-25T18:15:00Z">
                  <w:rPr>
                    <w:del w:id="4433" w:author="Dr Mamadou SANOGO" w:date="2023-10-27T11:25:00Z"/>
                  </w:rPr>
                </w:rPrChange>
              </w:rPr>
            </w:pPr>
            <w:del w:id="4434" w:author="Dr Mamadou SANOGO" w:date="2023-10-27T11:25:00Z">
              <w:r w:rsidRPr="007A4AFC" w:rsidDel="00693568">
                <w:rPr>
                  <w:color w:val="000000" w:themeColor="text1"/>
                  <w:rPrChange w:id="4435" w:author="Dr Mamadou SANOGO" w:date="2023-10-25T18:15:00Z">
                    <w:rPr/>
                  </w:rPrChange>
                </w:rPr>
                <w:delText>Nbr. d’heures de TP</w:delText>
              </w:r>
            </w:del>
          </w:p>
        </w:tc>
        <w:tc>
          <w:tcPr>
            <w:tcW w:w="1276" w:type="dxa"/>
            <w:tcPrChange w:id="4436" w:author="Dr Mamadou SANOGO" w:date="2023-10-27T23:03:00Z">
              <w:tcPr>
                <w:tcW w:w="1134" w:type="dxa"/>
              </w:tcPr>
            </w:tcPrChange>
          </w:tcPr>
          <w:p w14:paraId="5DF4328C"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37" w:author="Dr Mamadou SANOGO" w:date="2023-10-27T23:03:00Z">
              <w:tcPr>
                <w:tcW w:w="1134" w:type="dxa"/>
                <w:gridSpan w:val="2"/>
                <w:vAlign w:val="bottom"/>
              </w:tcPr>
            </w:tcPrChange>
          </w:tcPr>
          <w:p w14:paraId="2DFCD868" w14:textId="7583D7A1" w:rsidR="00803A8B" w:rsidRPr="007A4AFC" w:rsidDel="00693568" w:rsidRDefault="00803A8B" w:rsidP="00972E19">
            <w:pPr>
              <w:spacing w:line="240" w:lineRule="auto"/>
              <w:jc w:val="center"/>
              <w:rPr>
                <w:del w:id="4438" w:author="Dr Mamadou SANOGO" w:date="2023-10-27T11:25:00Z"/>
                <w:color w:val="000000" w:themeColor="text1"/>
                <w:rPrChange w:id="4439" w:author="Dr Mamadou SANOGO" w:date="2023-10-25T18:15:00Z">
                  <w:rPr>
                    <w:del w:id="4440" w:author="Dr Mamadou SANOGO" w:date="2023-10-27T11:25:00Z"/>
                  </w:rPr>
                </w:rPrChange>
              </w:rPr>
            </w:pPr>
            <w:del w:id="4441" w:author="Dr Mamadou SANOGO" w:date="2023-10-27T11:25:00Z">
              <w:r w:rsidRPr="007A4AFC" w:rsidDel="00693568">
                <w:rPr>
                  <w:color w:val="000000" w:themeColor="text1"/>
                  <w:rPrChange w:id="4442" w:author="Dr Mamadou SANOGO" w:date="2023-10-25T18:15:00Z">
                    <w:rPr/>
                  </w:rPrChange>
                </w:rPr>
                <w:delText>150</w:delText>
              </w:r>
            </w:del>
          </w:p>
        </w:tc>
        <w:tc>
          <w:tcPr>
            <w:tcW w:w="1275" w:type="dxa"/>
            <w:vAlign w:val="bottom"/>
            <w:tcPrChange w:id="4443" w:author="Dr Mamadou SANOGO" w:date="2023-10-27T23:03:00Z">
              <w:tcPr>
                <w:tcW w:w="1134" w:type="dxa"/>
                <w:gridSpan w:val="2"/>
                <w:vAlign w:val="bottom"/>
              </w:tcPr>
            </w:tcPrChange>
          </w:tcPr>
          <w:p w14:paraId="5806D87C" w14:textId="1CEC345A" w:rsidR="00803A8B" w:rsidRPr="007A4AFC" w:rsidDel="00693568" w:rsidRDefault="00803A8B" w:rsidP="00972E19">
            <w:pPr>
              <w:spacing w:line="240" w:lineRule="auto"/>
              <w:jc w:val="center"/>
              <w:rPr>
                <w:del w:id="4444" w:author="Dr Mamadou SANOGO" w:date="2023-10-27T11:25:00Z"/>
                <w:color w:val="000000" w:themeColor="text1"/>
                <w:rPrChange w:id="4445" w:author="Dr Mamadou SANOGO" w:date="2023-10-25T18:15:00Z">
                  <w:rPr>
                    <w:del w:id="4446" w:author="Dr Mamadou SANOGO" w:date="2023-10-27T11:25:00Z"/>
                  </w:rPr>
                </w:rPrChange>
              </w:rPr>
            </w:pPr>
            <w:del w:id="4447" w:author="Dr Mamadou SANOGO" w:date="2023-10-27T11:25:00Z">
              <w:r w:rsidRPr="007A4AFC" w:rsidDel="00693568">
                <w:rPr>
                  <w:color w:val="000000" w:themeColor="text1"/>
                  <w:rPrChange w:id="4448" w:author="Dr Mamadou SANOGO" w:date="2023-10-25T18:15:00Z">
                    <w:rPr/>
                  </w:rPrChange>
                </w:rPr>
                <w:delText>70</w:delText>
              </w:r>
            </w:del>
          </w:p>
        </w:tc>
        <w:tc>
          <w:tcPr>
            <w:tcW w:w="851" w:type="dxa"/>
            <w:shd w:val="clear" w:color="auto" w:fill="D9D9D9" w:themeFill="background1" w:themeFillShade="D9"/>
            <w:vAlign w:val="bottom"/>
            <w:tcPrChange w:id="4449" w:author="Dr Mamadou SANOGO" w:date="2023-10-27T23:03:00Z">
              <w:tcPr>
                <w:tcW w:w="992" w:type="dxa"/>
                <w:gridSpan w:val="2"/>
                <w:shd w:val="clear" w:color="auto" w:fill="D9D9D9" w:themeFill="background1" w:themeFillShade="D9"/>
                <w:vAlign w:val="bottom"/>
              </w:tcPr>
            </w:tcPrChange>
          </w:tcPr>
          <w:p w14:paraId="73523DCC" w14:textId="2CA1307C" w:rsidR="00803A8B" w:rsidRPr="007A4AFC" w:rsidDel="00693568" w:rsidRDefault="00803A8B" w:rsidP="00972E19">
            <w:pPr>
              <w:spacing w:line="240" w:lineRule="auto"/>
              <w:jc w:val="center"/>
              <w:rPr>
                <w:del w:id="4450" w:author="Dr Mamadou SANOGO" w:date="2023-10-27T11:25:00Z"/>
                <w:b/>
                <w:color w:val="000000" w:themeColor="text1"/>
                <w:rPrChange w:id="4451" w:author="Dr Mamadou SANOGO" w:date="2023-10-25T18:15:00Z">
                  <w:rPr>
                    <w:del w:id="4452" w:author="Dr Mamadou SANOGO" w:date="2023-10-27T11:25:00Z"/>
                    <w:b/>
                  </w:rPr>
                </w:rPrChange>
              </w:rPr>
            </w:pPr>
            <w:del w:id="4453" w:author="Dr Mamadou SANOGO" w:date="2023-10-27T11:25:00Z">
              <w:r w:rsidRPr="007A4AFC" w:rsidDel="00693568">
                <w:rPr>
                  <w:b/>
                  <w:color w:val="000000" w:themeColor="text1"/>
                  <w:rPrChange w:id="4454" w:author="Dr Mamadou SANOGO" w:date="2023-10-25T18:15:00Z">
                    <w:rPr>
                      <w:b/>
                    </w:rPr>
                  </w:rPrChange>
                </w:rPr>
                <w:delText>220</w:delText>
              </w:r>
            </w:del>
          </w:p>
        </w:tc>
      </w:tr>
      <w:tr w:rsidR="00803A8B" w:rsidRPr="007A4AFC" w:rsidDel="00693568" w14:paraId="1A760318" w14:textId="240256F4" w:rsidTr="00803A8B">
        <w:trPr>
          <w:del w:id="4455" w:author="Dr Mamadou SANOGO" w:date="2023-10-27T11:25:00Z"/>
          <w:trPrChange w:id="4456" w:author="Dr Mamadou SANOGO" w:date="2023-10-27T23:03:00Z">
            <w:trPr>
              <w:gridAfter w:val="0"/>
            </w:trPr>
          </w:trPrChange>
        </w:trPr>
        <w:tc>
          <w:tcPr>
            <w:tcW w:w="5807" w:type="dxa"/>
            <w:tcPrChange w:id="4457" w:author="Dr Mamadou SANOGO" w:date="2023-10-27T23:03:00Z">
              <w:tcPr>
                <w:tcW w:w="5807" w:type="dxa"/>
              </w:tcPr>
            </w:tcPrChange>
          </w:tcPr>
          <w:p w14:paraId="359E701F" w14:textId="7B35C8D6" w:rsidR="00803A8B" w:rsidRPr="007A4AFC" w:rsidDel="00693568" w:rsidRDefault="00803A8B" w:rsidP="0047574A">
            <w:pPr>
              <w:spacing w:line="240" w:lineRule="auto"/>
              <w:rPr>
                <w:del w:id="4458" w:author="Dr Mamadou SANOGO" w:date="2023-10-27T11:25:00Z"/>
                <w:color w:val="000000" w:themeColor="text1"/>
                <w:rPrChange w:id="4459" w:author="Dr Mamadou SANOGO" w:date="2023-10-25T18:15:00Z">
                  <w:rPr>
                    <w:del w:id="4460" w:author="Dr Mamadou SANOGO" w:date="2023-10-27T11:25:00Z"/>
                  </w:rPr>
                </w:rPrChange>
              </w:rPr>
            </w:pPr>
            <w:del w:id="4461" w:author="Dr Mamadou SANOGO" w:date="2023-10-27T11:25:00Z">
              <w:r w:rsidRPr="007A4AFC" w:rsidDel="00693568">
                <w:rPr>
                  <w:color w:val="000000" w:themeColor="text1"/>
                  <w:rPrChange w:id="4462" w:author="Dr Mamadou SANOGO" w:date="2023-10-25T18:15:00Z">
                    <w:rPr/>
                  </w:rPrChange>
                </w:rPr>
                <w:delText>Nbr. de crédits affectés aux projets tutorés, stages et mémoires</w:delText>
              </w:r>
            </w:del>
          </w:p>
        </w:tc>
        <w:tc>
          <w:tcPr>
            <w:tcW w:w="1276" w:type="dxa"/>
            <w:tcPrChange w:id="4463" w:author="Dr Mamadou SANOGO" w:date="2023-10-27T23:03:00Z">
              <w:tcPr>
                <w:tcW w:w="1134" w:type="dxa"/>
              </w:tcPr>
            </w:tcPrChange>
          </w:tcPr>
          <w:p w14:paraId="5B2C810E"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64" w:author="Dr Mamadou SANOGO" w:date="2023-10-27T23:03:00Z">
              <w:tcPr>
                <w:tcW w:w="1134" w:type="dxa"/>
                <w:gridSpan w:val="2"/>
                <w:vAlign w:val="center"/>
              </w:tcPr>
            </w:tcPrChange>
          </w:tcPr>
          <w:p w14:paraId="1A401BD9" w14:textId="7C4416D2" w:rsidR="00803A8B" w:rsidRPr="007A4AFC" w:rsidDel="00693568" w:rsidRDefault="00803A8B" w:rsidP="0047574A">
            <w:pPr>
              <w:spacing w:line="240" w:lineRule="auto"/>
              <w:jc w:val="center"/>
              <w:rPr>
                <w:del w:id="4465" w:author="Dr Mamadou SANOGO" w:date="2023-10-27T11:25:00Z"/>
                <w:color w:val="000000" w:themeColor="text1"/>
                <w:rPrChange w:id="4466" w:author="Dr Mamadou SANOGO" w:date="2023-10-25T18:15:00Z">
                  <w:rPr>
                    <w:del w:id="4467" w:author="Dr Mamadou SANOGO" w:date="2023-10-27T11:25:00Z"/>
                  </w:rPr>
                </w:rPrChange>
              </w:rPr>
            </w:pPr>
            <w:del w:id="4468" w:author="Dr Mamadou SANOGO" w:date="2023-10-27T11:25:00Z">
              <w:r w:rsidRPr="007A4AFC" w:rsidDel="00693568">
                <w:rPr>
                  <w:color w:val="000000" w:themeColor="text1"/>
                  <w:rPrChange w:id="4469" w:author="Dr Mamadou SANOGO" w:date="2023-10-25T18:15:00Z">
                    <w:rPr/>
                  </w:rPrChange>
                </w:rPr>
                <w:delText>14</w:delText>
              </w:r>
            </w:del>
          </w:p>
        </w:tc>
        <w:tc>
          <w:tcPr>
            <w:tcW w:w="1275" w:type="dxa"/>
            <w:vAlign w:val="center"/>
            <w:tcPrChange w:id="4470" w:author="Dr Mamadou SANOGO" w:date="2023-10-27T23:03:00Z">
              <w:tcPr>
                <w:tcW w:w="1134" w:type="dxa"/>
                <w:gridSpan w:val="2"/>
                <w:vAlign w:val="center"/>
              </w:tcPr>
            </w:tcPrChange>
          </w:tcPr>
          <w:p w14:paraId="28790B5B" w14:textId="53857B6B" w:rsidR="00803A8B" w:rsidRPr="007A4AFC" w:rsidDel="00693568" w:rsidRDefault="00803A8B" w:rsidP="0047574A">
            <w:pPr>
              <w:spacing w:line="240" w:lineRule="auto"/>
              <w:jc w:val="center"/>
              <w:rPr>
                <w:del w:id="4471" w:author="Dr Mamadou SANOGO" w:date="2023-10-27T11:25:00Z"/>
                <w:color w:val="000000" w:themeColor="text1"/>
                <w:rPrChange w:id="4472" w:author="Dr Mamadou SANOGO" w:date="2023-10-25T18:15:00Z">
                  <w:rPr>
                    <w:del w:id="4473" w:author="Dr Mamadou SANOGO" w:date="2023-10-27T11:25:00Z"/>
                  </w:rPr>
                </w:rPrChange>
              </w:rPr>
            </w:pPr>
            <w:del w:id="4474" w:author="Dr Mamadou SANOGO" w:date="2023-10-27T11:25:00Z">
              <w:r w:rsidRPr="007A4AFC" w:rsidDel="00693568">
                <w:rPr>
                  <w:color w:val="000000" w:themeColor="text1"/>
                  <w:rPrChange w:id="4475" w:author="Dr Mamadou SANOGO" w:date="2023-10-25T18:15:00Z">
                    <w:rPr/>
                  </w:rPrChange>
                </w:rPr>
                <w:delText>22</w:delText>
              </w:r>
            </w:del>
          </w:p>
        </w:tc>
        <w:tc>
          <w:tcPr>
            <w:tcW w:w="851" w:type="dxa"/>
            <w:shd w:val="clear" w:color="auto" w:fill="D9D9D9" w:themeFill="background1" w:themeFillShade="D9"/>
            <w:vAlign w:val="center"/>
            <w:tcPrChange w:id="4476" w:author="Dr Mamadou SANOGO" w:date="2023-10-27T23:03:00Z">
              <w:tcPr>
                <w:tcW w:w="992" w:type="dxa"/>
                <w:gridSpan w:val="2"/>
                <w:shd w:val="clear" w:color="auto" w:fill="D9D9D9" w:themeFill="background1" w:themeFillShade="D9"/>
                <w:vAlign w:val="center"/>
              </w:tcPr>
            </w:tcPrChange>
          </w:tcPr>
          <w:p w14:paraId="390BF2FF" w14:textId="42DC99BA" w:rsidR="00803A8B" w:rsidRPr="007A4AFC" w:rsidDel="00693568" w:rsidRDefault="00803A8B" w:rsidP="0047574A">
            <w:pPr>
              <w:spacing w:line="240" w:lineRule="auto"/>
              <w:jc w:val="center"/>
              <w:rPr>
                <w:del w:id="4477" w:author="Dr Mamadou SANOGO" w:date="2023-10-27T11:25:00Z"/>
                <w:b/>
                <w:color w:val="000000" w:themeColor="text1"/>
                <w:rPrChange w:id="4478" w:author="Dr Mamadou SANOGO" w:date="2023-10-25T18:15:00Z">
                  <w:rPr>
                    <w:del w:id="4479" w:author="Dr Mamadou SANOGO" w:date="2023-10-27T11:25:00Z"/>
                    <w:b/>
                  </w:rPr>
                </w:rPrChange>
              </w:rPr>
            </w:pPr>
            <w:del w:id="4480" w:author="Dr Mamadou SANOGO" w:date="2023-10-27T11:25:00Z">
              <w:r w:rsidRPr="007A4AFC" w:rsidDel="00693568">
                <w:rPr>
                  <w:b/>
                  <w:color w:val="000000" w:themeColor="text1"/>
                  <w:rPrChange w:id="4481" w:author="Dr Mamadou SANOGO" w:date="2023-10-25T18:15:00Z">
                    <w:rPr>
                      <w:b/>
                    </w:rPr>
                  </w:rPrChange>
                </w:rPr>
                <w:delText>36</w:delText>
              </w:r>
            </w:del>
          </w:p>
        </w:tc>
      </w:tr>
      <w:tr w:rsidR="00803A8B" w:rsidRPr="007A4AFC" w:rsidDel="00693568" w14:paraId="44026838" w14:textId="1701334A" w:rsidTr="00803A8B">
        <w:trPr>
          <w:del w:id="4482" w:author="Dr Mamadou SANOGO" w:date="2023-10-27T11:25:00Z"/>
          <w:trPrChange w:id="4483" w:author="Dr Mamadou SANOGO" w:date="2023-10-27T23:03:00Z">
            <w:trPr>
              <w:gridAfter w:val="0"/>
            </w:trPr>
          </w:trPrChange>
        </w:trPr>
        <w:tc>
          <w:tcPr>
            <w:tcW w:w="5807" w:type="dxa"/>
            <w:tcPrChange w:id="4484" w:author="Dr Mamadou SANOGO" w:date="2023-10-27T23:03:00Z">
              <w:tcPr>
                <w:tcW w:w="5807" w:type="dxa"/>
              </w:tcPr>
            </w:tcPrChange>
          </w:tcPr>
          <w:p w14:paraId="3C617D1F" w14:textId="08CE9514" w:rsidR="00803A8B" w:rsidRPr="007A4AFC" w:rsidDel="00693568" w:rsidRDefault="00803A8B" w:rsidP="0047574A">
            <w:pPr>
              <w:spacing w:line="240" w:lineRule="auto"/>
              <w:rPr>
                <w:del w:id="4485" w:author="Dr Mamadou SANOGO" w:date="2023-10-27T11:25:00Z"/>
                <w:color w:val="000000" w:themeColor="text1"/>
                <w:rPrChange w:id="4486" w:author="Dr Mamadou SANOGO" w:date="2023-10-25T18:15:00Z">
                  <w:rPr>
                    <w:del w:id="4487" w:author="Dr Mamadou SANOGO" w:date="2023-10-27T11:25:00Z"/>
                  </w:rPr>
                </w:rPrChange>
              </w:rPr>
            </w:pPr>
            <w:del w:id="4488" w:author="Dr Mamadou SANOGO" w:date="2023-10-27T11:25:00Z">
              <w:r w:rsidRPr="007A4AFC" w:rsidDel="00693568">
                <w:rPr>
                  <w:color w:val="000000" w:themeColor="text1"/>
                  <w:rPrChange w:id="4489" w:author="Dr Mamadou SANOGO" w:date="2023-10-25T18:15:00Z">
                    <w:rPr/>
                  </w:rPrChange>
                </w:rPr>
                <w:delText>Nbr. de crédits affectés à l’apprentissage des langues</w:delText>
              </w:r>
            </w:del>
          </w:p>
        </w:tc>
        <w:tc>
          <w:tcPr>
            <w:tcW w:w="1276" w:type="dxa"/>
            <w:tcPrChange w:id="4490" w:author="Dr Mamadou SANOGO" w:date="2023-10-27T23:03:00Z">
              <w:tcPr>
                <w:tcW w:w="1134" w:type="dxa"/>
              </w:tcPr>
            </w:tcPrChange>
          </w:tcPr>
          <w:p w14:paraId="5A02EE63"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91" w:author="Dr Mamadou SANOGO" w:date="2023-10-27T23:03:00Z">
              <w:tcPr>
                <w:tcW w:w="1134" w:type="dxa"/>
                <w:gridSpan w:val="2"/>
                <w:vAlign w:val="center"/>
              </w:tcPr>
            </w:tcPrChange>
          </w:tcPr>
          <w:p w14:paraId="0309DA18" w14:textId="555FDF36" w:rsidR="00803A8B" w:rsidRPr="007A4AFC" w:rsidDel="00693568" w:rsidRDefault="00803A8B" w:rsidP="0047574A">
            <w:pPr>
              <w:spacing w:line="240" w:lineRule="auto"/>
              <w:jc w:val="center"/>
              <w:rPr>
                <w:del w:id="4492" w:author="Dr Mamadou SANOGO" w:date="2023-10-27T11:25:00Z"/>
                <w:color w:val="000000" w:themeColor="text1"/>
                <w:rPrChange w:id="4493" w:author="Dr Mamadou SANOGO" w:date="2023-10-25T18:15:00Z">
                  <w:rPr>
                    <w:del w:id="4494" w:author="Dr Mamadou SANOGO" w:date="2023-10-27T11:25:00Z"/>
                  </w:rPr>
                </w:rPrChange>
              </w:rPr>
            </w:pPr>
            <w:del w:id="4495" w:author="Dr Mamadou SANOGO" w:date="2023-10-27T11:25:00Z">
              <w:r w:rsidRPr="007A4AFC" w:rsidDel="00693568">
                <w:rPr>
                  <w:color w:val="000000" w:themeColor="text1"/>
                  <w:rPrChange w:id="4496" w:author="Dr Mamadou SANOGO" w:date="2023-10-25T18:15:00Z">
                    <w:rPr/>
                  </w:rPrChange>
                </w:rPr>
                <w:delText>6</w:delText>
              </w:r>
            </w:del>
          </w:p>
        </w:tc>
        <w:tc>
          <w:tcPr>
            <w:tcW w:w="1275" w:type="dxa"/>
            <w:vAlign w:val="center"/>
            <w:tcPrChange w:id="4497" w:author="Dr Mamadou SANOGO" w:date="2023-10-27T23:03:00Z">
              <w:tcPr>
                <w:tcW w:w="1134" w:type="dxa"/>
                <w:gridSpan w:val="2"/>
                <w:vAlign w:val="center"/>
              </w:tcPr>
            </w:tcPrChange>
          </w:tcPr>
          <w:p w14:paraId="2C00774D" w14:textId="5C0182C4" w:rsidR="00803A8B" w:rsidRPr="007A4AFC" w:rsidDel="00693568" w:rsidRDefault="00803A8B" w:rsidP="0047574A">
            <w:pPr>
              <w:spacing w:line="240" w:lineRule="auto"/>
              <w:jc w:val="center"/>
              <w:rPr>
                <w:del w:id="4498" w:author="Dr Mamadou SANOGO" w:date="2023-10-27T11:25:00Z"/>
                <w:color w:val="000000" w:themeColor="text1"/>
                <w:rPrChange w:id="4499" w:author="Dr Mamadou SANOGO" w:date="2023-10-25T18:15:00Z">
                  <w:rPr>
                    <w:del w:id="4500" w:author="Dr Mamadou SANOGO" w:date="2023-10-27T11:25:00Z"/>
                  </w:rPr>
                </w:rPrChange>
              </w:rPr>
            </w:pPr>
            <w:del w:id="4501" w:author="Dr Mamadou SANOGO" w:date="2023-10-27T11:25:00Z">
              <w:r w:rsidRPr="007A4AFC" w:rsidDel="00693568">
                <w:rPr>
                  <w:color w:val="000000" w:themeColor="text1"/>
                  <w:rPrChange w:id="4502" w:author="Dr Mamadou SANOGO" w:date="2023-10-25T18:15:00Z">
                    <w:rPr/>
                  </w:rPrChange>
                </w:rPr>
                <w:delText>0</w:delText>
              </w:r>
            </w:del>
          </w:p>
        </w:tc>
        <w:tc>
          <w:tcPr>
            <w:tcW w:w="851" w:type="dxa"/>
            <w:shd w:val="clear" w:color="auto" w:fill="D9D9D9" w:themeFill="background1" w:themeFillShade="D9"/>
            <w:vAlign w:val="center"/>
            <w:tcPrChange w:id="4503" w:author="Dr Mamadou SANOGO" w:date="2023-10-27T23:03:00Z">
              <w:tcPr>
                <w:tcW w:w="992" w:type="dxa"/>
                <w:gridSpan w:val="2"/>
                <w:shd w:val="clear" w:color="auto" w:fill="D9D9D9" w:themeFill="background1" w:themeFillShade="D9"/>
                <w:vAlign w:val="center"/>
              </w:tcPr>
            </w:tcPrChange>
          </w:tcPr>
          <w:p w14:paraId="3F629532" w14:textId="410279A3" w:rsidR="00803A8B" w:rsidRPr="007A4AFC" w:rsidDel="00693568" w:rsidRDefault="00803A8B" w:rsidP="0047574A">
            <w:pPr>
              <w:spacing w:line="240" w:lineRule="auto"/>
              <w:jc w:val="center"/>
              <w:rPr>
                <w:del w:id="4504" w:author="Dr Mamadou SANOGO" w:date="2023-10-27T11:25:00Z"/>
                <w:b/>
                <w:color w:val="000000" w:themeColor="text1"/>
                <w:rPrChange w:id="4505" w:author="Dr Mamadou SANOGO" w:date="2023-10-25T18:15:00Z">
                  <w:rPr>
                    <w:del w:id="4506" w:author="Dr Mamadou SANOGO" w:date="2023-10-27T11:25:00Z"/>
                    <w:b/>
                  </w:rPr>
                </w:rPrChange>
              </w:rPr>
            </w:pPr>
            <w:del w:id="4507" w:author="Dr Mamadou SANOGO" w:date="2023-10-27T11:25:00Z">
              <w:r w:rsidRPr="007A4AFC" w:rsidDel="00693568">
                <w:rPr>
                  <w:b/>
                  <w:color w:val="000000" w:themeColor="text1"/>
                  <w:rPrChange w:id="4508" w:author="Dr Mamadou SANOGO" w:date="2023-10-25T18:15:00Z">
                    <w:rPr>
                      <w:b/>
                    </w:rPr>
                  </w:rPrChange>
                </w:rPr>
                <w:delText>6</w:delText>
              </w:r>
            </w:del>
          </w:p>
        </w:tc>
      </w:tr>
      <w:tr w:rsidR="00803A8B" w:rsidRPr="007A4AFC" w:rsidDel="00693568" w14:paraId="49C1669D" w14:textId="5A6521C8" w:rsidTr="00803A8B">
        <w:trPr>
          <w:del w:id="4509" w:author="Dr Mamadou SANOGO" w:date="2023-10-27T11:25:00Z"/>
          <w:trPrChange w:id="4510" w:author="Dr Mamadou SANOGO" w:date="2023-10-27T23:03:00Z">
            <w:trPr>
              <w:gridAfter w:val="0"/>
            </w:trPr>
          </w:trPrChange>
        </w:trPr>
        <w:tc>
          <w:tcPr>
            <w:tcW w:w="5807" w:type="dxa"/>
            <w:tcPrChange w:id="4511" w:author="Dr Mamadou SANOGO" w:date="2023-10-27T23:03:00Z">
              <w:tcPr>
                <w:tcW w:w="5807" w:type="dxa"/>
              </w:tcPr>
            </w:tcPrChange>
          </w:tcPr>
          <w:p w14:paraId="2B650A01" w14:textId="241965E4" w:rsidR="00803A8B" w:rsidRPr="007A4AFC" w:rsidDel="00693568" w:rsidRDefault="00803A8B" w:rsidP="0047574A">
            <w:pPr>
              <w:spacing w:line="240" w:lineRule="auto"/>
              <w:rPr>
                <w:del w:id="4512" w:author="Dr Mamadou SANOGO" w:date="2023-10-27T11:25:00Z"/>
                <w:color w:val="000000" w:themeColor="text1"/>
                <w:rPrChange w:id="4513" w:author="Dr Mamadou SANOGO" w:date="2023-10-25T18:15:00Z">
                  <w:rPr>
                    <w:del w:id="4514" w:author="Dr Mamadou SANOGO" w:date="2023-10-27T11:25:00Z"/>
                  </w:rPr>
                </w:rPrChange>
              </w:rPr>
            </w:pPr>
            <w:del w:id="4515" w:author="Dr Mamadou SANOGO" w:date="2023-10-27T11:25:00Z">
              <w:r w:rsidRPr="007A4AFC" w:rsidDel="00693568">
                <w:rPr>
                  <w:color w:val="000000" w:themeColor="text1"/>
                  <w:rPrChange w:id="4516" w:author="Dr Mamadou SANOGO" w:date="2023-10-25T18:15:00Z">
                    <w:rPr/>
                  </w:rPrChange>
                </w:rPr>
                <w:delText>Nbr. de crédits affectés à l’informatique</w:delText>
              </w:r>
            </w:del>
          </w:p>
        </w:tc>
        <w:tc>
          <w:tcPr>
            <w:tcW w:w="1276" w:type="dxa"/>
            <w:tcPrChange w:id="4517" w:author="Dr Mamadou SANOGO" w:date="2023-10-27T23:03:00Z">
              <w:tcPr>
                <w:tcW w:w="1134" w:type="dxa"/>
              </w:tcPr>
            </w:tcPrChange>
          </w:tcPr>
          <w:p w14:paraId="78A45C9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18" w:author="Dr Mamadou SANOGO" w:date="2023-10-27T23:03:00Z">
              <w:tcPr>
                <w:tcW w:w="1134" w:type="dxa"/>
                <w:gridSpan w:val="2"/>
                <w:vAlign w:val="center"/>
              </w:tcPr>
            </w:tcPrChange>
          </w:tcPr>
          <w:p w14:paraId="5E3DA426" w14:textId="3D8028A7" w:rsidR="00803A8B" w:rsidRPr="007A4AFC" w:rsidDel="00693568" w:rsidRDefault="00803A8B" w:rsidP="0047574A">
            <w:pPr>
              <w:spacing w:line="240" w:lineRule="auto"/>
              <w:jc w:val="center"/>
              <w:rPr>
                <w:del w:id="4519" w:author="Dr Mamadou SANOGO" w:date="2023-10-27T11:25:00Z"/>
                <w:color w:val="000000" w:themeColor="text1"/>
                <w:rPrChange w:id="4520" w:author="Dr Mamadou SANOGO" w:date="2023-10-25T18:15:00Z">
                  <w:rPr>
                    <w:del w:id="4521" w:author="Dr Mamadou SANOGO" w:date="2023-10-27T11:25:00Z"/>
                  </w:rPr>
                </w:rPrChange>
              </w:rPr>
            </w:pPr>
            <w:del w:id="4522" w:author="Dr Mamadou SANOGO" w:date="2023-10-27T11:25:00Z">
              <w:r w:rsidRPr="007A4AFC" w:rsidDel="00693568">
                <w:rPr>
                  <w:color w:val="000000" w:themeColor="text1"/>
                  <w:rPrChange w:id="4523" w:author="Dr Mamadou SANOGO" w:date="2023-10-25T18:15:00Z">
                    <w:rPr/>
                  </w:rPrChange>
                </w:rPr>
                <w:delText>6</w:delText>
              </w:r>
            </w:del>
          </w:p>
        </w:tc>
        <w:tc>
          <w:tcPr>
            <w:tcW w:w="1275" w:type="dxa"/>
            <w:vAlign w:val="center"/>
            <w:tcPrChange w:id="4524" w:author="Dr Mamadou SANOGO" w:date="2023-10-27T23:03:00Z">
              <w:tcPr>
                <w:tcW w:w="1134" w:type="dxa"/>
                <w:gridSpan w:val="2"/>
                <w:vAlign w:val="center"/>
              </w:tcPr>
            </w:tcPrChange>
          </w:tcPr>
          <w:p w14:paraId="7DCF3332" w14:textId="65C7B026" w:rsidR="00803A8B" w:rsidRPr="007A4AFC" w:rsidDel="00693568" w:rsidRDefault="00803A8B" w:rsidP="0047574A">
            <w:pPr>
              <w:spacing w:line="240" w:lineRule="auto"/>
              <w:jc w:val="center"/>
              <w:rPr>
                <w:del w:id="4525" w:author="Dr Mamadou SANOGO" w:date="2023-10-27T11:25:00Z"/>
                <w:color w:val="000000" w:themeColor="text1"/>
                <w:rPrChange w:id="4526" w:author="Dr Mamadou SANOGO" w:date="2023-10-25T18:15:00Z">
                  <w:rPr>
                    <w:del w:id="4527" w:author="Dr Mamadou SANOGO" w:date="2023-10-27T11:25:00Z"/>
                  </w:rPr>
                </w:rPrChange>
              </w:rPr>
            </w:pPr>
            <w:del w:id="4528" w:author="Dr Mamadou SANOGO" w:date="2023-10-27T11:25:00Z">
              <w:r w:rsidRPr="007A4AFC" w:rsidDel="00693568">
                <w:rPr>
                  <w:color w:val="000000" w:themeColor="text1"/>
                  <w:rPrChange w:id="4529" w:author="Dr Mamadou SANOGO" w:date="2023-10-25T18:15:00Z">
                    <w:rPr/>
                  </w:rPrChange>
                </w:rPr>
                <w:delText>0</w:delText>
              </w:r>
            </w:del>
          </w:p>
        </w:tc>
        <w:tc>
          <w:tcPr>
            <w:tcW w:w="851" w:type="dxa"/>
            <w:shd w:val="clear" w:color="auto" w:fill="D9D9D9" w:themeFill="background1" w:themeFillShade="D9"/>
            <w:vAlign w:val="center"/>
            <w:tcPrChange w:id="4530" w:author="Dr Mamadou SANOGO" w:date="2023-10-27T23:03:00Z">
              <w:tcPr>
                <w:tcW w:w="992" w:type="dxa"/>
                <w:gridSpan w:val="2"/>
                <w:shd w:val="clear" w:color="auto" w:fill="D9D9D9" w:themeFill="background1" w:themeFillShade="D9"/>
                <w:vAlign w:val="center"/>
              </w:tcPr>
            </w:tcPrChange>
          </w:tcPr>
          <w:p w14:paraId="4AB62BF6" w14:textId="38BD8A08" w:rsidR="00803A8B" w:rsidRPr="007A4AFC" w:rsidDel="00693568" w:rsidRDefault="00803A8B" w:rsidP="0047574A">
            <w:pPr>
              <w:spacing w:line="240" w:lineRule="auto"/>
              <w:jc w:val="center"/>
              <w:rPr>
                <w:del w:id="4531" w:author="Dr Mamadou SANOGO" w:date="2023-10-27T11:25:00Z"/>
                <w:b/>
                <w:color w:val="000000" w:themeColor="text1"/>
                <w:rPrChange w:id="4532" w:author="Dr Mamadou SANOGO" w:date="2023-10-25T18:15:00Z">
                  <w:rPr>
                    <w:del w:id="4533" w:author="Dr Mamadou SANOGO" w:date="2023-10-27T11:25:00Z"/>
                    <w:b/>
                  </w:rPr>
                </w:rPrChange>
              </w:rPr>
            </w:pPr>
            <w:del w:id="4534" w:author="Dr Mamadou SANOGO" w:date="2023-10-27T11:25:00Z">
              <w:r w:rsidRPr="007A4AFC" w:rsidDel="00693568">
                <w:rPr>
                  <w:b/>
                  <w:color w:val="000000" w:themeColor="text1"/>
                  <w:rPrChange w:id="4535" w:author="Dr Mamadou SANOGO" w:date="2023-10-25T18:15:00Z">
                    <w:rPr>
                      <w:b/>
                    </w:rPr>
                  </w:rPrChange>
                </w:rPr>
                <w:delText>6</w:delText>
              </w:r>
            </w:del>
          </w:p>
        </w:tc>
      </w:tr>
      <w:tr w:rsidR="00803A8B" w:rsidRPr="007A4AFC" w:rsidDel="00693568" w14:paraId="4608E53F" w14:textId="33134904" w:rsidTr="00803A8B">
        <w:trPr>
          <w:del w:id="4536" w:author="Dr Mamadou SANOGO" w:date="2023-10-27T11:25:00Z"/>
          <w:trPrChange w:id="4537" w:author="Dr Mamadou SANOGO" w:date="2023-10-27T23:03:00Z">
            <w:trPr>
              <w:gridAfter w:val="0"/>
            </w:trPr>
          </w:trPrChange>
        </w:trPr>
        <w:tc>
          <w:tcPr>
            <w:tcW w:w="5807" w:type="dxa"/>
            <w:tcPrChange w:id="4538" w:author="Dr Mamadou SANOGO" w:date="2023-10-27T23:03:00Z">
              <w:tcPr>
                <w:tcW w:w="5807" w:type="dxa"/>
              </w:tcPr>
            </w:tcPrChange>
          </w:tcPr>
          <w:p w14:paraId="1B8A849B" w14:textId="74CDDD6E" w:rsidR="00803A8B" w:rsidRPr="007A4AFC" w:rsidDel="00693568" w:rsidRDefault="00803A8B" w:rsidP="0047574A">
            <w:pPr>
              <w:spacing w:line="240" w:lineRule="auto"/>
              <w:rPr>
                <w:del w:id="4539" w:author="Dr Mamadou SANOGO" w:date="2023-10-27T11:25:00Z"/>
                <w:color w:val="000000" w:themeColor="text1"/>
                <w:rPrChange w:id="4540" w:author="Dr Mamadou SANOGO" w:date="2023-10-25T18:15:00Z">
                  <w:rPr>
                    <w:del w:id="4541" w:author="Dr Mamadou SANOGO" w:date="2023-10-27T11:25:00Z"/>
                  </w:rPr>
                </w:rPrChange>
              </w:rPr>
            </w:pPr>
            <w:del w:id="4542" w:author="Dr Mamadou SANOGO" w:date="2023-10-27T11:25:00Z">
              <w:r w:rsidRPr="007A4AFC" w:rsidDel="00693568">
                <w:rPr>
                  <w:color w:val="000000" w:themeColor="text1"/>
                  <w:rPrChange w:id="4543" w:author="Dr Mamadou SANOGO" w:date="2023-10-25T18:15:00Z">
                    <w:rPr/>
                  </w:rPrChange>
                </w:rPr>
                <w:delText>Nbr. de crédits affectés à la préparation à l’insertion professionnelle</w:delText>
              </w:r>
            </w:del>
          </w:p>
        </w:tc>
        <w:tc>
          <w:tcPr>
            <w:tcW w:w="1276" w:type="dxa"/>
            <w:tcPrChange w:id="4544" w:author="Dr Mamadou SANOGO" w:date="2023-10-27T23:03:00Z">
              <w:tcPr>
                <w:tcW w:w="1134" w:type="dxa"/>
              </w:tcPr>
            </w:tcPrChange>
          </w:tcPr>
          <w:p w14:paraId="7554D06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45" w:author="Dr Mamadou SANOGO" w:date="2023-10-27T23:03:00Z">
              <w:tcPr>
                <w:tcW w:w="1134" w:type="dxa"/>
                <w:gridSpan w:val="2"/>
                <w:vAlign w:val="center"/>
              </w:tcPr>
            </w:tcPrChange>
          </w:tcPr>
          <w:p w14:paraId="2C0DF38B" w14:textId="54810976" w:rsidR="00803A8B" w:rsidRPr="007A4AFC" w:rsidDel="00693568" w:rsidRDefault="00803A8B" w:rsidP="0047574A">
            <w:pPr>
              <w:spacing w:line="240" w:lineRule="auto"/>
              <w:jc w:val="center"/>
              <w:rPr>
                <w:del w:id="4546" w:author="Dr Mamadou SANOGO" w:date="2023-10-27T11:25:00Z"/>
                <w:color w:val="000000" w:themeColor="text1"/>
                <w:rPrChange w:id="4547" w:author="Dr Mamadou SANOGO" w:date="2023-10-25T18:15:00Z">
                  <w:rPr>
                    <w:del w:id="4548" w:author="Dr Mamadou SANOGO" w:date="2023-10-27T11:25:00Z"/>
                  </w:rPr>
                </w:rPrChange>
              </w:rPr>
            </w:pPr>
            <w:del w:id="4549" w:author="Dr Mamadou SANOGO" w:date="2023-10-27T11:25:00Z">
              <w:r w:rsidRPr="007A4AFC" w:rsidDel="00693568">
                <w:rPr>
                  <w:color w:val="000000" w:themeColor="text1"/>
                  <w:rPrChange w:id="4550" w:author="Dr Mamadou SANOGO" w:date="2023-10-25T18:15:00Z">
                    <w:rPr/>
                  </w:rPrChange>
                </w:rPr>
                <w:delText>0</w:delText>
              </w:r>
            </w:del>
          </w:p>
        </w:tc>
        <w:tc>
          <w:tcPr>
            <w:tcW w:w="1275" w:type="dxa"/>
            <w:vAlign w:val="center"/>
            <w:tcPrChange w:id="4551" w:author="Dr Mamadou SANOGO" w:date="2023-10-27T23:03:00Z">
              <w:tcPr>
                <w:tcW w:w="1134" w:type="dxa"/>
                <w:gridSpan w:val="2"/>
                <w:vAlign w:val="center"/>
              </w:tcPr>
            </w:tcPrChange>
          </w:tcPr>
          <w:p w14:paraId="2E44EF0B" w14:textId="67872A40" w:rsidR="00803A8B" w:rsidRPr="007A4AFC" w:rsidDel="00693568" w:rsidRDefault="00803A8B" w:rsidP="0047574A">
            <w:pPr>
              <w:spacing w:line="240" w:lineRule="auto"/>
              <w:jc w:val="center"/>
              <w:rPr>
                <w:del w:id="4552" w:author="Dr Mamadou SANOGO" w:date="2023-10-27T11:25:00Z"/>
                <w:color w:val="000000" w:themeColor="text1"/>
                <w:rPrChange w:id="4553" w:author="Dr Mamadou SANOGO" w:date="2023-10-25T18:15:00Z">
                  <w:rPr>
                    <w:del w:id="4554" w:author="Dr Mamadou SANOGO" w:date="2023-10-27T11:25:00Z"/>
                  </w:rPr>
                </w:rPrChange>
              </w:rPr>
            </w:pPr>
            <w:del w:id="4555" w:author="Dr Mamadou SANOGO" w:date="2023-10-27T11:25:00Z">
              <w:r w:rsidRPr="007A4AFC" w:rsidDel="00693568">
                <w:rPr>
                  <w:color w:val="000000" w:themeColor="text1"/>
                  <w:rPrChange w:id="4556" w:author="Dr Mamadou SANOGO" w:date="2023-10-25T18:15:00Z">
                    <w:rPr/>
                  </w:rPrChange>
                </w:rPr>
                <w:delText>0</w:delText>
              </w:r>
            </w:del>
          </w:p>
        </w:tc>
        <w:tc>
          <w:tcPr>
            <w:tcW w:w="851" w:type="dxa"/>
            <w:shd w:val="clear" w:color="auto" w:fill="D9D9D9" w:themeFill="background1" w:themeFillShade="D9"/>
            <w:vAlign w:val="center"/>
            <w:tcPrChange w:id="4557" w:author="Dr Mamadou SANOGO" w:date="2023-10-27T23:03:00Z">
              <w:tcPr>
                <w:tcW w:w="992" w:type="dxa"/>
                <w:gridSpan w:val="2"/>
                <w:shd w:val="clear" w:color="auto" w:fill="D9D9D9" w:themeFill="background1" w:themeFillShade="D9"/>
                <w:vAlign w:val="center"/>
              </w:tcPr>
            </w:tcPrChange>
          </w:tcPr>
          <w:p w14:paraId="1D28EC96" w14:textId="476CC6CC" w:rsidR="00803A8B" w:rsidRPr="007A4AFC" w:rsidDel="00693568" w:rsidRDefault="00803A8B" w:rsidP="0047574A">
            <w:pPr>
              <w:spacing w:line="240" w:lineRule="auto"/>
              <w:jc w:val="center"/>
              <w:rPr>
                <w:del w:id="4558" w:author="Dr Mamadou SANOGO" w:date="2023-10-27T11:25:00Z"/>
                <w:b/>
                <w:color w:val="000000" w:themeColor="text1"/>
                <w:rPrChange w:id="4559" w:author="Dr Mamadou SANOGO" w:date="2023-10-25T18:15:00Z">
                  <w:rPr>
                    <w:del w:id="4560" w:author="Dr Mamadou SANOGO" w:date="2023-10-27T11:25:00Z"/>
                    <w:b/>
                  </w:rPr>
                </w:rPrChange>
              </w:rPr>
            </w:pPr>
            <w:del w:id="4561" w:author="Dr Mamadou SANOGO" w:date="2023-10-27T11:25:00Z">
              <w:r w:rsidRPr="007A4AFC" w:rsidDel="00693568">
                <w:rPr>
                  <w:b/>
                  <w:color w:val="000000" w:themeColor="text1"/>
                  <w:rPrChange w:id="4562" w:author="Dr Mamadou SANOGO" w:date="2023-10-25T18:15:00Z">
                    <w:rPr>
                      <w:b/>
                    </w:rPr>
                  </w:rPrChange>
                </w:rPr>
                <w:delText>0</w:delText>
              </w:r>
            </w:del>
          </w:p>
        </w:tc>
      </w:tr>
      <w:tr w:rsidR="00803A8B" w:rsidRPr="007A4AFC" w:rsidDel="00693568" w14:paraId="248817BC" w14:textId="48379E1D" w:rsidTr="00803A8B">
        <w:trPr>
          <w:del w:id="4563" w:author="Dr Mamadou SANOGO" w:date="2023-10-27T11:25:00Z"/>
          <w:trPrChange w:id="4564" w:author="Dr Mamadou SANOGO" w:date="2023-10-27T23:03:00Z">
            <w:trPr>
              <w:gridAfter w:val="0"/>
            </w:trPr>
          </w:trPrChange>
        </w:trPr>
        <w:tc>
          <w:tcPr>
            <w:tcW w:w="5807" w:type="dxa"/>
            <w:tcPrChange w:id="4565" w:author="Dr Mamadou SANOGO" w:date="2023-10-27T23:03:00Z">
              <w:tcPr>
                <w:tcW w:w="5807" w:type="dxa"/>
              </w:tcPr>
            </w:tcPrChange>
          </w:tcPr>
          <w:p w14:paraId="5E4F88E9" w14:textId="05E4EE2E" w:rsidR="00803A8B" w:rsidRPr="007A4AFC" w:rsidDel="00693568" w:rsidRDefault="00803A8B" w:rsidP="0047574A">
            <w:pPr>
              <w:spacing w:line="240" w:lineRule="auto"/>
              <w:rPr>
                <w:del w:id="4566" w:author="Dr Mamadou SANOGO" w:date="2023-10-27T11:25:00Z"/>
                <w:color w:val="000000" w:themeColor="text1"/>
                <w:rPrChange w:id="4567" w:author="Dr Mamadou SANOGO" w:date="2023-10-25T18:15:00Z">
                  <w:rPr>
                    <w:del w:id="4568" w:author="Dr Mamadou SANOGO" w:date="2023-10-27T11:25:00Z"/>
                  </w:rPr>
                </w:rPrChange>
              </w:rPr>
            </w:pPr>
            <w:del w:id="4569" w:author="Dr Mamadou SANOGO" w:date="2023-10-27T11:25:00Z">
              <w:r w:rsidRPr="007A4AFC" w:rsidDel="00693568">
                <w:rPr>
                  <w:color w:val="000000" w:themeColor="text1"/>
                  <w:rPrChange w:id="4570" w:author="Dr Mamadou SANOGO" w:date="2023-10-25T18:15:00Z">
                    <w:rPr/>
                  </w:rPrChange>
                </w:rPr>
                <w:delText>Nbr. de crédits affectés aux remises à niveau</w:delText>
              </w:r>
            </w:del>
          </w:p>
        </w:tc>
        <w:tc>
          <w:tcPr>
            <w:tcW w:w="1276" w:type="dxa"/>
            <w:tcPrChange w:id="4571" w:author="Dr Mamadou SANOGO" w:date="2023-10-27T23:03:00Z">
              <w:tcPr>
                <w:tcW w:w="1134" w:type="dxa"/>
              </w:tcPr>
            </w:tcPrChange>
          </w:tcPr>
          <w:p w14:paraId="163A9534"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72" w:author="Dr Mamadou SANOGO" w:date="2023-10-27T23:03:00Z">
              <w:tcPr>
                <w:tcW w:w="1134" w:type="dxa"/>
                <w:gridSpan w:val="2"/>
                <w:vAlign w:val="center"/>
              </w:tcPr>
            </w:tcPrChange>
          </w:tcPr>
          <w:p w14:paraId="2C44497B" w14:textId="51CBE5C5" w:rsidR="00803A8B" w:rsidRPr="007A4AFC" w:rsidDel="00693568" w:rsidRDefault="00803A8B" w:rsidP="0047574A">
            <w:pPr>
              <w:spacing w:line="240" w:lineRule="auto"/>
              <w:jc w:val="center"/>
              <w:rPr>
                <w:del w:id="4573" w:author="Dr Mamadou SANOGO" w:date="2023-10-27T11:25:00Z"/>
                <w:color w:val="000000" w:themeColor="text1"/>
                <w:rPrChange w:id="4574" w:author="Dr Mamadou SANOGO" w:date="2023-10-25T18:15:00Z">
                  <w:rPr>
                    <w:del w:id="4575" w:author="Dr Mamadou SANOGO" w:date="2023-10-27T11:25:00Z"/>
                  </w:rPr>
                </w:rPrChange>
              </w:rPr>
            </w:pPr>
            <w:del w:id="4576" w:author="Dr Mamadou SANOGO" w:date="2023-10-27T11:25:00Z">
              <w:r w:rsidRPr="007A4AFC" w:rsidDel="00693568">
                <w:rPr>
                  <w:color w:val="000000" w:themeColor="text1"/>
                  <w:rPrChange w:id="4577" w:author="Dr Mamadou SANOGO" w:date="2023-10-25T18:15:00Z">
                    <w:rPr/>
                  </w:rPrChange>
                </w:rPr>
                <w:delText>0</w:delText>
              </w:r>
            </w:del>
          </w:p>
        </w:tc>
        <w:tc>
          <w:tcPr>
            <w:tcW w:w="1275" w:type="dxa"/>
            <w:vAlign w:val="center"/>
            <w:tcPrChange w:id="4578" w:author="Dr Mamadou SANOGO" w:date="2023-10-27T23:03:00Z">
              <w:tcPr>
                <w:tcW w:w="1134" w:type="dxa"/>
                <w:gridSpan w:val="2"/>
                <w:vAlign w:val="center"/>
              </w:tcPr>
            </w:tcPrChange>
          </w:tcPr>
          <w:p w14:paraId="52C3D0AB" w14:textId="11BE0786" w:rsidR="00803A8B" w:rsidRPr="007A4AFC" w:rsidDel="00693568" w:rsidRDefault="00803A8B" w:rsidP="0047574A">
            <w:pPr>
              <w:spacing w:line="240" w:lineRule="auto"/>
              <w:jc w:val="center"/>
              <w:rPr>
                <w:del w:id="4579" w:author="Dr Mamadou SANOGO" w:date="2023-10-27T11:25:00Z"/>
                <w:color w:val="000000" w:themeColor="text1"/>
                <w:rPrChange w:id="4580" w:author="Dr Mamadou SANOGO" w:date="2023-10-25T18:15:00Z">
                  <w:rPr>
                    <w:del w:id="4581" w:author="Dr Mamadou SANOGO" w:date="2023-10-27T11:25:00Z"/>
                  </w:rPr>
                </w:rPrChange>
              </w:rPr>
            </w:pPr>
            <w:del w:id="4582" w:author="Dr Mamadou SANOGO" w:date="2023-10-27T11:25:00Z">
              <w:r w:rsidRPr="007A4AFC" w:rsidDel="00693568">
                <w:rPr>
                  <w:color w:val="000000" w:themeColor="text1"/>
                  <w:rPrChange w:id="4583" w:author="Dr Mamadou SANOGO" w:date="2023-10-25T18:15:00Z">
                    <w:rPr/>
                  </w:rPrChange>
                </w:rPr>
                <w:delText>0</w:delText>
              </w:r>
            </w:del>
          </w:p>
        </w:tc>
        <w:tc>
          <w:tcPr>
            <w:tcW w:w="851" w:type="dxa"/>
            <w:shd w:val="clear" w:color="auto" w:fill="D9D9D9" w:themeFill="background1" w:themeFillShade="D9"/>
            <w:vAlign w:val="center"/>
            <w:tcPrChange w:id="4584" w:author="Dr Mamadou SANOGO" w:date="2023-10-27T23:03:00Z">
              <w:tcPr>
                <w:tcW w:w="992" w:type="dxa"/>
                <w:gridSpan w:val="2"/>
                <w:shd w:val="clear" w:color="auto" w:fill="D9D9D9" w:themeFill="background1" w:themeFillShade="D9"/>
                <w:vAlign w:val="center"/>
              </w:tcPr>
            </w:tcPrChange>
          </w:tcPr>
          <w:p w14:paraId="6CD4387D" w14:textId="423361B1" w:rsidR="00803A8B" w:rsidRPr="007A4AFC" w:rsidDel="00693568" w:rsidRDefault="00803A8B" w:rsidP="0047574A">
            <w:pPr>
              <w:spacing w:line="240" w:lineRule="auto"/>
              <w:jc w:val="center"/>
              <w:rPr>
                <w:del w:id="4585" w:author="Dr Mamadou SANOGO" w:date="2023-10-27T11:25:00Z"/>
                <w:b/>
                <w:color w:val="000000" w:themeColor="text1"/>
                <w:rPrChange w:id="4586" w:author="Dr Mamadou SANOGO" w:date="2023-10-25T18:15:00Z">
                  <w:rPr>
                    <w:del w:id="4587" w:author="Dr Mamadou SANOGO" w:date="2023-10-27T11:25:00Z"/>
                    <w:b/>
                  </w:rPr>
                </w:rPrChange>
              </w:rPr>
            </w:pPr>
            <w:del w:id="4588" w:author="Dr Mamadou SANOGO" w:date="2023-10-27T11:25:00Z">
              <w:r w:rsidRPr="007A4AFC" w:rsidDel="00693568">
                <w:rPr>
                  <w:b/>
                  <w:color w:val="000000" w:themeColor="text1"/>
                  <w:rPrChange w:id="4589"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590"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591" w:author="Dr Mamadou SANOGO" w:date="2024-11-06T16:50:00Z" w16du:dateUtc="2024-11-06T16:50:00Z"/>
          <w:b/>
          <w:color w:val="000000" w:themeColor="text1"/>
          <w:szCs w:val="24"/>
        </w:rPr>
      </w:pPr>
      <w:ins w:id="4592"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593" w:author="Dr Mamadou SANOGO" w:date="2023-10-27T23:43:00Z">
          <w:tblPr>
            <w:tblStyle w:val="Grilledutableau"/>
            <w:tblW w:w="0" w:type="auto"/>
            <w:tblLook w:val="04A0" w:firstRow="1" w:lastRow="0" w:firstColumn="1" w:lastColumn="0" w:noHBand="0" w:noVBand="1"/>
          </w:tblPr>
        </w:tblPrChange>
      </w:tblPr>
      <w:tblGrid>
        <w:gridCol w:w="7932"/>
        <w:gridCol w:w="2553"/>
        <w:tblGridChange w:id="4594">
          <w:tblGrid>
            <w:gridCol w:w="7932"/>
            <w:gridCol w:w="1151"/>
            <w:gridCol w:w="1402"/>
          </w:tblGrid>
        </w:tblGridChange>
      </w:tblGrid>
      <w:tr w:rsidR="00B43097" w:rsidRPr="007A4AFC" w14:paraId="22E08E66" w14:textId="77777777" w:rsidTr="00B43097">
        <w:trPr>
          <w:ins w:id="4595" w:author="Dr Mamadou SANOGO" w:date="2023-10-27T23:43:00Z"/>
          <w:trPrChange w:id="4596" w:author="Dr Mamadou SANOGO" w:date="2023-10-27T23:43:00Z">
            <w:trPr>
              <w:gridAfter w:val="0"/>
            </w:trPr>
          </w:trPrChange>
        </w:trPr>
        <w:tc>
          <w:tcPr>
            <w:tcW w:w="7932" w:type="dxa"/>
            <w:tcPrChange w:id="4597" w:author="Dr Mamadou SANOGO" w:date="2023-10-27T23:43:00Z">
              <w:tcPr>
                <w:tcW w:w="7932" w:type="dxa"/>
              </w:tcPr>
            </w:tcPrChange>
          </w:tcPr>
          <w:p w14:paraId="04B032A7" w14:textId="77777777" w:rsidR="00B43097" w:rsidRPr="00A36245" w:rsidRDefault="00B43097" w:rsidP="00A36245">
            <w:pPr>
              <w:spacing w:line="240" w:lineRule="auto"/>
              <w:rPr>
                <w:ins w:id="4598" w:author="Dr Mamadou SANOGO" w:date="2023-10-27T23:43:00Z"/>
                <w:color w:val="000000" w:themeColor="text1"/>
              </w:rPr>
            </w:pPr>
            <w:ins w:id="4599"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600"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601" w:author="Dr Mamadou SANOGO" w:date="2023-10-27T23:43:00Z"/>
                <w:color w:val="000000" w:themeColor="text1"/>
              </w:rPr>
            </w:pPr>
            <w:ins w:id="4602" w:author="Dr Mamadou SANOGO" w:date="2024-11-06T16:46:00Z" w16du:dateUtc="2024-11-06T16:46:00Z">
              <w:r>
                <w:rPr>
                  <w:color w:val="000000" w:themeColor="text1"/>
                </w:rPr>
                <w:t>1</w:t>
              </w:r>
            </w:ins>
          </w:p>
        </w:tc>
      </w:tr>
      <w:tr w:rsidR="00B43097" w:rsidRPr="007A4AFC" w14:paraId="7874888B" w14:textId="77777777" w:rsidTr="00B43097">
        <w:trPr>
          <w:ins w:id="4603" w:author="Dr Mamadou SANOGO" w:date="2023-10-27T23:43:00Z"/>
          <w:trPrChange w:id="4604" w:author="Dr Mamadou SANOGO" w:date="2023-10-27T23:43:00Z">
            <w:trPr>
              <w:gridAfter w:val="0"/>
            </w:trPr>
          </w:trPrChange>
        </w:trPr>
        <w:tc>
          <w:tcPr>
            <w:tcW w:w="7932" w:type="dxa"/>
            <w:tcPrChange w:id="4605" w:author="Dr Mamadou SANOGO" w:date="2023-10-27T23:43:00Z">
              <w:tcPr>
                <w:tcW w:w="7932" w:type="dxa"/>
              </w:tcPr>
            </w:tcPrChange>
          </w:tcPr>
          <w:p w14:paraId="1BC3AEB5" w14:textId="77777777" w:rsidR="00B43097" w:rsidRPr="00A36245" w:rsidRDefault="00B43097" w:rsidP="00A36245">
            <w:pPr>
              <w:spacing w:line="240" w:lineRule="auto"/>
              <w:rPr>
                <w:ins w:id="4606" w:author="Dr Mamadou SANOGO" w:date="2023-10-27T23:43:00Z"/>
                <w:color w:val="000000" w:themeColor="text1"/>
              </w:rPr>
            </w:pPr>
            <w:ins w:id="4607"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608"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609" w:author="Dr Mamadou SANOGO" w:date="2023-10-27T23:43:00Z"/>
                <w:color w:val="000000" w:themeColor="text1"/>
              </w:rPr>
            </w:pPr>
            <w:ins w:id="4610" w:author="Dr Mamadou SANOGO" w:date="2023-10-27T23:43:00Z">
              <w:r w:rsidRPr="00A36245">
                <w:rPr>
                  <w:color w:val="000000" w:themeColor="text1"/>
                </w:rPr>
                <w:t>0</w:t>
              </w:r>
            </w:ins>
          </w:p>
        </w:tc>
      </w:tr>
      <w:tr w:rsidR="00B43097" w:rsidRPr="007A4AFC" w14:paraId="27A8C1BC" w14:textId="77777777" w:rsidTr="00B43097">
        <w:trPr>
          <w:ins w:id="4611" w:author="Dr Mamadou SANOGO" w:date="2023-10-27T23:43:00Z"/>
          <w:trPrChange w:id="4612" w:author="Dr Mamadou SANOGO" w:date="2023-10-27T23:43:00Z">
            <w:trPr>
              <w:gridAfter w:val="0"/>
            </w:trPr>
          </w:trPrChange>
        </w:trPr>
        <w:tc>
          <w:tcPr>
            <w:tcW w:w="7932" w:type="dxa"/>
            <w:tcPrChange w:id="4613" w:author="Dr Mamadou SANOGO" w:date="2023-10-27T23:43:00Z">
              <w:tcPr>
                <w:tcW w:w="7932" w:type="dxa"/>
              </w:tcPr>
            </w:tcPrChange>
          </w:tcPr>
          <w:p w14:paraId="29A72480" w14:textId="77777777" w:rsidR="00B43097" w:rsidRPr="00A36245" w:rsidRDefault="00B43097" w:rsidP="00A36245">
            <w:pPr>
              <w:spacing w:line="240" w:lineRule="auto"/>
              <w:rPr>
                <w:ins w:id="4614" w:author="Dr Mamadou SANOGO" w:date="2023-10-27T23:43:00Z"/>
                <w:color w:val="000000" w:themeColor="text1"/>
              </w:rPr>
            </w:pPr>
            <w:ins w:id="4615"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616"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617" w:author="Dr Mamadou SANOGO" w:date="2023-10-27T23:43:00Z"/>
                <w:color w:val="000000" w:themeColor="text1"/>
              </w:rPr>
            </w:pPr>
            <w:ins w:id="4618" w:author="Dr Mamadou SANOGO" w:date="2023-10-27T23:43:00Z">
              <w:r w:rsidRPr="00A36245">
                <w:rPr>
                  <w:color w:val="000000" w:themeColor="text1"/>
                </w:rPr>
                <w:t>0</w:t>
              </w:r>
            </w:ins>
          </w:p>
        </w:tc>
      </w:tr>
      <w:tr w:rsidR="00B43097" w:rsidRPr="007A4AFC" w14:paraId="19662FF1" w14:textId="77777777" w:rsidTr="00B43097">
        <w:trPr>
          <w:ins w:id="4619" w:author="Dr Mamadou SANOGO" w:date="2023-10-27T23:43:00Z"/>
          <w:trPrChange w:id="4620" w:author="Dr Mamadou SANOGO" w:date="2023-10-27T23:43:00Z">
            <w:trPr>
              <w:gridAfter w:val="0"/>
            </w:trPr>
          </w:trPrChange>
        </w:trPr>
        <w:tc>
          <w:tcPr>
            <w:tcW w:w="7932" w:type="dxa"/>
            <w:tcPrChange w:id="4621" w:author="Dr Mamadou SANOGO" w:date="2023-10-27T23:43:00Z">
              <w:tcPr>
                <w:tcW w:w="7932" w:type="dxa"/>
              </w:tcPr>
            </w:tcPrChange>
          </w:tcPr>
          <w:p w14:paraId="101D119B" w14:textId="77777777" w:rsidR="00B43097" w:rsidRPr="00A36245" w:rsidRDefault="00B43097" w:rsidP="00A36245">
            <w:pPr>
              <w:spacing w:line="240" w:lineRule="auto"/>
              <w:rPr>
                <w:ins w:id="4622" w:author="Dr Mamadou SANOGO" w:date="2023-10-27T23:43:00Z"/>
                <w:color w:val="000000" w:themeColor="text1"/>
              </w:rPr>
            </w:pPr>
            <w:ins w:id="4623"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624"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625" w:author="Dr Mamadou SANOGO" w:date="2023-10-27T23:43:00Z"/>
                <w:color w:val="000000" w:themeColor="text1"/>
              </w:rPr>
            </w:pPr>
            <w:ins w:id="4626" w:author="Dr Mamadou SANOGO" w:date="2023-10-27T23:43:00Z">
              <w:r w:rsidRPr="00A36245">
                <w:rPr>
                  <w:color w:val="000000" w:themeColor="text1"/>
                </w:rPr>
                <w:t>0</w:t>
              </w:r>
            </w:ins>
          </w:p>
        </w:tc>
      </w:tr>
      <w:tr w:rsidR="00B43097" w:rsidRPr="007A4AFC" w14:paraId="4574084D" w14:textId="77777777" w:rsidTr="00B43097">
        <w:trPr>
          <w:ins w:id="4627" w:author="Dr Mamadou SANOGO" w:date="2023-10-27T23:43:00Z"/>
          <w:trPrChange w:id="4628" w:author="Dr Mamadou SANOGO" w:date="2023-10-27T23:43:00Z">
            <w:trPr>
              <w:gridAfter w:val="0"/>
            </w:trPr>
          </w:trPrChange>
        </w:trPr>
        <w:tc>
          <w:tcPr>
            <w:tcW w:w="7932" w:type="dxa"/>
            <w:shd w:val="clear" w:color="auto" w:fill="D9D9D9" w:themeFill="background1" w:themeFillShade="D9"/>
            <w:tcPrChange w:id="4629"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630" w:author="Dr Mamadou SANOGO" w:date="2023-10-27T23:43:00Z"/>
                <w:b/>
                <w:color w:val="000000" w:themeColor="text1"/>
              </w:rPr>
            </w:pPr>
            <w:ins w:id="4631"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632"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633" w:author="Dr Mamadou SANOGO" w:date="2023-10-27T23:43:00Z"/>
                <w:b/>
                <w:color w:val="000000" w:themeColor="text1"/>
              </w:rPr>
            </w:pPr>
            <w:ins w:id="4634" w:author="Dr Mamadou SANOGO" w:date="2024-11-06T16:50:00Z" w16du:dateUtc="2024-11-06T16:50:00Z">
              <w:r>
                <w:rPr>
                  <w:b/>
                  <w:color w:val="000000" w:themeColor="text1"/>
                </w:rPr>
                <w:t>4,16</w:t>
              </w:r>
            </w:ins>
            <w:ins w:id="4635" w:author="Dr Mamadou SANOGO" w:date="2023-10-27T23:43:00Z">
              <w:r w:rsidR="00B43097" w:rsidRPr="00A36245">
                <w:rPr>
                  <w:b/>
                  <w:color w:val="000000" w:themeColor="text1"/>
                </w:rPr>
                <w:t>%</w:t>
              </w:r>
            </w:ins>
          </w:p>
        </w:tc>
      </w:tr>
      <w:tr w:rsidR="00B43097" w:rsidRPr="007A4AFC" w14:paraId="0A13C3C1" w14:textId="77777777" w:rsidTr="00B43097">
        <w:trPr>
          <w:ins w:id="4636" w:author="Dr Mamadou SANOGO" w:date="2023-10-27T23:43:00Z"/>
          <w:trPrChange w:id="4637" w:author="Dr Mamadou SANOGO" w:date="2023-10-27T23:43:00Z">
            <w:trPr>
              <w:gridAfter w:val="0"/>
            </w:trPr>
          </w:trPrChange>
        </w:trPr>
        <w:tc>
          <w:tcPr>
            <w:tcW w:w="7932" w:type="dxa"/>
            <w:tcBorders>
              <w:bottom w:val="single" w:sz="4" w:space="0" w:color="auto"/>
            </w:tcBorders>
            <w:tcPrChange w:id="4638"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639" w:author="Dr Mamadou SANOGO" w:date="2023-10-27T23:43:00Z"/>
                <w:color w:val="000000" w:themeColor="text1"/>
              </w:rPr>
            </w:pPr>
            <w:ins w:id="4640"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641"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642" w:author="Dr Mamadou SANOGO" w:date="2023-10-27T23:43:00Z"/>
                <w:color w:val="000000" w:themeColor="text1"/>
              </w:rPr>
            </w:pPr>
            <w:ins w:id="4643" w:author="Dr Mamadou SANOGO" w:date="2023-10-27T23:43:00Z">
              <w:r>
                <w:rPr>
                  <w:color w:val="000000" w:themeColor="text1"/>
                </w:rPr>
                <w:t>1</w:t>
              </w:r>
            </w:ins>
            <w:ins w:id="4644" w:author="Dr Mamadou SANOGO" w:date="2024-11-06T16:47:00Z" w16du:dateUtc="2024-11-06T16:47:00Z">
              <w:r w:rsidR="000B7D10">
                <w:rPr>
                  <w:color w:val="000000" w:themeColor="text1"/>
                </w:rPr>
                <w:t>5</w:t>
              </w:r>
            </w:ins>
          </w:p>
        </w:tc>
      </w:tr>
      <w:tr w:rsidR="00B43097" w:rsidRPr="007A4AFC" w14:paraId="759BAA34" w14:textId="77777777" w:rsidTr="00B43097">
        <w:trPr>
          <w:ins w:id="4645" w:author="Dr Mamadou SANOGO" w:date="2023-10-27T23:43:00Z"/>
          <w:trPrChange w:id="4646"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647"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648" w:author="Dr Mamadou SANOGO" w:date="2023-10-27T23:43:00Z"/>
                <w:b/>
                <w:color w:val="000000" w:themeColor="text1"/>
              </w:rPr>
            </w:pPr>
            <w:ins w:id="4649"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650"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651" w:author="Dr Mamadou SANOGO" w:date="2023-10-27T23:43:00Z"/>
                <w:b/>
                <w:color w:val="000000" w:themeColor="text1"/>
              </w:rPr>
            </w:pPr>
            <w:ins w:id="4652" w:author="Dr Mamadou SANOGO" w:date="2024-11-06T16:50:00Z" w16du:dateUtc="2024-11-06T16:50:00Z">
              <w:r>
                <w:rPr>
                  <w:b/>
                  <w:color w:val="000000" w:themeColor="text1"/>
                </w:rPr>
                <w:t>62</w:t>
              </w:r>
            </w:ins>
            <w:ins w:id="4653" w:author="Dr Mamadou SANOGO" w:date="2023-10-27T23:43:00Z">
              <w:r w:rsidR="00B43097">
                <w:rPr>
                  <w:b/>
                  <w:color w:val="000000" w:themeColor="text1"/>
                </w:rPr>
                <w:t>,</w:t>
              </w:r>
            </w:ins>
            <w:ins w:id="4654" w:author="Dr Mamadou SANOGO" w:date="2024-11-06T16:50:00Z" w16du:dateUtc="2024-11-06T16:50:00Z">
              <w:r>
                <w:rPr>
                  <w:b/>
                  <w:color w:val="000000" w:themeColor="text1"/>
                </w:rPr>
                <w:t>5</w:t>
              </w:r>
            </w:ins>
            <w:ins w:id="4655" w:author="Dr Mamadou SANOGO" w:date="2023-10-27T23:43:00Z">
              <w:r w:rsidR="00B43097" w:rsidRPr="00A36245">
                <w:rPr>
                  <w:b/>
                  <w:color w:val="000000" w:themeColor="text1"/>
                </w:rPr>
                <w:t>%</w:t>
              </w:r>
            </w:ins>
          </w:p>
        </w:tc>
      </w:tr>
      <w:tr w:rsidR="00B43097" w:rsidRPr="007A4AFC" w14:paraId="0F00DC70" w14:textId="77777777" w:rsidTr="00B43097">
        <w:trPr>
          <w:ins w:id="4656" w:author="Dr Mamadou SANOGO" w:date="2023-10-27T23:43:00Z"/>
          <w:trPrChange w:id="4657" w:author="Dr Mamadou SANOGO" w:date="2023-10-27T23:43:00Z">
            <w:trPr>
              <w:gridAfter w:val="0"/>
            </w:trPr>
          </w:trPrChange>
        </w:trPr>
        <w:tc>
          <w:tcPr>
            <w:tcW w:w="7932" w:type="dxa"/>
            <w:tcBorders>
              <w:bottom w:val="single" w:sz="4" w:space="0" w:color="auto"/>
            </w:tcBorders>
            <w:shd w:val="clear" w:color="auto" w:fill="auto"/>
            <w:tcPrChange w:id="4658"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659" w:author="Dr Mamadou SANOGO" w:date="2023-10-27T23:43:00Z"/>
                <w:color w:val="000000" w:themeColor="text1"/>
              </w:rPr>
            </w:pPr>
            <w:ins w:id="4660"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661"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662" w:author="Dr Mamadou SANOGO" w:date="2023-10-27T23:43:00Z"/>
                <w:color w:val="000000" w:themeColor="text1"/>
              </w:rPr>
            </w:pPr>
            <w:ins w:id="4663" w:author="Dr Mamadou SANOGO" w:date="2024-11-06T16:47:00Z" w16du:dateUtc="2024-11-06T16:47:00Z">
              <w:r>
                <w:rPr>
                  <w:color w:val="000000" w:themeColor="text1"/>
                </w:rPr>
                <w:t>8</w:t>
              </w:r>
            </w:ins>
          </w:p>
        </w:tc>
      </w:tr>
      <w:tr w:rsidR="00B43097" w:rsidRPr="007A4AFC" w14:paraId="53DBF98F" w14:textId="77777777" w:rsidTr="00B43097">
        <w:trPr>
          <w:ins w:id="4664" w:author="Dr Mamadou SANOGO" w:date="2023-10-27T23:43:00Z"/>
          <w:trPrChange w:id="4665" w:author="Dr Mamadou SANOGO" w:date="2023-10-27T23:43:00Z">
            <w:trPr>
              <w:gridAfter w:val="0"/>
            </w:trPr>
          </w:trPrChange>
        </w:trPr>
        <w:tc>
          <w:tcPr>
            <w:tcW w:w="7932" w:type="dxa"/>
            <w:shd w:val="clear" w:color="auto" w:fill="D9D9D9" w:themeFill="background1" w:themeFillShade="D9"/>
            <w:tcPrChange w:id="4666"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667" w:author="Dr Mamadou SANOGO" w:date="2023-10-27T23:43:00Z"/>
                <w:b/>
                <w:color w:val="000000" w:themeColor="text1"/>
              </w:rPr>
            </w:pPr>
            <w:ins w:id="4668"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669"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670" w:author="Dr Mamadou SANOGO" w:date="2023-10-27T23:43:00Z"/>
                <w:b/>
                <w:color w:val="000000" w:themeColor="text1"/>
              </w:rPr>
            </w:pPr>
            <w:ins w:id="4671" w:author="Dr Mamadou SANOGO" w:date="2023-10-27T23:43:00Z">
              <w:r>
                <w:rPr>
                  <w:b/>
                  <w:color w:val="000000" w:themeColor="text1"/>
                </w:rPr>
                <w:t>3</w:t>
              </w:r>
            </w:ins>
            <w:ins w:id="4672" w:author="Dr Mamadou SANOGO" w:date="2024-11-06T16:50:00Z" w16du:dateUtc="2024-11-06T16:50:00Z">
              <w:r w:rsidR="000B7D10">
                <w:rPr>
                  <w:b/>
                  <w:color w:val="000000" w:themeColor="text1"/>
                </w:rPr>
                <w:t>3</w:t>
              </w:r>
            </w:ins>
            <w:ins w:id="4673" w:author="Dr Mamadou SANOGO" w:date="2023-10-27T23:43:00Z">
              <w:r>
                <w:rPr>
                  <w:b/>
                  <w:color w:val="000000" w:themeColor="text1"/>
                </w:rPr>
                <w:t>,</w:t>
              </w:r>
            </w:ins>
            <w:ins w:id="4674" w:author="Dr Mamadou SANOGO" w:date="2024-11-06T16:50:00Z" w16du:dateUtc="2024-11-06T16:50:00Z">
              <w:r w:rsidR="000B7D10">
                <w:rPr>
                  <w:b/>
                  <w:color w:val="000000" w:themeColor="text1"/>
                </w:rPr>
                <w:t>33</w:t>
              </w:r>
            </w:ins>
            <w:ins w:id="4675" w:author="Dr Mamadou SANOGO" w:date="2023-10-27T23:43:00Z">
              <w:r w:rsidRPr="00A36245">
                <w:rPr>
                  <w:b/>
                  <w:color w:val="000000" w:themeColor="text1"/>
                </w:rPr>
                <w:t>%</w:t>
              </w:r>
            </w:ins>
          </w:p>
        </w:tc>
      </w:tr>
      <w:tr w:rsidR="00B43097" w:rsidRPr="007A4AFC" w14:paraId="46BD2CF2" w14:textId="77777777" w:rsidTr="00B43097">
        <w:trPr>
          <w:ins w:id="4676" w:author="Dr Mamadou SANOGO" w:date="2023-10-27T23:43:00Z"/>
          <w:trPrChange w:id="4677" w:author="Dr Mamadou SANOGO" w:date="2023-10-27T23:43:00Z">
            <w:trPr>
              <w:gridAfter w:val="0"/>
            </w:trPr>
          </w:trPrChange>
        </w:trPr>
        <w:tc>
          <w:tcPr>
            <w:tcW w:w="7932" w:type="dxa"/>
            <w:shd w:val="clear" w:color="auto" w:fill="D9D9D9" w:themeFill="background1" w:themeFillShade="D9"/>
            <w:tcPrChange w:id="4678"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679" w:author="Dr Mamadou SANOGO" w:date="2023-10-27T23:43:00Z"/>
                <w:b/>
                <w:color w:val="000000" w:themeColor="text1"/>
              </w:rPr>
            </w:pPr>
            <w:ins w:id="4680"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681"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682" w:author="Dr Mamadou SANOGO" w:date="2023-10-27T23:43:00Z"/>
                <w:b/>
                <w:color w:val="000000" w:themeColor="text1"/>
              </w:rPr>
            </w:pPr>
            <w:ins w:id="4683"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684" w:author="Dr Mamadou SANOGO" w:date="2023-10-27T23:43:00Z"/>
          <w:color w:val="000000" w:themeColor="text1"/>
        </w:rPr>
      </w:pPr>
    </w:p>
    <w:p w14:paraId="151076B8" w14:textId="04492EEA" w:rsidR="00B43097" w:rsidRPr="001B1C9C" w:rsidRDefault="00B43097">
      <w:pPr>
        <w:pStyle w:val="Paragraphedeliste"/>
        <w:numPr>
          <w:ilvl w:val="3"/>
          <w:numId w:val="3"/>
        </w:numPr>
        <w:spacing w:line="240" w:lineRule="auto"/>
        <w:ind w:left="284" w:hanging="284"/>
        <w:jc w:val="left"/>
        <w:rPr>
          <w:ins w:id="4685" w:author="Dr Mamadou SANOGO" w:date="2023-10-27T23:43:00Z"/>
          <w:b/>
          <w:color w:val="000000" w:themeColor="text1"/>
          <w:szCs w:val="24"/>
          <w:rPrChange w:id="4686" w:author="Dr Mamadou SANOGO" w:date="2024-11-07T09:30:00Z" w16du:dateUtc="2024-11-07T09:30:00Z">
            <w:rPr>
              <w:ins w:id="4687" w:author="Dr Mamadou SANOGO" w:date="2023-10-27T23:43:00Z"/>
            </w:rPr>
          </w:rPrChange>
        </w:rPr>
        <w:pPrChange w:id="4688" w:author="Dr Mamadou SANOGO" w:date="2024-11-07T09:30:00Z" w16du:dateUtc="2024-11-07T09:30:00Z">
          <w:pPr>
            <w:spacing w:line="240" w:lineRule="auto"/>
          </w:pPr>
        </w:pPrChange>
      </w:pPr>
      <w:ins w:id="4689" w:author="Dr Mamadou SANOGO" w:date="2023-10-27T23:43:00Z">
        <w:r w:rsidRPr="00A36245">
          <w:rPr>
            <w:b/>
            <w:color w:val="000000" w:themeColor="text1"/>
            <w:szCs w:val="24"/>
          </w:rPr>
          <w:t>Chiffres clés de la formation sur 4 ans</w:t>
        </w:r>
      </w:ins>
    </w:p>
    <w:p w14:paraId="2E1DAFFB" w14:textId="3E2106A6" w:rsidR="00B43097" w:rsidRPr="00B43097" w:rsidRDefault="00B43097" w:rsidP="00B43097">
      <w:pPr>
        <w:spacing w:line="240" w:lineRule="auto"/>
        <w:rPr>
          <w:ins w:id="4690" w:author="Dr Mamadou SANOGO" w:date="2023-10-27T23:43:00Z"/>
          <w:b/>
          <w:bCs/>
          <w:i/>
          <w:iCs/>
          <w:color w:val="000000" w:themeColor="text1"/>
          <w:szCs w:val="24"/>
          <w:rPrChange w:id="4691" w:author="Dr Mamadou SANOGO" w:date="2023-10-27T23:44:00Z">
            <w:rPr>
              <w:ins w:id="4692" w:author="Dr Mamadou SANOGO" w:date="2023-10-27T23:43:00Z"/>
              <w:color w:val="000000" w:themeColor="text1"/>
            </w:rPr>
          </w:rPrChange>
        </w:rPr>
      </w:pPr>
      <w:ins w:id="4693"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694"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695">
          <w:tblGrid>
            <w:gridCol w:w="1979"/>
            <w:gridCol w:w="1643"/>
            <w:gridCol w:w="1812"/>
            <w:gridCol w:w="1813"/>
            <w:gridCol w:w="1813"/>
            <w:gridCol w:w="1425"/>
          </w:tblGrid>
        </w:tblGridChange>
      </w:tblGrid>
      <w:tr w:rsidR="00B43097" w:rsidRPr="007A4AFC" w14:paraId="499CC271" w14:textId="77777777" w:rsidTr="00B43097">
        <w:trPr>
          <w:ins w:id="4696" w:author="Dr Mamadou SANOGO" w:date="2023-10-27T23:43:00Z"/>
          <w:trPrChange w:id="4697" w:author="Dr Mamadou SANOGO" w:date="2023-10-27T23:44:00Z">
            <w:trPr>
              <w:gridAfter w:val="0"/>
            </w:trPr>
          </w:trPrChange>
        </w:trPr>
        <w:tc>
          <w:tcPr>
            <w:tcW w:w="1979" w:type="dxa"/>
            <w:tcPrChange w:id="4698" w:author="Dr Mamadou SANOGO" w:date="2023-10-27T23:44:00Z">
              <w:tcPr>
                <w:tcW w:w="1979" w:type="dxa"/>
              </w:tcPr>
            </w:tcPrChange>
          </w:tcPr>
          <w:p w14:paraId="43F4F3B2" w14:textId="77777777" w:rsidR="00B43097" w:rsidRPr="00A36245" w:rsidRDefault="00B43097" w:rsidP="00A36245">
            <w:pPr>
              <w:spacing w:line="240" w:lineRule="auto"/>
              <w:rPr>
                <w:ins w:id="4699" w:author="Dr Mamadou SANOGO" w:date="2023-10-27T23:43:00Z"/>
                <w:b/>
                <w:color w:val="000000" w:themeColor="text1"/>
              </w:rPr>
            </w:pPr>
            <w:ins w:id="4700"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701" w:author="Dr Mamadou SANOGO" w:date="2023-10-27T23:44:00Z">
              <w:tcPr>
                <w:tcW w:w="1643" w:type="dxa"/>
              </w:tcPr>
            </w:tcPrChange>
          </w:tcPr>
          <w:p w14:paraId="2735C064" w14:textId="0506A88A" w:rsidR="00B43097" w:rsidRPr="00A36245" w:rsidRDefault="00B43097" w:rsidP="00A36245">
            <w:pPr>
              <w:spacing w:line="240" w:lineRule="auto"/>
              <w:jc w:val="center"/>
              <w:rPr>
                <w:ins w:id="4702" w:author="Dr Mamadou SANOGO" w:date="2023-10-27T23:43:00Z"/>
                <w:b/>
                <w:color w:val="000000" w:themeColor="text1"/>
              </w:rPr>
            </w:pPr>
            <w:ins w:id="4703" w:author="Dr Mamadou SANOGO" w:date="2023-10-27T23:43:00Z">
              <w:r w:rsidRPr="00A36245">
                <w:rPr>
                  <w:b/>
                  <w:color w:val="000000" w:themeColor="text1"/>
                </w:rPr>
                <w:t>201</w:t>
              </w:r>
            </w:ins>
            <w:ins w:id="4704" w:author="Dr Mamadou SANOGO" w:date="2024-04-03T08:48:00Z" w16du:dateUtc="2024-04-03T08:48:00Z">
              <w:r w:rsidR="00B57DA0">
                <w:rPr>
                  <w:b/>
                  <w:color w:val="000000" w:themeColor="text1"/>
                </w:rPr>
                <w:t>9</w:t>
              </w:r>
            </w:ins>
            <w:ins w:id="4705" w:author="Dr Mamadou SANOGO" w:date="2023-10-27T23:43:00Z">
              <w:r w:rsidRPr="00A36245">
                <w:rPr>
                  <w:b/>
                  <w:color w:val="000000" w:themeColor="text1"/>
                </w:rPr>
                <w:t>-20</w:t>
              </w:r>
            </w:ins>
            <w:ins w:id="4706" w:author="Dr Mamadou SANOGO" w:date="2024-04-03T08:48:00Z" w16du:dateUtc="2024-04-03T08:48:00Z">
              <w:r w:rsidR="00B57DA0">
                <w:rPr>
                  <w:b/>
                  <w:color w:val="000000" w:themeColor="text1"/>
                </w:rPr>
                <w:t>20</w:t>
              </w:r>
            </w:ins>
          </w:p>
        </w:tc>
        <w:tc>
          <w:tcPr>
            <w:tcW w:w="1812" w:type="dxa"/>
            <w:tcPrChange w:id="4707" w:author="Dr Mamadou SANOGO" w:date="2023-10-27T23:44:00Z">
              <w:tcPr>
                <w:tcW w:w="1812" w:type="dxa"/>
              </w:tcPr>
            </w:tcPrChange>
          </w:tcPr>
          <w:p w14:paraId="5422962B" w14:textId="7594499E" w:rsidR="00B43097" w:rsidRPr="00A36245" w:rsidRDefault="00B43097" w:rsidP="00A36245">
            <w:pPr>
              <w:spacing w:line="240" w:lineRule="auto"/>
              <w:jc w:val="center"/>
              <w:rPr>
                <w:ins w:id="4708" w:author="Dr Mamadou SANOGO" w:date="2023-10-27T23:43:00Z"/>
                <w:b/>
                <w:color w:val="000000" w:themeColor="text1"/>
              </w:rPr>
            </w:pPr>
            <w:ins w:id="4709" w:author="Dr Mamadou SANOGO" w:date="2023-10-27T23:43:00Z">
              <w:r w:rsidRPr="00A36245">
                <w:rPr>
                  <w:b/>
                  <w:color w:val="000000" w:themeColor="text1"/>
                </w:rPr>
                <w:t>20</w:t>
              </w:r>
            </w:ins>
            <w:ins w:id="4710" w:author="Dr Mamadou SANOGO" w:date="2024-04-03T08:48:00Z" w16du:dateUtc="2024-04-03T08:48:00Z">
              <w:r w:rsidR="00B57DA0">
                <w:rPr>
                  <w:b/>
                  <w:color w:val="000000" w:themeColor="text1"/>
                </w:rPr>
                <w:t>20</w:t>
              </w:r>
            </w:ins>
            <w:ins w:id="4711" w:author="Dr Mamadou SANOGO" w:date="2023-10-27T23:43:00Z">
              <w:r w:rsidRPr="00A36245">
                <w:rPr>
                  <w:b/>
                  <w:color w:val="000000" w:themeColor="text1"/>
                </w:rPr>
                <w:t>-202</w:t>
              </w:r>
            </w:ins>
            <w:ins w:id="4712" w:author="Dr Mamadou SANOGO" w:date="2024-04-03T08:48:00Z" w16du:dateUtc="2024-04-03T08:48:00Z">
              <w:r w:rsidR="00B57DA0">
                <w:rPr>
                  <w:b/>
                  <w:color w:val="000000" w:themeColor="text1"/>
                </w:rPr>
                <w:t>1</w:t>
              </w:r>
            </w:ins>
          </w:p>
        </w:tc>
        <w:tc>
          <w:tcPr>
            <w:tcW w:w="1813" w:type="dxa"/>
            <w:tcPrChange w:id="4713" w:author="Dr Mamadou SANOGO" w:date="2023-10-27T23:44:00Z">
              <w:tcPr>
                <w:tcW w:w="1813" w:type="dxa"/>
              </w:tcPr>
            </w:tcPrChange>
          </w:tcPr>
          <w:p w14:paraId="4DE7C14B" w14:textId="22CB77DA" w:rsidR="00B43097" w:rsidRPr="00A36245" w:rsidRDefault="00B43097" w:rsidP="00A36245">
            <w:pPr>
              <w:spacing w:line="240" w:lineRule="auto"/>
              <w:jc w:val="center"/>
              <w:rPr>
                <w:ins w:id="4714" w:author="Dr Mamadou SANOGO" w:date="2023-10-27T23:43:00Z"/>
                <w:b/>
                <w:color w:val="000000" w:themeColor="text1"/>
              </w:rPr>
            </w:pPr>
            <w:ins w:id="4715" w:author="Dr Mamadou SANOGO" w:date="2023-10-27T23:43:00Z">
              <w:r w:rsidRPr="00A36245">
                <w:rPr>
                  <w:b/>
                  <w:color w:val="000000" w:themeColor="text1"/>
                </w:rPr>
                <w:t>202</w:t>
              </w:r>
            </w:ins>
            <w:ins w:id="4716" w:author="Dr Mamadou SANOGO" w:date="2024-04-03T08:48:00Z" w16du:dateUtc="2024-04-03T08:48:00Z">
              <w:r w:rsidR="00B57DA0">
                <w:rPr>
                  <w:b/>
                  <w:color w:val="000000" w:themeColor="text1"/>
                </w:rPr>
                <w:t>1</w:t>
              </w:r>
            </w:ins>
            <w:ins w:id="4717" w:author="Dr Mamadou SANOGO" w:date="2023-10-27T23:43:00Z">
              <w:r w:rsidRPr="00A36245">
                <w:rPr>
                  <w:b/>
                  <w:color w:val="000000" w:themeColor="text1"/>
                </w:rPr>
                <w:t>-202</w:t>
              </w:r>
            </w:ins>
            <w:ins w:id="4718" w:author="Dr Mamadou SANOGO" w:date="2024-04-03T08:48:00Z" w16du:dateUtc="2024-04-03T08:48:00Z">
              <w:r w:rsidR="00B57DA0">
                <w:rPr>
                  <w:b/>
                  <w:color w:val="000000" w:themeColor="text1"/>
                </w:rPr>
                <w:t>2</w:t>
              </w:r>
            </w:ins>
          </w:p>
        </w:tc>
        <w:tc>
          <w:tcPr>
            <w:tcW w:w="3238" w:type="dxa"/>
            <w:tcPrChange w:id="4719" w:author="Dr Mamadou SANOGO" w:date="2023-10-27T23:44:00Z">
              <w:tcPr>
                <w:tcW w:w="1813" w:type="dxa"/>
              </w:tcPr>
            </w:tcPrChange>
          </w:tcPr>
          <w:p w14:paraId="4EEF33A3" w14:textId="2EBF51BB" w:rsidR="00B43097" w:rsidRPr="00A36245" w:rsidRDefault="00B43097" w:rsidP="00A36245">
            <w:pPr>
              <w:spacing w:line="240" w:lineRule="auto"/>
              <w:jc w:val="center"/>
              <w:rPr>
                <w:ins w:id="4720" w:author="Dr Mamadou SANOGO" w:date="2023-10-27T23:43:00Z"/>
                <w:b/>
                <w:color w:val="000000" w:themeColor="text1"/>
              </w:rPr>
            </w:pPr>
            <w:ins w:id="4721" w:author="Dr Mamadou SANOGO" w:date="2023-10-27T23:43:00Z">
              <w:r w:rsidRPr="00A36245">
                <w:rPr>
                  <w:b/>
                  <w:color w:val="000000" w:themeColor="text1"/>
                </w:rPr>
                <w:t>202</w:t>
              </w:r>
            </w:ins>
            <w:ins w:id="4722" w:author="Dr Mamadou SANOGO" w:date="2024-04-03T08:48:00Z" w16du:dateUtc="2024-04-03T08:48:00Z">
              <w:r w:rsidR="00B57DA0">
                <w:rPr>
                  <w:b/>
                  <w:color w:val="000000" w:themeColor="text1"/>
                </w:rPr>
                <w:t>2</w:t>
              </w:r>
            </w:ins>
            <w:ins w:id="4723" w:author="Dr Mamadou SANOGO" w:date="2023-10-27T23:43:00Z">
              <w:r w:rsidRPr="00A36245">
                <w:rPr>
                  <w:b/>
                  <w:color w:val="000000" w:themeColor="text1"/>
                </w:rPr>
                <w:t>-202</w:t>
              </w:r>
            </w:ins>
            <w:ins w:id="4724" w:author="Dr Mamadou SANOGO" w:date="2024-04-03T08:49:00Z" w16du:dateUtc="2024-04-03T08:49:00Z">
              <w:r w:rsidR="00B57DA0">
                <w:rPr>
                  <w:b/>
                  <w:color w:val="000000" w:themeColor="text1"/>
                </w:rPr>
                <w:t>3</w:t>
              </w:r>
            </w:ins>
          </w:p>
        </w:tc>
      </w:tr>
      <w:tr w:rsidR="00B43097" w:rsidRPr="007A4AFC" w14:paraId="73442FAB" w14:textId="77777777" w:rsidTr="00B43097">
        <w:trPr>
          <w:ins w:id="4725" w:author="Dr Mamadou SANOGO" w:date="2023-10-27T23:43:00Z"/>
          <w:trPrChange w:id="4726" w:author="Dr Mamadou SANOGO" w:date="2023-10-27T23:44:00Z">
            <w:trPr>
              <w:gridAfter w:val="0"/>
            </w:trPr>
          </w:trPrChange>
        </w:trPr>
        <w:tc>
          <w:tcPr>
            <w:tcW w:w="1979" w:type="dxa"/>
            <w:tcPrChange w:id="4727" w:author="Dr Mamadou SANOGO" w:date="2023-10-27T23:44:00Z">
              <w:tcPr>
                <w:tcW w:w="1979" w:type="dxa"/>
              </w:tcPr>
            </w:tcPrChange>
          </w:tcPr>
          <w:p w14:paraId="1DDC34CE" w14:textId="77777777" w:rsidR="00B43097" w:rsidRPr="00A36245" w:rsidRDefault="00B43097" w:rsidP="00A36245">
            <w:pPr>
              <w:spacing w:line="240" w:lineRule="auto"/>
              <w:rPr>
                <w:ins w:id="4728" w:author="Dr Mamadou SANOGO" w:date="2023-10-27T23:43:00Z"/>
                <w:color w:val="000000" w:themeColor="text1"/>
              </w:rPr>
            </w:pPr>
            <w:ins w:id="4729"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ins>
          </w:p>
        </w:tc>
        <w:tc>
          <w:tcPr>
            <w:tcW w:w="1643" w:type="dxa"/>
            <w:tcPrChange w:id="4730" w:author="Dr Mamadou SANOGO" w:date="2023-10-27T23:44:00Z">
              <w:tcPr>
                <w:tcW w:w="1643" w:type="dxa"/>
              </w:tcPr>
            </w:tcPrChange>
          </w:tcPr>
          <w:p w14:paraId="23E28ED1" w14:textId="323B2F9C" w:rsidR="00B43097" w:rsidRPr="00A36245" w:rsidRDefault="00344298" w:rsidP="00A36245">
            <w:pPr>
              <w:spacing w:line="240" w:lineRule="auto"/>
              <w:jc w:val="center"/>
              <w:rPr>
                <w:ins w:id="4731" w:author="Dr Mamadou SANOGO" w:date="2023-10-27T23:43:00Z"/>
                <w:color w:val="000000" w:themeColor="text1"/>
              </w:rPr>
            </w:pPr>
            <w:ins w:id="4732" w:author="Dr Mamadou SANOGO" w:date="2024-11-07T09:03:00Z" w16du:dateUtc="2024-11-07T09:03:00Z">
              <w:r>
                <w:rPr>
                  <w:color w:val="000000" w:themeColor="text1"/>
                </w:rPr>
                <w:t>7</w:t>
              </w:r>
            </w:ins>
          </w:p>
        </w:tc>
        <w:tc>
          <w:tcPr>
            <w:tcW w:w="1812" w:type="dxa"/>
            <w:tcPrChange w:id="4733" w:author="Dr Mamadou SANOGO" w:date="2023-10-27T23:44:00Z">
              <w:tcPr>
                <w:tcW w:w="1812" w:type="dxa"/>
              </w:tcPr>
            </w:tcPrChange>
          </w:tcPr>
          <w:p w14:paraId="458DA272" w14:textId="0B82CB1A" w:rsidR="00B43097" w:rsidRPr="00A36245" w:rsidRDefault="00344298" w:rsidP="00A36245">
            <w:pPr>
              <w:spacing w:line="240" w:lineRule="auto"/>
              <w:jc w:val="center"/>
              <w:rPr>
                <w:ins w:id="4734" w:author="Dr Mamadou SANOGO" w:date="2023-10-27T23:43:00Z"/>
                <w:color w:val="000000" w:themeColor="text1"/>
              </w:rPr>
            </w:pPr>
            <w:ins w:id="4735" w:author="Dr Mamadou SANOGO" w:date="2024-11-07T09:03:00Z" w16du:dateUtc="2024-11-07T09:03:00Z">
              <w:r>
                <w:rPr>
                  <w:color w:val="000000" w:themeColor="text1"/>
                </w:rPr>
                <w:t>6</w:t>
              </w:r>
            </w:ins>
          </w:p>
        </w:tc>
        <w:tc>
          <w:tcPr>
            <w:tcW w:w="1813" w:type="dxa"/>
            <w:tcPrChange w:id="4736" w:author="Dr Mamadou SANOGO" w:date="2023-10-27T23:44:00Z">
              <w:tcPr>
                <w:tcW w:w="1813" w:type="dxa"/>
              </w:tcPr>
            </w:tcPrChange>
          </w:tcPr>
          <w:p w14:paraId="659DC3EE" w14:textId="77B16887" w:rsidR="00B43097" w:rsidRPr="00A36245" w:rsidRDefault="00344298" w:rsidP="00A36245">
            <w:pPr>
              <w:spacing w:line="240" w:lineRule="auto"/>
              <w:jc w:val="center"/>
              <w:rPr>
                <w:ins w:id="4737" w:author="Dr Mamadou SANOGO" w:date="2023-10-27T23:43:00Z"/>
                <w:color w:val="000000" w:themeColor="text1"/>
              </w:rPr>
            </w:pPr>
            <w:ins w:id="4738" w:author="Dr Mamadou SANOGO" w:date="2024-11-07T09:03:00Z" w16du:dateUtc="2024-11-07T09:03:00Z">
              <w:r>
                <w:rPr>
                  <w:color w:val="000000" w:themeColor="text1"/>
                </w:rPr>
                <w:t>6</w:t>
              </w:r>
            </w:ins>
          </w:p>
        </w:tc>
        <w:tc>
          <w:tcPr>
            <w:tcW w:w="3238" w:type="dxa"/>
            <w:tcPrChange w:id="4739" w:author="Dr Mamadou SANOGO" w:date="2023-10-27T23:44:00Z">
              <w:tcPr>
                <w:tcW w:w="1813" w:type="dxa"/>
              </w:tcPr>
            </w:tcPrChange>
          </w:tcPr>
          <w:p w14:paraId="70727D77" w14:textId="282A4B58" w:rsidR="00B43097" w:rsidRPr="00A36245" w:rsidRDefault="008D25B2" w:rsidP="00A36245">
            <w:pPr>
              <w:spacing w:line="240" w:lineRule="auto"/>
              <w:jc w:val="center"/>
              <w:rPr>
                <w:ins w:id="4740" w:author="Dr Mamadou SANOGO" w:date="2023-10-27T23:43:00Z"/>
                <w:color w:val="000000" w:themeColor="text1"/>
              </w:rPr>
            </w:pPr>
            <w:ins w:id="4741" w:author="Dr Mamadou SANOGO" w:date="2024-11-06T14:29:00Z" w16du:dateUtc="2024-11-06T14:29:00Z">
              <w:r>
                <w:rPr>
                  <w:color w:val="000000" w:themeColor="text1"/>
                </w:rPr>
                <w:t>1</w:t>
              </w:r>
            </w:ins>
            <w:ins w:id="4742" w:author="Dr Mamadou SANOGO" w:date="2024-11-07T09:03:00Z" w16du:dateUtc="2024-11-07T09:03:00Z">
              <w:r w:rsidR="00344298">
                <w:rPr>
                  <w:color w:val="000000" w:themeColor="text1"/>
                </w:rPr>
                <w:t>3</w:t>
              </w:r>
            </w:ins>
          </w:p>
        </w:tc>
      </w:tr>
      <w:tr w:rsidR="00B43097" w:rsidRPr="007A4AFC" w14:paraId="2457CFD7" w14:textId="77777777" w:rsidTr="00B43097">
        <w:trPr>
          <w:ins w:id="4743" w:author="Dr Mamadou SANOGO" w:date="2023-10-27T23:43:00Z"/>
          <w:trPrChange w:id="4744" w:author="Dr Mamadou SANOGO" w:date="2023-10-27T23:44:00Z">
            <w:trPr>
              <w:gridAfter w:val="0"/>
            </w:trPr>
          </w:trPrChange>
        </w:trPr>
        <w:tc>
          <w:tcPr>
            <w:tcW w:w="1979" w:type="dxa"/>
            <w:tcPrChange w:id="4745" w:author="Dr Mamadou SANOGO" w:date="2023-10-27T23:44:00Z">
              <w:tcPr>
                <w:tcW w:w="1979" w:type="dxa"/>
              </w:tcPr>
            </w:tcPrChange>
          </w:tcPr>
          <w:p w14:paraId="19E5B3A0" w14:textId="77777777" w:rsidR="00B43097" w:rsidRPr="004905FE" w:rsidRDefault="00B43097" w:rsidP="00A36245">
            <w:pPr>
              <w:spacing w:line="240" w:lineRule="auto"/>
              <w:rPr>
                <w:ins w:id="4746" w:author="Dr Mamadou SANOGO" w:date="2023-10-27T23:43:00Z"/>
                <w:color w:val="000000" w:themeColor="text1"/>
              </w:rPr>
            </w:pPr>
            <w:ins w:id="4747" w:author="Dr Mamadou SANOGO" w:date="2023-10-27T23:43:00Z">
              <w:r>
                <w:rPr>
                  <w:color w:val="000000" w:themeColor="text1"/>
                </w:rPr>
                <w:t>Nbre inscrits L2</w:t>
              </w:r>
            </w:ins>
          </w:p>
        </w:tc>
        <w:tc>
          <w:tcPr>
            <w:tcW w:w="1643" w:type="dxa"/>
            <w:tcPrChange w:id="4748" w:author="Dr Mamadou SANOGO" w:date="2023-10-27T23:44:00Z">
              <w:tcPr>
                <w:tcW w:w="1643" w:type="dxa"/>
              </w:tcPr>
            </w:tcPrChange>
          </w:tcPr>
          <w:p w14:paraId="1C28C862" w14:textId="3BCE6C0B" w:rsidR="00B43097" w:rsidRPr="004905FE" w:rsidRDefault="00344298" w:rsidP="00A36245">
            <w:pPr>
              <w:spacing w:line="240" w:lineRule="auto"/>
              <w:jc w:val="center"/>
              <w:rPr>
                <w:ins w:id="4749" w:author="Dr Mamadou SANOGO" w:date="2023-10-27T23:43:00Z"/>
                <w:color w:val="000000" w:themeColor="text1"/>
              </w:rPr>
            </w:pPr>
            <w:ins w:id="4750" w:author="Dr Mamadou SANOGO" w:date="2024-11-07T09:04:00Z" w16du:dateUtc="2024-11-07T09:04:00Z">
              <w:r>
                <w:rPr>
                  <w:color w:val="000000" w:themeColor="text1"/>
                </w:rPr>
                <w:t>5</w:t>
              </w:r>
            </w:ins>
          </w:p>
        </w:tc>
        <w:tc>
          <w:tcPr>
            <w:tcW w:w="1812" w:type="dxa"/>
            <w:tcPrChange w:id="4751" w:author="Dr Mamadou SANOGO" w:date="2023-10-27T23:44:00Z">
              <w:tcPr>
                <w:tcW w:w="1812" w:type="dxa"/>
              </w:tcPr>
            </w:tcPrChange>
          </w:tcPr>
          <w:p w14:paraId="639C2779" w14:textId="5DBA9966" w:rsidR="00B43097" w:rsidRPr="004905FE" w:rsidRDefault="00344298" w:rsidP="00A36245">
            <w:pPr>
              <w:spacing w:line="240" w:lineRule="auto"/>
              <w:jc w:val="center"/>
              <w:rPr>
                <w:ins w:id="4752" w:author="Dr Mamadou SANOGO" w:date="2023-10-27T23:43:00Z"/>
                <w:color w:val="000000" w:themeColor="text1"/>
              </w:rPr>
            </w:pPr>
            <w:ins w:id="4753" w:author="Dr Mamadou SANOGO" w:date="2024-11-07T09:04:00Z" w16du:dateUtc="2024-11-07T09:04:00Z">
              <w:r>
                <w:rPr>
                  <w:color w:val="000000" w:themeColor="text1"/>
                </w:rPr>
                <w:t>7</w:t>
              </w:r>
            </w:ins>
          </w:p>
        </w:tc>
        <w:tc>
          <w:tcPr>
            <w:tcW w:w="1813" w:type="dxa"/>
            <w:tcPrChange w:id="4754" w:author="Dr Mamadou SANOGO" w:date="2023-10-27T23:44:00Z">
              <w:tcPr>
                <w:tcW w:w="1813" w:type="dxa"/>
              </w:tcPr>
            </w:tcPrChange>
          </w:tcPr>
          <w:p w14:paraId="78A33EEB" w14:textId="1B67FD24" w:rsidR="00B43097" w:rsidRPr="004905FE" w:rsidRDefault="00344298" w:rsidP="00A36245">
            <w:pPr>
              <w:spacing w:line="240" w:lineRule="auto"/>
              <w:jc w:val="center"/>
              <w:rPr>
                <w:ins w:id="4755" w:author="Dr Mamadou SANOGO" w:date="2023-10-27T23:43:00Z"/>
                <w:color w:val="000000" w:themeColor="text1"/>
              </w:rPr>
            </w:pPr>
            <w:ins w:id="4756" w:author="Dr Mamadou SANOGO" w:date="2024-11-07T09:04:00Z" w16du:dateUtc="2024-11-07T09:04:00Z">
              <w:r>
                <w:rPr>
                  <w:color w:val="000000" w:themeColor="text1"/>
                </w:rPr>
                <w:t>6</w:t>
              </w:r>
            </w:ins>
          </w:p>
        </w:tc>
        <w:tc>
          <w:tcPr>
            <w:tcW w:w="3238" w:type="dxa"/>
            <w:tcPrChange w:id="4757" w:author="Dr Mamadou SANOGO" w:date="2023-10-27T23:44:00Z">
              <w:tcPr>
                <w:tcW w:w="1813" w:type="dxa"/>
              </w:tcPr>
            </w:tcPrChange>
          </w:tcPr>
          <w:p w14:paraId="29B1C824" w14:textId="033D65E0" w:rsidR="00B43097" w:rsidRPr="004905FE" w:rsidRDefault="00344298" w:rsidP="00A36245">
            <w:pPr>
              <w:spacing w:line="240" w:lineRule="auto"/>
              <w:jc w:val="center"/>
              <w:rPr>
                <w:ins w:id="4758" w:author="Dr Mamadou SANOGO" w:date="2023-10-27T23:43:00Z"/>
                <w:color w:val="000000" w:themeColor="text1"/>
              </w:rPr>
            </w:pPr>
            <w:ins w:id="4759" w:author="Dr Mamadou SANOGO" w:date="2024-11-07T09:04:00Z" w16du:dateUtc="2024-11-07T09:04:00Z">
              <w:r>
                <w:rPr>
                  <w:color w:val="000000" w:themeColor="text1"/>
                </w:rPr>
                <w:t>6</w:t>
              </w:r>
            </w:ins>
          </w:p>
        </w:tc>
      </w:tr>
      <w:tr w:rsidR="00B43097" w:rsidRPr="007A4AFC" w14:paraId="4B27559F" w14:textId="77777777" w:rsidTr="00B43097">
        <w:trPr>
          <w:ins w:id="4760" w:author="Dr Mamadou SANOGO" w:date="2023-10-27T23:43:00Z"/>
          <w:trPrChange w:id="4761" w:author="Dr Mamadou SANOGO" w:date="2023-10-27T23:44:00Z">
            <w:trPr>
              <w:gridAfter w:val="0"/>
            </w:trPr>
          </w:trPrChange>
        </w:trPr>
        <w:tc>
          <w:tcPr>
            <w:tcW w:w="1979" w:type="dxa"/>
            <w:tcPrChange w:id="4762" w:author="Dr Mamadou SANOGO" w:date="2023-10-27T23:44:00Z">
              <w:tcPr>
                <w:tcW w:w="1979" w:type="dxa"/>
              </w:tcPr>
            </w:tcPrChange>
          </w:tcPr>
          <w:p w14:paraId="57CD3EE0" w14:textId="77777777" w:rsidR="00B43097" w:rsidRPr="00A36245" w:rsidRDefault="00B43097" w:rsidP="00A36245">
            <w:pPr>
              <w:spacing w:line="240" w:lineRule="auto"/>
              <w:rPr>
                <w:ins w:id="4763" w:author="Dr Mamadou SANOGO" w:date="2023-10-27T23:43:00Z"/>
                <w:color w:val="000000" w:themeColor="text1"/>
              </w:rPr>
            </w:pPr>
            <w:ins w:id="4764"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ins>
          </w:p>
        </w:tc>
        <w:tc>
          <w:tcPr>
            <w:tcW w:w="1643" w:type="dxa"/>
            <w:tcPrChange w:id="4765" w:author="Dr Mamadou SANOGO" w:date="2023-10-27T23:44:00Z">
              <w:tcPr>
                <w:tcW w:w="1643" w:type="dxa"/>
              </w:tcPr>
            </w:tcPrChange>
          </w:tcPr>
          <w:p w14:paraId="77F1F40F" w14:textId="1FDAB8CF" w:rsidR="00B43097" w:rsidRPr="00A36245" w:rsidRDefault="00344298" w:rsidP="00A36245">
            <w:pPr>
              <w:spacing w:line="240" w:lineRule="auto"/>
              <w:jc w:val="center"/>
              <w:rPr>
                <w:ins w:id="4766" w:author="Dr Mamadou SANOGO" w:date="2023-10-27T23:43:00Z"/>
                <w:color w:val="000000" w:themeColor="text1"/>
              </w:rPr>
            </w:pPr>
            <w:ins w:id="4767" w:author="Dr Mamadou SANOGO" w:date="2024-11-07T09:04:00Z" w16du:dateUtc="2024-11-07T09:04:00Z">
              <w:r>
                <w:rPr>
                  <w:color w:val="000000" w:themeColor="text1"/>
                </w:rPr>
                <w:t>2</w:t>
              </w:r>
            </w:ins>
          </w:p>
        </w:tc>
        <w:tc>
          <w:tcPr>
            <w:tcW w:w="1812" w:type="dxa"/>
            <w:tcPrChange w:id="4768" w:author="Dr Mamadou SANOGO" w:date="2023-10-27T23:44:00Z">
              <w:tcPr>
                <w:tcW w:w="1812" w:type="dxa"/>
              </w:tcPr>
            </w:tcPrChange>
          </w:tcPr>
          <w:p w14:paraId="182CD7BE" w14:textId="3A560BE3" w:rsidR="00B43097" w:rsidRPr="00A36245" w:rsidRDefault="00344298" w:rsidP="00A36245">
            <w:pPr>
              <w:spacing w:line="240" w:lineRule="auto"/>
              <w:jc w:val="center"/>
              <w:rPr>
                <w:ins w:id="4769" w:author="Dr Mamadou SANOGO" w:date="2023-10-27T23:43:00Z"/>
                <w:color w:val="000000" w:themeColor="text1"/>
              </w:rPr>
            </w:pPr>
            <w:ins w:id="4770" w:author="Dr Mamadou SANOGO" w:date="2024-11-07T09:04:00Z" w16du:dateUtc="2024-11-07T09:04:00Z">
              <w:r>
                <w:rPr>
                  <w:color w:val="000000" w:themeColor="text1"/>
                </w:rPr>
                <w:t>5</w:t>
              </w:r>
            </w:ins>
          </w:p>
        </w:tc>
        <w:tc>
          <w:tcPr>
            <w:tcW w:w="1813" w:type="dxa"/>
            <w:tcPrChange w:id="4771" w:author="Dr Mamadou SANOGO" w:date="2023-10-27T23:44:00Z">
              <w:tcPr>
                <w:tcW w:w="1813" w:type="dxa"/>
              </w:tcPr>
            </w:tcPrChange>
          </w:tcPr>
          <w:p w14:paraId="0B5D43E8" w14:textId="76293CE9" w:rsidR="00B43097" w:rsidRPr="00A36245" w:rsidRDefault="00344298" w:rsidP="00A36245">
            <w:pPr>
              <w:spacing w:line="240" w:lineRule="auto"/>
              <w:jc w:val="center"/>
              <w:rPr>
                <w:ins w:id="4772" w:author="Dr Mamadou SANOGO" w:date="2023-10-27T23:43:00Z"/>
                <w:color w:val="000000" w:themeColor="text1"/>
              </w:rPr>
            </w:pPr>
            <w:ins w:id="4773" w:author="Dr Mamadou SANOGO" w:date="2024-11-07T09:04:00Z" w16du:dateUtc="2024-11-07T09:04:00Z">
              <w:r>
                <w:rPr>
                  <w:color w:val="000000" w:themeColor="text1"/>
                </w:rPr>
                <w:t>7</w:t>
              </w:r>
            </w:ins>
          </w:p>
        </w:tc>
        <w:tc>
          <w:tcPr>
            <w:tcW w:w="3238" w:type="dxa"/>
            <w:tcPrChange w:id="4774" w:author="Dr Mamadou SANOGO" w:date="2023-10-27T23:44:00Z">
              <w:tcPr>
                <w:tcW w:w="1813" w:type="dxa"/>
              </w:tcPr>
            </w:tcPrChange>
          </w:tcPr>
          <w:p w14:paraId="1402D162" w14:textId="593BF7B7" w:rsidR="00B43097" w:rsidRPr="00A36245" w:rsidRDefault="00344298" w:rsidP="00A36245">
            <w:pPr>
              <w:spacing w:line="240" w:lineRule="auto"/>
              <w:jc w:val="center"/>
              <w:rPr>
                <w:ins w:id="4775" w:author="Dr Mamadou SANOGO" w:date="2023-10-27T23:43:00Z"/>
                <w:color w:val="000000" w:themeColor="text1"/>
              </w:rPr>
            </w:pPr>
            <w:ins w:id="4776" w:author="Dr Mamadou SANOGO" w:date="2024-11-07T09:04:00Z" w16du:dateUtc="2024-11-07T09:04:00Z">
              <w:r>
                <w:rPr>
                  <w:color w:val="000000" w:themeColor="text1"/>
                </w:rPr>
                <w:t>6</w:t>
              </w:r>
            </w:ins>
          </w:p>
        </w:tc>
      </w:tr>
      <w:tr w:rsidR="00B43097" w:rsidRPr="007A4AFC" w14:paraId="121DA5A2" w14:textId="77777777" w:rsidTr="00B57DA0">
        <w:trPr>
          <w:ins w:id="4777" w:author="Dr Mamadou SANOGO" w:date="2023-10-27T23:43:00Z"/>
          <w:trPrChange w:id="4778" w:author="Dr Mamadou SANOGO" w:date="2024-04-03T08:54:00Z" w16du:dateUtc="2024-04-03T08:54:00Z">
            <w:trPr>
              <w:gridAfter w:val="0"/>
            </w:trPr>
          </w:trPrChange>
        </w:trPr>
        <w:tc>
          <w:tcPr>
            <w:tcW w:w="1979" w:type="dxa"/>
            <w:shd w:val="clear" w:color="auto" w:fill="D9D9D9" w:themeFill="background1" w:themeFillShade="D9"/>
            <w:tcPrChange w:id="4779"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780" w:author="Dr Mamadou SANOGO" w:date="2023-10-27T23:43:00Z"/>
                <w:b/>
                <w:color w:val="000000" w:themeColor="text1"/>
              </w:rPr>
              <w:pPrChange w:id="4781" w:author="Dr Mamadou SANOGO" w:date="2024-04-03T08:53:00Z" w16du:dateUtc="2024-04-03T08:53:00Z">
                <w:pPr>
                  <w:spacing w:line="240" w:lineRule="auto"/>
                </w:pPr>
              </w:pPrChange>
            </w:pPr>
            <w:ins w:id="4782"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783" w:author="Dr Mamadou SANOGO" w:date="2024-04-03T08:54:00Z" w16du:dateUtc="2024-04-03T08:54:00Z">
              <w:tcPr>
                <w:tcW w:w="1643" w:type="dxa"/>
                <w:shd w:val="clear" w:color="auto" w:fill="D9D9D9" w:themeFill="background1" w:themeFillShade="D9"/>
              </w:tcPr>
            </w:tcPrChange>
          </w:tcPr>
          <w:p w14:paraId="6117CC7C" w14:textId="765B3549" w:rsidR="00B43097" w:rsidRPr="00A36245" w:rsidRDefault="00B57DA0" w:rsidP="00B57DA0">
            <w:pPr>
              <w:spacing w:line="240" w:lineRule="auto"/>
              <w:jc w:val="center"/>
              <w:rPr>
                <w:ins w:id="4784" w:author="Dr Mamadou SANOGO" w:date="2023-10-27T23:43:00Z"/>
                <w:b/>
                <w:color w:val="000000" w:themeColor="text1"/>
              </w:rPr>
            </w:pPr>
            <w:ins w:id="4785" w:author="Dr Mamadou SANOGO" w:date="2024-04-03T08:53:00Z" w16du:dateUtc="2024-04-03T08:53:00Z">
              <w:r>
                <w:rPr>
                  <w:b/>
                  <w:color w:val="000000" w:themeColor="text1"/>
                </w:rPr>
                <w:t>1</w:t>
              </w:r>
            </w:ins>
            <w:ins w:id="4786" w:author="Dr Mamadou SANOGO" w:date="2024-11-07T09:05:00Z" w16du:dateUtc="2024-11-07T09:05:00Z">
              <w:r w:rsidR="00344298">
                <w:rPr>
                  <w:b/>
                  <w:color w:val="000000" w:themeColor="text1"/>
                </w:rPr>
                <w:t>4</w:t>
              </w:r>
            </w:ins>
          </w:p>
        </w:tc>
        <w:tc>
          <w:tcPr>
            <w:tcW w:w="1812" w:type="dxa"/>
            <w:shd w:val="clear" w:color="auto" w:fill="D9D9D9" w:themeFill="background1" w:themeFillShade="D9"/>
            <w:vAlign w:val="center"/>
            <w:tcPrChange w:id="4787" w:author="Dr Mamadou SANOGO" w:date="2024-04-03T08:54:00Z" w16du:dateUtc="2024-04-03T08:54:00Z">
              <w:tcPr>
                <w:tcW w:w="1812" w:type="dxa"/>
                <w:shd w:val="clear" w:color="auto" w:fill="D9D9D9" w:themeFill="background1" w:themeFillShade="D9"/>
              </w:tcPr>
            </w:tcPrChange>
          </w:tcPr>
          <w:p w14:paraId="690C9AFE" w14:textId="497FA5A2" w:rsidR="00B43097" w:rsidRPr="00A36245" w:rsidRDefault="008D25B2" w:rsidP="00B57DA0">
            <w:pPr>
              <w:spacing w:line="240" w:lineRule="auto"/>
              <w:jc w:val="center"/>
              <w:rPr>
                <w:ins w:id="4788" w:author="Dr Mamadou SANOGO" w:date="2023-10-27T23:43:00Z"/>
                <w:b/>
                <w:color w:val="000000" w:themeColor="text1"/>
              </w:rPr>
            </w:pPr>
            <w:ins w:id="4789" w:author="Dr Mamadou SANOGO" w:date="2024-11-06T14:30:00Z" w16du:dateUtc="2024-11-06T14:30:00Z">
              <w:r>
                <w:rPr>
                  <w:b/>
                  <w:color w:val="000000" w:themeColor="text1"/>
                </w:rPr>
                <w:t>18</w:t>
              </w:r>
            </w:ins>
          </w:p>
        </w:tc>
        <w:tc>
          <w:tcPr>
            <w:tcW w:w="1813" w:type="dxa"/>
            <w:shd w:val="clear" w:color="auto" w:fill="D9D9D9" w:themeFill="background1" w:themeFillShade="D9"/>
            <w:vAlign w:val="center"/>
            <w:tcPrChange w:id="4790" w:author="Dr Mamadou SANOGO" w:date="2024-04-03T08:54:00Z" w16du:dateUtc="2024-04-03T08:54:00Z">
              <w:tcPr>
                <w:tcW w:w="1813" w:type="dxa"/>
                <w:shd w:val="clear" w:color="auto" w:fill="D9D9D9" w:themeFill="background1" w:themeFillShade="D9"/>
              </w:tcPr>
            </w:tcPrChange>
          </w:tcPr>
          <w:p w14:paraId="23A2FC55" w14:textId="2710B4FC" w:rsidR="00B43097" w:rsidRPr="00A36245" w:rsidRDefault="00344298" w:rsidP="00B57DA0">
            <w:pPr>
              <w:spacing w:line="240" w:lineRule="auto"/>
              <w:jc w:val="center"/>
              <w:rPr>
                <w:ins w:id="4791" w:author="Dr Mamadou SANOGO" w:date="2023-10-27T23:43:00Z"/>
                <w:b/>
                <w:color w:val="000000" w:themeColor="text1"/>
              </w:rPr>
            </w:pPr>
            <w:ins w:id="4792" w:author="Dr Mamadou SANOGO" w:date="2024-11-07T09:05:00Z" w16du:dateUtc="2024-11-07T09:05:00Z">
              <w:r>
                <w:rPr>
                  <w:b/>
                  <w:color w:val="000000" w:themeColor="text1"/>
                </w:rPr>
                <w:t>19</w:t>
              </w:r>
            </w:ins>
          </w:p>
        </w:tc>
        <w:tc>
          <w:tcPr>
            <w:tcW w:w="3238" w:type="dxa"/>
            <w:shd w:val="clear" w:color="auto" w:fill="D9D9D9" w:themeFill="background1" w:themeFillShade="D9"/>
            <w:vAlign w:val="center"/>
            <w:tcPrChange w:id="4793" w:author="Dr Mamadou SANOGO" w:date="2024-04-03T08:54:00Z" w16du:dateUtc="2024-04-03T08:54:00Z">
              <w:tcPr>
                <w:tcW w:w="1813" w:type="dxa"/>
                <w:shd w:val="clear" w:color="auto" w:fill="D9D9D9" w:themeFill="background1" w:themeFillShade="D9"/>
              </w:tcPr>
            </w:tcPrChange>
          </w:tcPr>
          <w:p w14:paraId="3EB71E99" w14:textId="6B04FC63" w:rsidR="00B43097" w:rsidRPr="00A36245" w:rsidRDefault="00344298" w:rsidP="00B57DA0">
            <w:pPr>
              <w:spacing w:line="240" w:lineRule="auto"/>
              <w:jc w:val="center"/>
              <w:rPr>
                <w:ins w:id="4794" w:author="Dr Mamadou SANOGO" w:date="2023-10-27T23:43:00Z"/>
                <w:b/>
                <w:color w:val="000000" w:themeColor="text1"/>
              </w:rPr>
            </w:pPr>
            <w:ins w:id="4795" w:author="Dr Mamadou SANOGO" w:date="2024-11-07T09:05:00Z" w16du:dateUtc="2024-11-07T09:05:00Z">
              <w:r>
                <w:rPr>
                  <w:b/>
                  <w:color w:val="000000" w:themeColor="text1"/>
                </w:rPr>
                <w:t>2</w:t>
              </w:r>
            </w:ins>
            <w:ins w:id="4796" w:author="Dr Mamadou SANOGO" w:date="2024-04-03T10:38:00Z" w16du:dateUtc="2024-04-03T10:38:00Z">
              <w:r w:rsidR="003F750F">
                <w:rPr>
                  <w:b/>
                  <w:color w:val="000000" w:themeColor="text1"/>
                </w:rPr>
                <w:t>5</w:t>
              </w:r>
            </w:ins>
          </w:p>
        </w:tc>
      </w:tr>
    </w:tbl>
    <w:p w14:paraId="63833F34" w14:textId="77777777" w:rsidR="003F1144" w:rsidRDefault="003F1144" w:rsidP="00B43097">
      <w:pPr>
        <w:spacing w:line="240" w:lineRule="auto"/>
        <w:rPr>
          <w:ins w:id="4797" w:author="Dr Mamadou SANOGO" w:date="2024-04-03T09:34:00Z" w16du:dateUtc="2024-04-03T09:34:00Z"/>
          <w:color w:val="000000" w:themeColor="text1"/>
        </w:rPr>
      </w:pPr>
    </w:p>
    <w:p w14:paraId="1E9DBBFE" w14:textId="77777777" w:rsidR="003F1144" w:rsidRPr="00A36245" w:rsidRDefault="003F1144" w:rsidP="00B43097">
      <w:pPr>
        <w:spacing w:line="240" w:lineRule="auto"/>
        <w:rPr>
          <w:ins w:id="4798" w:author="Dr Mamadou SANOGO" w:date="2023-10-27T23:43:00Z"/>
          <w:color w:val="000000" w:themeColor="text1"/>
        </w:rPr>
      </w:pPr>
    </w:p>
    <w:p w14:paraId="094169A0" w14:textId="674228F9" w:rsidR="00B43097" w:rsidRPr="00B43097" w:rsidRDefault="00B43097" w:rsidP="00B43097">
      <w:pPr>
        <w:spacing w:line="240" w:lineRule="auto"/>
        <w:rPr>
          <w:ins w:id="4799" w:author="Dr Mamadou SANOGO" w:date="2023-10-27T23:43:00Z"/>
          <w:b/>
          <w:bCs/>
          <w:i/>
          <w:iCs/>
          <w:color w:val="000000" w:themeColor="text1"/>
          <w:rPrChange w:id="4800" w:author="Dr Mamadou SANOGO" w:date="2023-10-27T23:44:00Z">
            <w:rPr>
              <w:ins w:id="4801" w:author="Dr Mamadou SANOGO" w:date="2023-10-27T23:43:00Z"/>
              <w:color w:val="000000" w:themeColor="text1"/>
            </w:rPr>
          </w:rPrChange>
        </w:rPr>
      </w:pPr>
      <w:ins w:id="4802" w:author="Dr Mamadou SANOGO" w:date="2023-10-27T23:43:00Z">
        <w:r w:rsidRPr="00A36245">
          <w:rPr>
            <w:b/>
            <w:bCs/>
            <w:i/>
            <w:iCs/>
            <w:color w:val="000000" w:themeColor="text1"/>
            <w:szCs w:val="24"/>
          </w:rPr>
          <w:t>Caractéristique de la population étudiante</w:t>
        </w:r>
      </w:ins>
    </w:p>
    <w:tbl>
      <w:tblPr>
        <w:tblStyle w:val="Grilledutableau"/>
        <w:tblW w:w="10485" w:type="dxa"/>
        <w:tblLook w:val="04A0" w:firstRow="1" w:lastRow="0" w:firstColumn="1" w:lastColumn="0" w:noHBand="0" w:noVBand="1"/>
        <w:tblPrChange w:id="4803" w:author="Dr Mamadou SANOGO" w:date="2023-10-27T23:44:00Z">
          <w:tblPr>
            <w:tblStyle w:val="Grilledutableau"/>
            <w:tblW w:w="0" w:type="auto"/>
            <w:tblLook w:val="04A0" w:firstRow="1" w:lastRow="0" w:firstColumn="1" w:lastColumn="0" w:noHBand="0" w:noVBand="1"/>
          </w:tblPr>
        </w:tblPrChange>
      </w:tblPr>
      <w:tblGrid>
        <w:gridCol w:w="1980"/>
        <w:gridCol w:w="1642"/>
        <w:gridCol w:w="1812"/>
        <w:gridCol w:w="1813"/>
        <w:gridCol w:w="3238"/>
        <w:tblGridChange w:id="4804">
          <w:tblGrid>
            <w:gridCol w:w="1980"/>
            <w:gridCol w:w="1642"/>
            <w:gridCol w:w="1812"/>
            <w:gridCol w:w="1813"/>
            <w:gridCol w:w="1813"/>
            <w:gridCol w:w="1425"/>
          </w:tblGrid>
        </w:tblGridChange>
      </w:tblGrid>
      <w:tr w:rsidR="00B43097" w:rsidRPr="007A4AFC" w14:paraId="24ED10F9" w14:textId="77777777" w:rsidTr="00B43097">
        <w:trPr>
          <w:ins w:id="4805" w:author="Dr Mamadou SANOGO" w:date="2023-10-27T23:43:00Z"/>
          <w:trPrChange w:id="4806" w:author="Dr Mamadou SANOGO" w:date="2023-10-27T23:44:00Z">
            <w:trPr>
              <w:gridAfter w:val="0"/>
            </w:trPr>
          </w:trPrChange>
        </w:trPr>
        <w:tc>
          <w:tcPr>
            <w:tcW w:w="1980" w:type="dxa"/>
            <w:tcPrChange w:id="4807" w:author="Dr Mamadou SANOGO" w:date="2023-10-27T23:44:00Z">
              <w:tcPr>
                <w:tcW w:w="1980" w:type="dxa"/>
              </w:tcPr>
            </w:tcPrChange>
          </w:tcPr>
          <w:p w14:paraId="2D7DD97F" w14:textId="77777777" w:rsidR="00B43097" w:rsidRPr="00A36245" w:rsidRDefault="00B43097" w:rsidP="00A36245">
            <w:pPr>
              <w:spacing w:line="240" w:lineRule="auto"/>
              <w:rPr>
                <w:ins w:id="4808" w:author="Dr Mamadou SANOGO" w:date="2023-10-27T23:43:00Z"/>
                <w:b/>
                <w:color w:val="000000" w:themeColor="text1"/>
              </w:rPr>
            </w:pPr>
            <w:ins w:id="4809"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2" w:type="dxa"/>
            <w:tcPrChange w:id="4810" w:author="Dr Mamadou SANOGO" w:date="2023-10-27T23:44:00Z">
              <w:tcPr>
                <w:tcW w:w="1642" w:type="dxa"/>
              </w:tcPr>
            </w:tcPrChange>
          </w:tcPr>
          <w:p w14:paraId="500DA3B8" w14:textId="25839112" w:rsidR="00B43097" w:rsidRPr="00A36245" w:rsidRDefault="00B43097" w:rsidP="00A36245">
            <w:pPr>
              <w:spacing w:line="240" w:lineRule="auto"/>
              <w:jc w:val="center"/>
              <w:rPr>
                <w:ins w:id="4811" w:author="Dr Mamadou SANOGO" w:date="2023-10-27T23:43:00Z"/>
                <w:b/>
                <w:color w:val="000000" w:themeColor="text1"/>
              </w:rPr>
            </w:pPr>
            <w:ins w:id="4812" w:author="Dr Mamadou SANOGO" w:date="2023-10-27T23:43:00Z">
              <w:r w:rsidRPr="00A36245">
                <w:rPr>
                  <w:b/>
                  <w:color w:val="000000" w:themeColor="text1"/>
                </w:rPr>
                <w:t>201</w:t>
              </w:r>
            </w:ins>
            <w:ins w:id="4813" w:author="Dr Mamadou SANOGO" w:date="2024-11-06T14:31:00Z" w16du:dateUtc="2024-11-06T14:31:00Z">
              <w:r w:rsidR="008D25B2">
                <w:rPr>
                  <w:b/>
                  <w:color w:val="000000" w:themeColor="text1"/>
                </w:rPr>
                <w:t>9</w:t>
              </w:r>
            </w:ins>
            <w:ins w:id="4814" w:author="Dr Mamadou SANOGO" w:date="2023-10-27T23:43:00Z">
              <w:r w:rsidRPr="00A36245">
                <w:rPr>
                  <w:b/>
                  <w:color w:val="000000" w:themeColor="text1"/>
                </w:rPr>
                <w:t>-20</w:t>
              </w:r>
            </w:ins>
            <w:ins w:id="4815" w:author="Dr Mamadou SANOGO" w:date="2024-11-06T14:31:00Z" w16du:dateUtc="2024-11-06T14:31:00Z">
              <w:r w:rsidR="008D25B2">
                <w:rPr>
                  <w:b/>
                  <w:color w:val="000000" w:themeColor="text1"/>
                </w:rPr>
                <w:t>20</w:t>
              </w:r>
            </w:ins>
          </w:p>
        </w:tc>
        <w:tc>
          <w:tcPr>
            <w:tcW w:w="1812" w:type="dxa"/>
            <w:tcPrChange w:id="4816" w:author="Dr Mamadou SANOGO" w:date="2023-10-27T23:44:00Z">
              <w:tcPr>
                <w:tcW w:w="1812" w:type="dxa"/>
              </w:tcPr>
            </w:tcPrChange>
          </w:tcPr>
          <w:p w14:paraId="364EA7BB" w14:textId="64D54486" w:rsidR="00B43097" w:rsidRPr="00A36245" w:rsidRDefault="00B43097" w:rsidP="00A36245">
            <w:pPr>
              <w:spacing w:line="240" w:lineRule="auto"/>
              <w:jc w:val="center"/>
              <w:rPr>
                <w:ins w:id="4817" w:author="Dr Mamadou SANOGO" w:date="2023-10-27T23:43:00Z"/>
                <w:b/>
                <w:color w:val="000000" w:themeColor="text1"/>
              </w:rPr>
            </w:pPr>
            <w:ins w:id="4818" w:author="Dr Mamadou SANOGO" w:date="2023-10-27T23:43:00Z">
              <w:r w:rsidRPr="00A36245">
                <w:rPr>
                  <w:b/>
                  <w:color w:val="000000" w:themeColor="text1"/>
                </w:rPr>
                <w:t>20</w:t>
              </w:r>
            </w:ins>
            <w:ins w:id="4819" w:author="Dr Mamadou SANOGO" w:date="2024-11-06T14:31:00Z" w16du:dateUtc="2024-11-06T14:31:00Z">
              <w:r w:rsidR="008D25B2">
                <w:rPr>
                  <w:b/>
                  <w:color w:val="000000" w:themeColor="text1"/>
                </w:rPr>
                <w:t>20</w:t>
              </w:r>
            </w:ins>
            <w:ins w:id="4820" w:author="Dr Mamadou SANOGO" w:date="2023-10-27T23:43:00Z">
              <w:r w:rsidRPr="00A36245">
                <w:rPr>
                  <w:b/>
                  <w:color w:val="000000" w:themeColor="text1"/>
                </w:rPr>
                <w:t>-202</w:t>
              </w:r>
            </w:ins>
            <w:ins w:id="4821" w:author="Dr Mamadou SANOGO" w:date="2024-11-06T14:31:00Z" w16du:dateUtc="2024-11-06T14:31:00Z">
              <w:r w:rsidR="008D25B2">
                <w:rPr>
                  <w:b/>
                  <w:color w:val="000000" w:themeColor="text1"/>
                </w:rPr>
                <w:t>1</w:t>
              </w:r>
            </w:ins>
          </w:p>
        </w:tc>
        <w:tc>
          <w:tcPr>
            <w:tcW w:w="1813" w:type="dxa"/>
            <w:tcPrChange w:id="4822" w:author="Dr Mamadou SANOGO" w:date="2023-10-27T23:44:00Z">
              <w:tcPr>
                <w:tcW w:w="1813" w:type="dxa"/>
              </w:tcPr>
            </w:tcPrChange>
          </w:tcPr>
          <w:p w14:paraId="02857B44" w14:textId="41DB328C" w:rsidR="00B43097" w:rsidRPr="00A36245" w:rsidRDefault="00B43097" w:rsidP="00A36245">
            <w:pPr>
              <w:spacing w:line="240" w:lineRule="auto"/>
              <w:jc w:val="center"/>
              <w:rPr>
                <w:ins w:id="4823" w:author="Dr Mamadou SANOGO" w:date="2023-10-27T23:43:00Z"/>
                <w:b/>
                <w:color w:val="000000" w:themeColor="text1"/>
              </w:rPr>
            </w:pPr>
            <w:ins w:id="4824" w:author="Dr Mamadou SANOGO" w:date="2023-10-27T23:43:00Z">
              <w:r w:rsidRPr="00A36245">
                <w:rPr>
                  <w:b/>
                  <w:color w:val="000000" w:themeColor="text1"/>
                </w:rPr>
                <w:t>202</w:t>
              </w:r>
            </w:ins>
            <w:ins w:id="4825" w:author="Dr Mamadou SANOGO" w:date="2024-11-06T14:31:00Z" w16du:dateUtc="2024-11-06T14:31:00Z">
              <w:r w:rsidR="008D25B2">
                <w:rPr>
                  <w:b/>
                  <w:color w:val="000000" w:themeColor="text1"/>
                </w:rPr>
                <w:t>1</w:t>
              </w:r>
            </w:ins>
            <w:ins w:id="4826" w:author="Dr Mamadou SANOGO" w:date="2023-10-27T23:43:00Z">
              <w:r w:rsidRPr="00A36245">
                <w:rPr>
                  <w:b/>
                  <w:color w:val="000000" w:themeColor="text1"/>
                </w:rPr>
                <w:t>-202</w:t>
              </w:r>
            </w:ins>
            <w:ins w:id="4827" w:author="Dr Mamadou SANOGO" w:date="2024-11-06T14:31:00Z" w16du:dateUtc="2024-11-06T14:31:00Z">
              <w:r w:rsidR="008D25B2">
                <w:rPr>
                  <w:b/>
                  <w:color w:val="000000" w:themeColor="text1"/>
                </w:rPr>
                <w:t>2</w:t>
              </w:r>
            </w:ins>
          </w:p>
        </w:tc>
        <w:tc>
          <w:tcPr>
            <w:tcW w:w="3238" w:type="dxa"/>
            <w:tcPrChange w:id="4828" w:author="Dr Mamadou SANOGO" w:date="2023-10-27T23:44:00Z">
              <w:tcPr>
                <w:tcW w:w="1813" w:type="dxa"/>
              </w:tcPr>
            </w:tcPrChange>
          </w:tcPr>
          <w:p w14:paraId="55D69A5F" w14:textId="3EE3BEB4" w:rsidR="00B43097" w:rsidRPr="00A36245" w:rsidRDefault="00B43097" w:rsidP="00A36245">
            <w:pPr>
              <w:spacing w:line="240" w:lineRule="auto"/>
              <w:jc w:val="center"/>
              <w:rPr>
                <w:ins w:id="4829" w:author="Dr Mamadou SANOGO" w:date="2023-10-27T23:43:00Z"/>
                <w:b/>
                <w:color w:val="000000" w:themeColor="text1"/>
              </w:rPr>
            </w:pPr>
            <w:ins w:id="4830" w:author="Dr Mamadou SANOGO" w:date="2023-10-27T23:43:00Z">
              <w:r w:rsidRPr="00A36245">
                <w:rPr>
                  <w:b/>
                  <w:color w:val="000000" w:themeColor="text1"/>
                </w:rPr>
                <w:t>202</w:t>
              </w:r>
            </w:ins>
            <w:ins w:id="4831" w:author="Dr Mamadou SANOGO" w:date="2024-11-06T14:31:00Z" w16du:dateUtc="2024-11-06T14:31:00Z">
              <w:r w:rsidR="008D25B2">
                <w:rPr>
                  <w:b/>
                  <w:color w:val="000000" w:themeColor="text1"/>
                </w:rPr>
                <w:t>2</w:t>
              </w:r>
            </w:ins>
            <w:ins w:id="4832" w:author="Dr Mamadou SANOGO" w:date="2023-10-27T23:43:00Z">
              <w:r w:rsidRPr="00A36245">
                <w:rPr>
                  <w:b/>
                  <w:color w:val="000000" w:themeColor="text1"/>
                </w:rPr>
                <w:t>-202</w:t>
              </w:r>
            </w:ins>
            <w:ins w:id="4833" w:author="Dr Mamadou SANOGO" w:date="2024-11-06T14:31:00Z" w16du:dateUtc="2024-11-06T14:31:00Z">
              <w:r w:rsidR="008D25B2">
                <w:rPr>
                  <w:b/>
                  <w:color w:val="000000" w:themeColor="text1"/>
                </w:rPr>
                <w:t>3</w:t>
              </w:r>
            </w:ins>
          </w:p>
        </w:tc>
      </w:tr>
      <w:tr w:rsidR="00B43097" w:rsidRPr="007A4AFC" w14:paraId="09788714" w14:textId="77777777" w:rsidTr="00B43097">
        <w:trPr>
          <w:ins w:id="4834" w:author="Dr Mamadou SANOGO" w:date="2023-10-27T23:43:00Z"/>
          <w:trPrChange w:id="4835" w:author="Dr Mamadou SANOGO" w:date="2023-10-27T23:44:00Z">
            <w:trPr>
              <w:gridAfter w:val="0"/>
            </w:trPr>
          </w:trPrChange>
        </w:trPr>
        <w:tc>
          <w:tcPr>
            <w:tcW w:w="1980" w:type="dxa"/>
            <w:tcPrChange w:id="4836" w:author="Dr Mamadou SANOGO" w:date="2023-10-27T23:44:00Z">
              <w:tcPr>
                <w:tcW w:w="1980" w:type="dxa"/>
              </w:tcPr>
            </w:tcPrChange>
          </w:tcPr>
          <w:p w14:paraId="35B0DE80" w14:textId="77777777" w:rsidR="00B43097" w:rsidRPr="00A36245" w:rsidRDefault="00B43097" w:rsidP="00A36245">
            <w:pPr>
              <w:spacing w:line="240" w:lineRule="auto"/>
              <w:rPr>
                <w:ins w:id="4837" w:author="Dr Mamadou SANOGO" w:date="2023-10-27T23:43:00Z"/>
                <w:color w:val="000000" w:themeColor="text1"/>
              </w:rPr>
            </w:pPr>
            <w:ins w:id="4838"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ins>
          </w:p>
        </w:tc>
        <w:tc>
          <w:tcPr>
            <w:tcW w:w="1642" w:type="dxa"/>
            <w:vAlign w:val="center"/>
            <w:tcPrChange w:id="4839" w:author="Dr Mamadou SANOGO" w:date="2023-10-27T23:44:00Z">
              <w:tcPr>
                <w:tcW w:w="1642" w:type="dxa"/>
                <w:vAlign w:val="center"/>
              </w:tcPr>
            </w:tcPrChange>
          </w:tcPr>
          <w:p w14:paraId="5D549742" w14:textId="0879D175" w:rsidR="00B43097" w:rsidRPr="00A36245" w:rsidRDefault="00344298" w:rsidP="00A36245">
            <w:pPr>
              <w:spacing w:line="240" w:lineRule="auto"/>
              <w:jc w:val="center"/>
              <w:rPr>
                <w:ins w:id="4840" w:author="Dr Mamadou SANOGO" w:date="2023-10-27T23:43:00Z"/>
                <w:color w:val="000000" w:themeColor="text1"/>
              </w:rPr>
            </w:pPr>
            <w:ins w:id="4841" w:author="Dr Mamadou SANOGO" w:date="2024-11-07T09:09:00Z" w16du:dateUtc="2024-11-07T09:09:00Z">
              <w:r>
                <w:rPr>
                  <w:color w:val="000000" w:themeColor="text1"/>
                </w:rPr>
                <w:t>5</w:t>
              </w:r>
            </w:ins>
            <w:ins w:id="4842" w:author="Dr Mamadou SANOGO" w:date="2024-04-03T09:30:00Z" w16du:dateUtc="2024-04-03T09:30:00Z">
              <w:r w:rsidR="003F1144">
                <w:rPr>
                  <w:color w:val="000000" w:themeColor="text1"/>
                </w:rPr>
                <w:t xml:space="preserve"> soit </w:t>
              </w:r>
            </w:ins>
            <w:ins w:id="4843" w:author="Dr Mamadou SANOGO" w:date="2024-11-07T09:14:00Z" w16du:dateUtc="2024-11-07T09:14:00Z">
              <w:r w:rsidR="00AA72DB">
                <w:rPr>
                  <w:color w:val="000000" w:themeColor="text1"/>
                </w:rPr>
                <w:t>71,4</w:t>
              </w:r>
            </w:ins>
            <w:ins w:id="4844" w:author="Dr Mamadou SANOGO" w:date="2024-04-03T09:30:00Z" w16du:dateUtc="2024-04-03T09:30:00Z">
              <w:r w:rsidR="003F1144">
                <w:rPr>
                  <w:color w:val="000000" w:themeColor="text1"/>
                </w:rPr>
                <w:t>%</w:t>
              </w:r>
            </w:ins>
          </w:p>
        </w:tc>
        <w:tc>
          <w:tcPr>
            <w:tcW w:w="1812" w:type="dxa"/>
            <w:vAlign w:val="center"/>
            <w:tcPrChange w:id="4845" w:author="Dr Mamadou SANOGO" w:date="2023-10-27T23:44:00Z">
              <w:tcPr>
                <w:tcW w:w="1812" w:type="dxa"/>
                <w:vAlign w:val="center"/>
              </w:tcPr>
            </w:tcPrChange>
          </w:tcPr>
          <w:p w14:paraId="113BB91D" w14:textId="129C3F36" w:rsidR="00B43097" w:rsidRPr="00A36245" w:rsidRDefault="00344298" w:rsidP="00A36245">
            <w:pPr>
              <w:spacing w:line="240" w:lineRule="auto"/>
              <w:jc w:val="center"/>
              <w:rPr>
                <w:ins w:id="4846" w:author="Dr Mamadou SANOGO" w:date="2023-10-27T23:43:00Z"/>
                <w:color w:val="000000" w:themeColor="text1"/>
              </w:rPr>
            </w:pPr>
            <w:ins w:id="4847" w:author="Dr Mamadou SANOGO" w:date="2024-11-07T09:09:00Z" w16du:dateUtc="2024-11-07T09:09:00Z">
              <w:r>
                <w:rPr>
                  <w:color w:val="000000" w:themeColor="text1"/>
                </w:rPr>
                <w:t>3</w:t>
              </w:r>
            </w:ins>
            <w:ins w:id="4848" w:author="Dr Mamadou SANOGO" w:date="2024-04-03T09:30:00Z" w16du:dateUtc="2024-04-03T09:30:00Z">
              <w:r w:rsidR="003F1144">
                <w:rPr>
                  <w:color w:val="000000" w:themeColor="text1"/>
                </w:rPr>
                <w:t xml:space="preserve"> soit </w:t>
              </w:r>
            </w:ins>
            <w:ins w:id="4849" w:author="Dr Mamadou SANOGO" w:date="2024-11-06T14:37:00Z" w16du:dateUtc="2024-11-06T14:37:00Z">
              <w:r w:rsidR="00F5297E">
                <w:rPr>
                  <w:color w:val="000000" w:themeColor="text1"/>
                </w:rPr>
                <w:t>5</w:t>
              </w:r>
            </w:ins>
            <w:ins w:id="4850" w:author="Dr Mamadou SANOGO" w:date="2024-11-07T09:14:00Z" w16du:dateUtc="2024-11-07T09:14:00Z">
              <w:r w:rsidR="00AA72DB">
                <w:rPr>
                  <w:color w:val="000000" w:themeColor="text1"/>
                </w:rPr>
                <w:t>0</w:t>
              </w:r>
            </w:ins>
            <w:ins w:id="4851" w:author="Dr Mamadou SANOGO" w:date="2024-04-03T09:30:00Z" w16du:dateUtc="2024-04-03T09:30:00Z">
              <w:r w:rsidR="003F1144">
                <w:rPr>
                  <w:color w:val="000000" w:themeColor="text1"/>
                </w:rPr>
                <w:t>%</w:t>
              </w:r>
            </w:ins>
          </w:p>
        </w:tc>
        <w:tc>
          <w:tcPr>
            <w:tcW w:w="1813" w:type="dxa"/>
            <w:vAlign w:val="center"/>
            <w:tcPrChange w:id="4852" w:author="Dr Mamadou SANOGO" w:date="2023-10-27T23:44:00Z">
              <w:tcPr>
                <w:tcW w:w="1813" w:type="dxa"/>
                <w:vAlign w:val="center"/>
              </w:tcPr>
            </w:tcPrChange>
          </w:tcPr>
          <w:p w14:paraId="3B3943DC" w14:textId="296883D2" w:rsidR="00B43097" w:rsidRPr="00A36245" w:rsidRDefault="00344298" w:rsidP="00A36245">
            <w:pPr>
              <w:spacing w:line="240" w:lineRule="auto"/>
              <w:jc w:val="center"/>
              <w:rPr>
                <w:ins w:id="4853" w:author="Dr Mamadou SANOGO" w:date="2023-10-27T23:43:00Z"/>
                <w:color w:val="000000" w:themeColor="text1"/>
              </w:rPr>
            </w:pPr>
            <w:ins w:id="4854" w:author="Dr Mamadou SANOGO" w:date="2024-11-07T09:09:00Z" w16du:dateUtc="2024-11-07T09:09:00Z">
              <w:r>
                <w:rPr>
                  <w:color w:val="000000" w:themeColor="text1"/>
                </w:rPr>
                <w:t>5</w:t>
              </w:r>
            </w:ins>
            <w:ins w:id="4855" w:author="Dr Mamadou SANOGO" w:date="2024-04-03T09:30:00Z" w16du:dateUtc="2024-04-03T09:30:00Z">
              <w:r w:rsidR="003F1144">
                <w:rPr>
                  <w:color w:val="000000" w:themeColor="text1"/>
                </w:rPr>
                <w:t xml:space="preserve"> soit </w:t>
              </w:r>
            </w:ins>
            <w:ins w:id="4856" w:author="Dr Mamadou SANOGO" w:date="2024-11-07T09:14:00Z" w16du:dateUtc="2024-11-07T09:14:00Z">
              <w:r w:rsidR="00AA72DB">
                <w:rPr>
                  <w:color w:val="000000" w:themeColor="text1"/>
                </w:rPr>
                <w:t>8</w:t>
              </w:r>
            </w:ins>
            <w:ins w:id="4857" w:author="Dr Mamadou SANOGO" w:date="2024-11-06T14:37:00Z" w16du:dateUtc="2024-11-06T14:37:00Z">
              <w:r w:rsidR="00F5297E">
                <w:rPr>
                  <w:color w:val="000000" w:themeColor="text1"/>
                </w:rPr>
                <w:t>3</w:t>
              </w:r>
            </w:ins>
            <w:ins w:id="4858" w:author="Dr Mamadou SANOGO" w:date="2024-11-06T14:38:00Z" w16du:dateUtc="2024-11-06T14:38:00Z">
              <w:r w:rsidR="00F5297E">
                <w:rPr>
                  <w:color w:val="000000" w:themeColor="text1"/>
                </w:rPr>
                <w:t>,3</w:t>
              </w:r>
            </w:ins>
            <w:ins w:id="4859" w:author="Dr Mamadou SANOGO" w:date="2024-04-03T09:31:00Z" w16du:dateUtc="2024-04-03T09:31:00Z">
              <w:r w:rsidR="003F1144">
                <w:rPr>
                  <w:color w:val="000000" w:themeColor="text1"/>
                </w:rPr>
                <w:t>%</w:t>
              </w:r>
            </w:ins>
            <w:ins w:id="4860" w:author="Dr Mamadou SANOGO" w:date="2024-04-03T09:30:00Z" w16du:dateUtc="2024-04-03T09:30:00Z">
              <w:r w:rsidR="003F1144">
                <w:rPr>
                  <w:color w:val="000000" w:themeColor="text1"/>
                </w:rPr>
                <w:t xml:space="preserve"> </w:t>
              </w:r>
            </w:ins>
          </w:p>
        </w:tc>
        <w:tc>
          <w:tcPr>
            <w:tcW w:w="3238" w:type="dxa"/>
            <w:vAlign w:val="center"/>
            <w:tcPrChange w:id="4861" w:author="Dr Mamadou SANOGO" w:date="2023-10-27T23:44:00Z">
              <w:tcPr>
                <w:tcW w:w="1813" w:type="dxa"/>
                <w:vAlign w:val="center"/>
              </w:tcPr>
            </w:tcPrChange>
          </w:tcPr>
          <w:p w14:paraId="1EED1CDA" w14:textId="5FEE6858" w:rsidR="00B43097" w:rsidRPr="00A36245" w:rsidRDefault="00344298" w:rsidP="00A36245">
            <w:pPr>
              <w:spacing w:line="240" w:lineRule="auto"/>
              <w:jc w:val="center"/>
              <w:rPr>
                <w:ins w:id="4862" w:author="Dr Mamadou SANOGO" w:date="2023-10-27T23:43:00Z"/>
                <w:color w:val="000000" w:themeColor="text1"/>
              </w:rPr>
            </w:pPr>
            <w:ins w:id="4863" w:author="Dr Mamadou SANOGO" w:date="2024-11-07T09:09:00Z" w16du:dateUtc="2024-11-07T09:09:00Z">
              <w:r>
                <w:rPr>
                  <w:color w:val="000000" w:themeColor="text1"/>
                </w:rPr>
                <w:t>7</w:t>
              </w:r>
            </w:ins>
            <w:ins w:id="4864" w:author="Dr Mamadou SANOGO" w:date="2024-04-03T09:33:00Z" w16du:dateUtc="2024-04-03T09:33:00Z">
              <w:r w:rsidR="003F1144">
                <w:rPr>
                  <w:color w:val="000000" w:themeColor="text1"/>
                </w:rPr>
                <w:t xml:space="preserve"> soit </w:t>
              </w:r>
            </w:ins>
            <w:ins w:id="4865" w:author="Dr Mamadou SANOGO" w:date="2024-11-06T14:38:00Z" w16du:dateUtc="2024-11-06T14:38:00Z">
              <w:r w:rsidR="00F5297E">
                <w:rPr>
                  <w:color w:val="000000" w:themeColor="text1"/>
                </w:rPr>
                <w:t>5</w:t>
              </w:r>
            </w:ins>
            <w:ins w:id="4866" w:author="Dr Mamadou SANOGO" w:date="2024-11-07T09:14:00Z" w16du:dateUtc="2024-11-07T09:14:00Z">
              <w:r w:rsidR="00AA72DB">
                <w:rPr>
                  <w:color w:val="000000" w:themeColor="text1"/>
                </w:rPr>
                <w:t>3,8</w:t>
              </w:r>
            </w:ins>
            <w:ins w:id="4867" w:author="Dr Mamadou SANOGO" w:date="2024-04-03T09:33:00Z" w16du:dateUtc="2024-04-03T09:33:00Z">
              <w:r w:rsidR="003F1144">
                <w:rPr>
                  <w:color w:val="000000" w:themeColor="text1"/>
                </w:rPr>
                <w:t>%</w:t>
              </w:r>
            </w:ins>
          </w:p>
        </w:tc>
      </w:tr>
      <w:tr w:rsidR="00B43097" w:rsidRPr="007A4AFC" w14:paraId="14089BD6" w14:textId="77777777" w:rsidTr="00B43097">
        <w:trPr>
          <w:ins w:id="4868" w:author="Dr Mamadou SANOGO" w:date="2023-10-27T23:43:00Z"/>
          <w:trPrChange w:id="4869" w:author="Dr Mamadou SANOGO" w:date="2023-10-27T23:44:00Z">
            <w:trPr>
              <w:gridAfter w:val="0"/>
            </w:trPr>
          </w:trPrChange>
        </w:trPr>
        <w:tc>
          <w:tcPr>
            <w:tcW w:w="1980" w:type="dxa"/>
            <w:tcPrChange w:id="4870" w:author="Dr Mamadou SANOGO" w:date="2023-10-27T23:44:00Z">
              <w:tcPr>
                <w:tcW w:w="1980" w:type="dxa"/>
              </w:tcPr>
            </w:tcPrChange>
          </w:tcPr>
          <w:p w14:paraId="6FE2C05C" w14:textId="77777777" w:rsidR="00B43097" w:rsidRPr="004905FE" w:rsidRDefault="00B43097" w:rsidP="00A36245">
            <w:pPr>
              <w:spacing w:line="240" w:lineRule="auto"/>
              <w:rPr>
                <w:ins w:id="4871" w:author="Dr Mamadou SANOGO" w:date="2023-10-27T23:43:00Z"/>
                <w:color w:val="000000" w:themeColor="text1"/>
              </w:rPr>
            </w:pPr>
            <w:ins w:id="4872"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ins>
          </w:p>
        </w:tc>
        <w:tc>
          <w:tcPr>
            <w:tcW w:w="1642" w:type="dxa"/>
            <w:vAlign w:val="center"/>
            <w:tcPrChange w:id="4873" w:author="Dr Mamadou SANOGO" w:date="2023-10-27T23:44:00Z">
              <w:tcPr>
                <w:tcW w:w="1642" w:type="dxa"/>
                <w:vAlign w:val="center"/>
              </w:tcPr>
            </w:tcPrChange>
          </w:tcPr>
          <w:p w14:paraId="68FA8F2B" w14:textId="45D3ED5B" w:rsidR="00B43097" w:rsidRDefault="00F5297E" w:rsidP="00A36245">
            <w:pPr>
              <w:spacing w:line="240" w:lineRule="auto"/>
              <w:jc w:val="center"/>
              <w:rPr>
                <w:ins w:id="4874" w:author="Dr Mamadou SANOGO" w:date="2023-10-27T23:43:00Z"/>
                <w:color w:val="000000" w:themeColor="text1"/>
              </w:rPr>
            </w:pPr>
            <w:ins w:id="4875" w:author="Dr Mamadou SANOGO" w:date="2024-11-06T14:36:00Z" w16du:dateUtc="2024-11-06T14:36:00Z">
              <w:r>
                <w:rPr>
                  <w:color w:val="000000" w:themeColor="text1"/>
                </w:rPr>
                <w:t>1</w:t>
              </w:r>
            </w:ins>
            <w:ins w:id="4876" w:author="Dr Mamadou SANOGO" w:date="2024-04-03T09:35:00Z" w16du:dateUtc="2024-04-03T09:35:00Z">
              <w:r w:rsidR="003F1144">
                <w:rPr>
                  <w:color w:val="000000" w:themeColor="text1"/>
                </w:rPr>
                <w:t xml:space="preserve"> soit 2</w:t>
              </w:r>
            </w:ins>
            <w:ins w:id="4877" w:author="Dr Mamadou SANOGO" w:date="2024-11-07T09:15:00Z" w16du:dateUtc="2024-11-07T09:15:00Z">
              <w:r w:rsidR="00AA72DB">
                <w:rPr>
                  <w:color w:val="000000" w:themeColor="text1"/>
                </w:rPr>
                <w:t>0</w:t>
              </w:r>
            </w:ins>
            <w:ins w:id="4878" w:author="Dr Mamadou SANOGO" w:date="2024-04-03T09:35:00Z" w16du:dateUtc="2024-04-03T09:35:00Z">
              <w:r w:rsidR="003F1144">
                <w:rPr>
                  <w:color w:val="000000" w:themeColor="text1"/>
                </w:rPr>
                <w:t>%</w:t>
              </w:r>
            </w:ins>
          </w:p>
        </w:tc>
        <w:tc>
          <w:tcPr>
            <w:tcW w:w="1812" w:type="dxa"/>
            <w:vAlign w:val="center"/>
            <w:tcPrChange w:id="4879" w:author="Dr Mamadou SANOGO" w:date="2023-10-27T23:44:00Z">
              <w:tcPr>
                <w:tcW w:w="1812" w:type="dxa"/>
                <w:vAlign w:val="center"/>
              </w:tcPr>
            </w:tcPrChange>
          </w:tcPr>
          <w:p w14:paraId="6F53474D" w14:textId="7CA78D77" w:rsidR="00B43097" w:rsidRDefault="00AA72DB" w:rsidP="00A36245">
            <w:pPr>
              <w:spacing w:line="240" w:lineRule="auto"/>
              <w:jc w:val="center"/>
              <w:rPr>
                <w:ins w:id="4880" w:author="Dr Mamadou SANOGO" w:date="2023-10-27T23:43:00Z"/>
                <w:color w:val="000000" w:themeColor="text1"/>
              </w:rPr>
            </w:pPr>
            <w:ins w:id="4881" w:author="Dr Mamadou SANOGO" w:date="2024-11-07T09:13:00Z" w16du:dateUtc="2024-11-07T09:13:00Z">
              <w:r>
                <w:rPr>
                  <w:color w:val="000000" w:themeColor="text1"/>
                </w:rPr>
                <w:t>5</w:t>
              </w:r>
            </w:ins>
            <w:ins w:id="4882" w:author="Dr Mamadou SANOGO" w:date="2024-04-03T09:35:00Z" w16du:dateUtc="2024-04-03T09:35:00Z">
              <w:r w:rsidR="003F1144">
                <w:rPr>
                  <w:color w:val="000000" w:themeColor="text1"/>
                </w:rPr>
                <w:t xml:space="preserve"> soit </w:t>
              </w:r>
            </w:ins>
            <w:ins w:id="4883" w:author="Dr Mamadou SANOGO" w:date="2024-11-07T09:15:00Z" w16du:dateUtc="2024-11-07T09:15:00Z">
              <w:r>
                <w:rPr>
                  <w:color w:val="000000" w:themeColor="text1"/>
                </w:rPr>
                <w:t>71,4</w:t>
              </w:r>
            </w:ins>
            <w:ins w:id="4884" w:author="Dr Mamadou SANOGO" w:date="2024-04-03T09:35:00Z" w16du:dateUtc="2024-04-03T09:35:00Z">
              <w:r w:rsidR="003F1144">
                <w:rPr>
                  <w:color w:val="000000" w:themeColor="text1"/>
                </w:rPr>
                <w:t>%</w:t>
              </w:r>
            </w:ins>
          </w:p>
        </w:tc>
        <w:tc>
          <w:tcPr>
            <w:tcW w:w="1813" w:type="dxa"/>
            <w:vAlign w:val="center"/>
            <w:tcPrChange w:id="4885" w:author="Dr Mamadou SANOGO" w:date="2023-10-27T23:44:00Z">
              <w:tcPr>
                <w:tcW w:w="1813" w:type="dxa"/>
                <w:vAlign w:val="center"/>
              </w:tcPr>
            </w:tcPrChange>
          </w:tcPr>
          <w:p w14:paraId="68E33747" w14:textId="2DB819A5" w:rsidR="00B43097" w:rsidRDefault="00AA72DB" w:rsidP="00A36245">
            <w:pPr>
              <w:spacing w:line="240" w:lineRule="auto"/>
              <w:jc w:val="center"/>
              <w:rPr>
                <w:ins w:id="4886" w:author="Dr Mamadou SANOGO" w:date="2023-10-27T23:43:00Z"/>
                <w:color w:val="000000" w:themeColor="text1"/>
              </w:rPr>
            </w:pPr>
            <w:ins w:id="4887" w:author="Dr Mamadou SANOGO" w:date="2024-11-07T09:13:00Z" w16du:dateUtc="2024-11-07T09:13:00Z">
              <w:r>
                <w:rPr>
                  <w:color w:val="000000" w:themeColor="text1"/>
                </w:rPr>
                <w:t>3</w:t>
              </w:r>
            </w:ins>
            <w:ins w:id="4888" w:author="Dr Mamadou SANOGO" w:date="2024-04-03T09:35:00Z" w16du:dateUtc="2024-04-03T09:35:00Z">
              <w:r w:rsidR="003F1144">
                <w:rPr>
                  <w:color w:val="000000" w:themeColor="text1"/>
                </w:rPr>
                <w:t xml:space="preserve"> soit </w:t>
              </w:r>
            </w:ins>
            <w:ins w:id="4889" w:author="Dr Mamadou SANOGO" w:date="2024-11-06T14:40:00Z" w16du:dateUtc="2024-11-06T14:40:00Z">
              <w:r w:rsidR="00F5297E">
                <w:rPr>
                  <w:color w:val="000000" w:themeColor="text1"/>
                </w:rPr>
                <w:t>5</w:t>
              </w:r>
            </w:ins>
            <w:ins w:id="4890" w:author="Dr Mamadou SANOGO" w:date="2024-11-07T09:15:00Z" w16du:dateUtc="2024-11-07T09:15:00Z">
              <w:r>
                <w:rPr>
                  <w:color w:val="000000" w:themeColor="text1"/>
                </w:rPr>
                <w:t>0</w:t>
              </w:r>
            </w:ins>
            <w:ins w:id="4891" w:author="Dr Mamadou SANOGO" w:date="2024-04-03T09:35:00Z" w16du:dateUtc="2024-04-03T09:35:00Z">
              <w:r w:rsidR="003F1144">
                <w:rPr>
                  <w:color w:val="000000" w:themeColor="text1"/>
                </w:rPr>
                <w:t>%</w:t>
              </w:r>
            </w:ins>
          </w:p>
        </w:tc>
        <w:tc>
          <w:tcPr>
            <w:tcW w:w="3238" w:type="dxa"/>
            <w:vAlign w:val="center"/>
            <w:tcPrChange w:id="4892" w:author="Dr Mamadou SANOGO" w:date="2023-10-27T23:44:00Z">
              <w:tcPr>
                <w:tcW w:w="1813" w:type="dxa"/>
                <w:vAlign w:val="center"/>
              </w:tcPr>
            </w:tcPrChange>
          </w:tcPr>
          <w:p w14:paraId="6FCC849E" w14:textId="23DD37B1" w:rsidR="00B43097" w:rsidRDefault="00AA72DB" w:rsidP="00A36245">
            <w:pPr>
              <w:spacing w:line="240" w:lineRule="auto"/>
              <w:jc w:val="center"/>
              <w:rPr>
                <w:ins w:id="4893" w:author="Dr Mamadou SANOGO" w:date="2023-10-27T23:43:00Z"/>
                <w:color w:val="000000" w:themeColor="text1"/>
              </w:rPr>
            </w:pPr>
            <w:ins w:id="4894" w:author="Dr Mamadou SANOGO" w:date="2024-11-07T09:13:00Z" w16du:dateUtc="2024-11-07T09:13:00Z">
              <w:r>
                <w:rPr>
                  <w:color w:val="000000" w:themeColor="text1"/>
                </w:rPr>
                <w:t>5</w:t>
              </w:r>
            </w:ins>
            <w:ins w:id="4895" w:author="Dr Mamadou SANOGO" w:date="2024-04-03T09:35:00Z" w16du:dateUtc="2024-04-03T09:35:00Z">
              <w:r w:rsidR="003F1144">
                <w:rPr>
                  <w:color w:val="000000" w:themeColor="text1"/>
                </w:rPr>
                <w:t xml:space="preserve"> soit </w:t>
              </w:r>
            </w:ins>
            <w:ins w:id="4896" w:author="Dr Mamadou SANOGO" w:date="2024-11-07T09:15:00Z" w16du:dateUtc="2024-11-07T09:15:00Z">
              <w:r>
                <w:rPr>
                  <w:color w:val="000000" w:themeColor="text1"/>
                </w:rPr>
                <w:t>8</w:t>
              </w:r>
            </w:ins>
            <w:ins w:id="4897" w:author="Dr Mamadou SANOGO" w:date="2024-11-06T14:40:00Z" w16du:dateUtc="2024-11-06T14:40:00Z">
              <w:r w:rsidR="00F5297E">
                <w:rPr>
                  <w:color w:val="000000" w:themeColor="text1"/>
                </w:rPr>
                <w:t>3</w:t>
              </w:r>
            </w:ins>
            <w:ins w:id="4898" w:author="Dr Mamadou SANOGO" w:date="2024-11-07T09:15:00Z" w16du:dateUtc="2024-11-07T09:15:00Z">
              <w:r>
                <w:rPr>
                  <w:color w:val="000000" w:themeColor="text1"/>
                </w:rPr>
                <w:t>,</w:t>
              </w:r>
            </w:ins>
            <w:ins w:id="4899" w:author="Dr Mamadou SANOGO" w:date="2024-11-06T14:41:00Z" w16du:dateUtc="2024-11-06T14:41:00Z">
              <w:r w:rsidR="00F5297E">
                <w:rPr>
                  <w:color w:val="000000" w:themeColor="text1"/>
                </w:rPr>
                <w:t>3</w:t>
              </w:r>
            </w:ins>
            <w:ins w:id="4900" w:author="Dr Mamadou SANOGO" w:date="2024-04-03T09:35:00Z" w16du:dateUtc="2024-04-03T09:35:00Z">
              <w:r w:rsidR="003F1144">
                <w:rPr>
                  <w:color w:val="000000" w:themeColor="text1"/>
                </w:rPr>
                <w:t>%</w:t>
              </w:r>
            </w:ins>
          </w:p>
        </w:tc>
      </w:tr>
      <w:tr w:rsidR="00B43097" w:rsidRPr="007A4AFC" w14:paraId="5C88AA47" w14:textId="77777777" w:rsidTr="00B43097">
        <w:trPr>
          <w:ins w:id="4901" w:author="Dr Mamadou SANOGO" w:date="2023-10-27T23:43:00Z"/>
          <w:trPrChange w:id="4902" w:author="Dr Mamadou SANOGO" w:date="2023-10-27T23:44:00Z">
            <w:trPr>
              <w:gridAfter w:val="0"/>
            </w:trPr>
          </w:trPrChange>
        </w:trPr>
        <w:tc>
          <w:tcPr>
            <w:tcW w:w="1980" w:type="dxa"/>
            <w:tcPrChange w:id="4903" w:author="Dr Mamadou SANOGO" w:date="2023-10-27T23:44:00Z">
              <w:tcPr>
                <w:tcW w:w="1980" w:type="dxa"/>
              </w:tcPr>
            </w:tcPrChange>
          </w:tcPr>
          <w:p w14:paraId="294F0CBA" w14:textId="77777777" w:rsidR="00B43097" w:rsidRPr="00A36245" w:rsidRDefault="00B43097" w:rsidP="00A36245">
            <w:pPr>
              <w:spacing w:line="240" w:lineRule="auto"/>
              <w:rPr>
                <w:ins w:id="4904" w:author="Dr Mamadou SANOGO" w:date="2023-10-27T23:43:00Z"/>
                <w:color w:val="000000" w:themeColor="text1"/>
              </w:rPr>
            </w:pPr>
            <w:ins w:id="490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ins>
          </w:p>
        </w:tc>
        <w:tc>
          <w:tcPr>
            <w:tcW w:w="1642" w:type="dxa"/>
            <w:vAlign w:val="center"/>
            <w:tcPrChange w:id="4906" w:author="Dr Mamadou SANOGO" w:date="2023-10-27T23:44:00Z">
              <w:tcPr>
                <w:tcW w:w="1642" w:type="dxa"/>
                <w:vAlign w:val="center"/>
              </w:tcPr>
            </w:tcPrChange>
          </w:tcPr>
          <w:p w14:paraId="58A806F2" w14:textId="2A967B55" w:rsidR="00B43097" w:rsidRPr="00A36245" w:rsidRDefault="00F5297E" w:rsidP="00A36245">
            <w:pPr>
              <w:spacing w:line="240" w:lineRule="auto"/>
              <w:jc w:val="center"/>
              <w:rPr>
                <w:ins w:id="4907" w:author="Dr Mamadou SANOGO" w:date="2023-10-27T23:43:00Z"/>
                <w:color w:val="000000" w:themeColor="text1"/>
              </w:rPr>
            </w:pPr>
            <w:ins w:id="4908" w:author="Dr Mamadou SANOGO" w:date="2024-11-06T14:37:00Z" w16du:dateUtc="2024-11-06T14:37:00Z">
              <w:r>
                <w:rPr>
                  <w:color w:val="000000" w:themeColor="text1"/>
                </w:rPr>
                <w:t>1</w:t>
              </w:r>
            </w:ins>
            <w:ins w:id="4909" w:author="Dr Mamadou SANOGO" w:date="2024-04-03T09:39:00Z" w16du:dateUtc="2024-04-03T09:39:00Z">
              <w:r w:rsidR="003471BE">
                <w:rPr>
                  <w:color w:val="000000" w:themeColor="text1"/>
                </w:rPr>
                <w:t xml:space="preserve"> </w:t>
              </w:r>
            </w:ins>
            <w:ins w:id="4910" w:author="Dr Mamadou SANOGO" w:date="2024-04-03T09:40:00Z" w16du:dateUtc="2024-04-03T09:40:00Z">
              <w:r w:rsidR="003471BE">
                <w:rPr>
                  <w:color w:val="000000" w:themeColor="text1"/>
                </w:rPr>
                <w:t xml:space="preserve">soit </w:t>
              </w:r>
            </w:ins>
            <w:ins w:id="4911" w:author="Dr Mamadou SANOGO" w:date="2024-11-07T09:16:00Z" w16du:dateUtc="2024-11-07T09:16:00Z">
              <w:r w:rsidR="00AA72DB">
                <w:rPr>
                  <w:color w:val="000000" w:themeColor="text1"/>
                </w:rPr>
                <w:t>50</w:t>
              </w:r>
            </w:ins>
            <w:ins w:id="4912" w:author="Dr Mamadou SANOGO" w:date="2024-04-03T09:44:00Z" w16du:dateUtc="2024-04-03T09:44:00Z">
              <w:r w:rsidR="003471BE">
                <w:rPr>
                  <w:color w:val="000000" w:themeColor="text1"/>
                </w:rPr>
                <w:t>%</w:t>
              </w:r>
            </w:ins>
          </w:p>
        </w:tc>
        <w:tc>
          <w:tcPr>
            <w:tcW w:w="1812" w:type="dxa"/>
            <w:vAlign w:val="center"/>
            <w:tcPrChange w:id="4913" w:author="Dr Mamadou SANOGO" w:date="2023-10-27T23:44:00Z">
              <w:tcPr>
                <w:tcW w:w="1812" w:type="dxa"/>
                <w:vAlign w:val="center"/>
              </w:tcPr>
            </w:tcPrChange>
          </w:tcPr>
          <w:p w14:paraId="411F67C7" w14:textId="66DAAFA8" w:rsidR="00B43097" w:rsidRPr="00A36245" w:rsidRDefault="00F5297E" w:rsidP="00A36245">
            <w:pPr>
              <w:spacing w:line="240" w:lineRule="auto"/>
              <w:jc w:val="center"/>
              <w:rPr>
                <w:ins w:id="4914" w:author="Dr Mamadou SANOGO" w:date="2023-10-27T23:43:00Z"/>
                <w:color w:val="000000" w:themeColor="text1"/>
              </w:rPr>
            </w:pPr>
            <w:ins w:id="4915" w:author="Dr Mamadou SANOGO" w:date="2024-11-06T14:42:00Z" w16du:dateUtc="2024-11-06T14:42:00Z">
              <w:r>
                <w:rPr>
                  <w:color w:val="000000" w:themeColor="text1"/>
                </w:rPr>
                <w:t>1</w:t>
              </w:r>
            </w:ins>
            <w:ins w:id="4916" w:author="Dr Mamadou SANOGO" w:date="2024-04-03T09:44:00Z" w16du:dateUtc="2024-04-03T09:44:00Z">
              <w:r w:rsidR="003471BE">
                <w:rPr>
                  <w:color w:val="000000" w:themeColor="text1"/>
                </w:rPr>
                <w:t xml:space="preserve"> soit </w:t>
              </w:r>
            </w:ins>
            <w:ins w:id="4917" w:author="Dr Mamadou SANOGO" w:date="2024-04-03T09:45:00Z" w16du:dateUtc="2024-04-03T09:45:00Z">
              <w:r w:rsidR="003471BE">
                <w:rPr>
                  <w:color w:val="000000" w:themeColor="text1"/>
                </w:rPr>
                <w:t>2</w:t>
              </w:r>
            </w:ins>
            <w:ins w:id="4918" w:author="Dr Mamadou SANOGO" w:date="2024-11-07T09:16:00Z" w16du:dateUtc="2024-11-07T09:16:00Z">
              <w:r w:rsidR="00AA72DB">
                <w:rPr>
                  <w:color w:val="000000" w:themeColor="text1"/>
                </w:rPr>
                <w:t>0</w:t>
              </w:r>
            </w:ins>
            <w:ins w:id="4919" w:author="Dr Mamadou SANOGO" w:date="2024-04-03T09:45:00Z" w16du:dateUtc="2024-04-03T09:45:00Z">
              <w:r w:rsidR="003471BE">
                <w:rPr>
                  <w:color w:val="000000" w:themeColor="text1"/>
                </w:rPr>
                <w:t>%</w:t>
              </w:r>
            </w:ins>
          </w:p>
        </w:tc>
        <w:tc>
          <w:tcPr>
            <w:tcW w:w="1813" w:type="dxa"/>
            <w:vAlign w:val="center"/>
            <w:tcPrChange w:id="4920" w:author="Dr Mamadou SANOGO" w:date="2023-10-27T23:44:00Z">
              <w:tcPr>
                <w:tcW w:w="1813" w:type="dxa"/>
                <w:vAlign w:val="center"/>
              </w:tcPr>
            </w:tcPrChange>
          </w:tcPr>
          <w:p w14:paraId="6CDD0C6A" w14:textId="3E44C920" w:rsidR="00B43097" w:rsidRPr="00A36245" w:rsidRDefault="00AA72DB" w:rsidP="00A36245">
            <w:pPr>
              <w:spacing w:line="240" w:lineRule="auto"/>
              <w:jc w:val="center"/>
              <w:rPr>
                <w:ins w:id="4921" w:author="Dr Mamadou SANOGO" w:date="2023-10-27T23:43:00Z"/>
                <w:color w:val="000000" w:themeColor="text1"/>
              </w:rPr>
            </w:pPr>
            <w:ins w:id="4922" w:author="Dr Mamadou SANOGO" w:date="2024-11-07T09:14:00Z" w16du:dateUtc="2024-11-07T09:14:00Z">
              <w:r>
                <w:rPr>
                  <w:color w:val="000000" w:themeColor="text1"/>
                </w:rPr>
                <w:t>5</w:t>
              </w:r>
            </w:ins>
            <w:ins w:id="4923" w:author="Dr Mamadou SANOGO" w:date="2024-04-03T09:45:00Z" w16du:dateUtc="2024-04-03T09:45:00Z">
              <w:r w:rsidR="003471BE">
                <w:rPr>
                  <w:color w:val="000000" w:themeColor="text1"/>
                </w:rPr>
                <w:t xml:space="preserve"> soit </w:t>
              </w:r>
            </w:ins>
            <w:ins w:id="4924" w:author="Dr Mamadou SANOGO" w:date="2024-11-07T09:16:00Z" w16du:dateUtc="2024-11-07T09:16:00Z">
              <w:r>
                <w:rPr>
                  <w:color w:val="000000" w:themeColor="text1"/>
                </w:rPr>
                <w:t>71,4</w:t>
              </w:r>
            </w:ins>
            <w:ins w:id="4925" w:author="Dr Mamadou SANOGO" w:date="2024-04-03T09:45:00Z" w16du:dateUtc="2024-04-03T09:45:00Z">
              <w:r w:rsidR="003471BE">
                <w:rPr>
                  <w:color w:val="000000" w:themeColor="text1"/>
                </w:rPr>
                <w:t>%</w:t>
              </w:r>
            </w:ins>
          </w:p>
        </w:tc>
        <w:tc>
          <w:tcPr>
            <w:tcW w:w="3238" w:type="dxa"/>
            <w:vAlign w:val="center"/>
            <w:tcPrChange w:id="4926" w:author="Dr Mamadou SANOGO" w:date="2023-10-27T23:44:00Z">
              <w:tcPr>
                <w:tcW w:w="1813" w:type="dxa"/>
                <w:vAlign w:val="center"/>
              </w:tcPr>
            </w:tcPrChange>
          </w:tcPr>
          <w:p w14:paraId="77323784" w14:textId="622359C6" w:rsidR="00B43097" w:rsidRPr="00A36245" w:rsidRDefault="00AA72DB" w:rsidP="00A36245">
            <w:pPr>
              <w:spacing w:line="240" w:lineRule="auto"/>
              <w:jc w:val="center"/>
              <w:rPr>
                <w:ins w:id="4927" w:author="Dr Mamadou SANOGO" w:date="2023-10-27T23:43:00Z"/>
                <w:color w:val="000000" w:themeColor="text1"/>
              </w:rPr>
            </w:pPr>
            <w:ins w:id="4928" w:author="Dr Mamadou SANOGO" w:date="2024-11-07T09:14:00Z" w16du:dateUtc="2024-11-07T09:14:00Z">
              <w:r>
                <w:rPr>
                  <w:color w:val="000000" w:themeColor="text1"/>
                </w:rPr>
                <w:t>3</w:t>
              </w:r>
            </w:ins>
            <w:ins w:id="4929" w:author="Dr Mamadou SANOGO" w:date="2024-04-03T09:45:00Z" w16du:dateUtc="2024-04-03T09:45:00Z">
              <w:r w:rsidR="003471BE">
                <w:rPr>
                  <w:color w:val="000000" w:themeColor="text1"/>
                </w:rPr>
                <w:t xml:space="preserve"> soit </w:t>
              </w:r>
            </w:ins>
            <w:ins w:id="4930" w:author="Dr Mamadou SANOGO" w:date="2024-11-06T14:42:00Z" w16du:dateUtc="2024-11-06T14:42:00Z">
              <w:r w:rsidR="00F5297E">
                <w:rPr>
                  <w:color w:val="000000" w:themeColor="text1"/>
                </w:rPr>
                <w:t>5</w:t>
              </w:r>
            </w:ins>
            <w:ins w:id="4931" w:author="Dr Mamadou SANOGO" w:date="2024-11-07T09:16:00Z" w16du:dateUtc="2024-11-07T09:16:00Z">
              <w:r>
                <w:rPr>
                  <w:color w:val="000000" w:themeColor="text1"/>
                </w:rPr>
                <w:t>0</w:t>
              </w:r>
            </w:ins>
            <w:ins w:id="4932" w:author="Dr Mamadou SANOGO" w:date="2024-04-03T09:45:00Z" w16du:dateUtc="2024-04-03T09:45:00Z">
              <w:r w:rsidR="003471BE">
                <w:rPr>
                  <w:color w:val="000000" w:themeColor="text1"/>
                </w:rPr>
                <w:t>%</w:t>
              </w:r>
            </w:ins>
          </w:p>
        </w:tc>
      </w:tr>
      <w:tr w:rsidR="00B43097" w:rsidRPr="007A4AFC" w14:paraId="7F74A335" w14:textId="77777777" w:rsidTr="00B43097">
        <w:trPr>
          <w:ins w:id="4933" w:author="Dr Mamadou SANOGO" w:date="2023-10-27T23:43:00Z"/>
          <w:trPrChange w:id="4934" w:author="Dr Mamadou SANOGO" w:date="2023-10-27T23:44:00Z">
            <w:trPr>
              <w:gridAfter w:val="0"/>
            </w:trPr>
          </w:trPrChange>
        </w:trPr>
        <w:tc>
          <w:tcPr>
            <w:tcW w:w="1980" w:type="dxa"/>
            <w:shd w:val="clear" w:color="auto" w:fill="D9D9D9" w:themeFill="background1" w:themeFillShade="D9"/>
            <w:tcPrChange w:id="4935" w:author="Dr Mamadou SANOGO" w:date="2023-10-27T23:44: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936" w:author="Dr Mamadou SANOGO" w:date="2023-10-27T23:43:00Z"/>
                <w:b/>
                <w:color w:val="000000" w:themeColor="text1"/>
              </w:rPr>
            </w:pPr>
            <w:ins w:id="4937"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642" w:type="dxa"/>
            <w:shd w:val="clear" w:color="auto" w:fill="D9D9D9" w:themeFill="background1" w:themeFillShade="D9"/>
            <w:vAlign w:val="center"/>
            <w:tcPrChange w:id="4938" w:author="Dr Mamadou SANOGO" w:date="2023-10-27T23:44:00Z">
              <w:tcPr>
                <w:tcW w:w="1642" w:type="dxa"/>
                <w:shd w:val="clear" w:color="auto" w:fill="D9D9D9" w:themeFill="background1" w:themeFillShade="D9"/>
                <w:vAlign w:val="center"/>
              </w:tcPr>
            </w:tcPrChange>
          </w:tcPr>
          <w:p w14:paraId="54D3DB73" w14:textId="660AB1AB" w:rsidR="00B43097" w:rsidRPr="00A36245" w:rsidRDefault="00F5297E" w:rsidP="00A36245">
            <w:pPr>
              <w:spacing w:line="240" w:lineRule="auto"/>
              <w:jc w:val="center"/>
              <w:rPr>
                <w:ins w:id="4939" w:author="Dr Mamadou SANOGO" w:date="2023-10-27T23:43:00Z"/>
                <w:b/>
                <w:color w:val="000000" w:themeColor="text1"/>
              </w:rPr>
            </w:pPr>
            <w:ins w:id="4940" w:author="Dr Mamadou SANOGO" w:date="2024-11-06T14:43:00Z" w16du:dateUtc="2024-11-06T14:43:00Z">
              <w:r>
                <w:rPr>
                  <w:b/>
                  <w:color w:val="000000" w:themeColor="text1"/>
                </w:rPr>
                <w:t>2</w:t>
              </w:r>
            </w:ins>
            <w:ins w:id="4941" w:author="Dr Mamadou SANOGO" w:date="2023-10-27T23:43:00Z">
              <w:r w:rsidR="00B43097" w:rsidRPr="00A36245">
                <w:rPr>
                  <w:b/>
                  <w:color w:val="000000" w:themeColor="text1"/>
                </w:rPr>
                <w:t xml:space="preserve"> soit </w:t>
              </w:r>
            </w:ins>
            <w:ins w:id="4942" w:author="Dr Mamadou SANOGO" w:date="2024-11-06T14:51:00Z" w16du:dateUtc="2024-11-06T14:51:00Z">
              <w:r w:rsidR="00D15DE2">
                <w:rPr>
                  <w:b/>
                  <w:color w:val="000000" w:themeColor="text1"/>
                </w:rPr>
                <w:t>20</w:t>
              </w:r>
            </w:ins>
            <w:ins w:id="4943"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944" w:author="Dr Mamadou SANOGO" w:date="2023-10-27T23:44:00Z">
              <w:tcPr>
                <w:tcW w:w="1812" w:type="dxa"/>
                <w:shd w:val="clear" w:color="auto" w:fill="D9D9D9" w:themeFill="background1" w:themeFillShade="D9"/>
                <w:vAlign w:val="center"/>
              </w:tcPr>
            </w:tcPrChange>
          </w:tcPr>
          <w:p w14:paraId="5E96B1F4" w14:textId="713BCFA1" w:rsidR="00B43097" w:rsidRPr="00A36245" w:rsidRDefault="00F5297E" w:rsidP="00A36245">
            <w:pPr>
              <w:spacing w:line="240" w:lineRule="auto"/>
              <w:jc w:val="center"/>
              <w:rPr>
                <w:ins w:id="4945" w:author="Dr Mamadou SANOGO" w:date="2023-10-27T23:43:00Z"/>
                <w:b/>
                <w:color w:val="000000" w:themeColor="text1"/>
              </w:rPr>
            </w:pPr>
            <w:ins w:id="4946" w:author="Dr Mamadou SANOGO" w:date="2024-11-06T14:43:00Z" w16du:dateUtc="2024-11-06T14:43:00Z">
              <w:r>
                <w:rPr>
                  <w:b/>
                  <w:color w:val="000000" w:themeColor="text1"/>
                </w:rPr>
                <w:t>7</w:t>
              </w:r>
            </w:ins>
            <w:ins w:id="4947" w:author="Dr Mamadou SANOGO" w:date="2023-10-27T23:43:00Z">
              <w:r w:rsidR="00B43097" w:rsidRPr="00A36245">
                <w:rPr>
                  <w:b/>
                  <w:color w:val="000000" w:themeColor="text1"/>
                </w:rPr>
                <w:t xml:space="preserve"> soit </w:t>
              </w:r>
            </w:ins>
            <w:ins w:id="4948" w:author="Dr Mamadou SANOGO" w:date="2024-11-06T14:51:00Z" w16du:dateUtc="2024-11-06T14:51:00Z">
              <w:r w:rsidR="00D15DE2">
                <w:rPr>
                  <w:b/>
                  <w:color w:val="000000" w:themeColor="text1"/>
                </w:rPr>
                <w:t>38</w:t>
              </w:r>
            </w:ins>
            <w:ins w:id="4949" w:author="Dr Mamadou SANOGO" w:date="2024-04-03T10:04:00Z" w16du:dateUtc="2024-04-03T10:04:00Z">
              <w:r w:rsidR="004523FF">
                <w:rPr>
                  <w:b/>
                  <w:color w:val="000000" w:themeColor="text1"/>
                </w:rPr>
                <w:t>.</w:t>
              </w:r>
            </w:ins>
            <w:ins w:id="4950" w:author="Dr Mamadou SANOGO" w:date="2024-11-06T14:51:00Z" w16du:dateUtc="2024-11-06T14:51:00Z">
              <w:r w:rsidR="00D15DE2">
                <w:rPr>
                  <w:b/>
                  <w:color w:val="000000" w:themeColor="text1"/>
                </w:rPr>
                <w:t>88</w:t>
              </w:r>
            </w:ins>
            <w:ins w:id="4951" w:author="Dr Mamadou SANOGO" w:date="2023-10-27T23:43:00Z">
              <w:r w:rsidR="00B43097" w:rsidRPr="00A36245">
                <w:rPr>
                  <w:b/>
                  <w:color w:val="000000" w:themeColor="text1"/>
                </w:rPr>
                <w:t>%</w:t>
              </w:r>
            </w:ins>
          </w:p>
        </w:tc>
        <w:tc>
          <w:tcPr>
            <w:tcW w:w="1813" w:type="dxa"/>
            <w:shd w:val="clear" w:color="auto" w:fill="D9D9D9" w:themeFill="background1" w:themeFillShade="D9"/>
            <w:vAlign w:val="center"/>
            <w:tcPrChange w:id="4952" w:author="Dr Mamadou SANOGO" w:date="2023-10-27T23:44:00Z">
              <w:tcPr>
                <w:tcW w:w="1813" w:type="dxa"/>
                <w:shd w:val="clear" w:color="auto" w:fill="D9D9D9" w:themeFill="background1" w:themeFillShade="D9"/>
                <w:vAlign w:val="center"/>
              </w:tcPr>
            </w:tcPrChange>
          </w:tcPr>
          <w:p w14:paraId="5635D30D" w14:textId="2C9E1A7D" w:rsidR="00B43097" w:rsidRPr="00A36245" w:rsidRDefault="00F5297E" w:rsidP="00A36245">
            <w:pPr>
              <w:spacing w:line="240" w:lineRule="auto"/>
              <w:jc w:val="center"/>
              <w:rPr>
                <w:ins w:id="4953" w:author="Dr Mamadou SANOGO" w:date="2023-10-27T23:43:00Z"/>
                <w:b/>
                <w:color w:val="000000" w:themeColor="text1"/>
              </w:rPr>
            </w:pPr>
            <w:ins w:id="4954" w:author="Dr Mamadou SANOGO" w:date="2024-11-06T14:43:00Z" w16du:dateUtc="2024-11-06T14:43:00Z">
              <w:r>
                <w:rPr>
                  <w:b/>
                  <w:color w:val="000000" w:themeColor="text1"/>
                </w:rPr>
                <w:t>10</w:t>
              </w:r>
            </w:ins>
            <w:ins w:id="4955" w:author="Dr Mamadou SANOGO" w:date="2023-10-27T23:43:00Z">
              <w:r w:rsidR="00B43097">
                <w:rPr>
                  <w:b/>
                  <w:color w:val="000000" w:themeColor="text1"/>
                </w:rPr>
                <w:t xml:space="preserve"> </w:t>
              </w:r>
              <w:r w:rsidR="00B43097" w:rsidRPr="00A36245">
                <w:rPr>
                  <w:b/>
                  <w:color w:val="000000" w:themeColor="text1"/>
                </w:rPr>
                <w:t xml:space="preserve">soit </w:t>
              </w:r>
            </w:ins>
            <w:ins w:id="4956" w:author="Dr Mamadou SANOGO" w:date="2024-04-03T10:40:00Z" w16du:dateUtc="2024-04-03T10:40:00Z">
              <w:r w:rsidR="003F750F">
                <w:rPr>
                  <w:b/>
                  <w:color w:val="000000" w:themeColor="text1"/>
                </w:rPr>
                <w:t>3</w:t>
              </w:r>
            </w:ins>
            <w:ins w:id="4957" w:author="Dr Mamadou SANOGO" w:date="2024-11-06T14:51:00Z" w16du:dateUtc="2024-11-06T14:51:00Z">
              <w:r w:rsidR="00D15DE2">
                <w:rPr>
                  <w:b/>
                  <w:color w:val="000000" w:themeColor="text1"/>
                </w:rPr>
                <w:t>8</w:t>
              </w:r>
            </w:ins>
            <w:ins w:id="4958" w:author="Dr Mamadou SANOGO" w:date="2024-04-03T10:05:00Z" w16du:dateUtc="2024-04-03T10:05:00Z">
              <w:r w:rsidR="004523FF">
                <w:rPr>
                  <w:b/>
                  <w:color w:val="000000" w:themeColor="text1"/>
                </w:rPr>
                <w:t>.</w:t>
              </w:r>
            </w:ins>
            <w:ins w:id="4959" w:author="Dr Mamadou SANOGO" w:date="2024-11-06T14:51:00Z" w16du:dateUtc="2024-11-06T14:51:00Z">
              <w:r w:rsidR="00D15DE2">
                <w:rPr>
                  <w:b/>
                  <w:color w:val="000000" w:themeColor="text1"/>
                </w:rPr>
                <w:t>4</w:t>
              </w:r>
            </w:ins>
            <w:ins w:id="4960" w:author="Dr Mamadou SANOGO" w:date="2024-11-06T14:52:00Z" w16du:dateUtc="2024-11-06T14:52:00Z">
              <w:r w:rsidR="00D15DE2">
                <w:rPr>
                  <w:b/>
                  <w:color w:val="000000" w:themeColor="text1"/>
                </w:rPr>
                <w:t>6</w:t>
              </w:r>
            </w:ins>
            <w:ins w:id="4961"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962" w:author="Dr Mamadou SANOGO" w:date="2023-10-27T23:44:00Z">
              <w:tcPr>
                <w:tcW w:w="1813" w:type="dxa"/>
                <w:shd w:val="clear" w:color="auto" w:fill="D9D9D9" w:themeFill="background1" w:themeFillShade="D9"/>
                <w:vAlign w:val="center"/>
              </w:tcPr>
            </w:tcPrChange>
          </w:tcPr>
          <w:p w14:paraId="69EE8BC3" w14:textId="0564219A" w:rsidR="00B43097" w:rsidRPr="00A36245" w:rsidRDefault="00F5297E" w:rsidP="00A36245">
            <w:pPr>
              <w:spacing w:line="240" w:lineRule="auto"/>
              <w:jc w:val="center"/>
              <w:rPr>
                <w:ins w:id="4963" w:author="Dr Mamadou SANOGO" w:date="2023-10-27T23:43:00Z"/>
                <w:b/>
                <w:color w:val="000000" w:themeColor="text1"/>
              </w:rPr>
            </w:pPr>
            <w:ins w:id="4964" w:author="Dr Mamadou SANOGO" w:date="2024-11-06T14:44:00Z" w16du:dateUtc="2024-11-06T14:44:00Z">
              <w:r>
                <w:rPr>
                  <w:b/>
                  <w:color w:val="000000" w:themeColor="text1"/>
                </w:rPr>
                <w:t>14</w:t>
              </w:r>
            </w:ins>
            <w:ins w:id="4965" w:author="Dr Mamadou SANOGO" w:date="2023-10-27T23:43:00Z">
              <w:r w:rsidR="00B43097" w:rsidRPr="00A36245">
                <w:rPr>
                  <w:b/>
                  <w:color w:val="000000" w:themeColor="text1"/>
                </w:rPr>
                <w:t xml:space="preserve"> soit </w:t>
              </w:r>
            </w:ins>
            <w:ins w:id="4966" w:author="Dr Mamadou SANOGO" w:date="2024-11-06T14:52:00Z" w16du:dateUtc="2024-11-06T14:52:00Z">
              <w:r w:rsidR="00D15DE2">
                <w:rPr>
                  <w:b/>
                  <w:color w:val="000000" w:themeColor="text1"/>
                </w:rPr>
                <w:t>40</w:t>
              </w:r>
            </w:ins>
            <w:ins w:id="4967" w:author="Dr Mamadou SANOGO" w:date="2023-10-27T23:43:00Z">
              <w:r w:rsidR="00B43097" w:rsidRPr="00A36245">
                <w:rPr>
                  <w:b/>
                  <w:color w:val="000000" w:themeColor="text1"/>
                </w:rPr>
                <w:t>%</w:t>
              </w:r>
            </w:ins>
          </w:p>
        </w:tc>
      </w:tr>
    </w:tbl>
    <w:p w14:paraId="00E11C1A" w14:textId="0C179ED8" w:rsidR="00B43097" w:rsidRDefault="00B43097" w:rsidP="00B43097">
      <w:pPr>
        <w:spacing w:line="240" w:lineRule="auto"/>
        <w:rPr>
          <w:ins w:id="4968" w:author="Dr Mamadou SANOGO" w:date="2023-10-27T23:59:00Z"/>
          <w:b/>
          <w:color w:val="000000" w:themeColor="text1"/>
          <w:szCs w:val="24"/>
        </w:rPr>
      </w:pPr>
    </w:p>
    <w:p w14:paraId="7D05E9AE" w14:textId="620EF320" w:rsidR="00B43097" w:rsidRDefault="00D33985" w:rsidP="00B43097">
      <w:pPr>
        <w:spacing w:line="240" w:lineRule="auto"/>
        <w:rPr>
          <w:ins w:id="4969" w:author="Dr Mamadou SANOGO" w:date="2024-04-03T10:13:00Z" w16du:dateUtc="2024-04-03T10:13:00Z"/>
          <w:b/>
          <w:color w:val="000000" w:themeColor="text1"/>
          <w:szCs w:val="24"/>
        </w:rPr>
      </w:pPr>
      <w:ins w:id="4970" w:author="Dr Mamadou SANOGO" w:date="2024-04-02T17:19:00Z" w16du:dateUtc="2024-04-02T17:19:00Z">
        <w:r>
          <w:rPr>
            <w:b/>
            <w:color w:val="000000" w:themeColor="text1"/>
            <w:szCs w:val="24"/>
          </w:rPr>
          <w:t xml:space="preserve"> </w:t>
        </w:r>
      </w:ins>
    </w:p>
    <w:p w14:paraId="4CB79A2B" w14:textId="77777777" w:rsidR="004F2064" w:rsidRDefault="004F2064" w:rsidP="00B43097">
      <w:pPr>
        <w:spacing w:line="240" w:lineRule="auto"/>
        <w:rPr>
          <w:ins w:id="4971"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4972" w:author="Dr Mamadou SANOGO" w:date="2023-10-27T23:43:00Z"/>
          <w:b/>
          <w:color w:val="000000" w:themeColor="text1"/>
          <w:szCs w:val="24"/>
        </w:rPr>
      </w:pPr>
    </w:p>
    <w:p w14:paraId="2CF04662" w14:textId="396CA593" w:rsidR="00B43097" w:rsidRPr="001B1C9C" w:rsidRDefault="00B43097">
      <w:pPr>
        <w:pStyle w:val="Paragraphedeliste"/>
        <w:numPr>
          <w:ilvl w:val="3"/>
          <w:numId w:val="3"/>
        </w:numPr>
        <w:spacing w:line="240" w:lineRule="auto"/>
        <w:ind w:left="284" w:hanging="284"/>
        <w:jc w:val="left"/>
        <w:rPr>
          <w:ins w:id="4973" w:author="Dr Mamadou SANOGO" w:date="2023-10-27T23:43:00Z"/>
          <w:b/>
          <w:color w:val="000000" w:themeColor="text1"/>
          <w:szCs w:val="24"/>
          <w:rPrChange w:id="4974" w:author="Dr Mamadou SANOGO" w:date="2024-11-07T09:30:00Z" w16du:dateUtc="2024-11-07T09:30:00Z">
            <w:rPr>
              <w:ins w:id="4975" w:author="Dr Mamadou SANOGO" w:date="2023-10-27T23:43:00Z"/>
            </w:rPr>
          </w:rPrChange>
        </w:rPr>
        <w:pPrChange w:id="4976" w:author="Dr Mamadou SANOGO" w:date="2024-11-07T09:30:00Z" w16du:dateUtc="2024-11-07T09:30:00Z">
          <w:pPr>
            <w:spacing w:line="240" w:lineRule="auto"/>
          </w:pPr>
        </w:pPrChange>
      </w:pPr>
      <w:ins w:id="4977" w:author="Dr Mamadou SANOGO" w:date="2023-10-27T23:43:00Z">
        <w:r w:rsidRPr="00A36245">
          <w:rPr>
            <w:b/>
            <w:color w:val="000000" w:themeColor="text1"/>
            <w:szCs w:val="24"/>
          </w:rPr>
          <w:lastRenderedPageBreak/>
          <w:t>Réussite académique</w:t>
        </w:r>
      </w:ins>
    </w:p>
    <w:p w14:paraId="6F650BC2" w14:textId="0EB93AE8" w:rsidR="00B43097" w:rsidRPr="00B43097" w:rsidRDefault="00B43097">
      <w:pPr>
        <w:pStyle w:val="Paragraphedeliste"/>
        <w:numPr>
          <w:ilvl w:val="0"/>
          <w:numId w:val="2"/>
        </w:numPr>
        <w:spacing w:line="240" w:lineRule="auto"/>
        <w:jc w:val="left"/>
        <w:rPr>
          <w:ins w:id="4978" w:author="Dr Mamadou SANOGO" w:date="2023-10-27T23:43:00Z"/>
          <w:b/>
          <w:bCs/>
          <w:color w:val="000000" w:themeColor="text1"/>
          <w:szCs w:val="24"/>
          <w:rPrChange w:id="4979" w:author="Dr Mamadou SANOGO" w:date="2023-10-27T23:45:00Z">
            <w:rPr>
              <w:ins w:id="4980" w:author="Dr Mamadou SANOGO" w:date="2023-10-27T23:43:00Z"/>
            </w:rPr>
          </w:rPrChange>
        </w:rPr>
        <w:pPrChange w:id="4981" w:author="Dr Mamadou SANOGO" w:date="2023-10-27T23:45:00Z">
          <w:pPr>
            <w:spacing w:line="240" w:lineRule="auto"/>
          </w:pPr>
        </w:pPrChange>
      </w:pPr>
      <w:ins w:id="4982"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983">
          <w:tblGrid>
            <w:gridCol w:w="2404"/>
            <w:gridCol w:w="1559"/>
            <w:gridCol w:w="1701"/>
            <w:gridCol w:w="1701"/>
            <w:gridCol w:w="1696"/>
          </w:tblGrid>
        </w:tblGridChange>
      </w:tblGrid>
      <w:tr w:rsidR="00B43097" w:rsidRPr="007A4AFC" w14:paraId="63516D94" w14:textId="77777777" w:rsidTr="00A36245">
        <w:trPr>
          <w:ins w:id="4984" w:author="Dr Mamadou SANOGO" w:date="2023-10-27T23:43:00Z"/>
        </w:trPr>
        <w:tc>
          <w:tcPr>
            <w:tcW w:w="2404" w:type="dxa"/>
          </w:tcPr>
          <w:p w14:paraId="1280F728" w14:textId="77777777" w:rsidR="00B43097" w:rsidRPr="00A36245" w:rsidRDefault="00B43097" w:rsidP="00A36245">
            <w:pPr>
              <w:spacing w:line="240" w:lineRule="auto"/>
              <w:rPr>
                <w:ins w:id="4985" w:author="Dr Mamadou SANOGO" w:date="2023-10-27T23:43:00Z"/>
                <w:b/>
                <w:color w:val="000000" w:themeColor="text1"/>
              </w:rPr>
            </w:pPr>
            <w:ins w:id="4986"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987" w:author="Dr Mamadou SANOGO" w:date="2023-10-27T23:43:00Z"/>
                <w:b/>
                <w:color w:val="000000" w:themeColor="text1"/>
              </w:rPr>
            </w:pPr>
            <w:ins w:id="4988" w:author="Dr Mamadou SANOGO" w:date="2023-10-27T23:43:00Z">
              <w:r w:rsidRPr="00A36245">
                <w:rPr>
                  <w:b/>
                  <w:color w:val="000000" w:themeColor="text1"/>
                </w:rPr>
                <w:t>201</w:t>
              </w:r>
            </w:ins>
            <w:ins w:id="4989" w:author="Dr Mamadou SANOGO" w:date="2024-04-03T10:06:00Z" w16du:dateUtc="2024-04-03T10:06:00Z">
              <w:r w:rsidR="004523FF">
                <w:rPr>
                  <w:b/>
                  <w:color w:val="000000" w:themeColor="text1"/>
                </w:rPr>
                <w:t>9</w:t>
              </w:r>
            </w:ins>
            <w:ins w:id="4990" w:author="Dr Mamadou SANOGO" w:date="2023-10-27T23:43:00Z">
              <w:r w:rsidRPr="00A36245">
                <w:rPr>
                  <w:b/>
                  <w:color w:val="000000" w:themeColor="text1"/>
                </w:rPr>
                <w:t>-20</w:t>
              </w:r>
            </w:ins>
            <w:ins w:id="4991"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992" w:author="Dr Mamadou SANOGO" w:date="2023-10-27T23:43:00Z"/>
                <w:b/>
                <w:color w:val="000000" w:themeColor="text1"/>
              </w:rPr>
            </w:pPr>
            <w:ins w:id="4993" w:author="Dr Mamadou SANOGO" w:date="2023-10-27T23:43:00Z">
              <w:r w:rsidRPr="00A36245">
                <w:rPr>
                  <w:b/>
                  <w:color w:val="000000" w:themeColor="text1"/>
                </w:rPr>
                <w:t>20</w:t>
              </w:r>
            </w:ins>
            <w:ins w:id="4994" w:author="Dr Mamadou SANOGO" w:date="2024-04-03T10:06:00Z" w16du:dateUtc="2024-04-03T10:06:00Z">
              <w:r w:rsidR="004523FF">
                <w:rPr>
                  <w:b/>
                  <w:color w:val="000000" w:themeColor="text1"/>
                </w:rPr>
                <w:t>20</w:t>
              </w:r>
            </w:ins>
            <w:ins w:id="4995" w:author="Dr Mamadou SANOGO" w:date="2023-10-27T23:43:00Z">
              <w:r w:rsidRPr="00A36245">
                <w:rPr>
                  <w:b/>
                  <w:color w:val="000000" w:themeColor="text1"/>
                </w:rPr>
                <w:t>-202</w:t>
              </w:r>
            </w:ins>
            <w:ins w:id="4996"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4997" w:author="Dr Mamadou SANOGO" w:date="2023-10-27T23:43:00Z"/>
                <w:b/>
                <w:color w:val="000000" w:themeColor="text1"/>
              </w:rPr>
            </w:pPr>
            <w:ins w:id="4998" w:author="Dr Mamadou SANOGO" w:date="2023-10-27T23:43:00Z">
              <w:r w:rsidRPr="00A36245">
                <w:rPr>
                  <w:b/>
                  <w:color w:val="000000" w:themeColor="text1"/>
                </w:rPr>
                <w:t>202</w:t>
              </w:r>
            </w:ins>
            <w:ins w:id="4999" w:author="Dr Mamadou SANOGO" w:date="2024-04-03T10:06:00Z" w16du:dateUtc="2024-04-03T10:06:00Z">
              <w:r w:rsidR="004523FF">
                <w:rPr>
                  <w:b/>
                  <w:color w:val="000000" w:themeColor="text1"/>
                </w:rPr>
                <w:t>1</w:t>
              </w:r>
            </w:ins>
            <w:ins w:id="5000" w:author="Dr Mamadou SANOGO" w:date="2023-10-27T23:43:00Z">
              <w:r w:rsidRPr="00A36245">
                <w:rPr>
                  <w:b/>
                  <w:color w:val="000000" w:themeColor="text1"/>
                </w:rPr>
                <w:t>-202</w:t>
              </w:r>
            </w:ins>
            <w:ins w:id="5001"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5002" w:author="Dr Mamadou SANOGO" w:date="2023-10-27T23:43:00Z"/>
                <w:b/>
                <w:color w:val="000000" w:themeColor="text1"/>
              </w:rPr>
            </w:pPr>
            <w:ins w:id="5003" w:author="Dr Mamadou SANOGO" w:date="2023-10-27T23:43:00Z">
              <w:r w:rsidRPr="00A36245">
                <w:rPr>
                  <w:b/>
                  <w:color w:val="000000" w:themeColor="text1"/>
                </w:rPr>
                <w:t>202</w:t>
              </w:r>
            </w:ins>
            <w:ins w:id="5004" w:author="Dr Mamadou SANOGO" w:date="2024-04-03T10:06:00Z" w16du:dateUtc="2024-04-03T10:06:00Z">
              <w:r w:rsidR="004523FF">
                <w:rPr>
                  <w:b/>
                  <w:color w:val="000000" w:themeColor="text1"/>
                </w:rPr>
                <w:t>2</w:t>
              </w:r>
            </w:ins>
            <w:ins w:id="5005" w:author="Dr Mamadou SANOGO" w:date="2023-10-27T23:43:00Z">
              <w:r w:rsidRPr="00A36245">
                <w:rPr>
                  <w:b/>
                  <w:color w:val="000000" w:themeColor="text1"/>
                </w:rPr>
                <w:t>-202</w:t>
              </w:r>
            </w:ins>
            <w:ins w:id="5006"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5007" w:author="Dr Mamadou SANOGO" w:date="2024-04-03T10:08:00Z" w16du:dateUtc="2024-04-03T10:08:00Z">
            <w:tblPrEx>
              <w:tblW w:w="0" w:type="auto"/>
            </w:tblPrEx>
          </w:tblPrExChange>
        </w:tblPrEx>
        <w:trPr>
          <w:ins w:id="5008" w:author="Dr Mamadou SANOGO" w:date="2023-10-27T23:43:00Z"/>
        </w:trPr>
        <w:tc>
          <w:tcPr>
            <w:tcW w:w="2404" w:type="dxa"/>
            <w:tcPrChange w:id="5009" w:author="Dr Mamadou SANOGO" w:date="2024-04-03T10:08:00Z" w16du:dateUtc="2024-04-03T10:08:00Z">
              <w:tcPr>
                <w:tcW w:w="2404" w:type="dxa"/>
              </w:tcPr>
            </w:tcPrChange>
          </w:tcPr>
          <w:p w14:paraId="45E5AE77" w14:textId="77777777" w:rsidR="004F2064" w:rsidRPr="00A36245" w:rsidRDefault="004F2064" w:rsidP="004F2064">
            <w:pPr>
              <w:spacing w:line="240" w:lineRule="auto"/>
              <w:rPr>
                <w:ins w:id="5010" w:author="Dr Mamadou SANOGO" w:date="2023-10-27T23:43:00Z"/>
                <w:color w:val="000000" w:themeColor="text1"/>
              </w:rPr>
            </w:pPr>
            <w:ins w:id="501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012" w:author="Dr Mamadou SANOGO" w:date="2024-04-03T10:08:00Z" w16du:dateUtc="2024-04-03T10:08:00Z">
              <w:tcPr>
                <w:tcW w:w="1559" w:type="dxa"/>
                <w:vAlign w:val="center"/>
              </w:tcPr>
            </w:tcPrChange>
          </w:tcPr>
          <w:p w14:paraId="1762F40F" w14:textId="6CF39150" w:rsidR="004F2064" w:rsidRPr="00A36245" w:rsidRDefault="00942C56" w:rsidP="004F2064">
            <w:pPr>
              <w:spacing w:line="240" w:lineRule="auto"/>
              <w:jc w:val="center"/>
              <w:rPr>
                <w:ins w:id="5013" w:author="Dr Mamadou SANOGO" w:date="2023-10-27T23:43:00Z"/>
                <w:color w:val="000000" w:themeColor="text1"/>
              </w:rPr>
            </w:pPr>
            <w:ins w:id="5014" w:author="Dr Mamadou SANOGO" w:date="2024-11-07T09:28:00Z" w16du:dateUtc="2024-11-07T09:28:00Z">
              <w:r>
                <w:rPr>
                  <w:color w:val="000000" w:themeColor="text1"/>
                </w:rPr>
                <w:t>7</w:t>
              </w:r>
            </w:ins>
            <w:ins w:id="5015" w:author="Dr Mamadou SANOGO" w:date="2024-04-03T10:09:00Z" w16du:dateUtc="2024-04-03T10:09:00Z">
              <w:r w:rsidR="004F2064">
                <w:rPr>
                  <w:color w:val="000000" w:themeColor="text1"/>
                </w:rPr>
                <w:t xml:space="preserve"> soit 100%</w:t>
              </w:r>
            </w:ins>
          </w:p>
        </w:tc>
        <w:tc>
          <w:tcPr>
            <w:tcW w:w="1701" w:type="dxa"/>
            <w:vAlign w:val="center"/>
            <w:tcPrChange w:id="5016" w:author="Dr Mamadou SANOGO" w:date="2024-04-03T10:08:00Z" w16du:dateUtc="2024-04-03T10:08:00Z">
              <w:tcPr>
                <w:tcW w:w="1701" w:type="dxa"/>
                <w:vAlign w:val="center"/>
              </w:tcPr>
            </w:tcPrChange>
          </w:tcPr>
          <w:p w14:paraId="4A399B58" w14:textId="387E29D4" w:rsidR="004F2064" w:rsidRPr="00A36245" w:rsidRDefault="00942C56" w:rsidP="004F2064">
            <w:pPr>
              <w:spacing w:line="240" w:lineRule="auto"/>
              <w:jc w:val="center"/>
              <w:rPr>
                <w:ins w:id="5017" w:author="Dr Mamadou SANOGO" w:date="2023-10-27T23:43:00Z"/>
                <w:color w:val="000000" w:themeColor="text1"/>
              </w:rPr>
            </w:pPr>
            <w:ins w:id="5018" w:author="Dr Mamadou SANOGO" w:date="2024-11-07T09:28:00Z" w16du:dateUtc="2024-11-07T09:28:00Z">
              <w:r>
                <w:rPr>
                  <w:color w:val="000000" w:themeColor="text1"/>
                </w:rPr>
                <w:t>6</w:t>
              </w:r>
            </w:ins>
            <w:ins w:id="5019" w:author="Dr Mamadou SANOGO" w:date="2024-04-03T10:09:00Z" w16du:dateUtc="2024-04-03T10:09:00Z">
              <w:r w:rsidR="004F2064">
                <w:rPr>
                  <w:color w:val="000000" w:themeColor="text1"/>
                </w:rPr>
                <w:t xml:space="preserve"> soit 100%</w:t>
              </w:r>
            </w:ins>
          </w:p>
        </w:tc>
        <w:tc>
          <w:tcPr>
            <w:tcW w:w="1701" w:type="dxa"/>
            <w:vAlign w:val="center"/>
            <w:tcPrChange w:id="5020" w:author="Dr Mamadou SANOGO" w:date="2024-04-03T10:08:00Z" w16du:dateUtc="2024-04-03T10:08:00Z">
              <w:tcPr>
                <w:tcW w:w="1701" w:type="dxa"/>
                <w:vAlign w:val="center"/>
              </w:tcPr>
            </w:tcPrChange>
          </w:tcPr>
          <w:p w14:paraId="1F096C24" w14:textId="595221D3" w:rsidR="004F2064" w:rsidRPr="00A36245" w:rsidRDefault="00942C56" w:rsidP="004F2064">
            <w:pPr>
              <w:spacing w:line="240" w:lineRule="auto"/>
              <w:jc w:val="center"/>
              <w:rPr>
                <w:ins w:id="5021" w:author="Dr Mamadou SANOGO" w:date="2023-10-27T23:43:00Z"/>
                <w:color w:val="000000" w:themeColor="text1"/>
              </w:rPr>
            </w:pPr>
            <w:ins w:id="5022" w:author="Dr Mamadou SANOGO" w:date="2024-11-07T09:28:00Z" w16du:dateUtc="2024-11-07T09:28:00Z">
              <w:r>
                <w:rPr>
                  <w:color w:val="000000" w:themeColor="text1"/>
                </w:rPr>
                <w:t>6</w:t>
              </w:r>
            </w:ins>
            <w:ins w:id="5023" w:author="Dr Mamadou SANOGO" w:date="2024-04-03T10:09:00Z" w16du:dateUtc="2024-04-03T10:09:00Z">
              <w:r w:rsidR="004F2064">
                <w:rPr>
                  <w:color w:val="000000" w:themeColor="text1"/>
                </w:rPr>
                <w:t xml:space="preserve"> soit 100%</w:t>
              </w:r>
            </w:ins>
          </w:p>
        </w:tc>
        <w:tc>
          <w:tcPr>
            <w:tcW w:w="1696" w:type="dxa"/>
            <w:vAlign w:val="center"/>
            <w:tcPrChange w:id="5024" w:author="Dr Mamadou SANOGO" w:date="2024-04-03T10:08:00Z" w16du:dateUtc="2024-04-03T10:08:00Z">
              <w:tcPr>
                <w:tcW w:w="1696" w:type="dxa"/>
                <w:vAlign w:val="center"/>
              </w:tcPr>
            </w:tcPrChange>
          </w:tcPr>
          <w:p w14:paraId="47866D81" w14:textId="6A300B0B" w:rsidR="004F2064" w:rsidRPr="00A36245" w:rsidRDefault="004F2064" w:rsidP="004F2064">
            <w:pPr>
              <w:spacing w:line="240" w:lineRule="auto"/>
              <w:jc w:val="center"/>
              <w:rPr>
                <w:ins w:id="5025" w:author="Dr Mamadou SANOGO" w:date="2023-10-27T23:43:00Z"/>
                <w:color w:val="000000" w:themeColor="text1"/>
              </w:rPr>
            </w:pPr>
            <w:ins w:id="5026" w:author="Dr Mamadou SANOGO" w:date="2024-04-03T10:08:00Z" w16du:dateUtc="2024-04-03T10:08:00Z">
              <w:r>
                <w:rPr>
                  <w:color w:val="000000" w:themeColor="text1"/>
                </w:rPr>
                <w:t>1</w:t>
              </w:r>
            </w:ins>
            <w:ins w:id="5027" w:author="Dr Mamadou SANOGO" w:date="2024-11-07T09:29:00Z" w16du:dateUtc="2024-11-07T09:29:00Z">
              <w:r w:rsidR="00942C56">
                <w:rPr>
                  <w:color w:val="000000" w:themeColor="text1"/>
                </w:rPr>
                <w:t>3</w:t>
              </w:r>
            </w:ins>
            <w:ins w:id="5028" w:author="Dr Mamadou SANOGO" w:date="2024-04-03T10:09:00Z" w16du:dateUtc="2024-04-03T10:09:00Z">
              <w:r>
                <w:rPr>
                  <w:color w:val="000000" w:themeColor="text1"/>
                </w:rPr>
                <w:t xml:space="preserve"> soit 100%</w:t>
              </w:r>
            </w:ins>
          </w:p>
        </w:tc>
      </w:tr>
      <w:tr w:rsidR="004F2064" w:rsidRPr="007A4AFC" w14:paraId="57BD2EB9" w14:textId="77777777" w:rsidTr="004F2064">
        <w:tblPrEx>
          <w:tblW w:w="0" w:type="auto"/>
          <w:tblPrExChange w:id="5029" w:author="Dr Mamadou SANOGO" w:date="2024-04-03T10:08:00Z" w16du:dateUtc="2024-04-03T10:08:00Z">
            <w:tblPrEx>
              <w:tblW w:w="0" w:type="auto"/>
            </w:tblPrEx>
          </w:tblPrExChange>
        </w:tblPrEx>
        <w:trPr>
          <w:ins w:id="5030" w:author="Dr Mamadou SANOGO" w:date="2023-10-27T23:43:00Z"/>
        </w:trPr>
        <w:tc>
          <w:tcPr>
            <w:tcW w:w="2404" w:type="dxa"/>
            <w:tcPrChange w:id="5031" w:author="Dr Mamadou SANOGO" w:date="2024-04-03T10:08:00Z" w16du:dateUtc="2024-04-03T10:08:00Z">
              <w:tcPr>
                <w:tcW w:w="2404" w:type="dxa"/>
              </w:tcPr>
            </w:tcPrChange>
          </w:tcPr>
          <w:p w14:paraId="784383F4" w14:textId="77777777" w:rsidR="004F2064" w:rsidRPr="009278B7" w:rsidRDefault="004F2064" w:rsidP="004F2064">
            <w:pPr>
              <w:spacing w:line="240" w:lineRule="auto"/>
              <w:rPr>
                <w:ins w:id="5032" w:author="Dr Mamadou SANOGO" w:date="2023-10-27T23:43:00Z"/>
                <w:color w:val="000000" w:themeColor="text1"/>
              </w:rPr>
            </w:pPr>
            <w:ins w:id="5033"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034" w:author="Dr Mamadou SANOGO" w:date="2024-04-03T10:08:00Z" w16du:dateUtc="2024-04-03T10:08:00Z">
              <w:tcPr>
                <w:tcW w:w="1559" w:type="dxa"/>
                <w:vAlign w:val="center"/>
              </w:tcPr>
            </w:tcPrChange>
          </w:tcPr>
          <w:p w14:paraId="512A25E5" w14:textId="581E2E3C" w:rsidR="004F2064" w:rsidRDefault="00942C56" w:rsidP="004F2064">
            <w:pPr>
              <w:spacing w:line="240" w:lineRule="auto"/>
              <w:jc w:val="center"/>
              <w:rPr>
                <w:ins w:id="5035" w:author="Dr Mamadou SANOGO" w:date="2023-10-27T23:43:00Z"/>
                <w:color w:val="000000" w:themeColor="text1"/>
              </w:rPr>
            </w:pPr>
            <w:ins w:id="5036" w:author="Dr Mamadou SANOGO" w:date="2024-11-07T09:29:00Z" w16du:dateUtc="2024-11-07T09:29:00Z">
              <w:r>
                <w:rPr>
                  <w:color w:val="000000" w:themeColor="text1"/>
                </w:rPr>
                <w:t>5</w:t>
              </w:r>
            </w:ins>
            <w:ins w:id="5037" w:author="Dr Mamadou SANOGO" w:date="2024-04-03T10:09:00Z" w16du:dateUtc="2024-04-03T10:09:00Z">
              <w:r w:rsidR="004F2064">
                <w:rPr>
                  <w:color w:val="000000" w:themeColor="text1"/>
                </w:rPr>
                <w:t xml:space="preserve"> soit 100%</w:t>
              </w:r>
            </w:ins>
          </w:p>
        </w:tc>
        <w:tc>
          <w:tcPr>
            <w:tcW w:w="1701" w:type="dxa"/>
            <w:vAlign w:val="center"/>
            <w:tcPrChange w:id="5038" w:author="Dr Mamadou SANOGO" w:date="2024-04-03T10:08:00Z" w16du:dateUtc="2024-04-03T10:08:00Z">
              <w:tcPr>
                <w:tcW w:w="1701" w:type="dxa"/>
                <w:vAlign w:val="center"/>
              </w:tcPr>
            </w:tcPrChange>
          </w:tcPr>
          <w:p w14:paraId="58FC9E94" w14:textId="7D06D30E" w:rsidR="004F2064" w:rsidRPr="009278B7" w:rsidRDefault="00942C56" w:rsidP="004F2064">
            <w:pPr>
              <w:spacing w:line="240" w:lineRule="auto"/>
              <w:jc w:val="center"/>
              <w:rPr>
                <w:ins w:id="5039" w:author="Dr Mamadou SANOGO" w:date="2023-10-27T23:43:00Z"/>
                <w:color w:val="000000" w:themeColor="text1"/>
              </w:rPr>
            </w:pPr>
            <w:ins w:id="5040" w:author="Dr Mamadou SANOGO" w:date="2024-11-07T09:29:00Z" w16du:dateUtc="2024-11-07T09:29:00Z">
              <w:r>
                <w:rPr>
                  <w:color w:val="000000" w:themeColor="text1"/>
                </w:rPr>
                <w:t>7</w:t>
              </w:r>
            </w:ins>
            <w:ins w:id="5041" w:author="Dr Mamadou SANOGO" w:date="2024-04-03T10:09:00Z" w16du:dateUtc="2024-04-03T10:09:00Z">
              <w:r w:rsidR="004F2064">
                <w:rPr>
                  <w:color w:val="000000" w:themeColor="text1"/>
                </w:rPr>
                <w:t xml:space="preserve"> soit 100%</w:t>
              </w:r>
            </w:ins>
          </w:p>
        </w:tc>
        <w:tc>
          <w:tcPr>
            <w:tcW w:w="1701" w:type="dxa"/>
            <w:vAlign w:val="center"/>
            <w:tcPrChange w:id="5042" w:author="Dr Mamadou SANOGO" w:date="2024-04-03T10:08:00Z" w16du:dateUtc="2024-04-03T10:08:00Z">
              <w:tcPr>
                <w:tcW w:w="1701" w:type="dxa"/>
                <w:vAlign w:val="center"/>
              </w:tcPr>
            </w:tcPrChange>
          </w:tcPr>
          <w:p w14:paraId="6E5C6C2E" w14:textId="2103516C" w:rsidR="004F2064" w:rsidRPr="009278B7" w:rsidRDefault="00942C56" w:rsidP="004F2064">
            <w:pPr>
              <w:spacing w:line="240" w:lineRule="auto"/>
              <w:jc w:val="center"/>
              <w:rPr>
                <w:ins w:id="5043" w:author="Dr Mamadou SANOGO" w:date="2023-10-27T23:43:00Z"/>
                <w:color w:val="000000" w:themeColor="text1"/>
              </w:rPr>
            </w:pPr>
            <w:ins w:id="5044" w:author="Dr Mamadou SANOGO" w:date="2024-11-07T09:29:00Z" w16du:dateUtc="2024-11-07T09:29:00Z">
              <w:r>
                <w:rPr>
                  <w:color w:val="000000" w:themeColor="text1"/>
                </w:rPr>
                <w:t>6</w:t>
              </w:r>
            </w:ins>
            <w:ins w:id="5045" w:author="Dr Mamadou SANOGO" w:date="2024-04-03T10:09:00Z" w16du:dateUtc="2024-04-03T10:09:00Z">
              <w:r w:rsidR="004F2064">
                <w:rPr>
                  <w:color w:val="000000" w:themeColor="text1"/>
                </w:rPr>
                <w:t xml:space="preserve"> soit 100%</w:t>
              </w:r>
            </w:ins>
          </w:p>
        </w:tc>
        <w:tc>
          <w:tcPr>
            <w:tcW w:w="1696" w:type="dxa"/>
            <w:vAlign w:val="center"/>
            <w:tcPrChange w:id="5046" w:author="Dr Mamadou SANOGO" w:date="2024-04-03T10:08:00Z" w16du:dateUtc="2024-04-03T10:08:00Z">
              <w:tcPr>
                <w:tcW w:w="1696" w:type="dxa"/>
                <w:vAlign w:val="center"/>
              </w:tcPr>
            </w:tcPrChange>
          </w:tcPr>
          <w:p w14:paraId="6AAF076F" w14:textId="072851F4" w:rsidR="004F2064" w:rsidRPr="009278B7" w:rsidRDefault="00942C56" w:rsidP="004F2064">
            <w:pPr>
              <w:spacing w:line="240" w:lineRule="auto"/>
              <w:jc w:val="center"/>
              <w:rPr>
                <w:ins w:id="5047" w:author="Dr Mamadou SANOGO" w:date="2023-10-27T23:43:00Z"/>
                <w:color w:val="000000" w:themeColor="text1"/>
              </w:rPr>
            </w:pPr>
            <w:ins w:id="5048" w:author="Dr Mamadou SANOGO" w:date="2024-11-07T09:29:00Z" w16du:dateUtc="2024-11-07T09:29:00Z">
              <w:r>
                <w:rPr>
                  <w:color w:val="000000" w:themeColor="text1"/>
                </w:rPr>
                <w:t>6</w:t>
              </w:r>
            </w:ins>
            <w:ins w:id="5049" w:author="Dr Mamadou SANOGO" w:date="2024-11-06T15:03:00Z" w16du:dateUtc="2024-11-06T15:03:00Z">
              <w:r w:rsidR="00C44609">
                <w:rPr>
                  <w:color w:val="000000" w:themeColor="text1"/>
                </w:rPr>
                <w:t xml:space="preserve"> </w:t>
              </w:r>
            </w:ins>
            <w:ins w:id="5050" w:author="Dr Mamadou SANOGO" w:date="2024-04-03T10:09:00Z" w16du:dateUtc="2024-04-03T10:09:00Z">
              <w:r w:rsidR="004F2064">
                <w:rPr>
                  <w:color w:val="000000" w:themeColor="text1"/>
                </w:rPr>
                <w:t>soit 100%</w:t>
              </w:r>
            </w:ins>
          </w:p>
        </w:tc>
      </w:tr>
      <w:tr w:rsidR="00B43097" w:rsidRPr="007A4AFC" w14:paraId="5EB92CE6" w14:textId="77777777" w:rsidTr="00A36245">
        <w:trPr>
          <w:ins w:id="5051" w:author="Dr Mamadou SANOGO" w:date="2023-10-27T23:43:00Z"/>
        </w:trPr>
        <w:tc>
          <w:tcPr>
            <w:tcW w:w="2404" w:type="dxa"/>
          </w:tcPr>
          <w:p w14:paraId="0FB663A6" w14:textId="77777777" w:rsidR="00B43097" w:rsidRPr="00A36245" w:rsidRDefault="00B43097" w:rsidP="00A36245">
            <w:pPr>
              <w:spacing w:line="240" w:lineRule="auto"/>
              <w:rPr>
                <w:ins w:id="5052" w:author="Dr Mamadou SANOGO" w:date="2023-10-27T23:43:00Z"/>
                <w:color w:val="000000" w:themeColor="text1"/>
              </w:rPr>
            </w:pPr>
            <w:ins w:id="505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6319951E" w14:textId="4DA67243" w:rsidR="00B43097" w:rsidRPr="00A36245" w:rsidRDefault="004F2064" w:rsidP="00A36245">
            <w:pPr>
              <w:spacing w:line="240" w:lineRule="auto"/>
              <w:jc w:val="center"/>
              <w:rPr>
                <w:ins w:id="5054" w:author="Dr Mamadou SANOGO" w:date="2023-10-27T23:43:00Z"/>
                <w:color w:val="000000" w:themeColor="text1"/>
              </w:rPr>
            </w:pPr>
            <w:ins w:id="5055" w:author="Dr Mamadou SANOGO" w:date="2024-04-03T10:11:00Z" w16du:dateUtc="2024-04-03T10:11:00Z">
              <w:r>
                <w:rPr>
                  <w:color w:val="000000" w:themeColor="text1"/>
                </w:rPr>
                <w:t>0</w:t>
              </w:r>
            </w:ins>
            <w:ins w:id="5056" w:author="Dr Mamadou SANOGO" w:date="2023-10-27T23:43:00Z">
              <w:r w:rsidR="00B43097" w:rsidRPr="00A36245">
                <w:rPr>
                  <w:color w:val="000000" w:themeColor="text1"/>
                </w:rPr>
                <w:t xml:space="preserve"> soit </w:t>
              </w:r>
            </w:ins>
            <w:ins w:id="5057" w:author="Dr Mamadou SANOGO" w:date="2024-04-03T10:11:00Z" w16du:dateUtc="2024-04-03T10:11:00Z">
              <w:r>
                <w:rPr>
                  <w:color w:val="000000" w:themeColor="text1"/>
                </w:rPr>
                <w:t>0</w:t>
              </w:r>
            </w:ins>
            <w:ins w:id="5058" w:author="Dr Mamadou SANOGO" w:date="2023-10-27T23:43:00Z">
              <w:r w:rsidR="00B43097" w:rsidRPr="00A36245">
                <w:rPr>
                  <w:color w:val="000000" w:themeColor="text1"/>
                </w:rPr>
                <w:t>%</w:t>
              </w:r>
            </w:ins>
          </w:p>
        </w:tc>
        <w:tc>
          <w:tcPr>
            <w:tcW w:w="1701" w:type="dxa"/>
            <w:vAlign w:val="center"/>
          </w:tcPr>
          <w:p w14:paraId="677A9A7B" w14:textId="77777777" w:rsidR="00B43097" w:rsidRPr="00A36245" w:rsidRDefault="00B43097" w:rsidP="00A36245">
            <w:pPr>
              <w:spacing w:line="240" w:lineRule="auto"/>
              <w:jc w:val="center"/>
              <w:rPr>
                <w:ins w:id="5059" w:author="Dr Mamadou SANOGO" w:date="2023-10-27T23:43:00Z"/>
                <w:color w:val="000000" w:themeColor="text1"/>
              </w:rPr>
            </w:pPr>
            <w:ins w:id="5060" w:author="Dr Mamadou SANOGO" w:date="2023-10-27T23:43:00Z">
              <w:r w:rsidRPr="00A36245">
                <w:rPr>
                  <w:color w:val="000000" w:themeColor="text1"/>
                </w:rPr>
                <w:t>0 soit 0%</w:t>
              </w:r>
            </w:ins>
          </w:p>
        </w:tc>
        <w:tc>
          <w:tcPr>
            <w:tcW w:w="1701" w:type="dxa"/>
            <w:vAlign w:val="center"/>
          </w:tcPr>
          <w:p w14:paraId="658540D1" w14:textId="77777777" w:rsidR="00B43097" w:rsidRPr="00A36245" w:rsidRDefault="00B43097" w:rsidP="00A36245">
            <w:pPr>
              <w:spacing w:line="240" w:lineRule="auto"/>
              <w:jc w:val="center"/>
              <w:rPr>
                <w:ins w:id="5061" w:author="Dr Mamadou SANOGO" w:date="2023-10-27T23:43:00Z"/>
                <w:color w:val="000000" w:themeColor="text1"/>
              </w:rPr>
            </w:pPr>
            <w:ins w:id="5062" w:author="Dr Mamadou SANOGO" w:date="2023-10-27T23:43:00Z">
              <w:r w:rsidRPr="00A36245">
                <w:rPr>
                  <w:color w:val="000000" w:themeColor="text1"/>
                </w:rPr>
                <w:t>0 soit 0%</w:t>
              </w:r>
            </w:ins>
          </w:p>
        </w:tc>
        <w:tc>
          <w:tcPr>
            <w:tcW w:w="1696" w:type="dxa"/>
            <w:vAlign w:val="center"/>
          </w:tcPr>
          <w:p w14:paraId="44146D7D" w14:textId="77777777" w:rsidR="00B43097" w:rsidRPr="00A36245" w:rsidRDefault="00B43097" w:rsidP="00A36245">
            <w:pPr>
              <w:spacing w:line="240" w:lineRule="auto"/>
              <w:jc w:val="center"/>
              <w:rPr>
                <w:ins w:id="5063" w:author="Dr Mamadou SANOGO" w:date="2023-10-27T23:43:00Z"/>
                <w:color w:val="000000" w:themeColor="text1"/>
              </w:rPr>
            </w:pPr>
            <w:ins w:id="5064" w:author="Dr Mamadou SANOGO" w:date="2023-10-27T23:43:00Z">
              <w:r w:rsidRPr="00A36245">
                <w:rPr>
                  <w:color w:val="000000" w:themeColor="text1"/>
                </w:rPr>
                <w:t>0 soit 0%</w:t>
              </w:r>
            </w:ins>
          </w:p>
        </w:tc>
      </w:tr>
      <w:tr w:rsidR="00B43097" w:rsidRPr="007A4AFC" w14:paraId="17A2BCE1" w14:textId="77777777" w:rsidTr="00A36245">
        <w:trPr>
          <w:ins w:id="5065" w:author="Dr Mamadou SANOGO" w:date="2023-10-27T23:43:00Z"/>
        </w:trPr>
        <w:tc>
          <w:tcPr>
            <w:tcW w:w="2404" w:type="dxa"/>
          </w:tcPr>
          <w:p w14:paraId="00FC6141" w14:textId="77777777" w:rsidR="00B43097" w:rsidRPr="00A36245" w:rsidRDefault="00B43097" w:rsidP="00A36245">
            <w:pPr>
              <w:spacing w:line="240" w:lineRule="auto"/>
              <w:rPr>
                <w:ins w:id="5066" w:author="Dr Mamadou SANOGO" w:date="2023-10-27T23:43:00Z"/>
                <w:color w:val="000000" w:themeColor="text1"/>
              </w:rPr>
            </w:pPr>
            <w:ins w:id="506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6D2BAB17" w14:textId="77777777" w:rsidR="00B43097" w:rsidRPr="00A36245" w:rsidRDefault="00B43097" w:rsidP="00A36245">
            <w:pPr>
              <w:spacing w:line="240" w:lineRule="auto"/>
              <w:jc w:val="center"/>
              <w:rPr>
                <w:ins w:id="5068" w:author="Dr Mamadou SANOGO" w:date="2023-10-27T23:43:00Z"/>
                <w:color w:val="000000" w:themeColor="text1"/>
              </w:rPr>
            </w:pPr>
            <w:ins w:id="5069"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5070" w:author="Dr Mamadou SANOGO" w:date="2023-10-27T23:43:00Z"/>
                <w:color w:val="000000" w:themeColor="text1"/>
              </w:rPr>
            </w:pPr>
            <w:ins w:id="5071"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5072" w:author="Dr Mamadou SANOGO" w:date="2023-10-27T23:43:00Z"/>
                <w:color w:val="000000" w:themeColor="text1"/>
              </w:rPr>
            </w:pPr>
            <w:ins w:id="5073"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5074" w:author="Dr Mamadou SANOGO" w:date="2023-10-27T23:43:00Z"/>
                <w:color w:val="000000" w:themeColor="text1"/>
              </w:rPr>
            </w:pPr>
            <w:ins w:id="5075" w:author="Dr Mamadou SANOGO" w:date="2023-10-27T23:43:00Z">
              <w:r w:rsidRPr="00A36245">
                <w:rPr>
                  <w:color w:val="000000" w:themeColor="text1"/>
                </w:rPr>
                <w:t>0 soit 0%</w:t>
              </w:r>
            </w:ins>
          </w:p>
        </w:tc>
      </w:tr>
      <w:tr w:rsidR="00B43097" w:rsidRPr="007A4AFC" w14:paraId="7051DBE3" w14:textId="77777777" w:rsidTr="00A36245">
        <w:trPr>
          <w:ins w:id="5076" w:author="Dr Mamadou SANOGO" w:date="2023-10-27T23:43:00Z"/>
        </w:trPr>
        <w:tc>
          <w:tcPr>
            <w:tcW w:w="2404" w:type="dxa"/>
          </w:tcPr>
          <w:p w14:paraId="5934CF44" w14:textId="77777777" w:rsidR="00B43097" w:rsidRPr="009278B7" w:rsidRDefault="00B43097" w:rsidP="00A36245">
            <w:pPr>
              <w:spacing w:line="240" w:lineRule="auto"/>
              <w:rPr>
                <w:ins w:id="5077" w:author="Dr Mamadou SANOGO" w:date="2023-10-27T23:43:00Z"/>
                <w:color w:val="000000" w:themeColor="text1"/>
              </w:rPr>
            </w:pPr>
            <w:ins w:id="5078"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A004123" w14:textId="77777777" w:rsidR="00B43097" w:rsidRPr="009278B7" w:rsidRDefault="00B43097" w:rsidP="00A36245">
            <w:pPr>
              <w:spacing w:line="240" w:lineRule="auto"/>
              <w:jc w:val="center"/>
              <w:rPr>
                <w:ins w:id="5079" w:author="Dr Mamadou SANOGO" w:date="2023-10-27T23:43:00Z"/>
                <w:color w:val="000000" w:themeColor="text1"/>
              </w:rPr>
            </w:pPr>
            <w:ins w:id="5080"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5081" w:author="Dr Mamadou SANOGO" w:date="2023-10-27T23:43:00Z"/>
                <w:color w:val="000000" w:themeColor="text1"/>
              </w:rPr>
            </w:pPr>
            <w:ins w:id="5082"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5083" w:author="Dr Mamadou SANOGO" w:date="2023-10-27T23:43:00Z"/>
                <w:color w:val="000000" w:themeColor="text1"/>
              </w:rPr>
            </w:pPr>
            <w:ins w:id="5084"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5085" w:author="Dr Mamadou SANOGO" w:date="2023-10-27T23:43:00Z"/>
                <w:color w:val="000000" w:themeColor="text1"/>
              </w:rPr>
            </w:pPr>
            <w:ins w:id="5086" w:author="Dr Mamadou SANOGO" w:date="2023-10-27T23:43:00Z">
              <w:r>
                <w:rPr>
                  <w:color w:val="000000" w:themeColor="text1"/>
                </w:rPr>
                <w:t>0 soit 0%</w:t>
              </w:r>
            </w:ins>
          </w:p>
        </w:tc>
      </w:tr>
      <w:tr w:rsidR="004F2064" w:rsidRPr="007A4AFC" w14:paraId="2C1EACAA" w14:textId="77777777" w:rsidTr="004F2064">
        <w:tblPrEx>
          <w:tblW w:w="0" w:type="auto"/>
          <w:tblPrExChange w:id="5087" w:author="Dr Mamadou SANOGO" w:date="2024-04-03T10:11:00Z" w16du:dateUtc="2024-04-03T10:11:00Z">
            <w:tblPrEx>
              <w:tblW w:w="0" w:type="auto"/>
            </w:tblPrEx>
          </w:tblPrExChange>
        </w:tblPrEx>
        <w:trPr>
          <w:ins w:id="5088" w:author="Dr Mamadou SANOGO" w:date="2023-10-27T23:43:00Z"/>
        </w:trPr>
        <w:tc>
          <w:tcPr>
            <w:tcW w:w="2404" w:type="dxa"/>
            <w:tcPrChange w:id="5089" w:author="Dr Mamadou SANOGO" w:date="2024-04-03T10:11:00Z" w16du:dateUtc="2024-04-03T10:11:00Z">
              <w:tcPr>
                <w:tcW w:w="2404" w:type="dxa"/>
              </w:tcPr>
            </w:tcPrChange>
          </w:tcPr>
          <w:p w14:paraId="0F6D8E33" w14:textId="77777777" w:rsidR="004F2064" w:rsidRPr="00A36245" w:rsidRDefault="004F2064" w:rsidP="004F2064">
            <w:pPr>
              <w:spacing w:line="240" w:lineRule="auto"/>
              <w:rPr>
                <w:ins w:id="5090" w:author="Dr Mamadou SANOGO" w:date="2023-10-27T23:43:00Z"/>
                <w:color w:val="000000" w:themeColor="text1"/>
              </w:rPr>
            </w:pPr>
            <w:ins w:id="509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ins>
          </w:p>
        </w:tc>
        <w:tc>
          <w:tcPr>
            <w:tcW w:w="1559" w:type="dxa"/>
            <w:vAlign w:val="center"/>
            <w:tcPrChange w:id="5092" w:author="Dr Mamadou SANOGO" w:date="2024-04-03T10:11:00Z" w16du:dateUtc="2024-04-03T10:11:00Z">
              <w:tcPr>
                <w:tcW w:w="1559" w:type="dxa"/>
                <w:vAlign w:val="center"/>
              </w:tcPr>
            </w:tcPrChange>
          </w:tcPr>
          <w:p w14:paraId="78F50261" w14:textId="0AADE0C2" w:rsidR="004F2064" w:rsidRPr="00A36245" w:rsidRDefault="00942C56" w:rsidP="004F2064">
            <w:pPr>
              <w:spacing w:line="240" w:lineRule="auto"/>
              <w:jc w:val="center"/>
              <w:rPr>
                <w:ins w:id="5093" w:author="Dr Mamadou SANOGO" w:date="2023-10-27T23:43:00Z"/>
                <w:color w:val="000000" w:themeColor="text1"/>
              </w:rPr>
            </w:pPr>
            <w:ins w:id="5094" w:author="Dr Mamadou SANOGO" w:date="2024-11-07T09:29:00Z" w16du:dateUtc="2024-11-07T09:29:00Z">
              <w:r>
                <w:rPr>
                  <w:color w:val="000000" w:themeColor="text1"/>
                </w:rPr>
                <w:t>2</w:t>
              </w:r>
            </w:ins>
            <w:ins w:id="5095" w:author="Dr Mamadou SANOGO" w:date="2024-04-03T10:11:00Z" w16du:dateUtc="2024-04-03T10:11:00Z">
              <w:r w:rsidR="004F2064">
                <w:rPr>
                  <w:color w:val="000000" w:themeColor="text1"/>
                </w:rPr>
                <w:t xml:space="preserve"> soit 100%</w:t>
              </w:r>
            </w:ins>
          </w:p>
        </w:tc>
        <w:tc>
          <w:tcPr>
            <w:tcW w:w="1701" w:type="dxa"/>
            <w:vAlign w:val="center"/>
            <w:tcPrChange w:id="5096" w:author="Dr Mamadou SANOGO" w:date="2024-04-03T10:11:00Z" w16du:dateUtc="2024-04-03T10:11:00Z">
              <w:tcPr>
                <w:tcW w:w="1701" w:type="dxa"/>
                <w:vAlign w:val="center"/>
              </w:tcPr>
            </w:tcPrChange>
          </w:tcPr>
          <w:p w14:paraId="6A694ADB" w14:textId="7B00DA3F" w:rsidR="004F2064" w:rsidRPr="00A36245" w:rsidRDefault="00942C56" w:rsidP="004F2064">
            <w:pPr>
              <w:spacing w:line="240" w:lineRule="auto"/>
              <w:jc w:val="center"/>
              <w:rPr>
                <w:ins w:id="5097" w:author="Dr Mamadou SANOGO" w:date="2023-10-27T23:43:00Z"/>
                <w:color w:val="000000" w:themeColor="text1"/>
              </w:rPr>
            </w:pPr>
            <w:ins w:id="5098" w:author="Dr Mamadou SANOGO" w:date="2024-11-07T09:29:00Z" w16du:dateUtc="2024-11-07T09:29:00Z">
              <w:r>
                <w:rPr>
                  <w:color w:val="000000" w:themeColor="text1"/>
                </w:rPr>
                <w:t>5</w:t>
              </w:r>
            </w:ins>
            <w:ins w:id="5099" w:author="Dr Mamadou SANOGO" w:date="2024-04-03T10:11:00Z" w16du:dateUtc="2024-04-03T10:11:00Z">
              <w:r w:rsidR="004F2064">
                <w:rPr>
                  <w:color w:val="000000" w:themeColor="text1"/>
                </w:rPr>
                <w:t xml:space="preserve"> soit 100%</w:t>
              </w:r>
            </w:ins>
          </w:p>
        </w:tc>
        <w:tc>
          <w:tcPr>
            <w:tcW w:w="1701" w:type="dxa"/>
            <w:vAlign w:val="center"/>
            <w:tcPrChange w:id="5100" w:author="Dr Mamadou SANOGO" w:date="2024-04-03T10:11:00Z" w16du:dateUtc="2024-04-03T10:11:00Z">
              <w:tcPr>
                <w:tcW w:w="1701" w:type="dxa"/>
                <w:vAlign w:val="center"/>
              </w:tcPr>
            </w:tcPrChange>
          </w:tcPr>
          <w:p w14:paraId="6469AB11" w14:textId="1CEC3CDF" w:rsidR="004F2064" w:rsidRPr="00A36245" w:rsidRDefault="00942C56" w:rsidP="004F2064">
            <w:pPr>
              <w:spacing w:line="240" w:lineRule="auto"/>
              <w:jc w:val="center"/>
              <w:rPr>
                <w:ins w:id="5101" w:author="Dr Mamadou SANOGO" w:date="2023-10-27T23:43:00Z"/>
                <w:color w:val="000000" w:themeColor="text1"/>
              </w:rPr>
            </w:pPr>
            <w:ins w:id="5102" w:author="Dr Mamadou SANOGO" w:date="2024-11-07T09:29:00Z" w16du:dateUtc="2024-11-07T09:29:00Z">
              <w:r>
                <w:rPr>
                  <w:color w:val="000000" w:themeColor="text1"/>
                </w:rPr>
                <w:t>7</w:t>
              </w:r>
            </w:ins>
            <w:ins w:id="5103" w:author="Dr Mamadou SANOGO" w:date="2024-04-03T10:12:00Z" w16du:dateUtc="2024-04-03T10:12:00Z">
              <w:r w:rsidR="004F2064">
                <w:rPr>
                  <w:color w:val="000000" w:themeColor="text1"/>
                </w:rPr>
                <w:t xml:space="preserve"> soit 100%</w:t>
              </w:r>
            </w:ins>
          </w:p>
        </w:tc>
        <w:tc>
          <w:tcPr>
            <w:tcW w:w="1696" w:type="dxa"/>
            <w:vAlign w:val="center"/>
            <w:tcPrChange w:id="5104" w:author="Dr Mamadou SANOGO" w:date="2024-04-03T10:11:00Z" w16du:dateUtc="2024-04-03T10:11:00Z">
              <w:tcPr>
                <w:tcW w:w="1696" w:type="dxa"/>
                <w:vAlign w:val="center"/>
              </w:tcPr>
            </w:tcPrChange>
          </w:tcPr>
          <w:p w14:paraId="44D4A083" w14:textId="4DCAEB8F" w:rsidR="004F2064" w:rsidRPr="00A36245" w:rsidRDefault="00942C56" w:rsidP="004F2064">
            <w:pPr>
              <w:spacing w:line="240" w:lineRule="auto"/>
              <w:jc w:val="center"/>
              <w:rPr>
                <w:ins w:id="5105" w:author="Dr Mamadou SANOGO" w:date="2023-10-27T23:43:00Z"/>
                <w:color w:val="000000" w:themeColor="text1"/>
              </w:rPr>
            </w:pPr>
            <w:ins w:id="5106" w:author="Dr Mamadou SANOGO" w:date="2024-11-07T09:29:00Z" w16du:dateUtc="2024-11-07T09:29:00Z">
              <w:r>
                <w:rPr>
                  <w:color w:val="000000" w:themeColor="text1"/>
                </w:rPr>
                <w:t>6</w:t>
              </w:r>
            </w:ins>
            <w:ins w:id="5107" w:author="Dr Mamadou SANOGO" w:date="2024-04-03T10:12:00Z" w16du:dateUtc="2024-04-03T10:12:00Z">
              <w:r w:rsidR="004F2064">
                <w:rPr>
                  <w:color w:val="000000" w:themeColor="text1"/>
                </w:rPr>
                <w:t xml:space="preserve"> soit 100%</w:t>
              </w:r>
            </w:ins>
          </w:p>
        </w:tc>
      </w:tr>
      <w:tr w:rsidR="00B43097" w:rsidRPr="007A4AFC" w14:paraId="55E43983" w14:textId="77777777" w:rsidTr="00A36245">
        <w:trPr>
          <w:ins w:id="5108" w:author="Dr Mamadou SANOGO" w:date="2023-10-27T23:43:00Z"/>
        </w:trPr>
        <w:tc>
          <w:tcPr>
            <w:tcW w:w="2404" w:type="dxa"/>
            <w:tcBorders>
              <w:bottom w:val="single" w:sz="4" w:space="0" w:color="auto"/>
            </w:tcBorders>
          </w:tcPr>
          <w:p w14:paraId="2FD2BEE4" w14:textId="77777777" w:rsidR="00B43097" w:rsidRPr="00A36245" w:rsidRDefault="00B43097" w:rsidP="00A36245">
            <w:pPr>
              <w:spacing w:line="240" w:lineRule="auto"/>
              <w:rPr>
                <w:ins w:id="5109" w:author="Dr Mamadou SANOGO" w:date="2023-10-27T23:43:00Z"/>
                <w:color w:val="000000" w:themeColor="text1"/>
              </w:rPr>
            </w:pPr>
            <w:ins w:id="511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ins>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ins w:id="5111" w:author="Dr Mamadou SANOGO" w:date="2023-10-27T23:43:00Z"/>
                <w:color w:val="000000" w:themeColor="text1"/>
              </w:rPr>
            </w:pPr>
            <w:ins w:id="5112" w:author="Dr Mamadou SANOGO" w:date="2023-10-27T23:43:00Z">
              <w:r w:rsidRPr="00A36245">
                <w:rPr>
                  <w:color w:val="000000" w:themeColor="text1"/>
                </w:rPr>
                <w:t>0 soit 0%</w:t>
              </w:r>
            </w:ins>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ins w:id="5113" w:author="Dr Mamadou SANOGO" w:date="2023-10-27T23:43:00Z"/>
                <w:color w:val="000000" w:themeColor="text1"/>
              </w:rPr>
            </w:pPr>
            <w:ins w:id="5114" w:author="Dr Mamadou SANOGO" w:date="2023-10-27T23:43:00Z">
              <w:r w:rsidRPr="00A36245">
                <w:rPr>
                  <w:color w:val="000000" w:themeColor="text1"/>
                </w:rPr>
                <w:t>0 soit 0%</w:t>
              </w:r>
            </w:ins>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ins w:id="5115" w:author="Dr Mamadou SANOGO" w:date="2023-10-27T23:43:00Z"/>
                <w:color w:val="000000" w:themeColor="text1"/>
              </w:rPr>
            </w:pPr>
            <w:ins w:id="5116" w:author="Dr Mamadou SANOGO" w:date="2023-10-27T23:43:00Z">
              <w:r w:rsidRPr="00A36245">
                <w:rPr>
                  <w:color w:val="000000" w:themeColor="text1"/>
                </w:rPr>
                <w:t>0 soit 0%</w:t>
              </w:r>
            </w:ins>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ins w:id="5117" w:author="Dr Mamadou SANOGO" w:date="2023-10-27T23:43:00Z"/>
                <w:color w:val="000000" w:themeColor="text1"/>
              </w:rPr>
            </w:pPr>
            <w:ins w:id="5118" w:author="Dr Mamadou SANOGO" w:date="2023-10-27T23:43:00Z">
              <w:r w:rsidRPr="00A36245">
                <w:rPr>
                  <w:color w:val="000000" w:themeColor="text1"/>
                </w:rPr>
                <w:t>0 soit 0%</w:t>
              </w:r>
            </w:ins>
          </w:p>
        </w:tc>
      </w:tr>
      <w:tr w:rsidR="00B43097" w:rsidRPr="007A4AFC" w14:paraId="4AC209B6" w14:textId="77777777" w:rsidTr="004F2064">
        <w:tblPrEx>
          <w:tblW w:w="0" w:type="auto"/>
          <w:tblPrExChange w:id="5119" w:author="Dr Mamadou SANOGO" w:date="2024-04-03T10:12:00Z" w16du:dateUtc="2024-04-03T10:12:00Z">
            <w:tblPrEx>
              <w:tblW w:w="0" w:type="auto"/>
            </w:tblPrEx>
          </w:tblPrExChange>
        </w:tblPrEx>
        <w:trPr>
          <w:ins w:id="5120" w:author="Dr Mamadou SANOGO" w:date="2023-10-27T23:43:00Z"/>
        </w:trPr>
        <w:tc>
          <w:tcPr>
            <w:tcW w:w="2404" w:type="dxa"/>
            <w:shd w:val="clear" w:color="auto" w:fill="D9D9D9" w:themeFill="background1" w:themeFillShade="D9"/>
            <w:tcPrChange w:id="5121" w:author="Dr Mamadou SANOGO" w:date="2024-04-03T10:12:00Z" w16du:dateUtc="2024-04-03T10:12:00Z">
              <w:tcPr>
                <w:tcW w:w="2404" w:type="dxa"/>
                <w:shd w:val="clear" w:color="auto" w:fill="D9D9D9" w:themeFill="background1" w:themeFillShade="D9"/>
              </w:tcPr>
            </w:tcPrChange>
          </w:tcPr>
          <w:p w14:paraId="2F7F3BBF" w14:textId="77777777" w:rsidR="00B43097" w:rsidRPr="00A36245" w:rsidRDefault="00B43097" w:rsidP="00A36245">
            <w:pPr>
              <w:spacing w:line="240" w:lineRule="auto"/>
              <w:rPr>
                <w:ins w:id="5122" w:author="Dr Mamadou SANOGO" w:date="2023-10-27T23:43:00Z"/>
                <w:color w:val="000000" w:themeColor="text1"/>
              </w:rPr>
            </w:pPr>
            <w:ins w:id="5123"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vAlign w:val="center"/>
            <w:tcPrChange w:id="5124"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5125" w:author="Dr Mamadou SANOGO" w:date="2023-10-27T23:43:00Z"/>
                <w:color w:val="000000" w:themeColor="text1"/>
              </w:rPr>
            </w:pPr>
            <w:ins w:id="5126"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27" w:author="Dr Mamadou SANOGO" w:date="2024-04-03T10:12:00Z" w16du:dateUtc="2024-04-03T10:12:00Z">
              <w:tcPr>
                <w:tcW w:w="1701" w:type="dxa"/>
                <w:shd w:val="clear" w:color="auto" w:fill="D9D9D9" w:themeFill="background1" w:themeFillShade="D9"/>
              </w:tcPr>
            </w:tcPrChange>
          </w:tcPr>
          <w:p w14:paraId="5B0D3EBB" w14:textId="77777777" w:rsidR="00B43097" w:rsidRPr="00A36245" w:rsidRDefault="00B43097" w:rsidP="004F2064">
            <w:pPr>
              <w:spacing w:line="240" w:lineRule="auto"/>
              <w:jc w:val="center"/>
              <w:rPr>
                <w:ins w:id="5128" w:author="Dr Mamadou SANOGO" w:date="2023-10-27T23:43:00Z"/>
                <w:color w:val="000000" w:themeColor="text1"/>
              </w:rPr>
            </w:pPr>
            <w:ins w:id="5129"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30"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5131" w:author="Dr Mamadou SANOGO" w:date="2023-10-27T23:43:00Z"/>
                <w:color w:val="000000" w:themeColor="text1"/>
              </w:rPr>
            </w:pPr>
            <w:ins w:id="5132" w:author="Dr Mamadou SANOGO" w:date="2023-10-27T23:43:00Z">
              <w:r w:rsidRPr="00A36245">
                <w:rPr>
                  <w:color w:val="000000" w:themeColor="text1"/>
                </w:rPr>
                <w:t>100%</w:t>
              </w:r>
            </w:ins>
          </w:p>
        </w:tc>
        <w:tc>
          <w:tcPr>
            <w:tcW w:w="1696" w:type="dxa"/>
            <w:shd w:val="clear" w:color="auto" w:fill="D9D9D9" w:themeFill="background1" w:themeFillShade="D9"/>
            <w:vAlign w:val="center"/>
            <w:tcPrChange w:id="5133"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5134" w:author="Dr Mamadou SANOGO" w:date="2023-10-27T23:43:00Z"/>
                <w:color w:val="000000" w:themeColor="text1"/>
              </w:rPr>
            </w:pPr>
            <w:ins w:id="5135" w:author="Dr Mamadou SANOGO" w:date="2023-10-27T23:43:00Z">
              <w:r w:rsidRPr="00A36245">
                <w:rPr>
                  <w:color w:val="000000" w:themeColor="text1"/>
                </w:rPr>
                <w:t>100%</w:t>
              </w:r>
            </w:ins>
          </w:p>
        </w:tc>
      </w:tr>
      <w:tr w:rsidR="00B43097" w:rsidRPr="007A4AFC" w14:paraId="219AD429" w14:textId="77777777" w:rsidTr="00A36245">
        <w:trPr>
          <w:ins w:id="5136"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5137" w:author="Dr Mamadou SANOGO" w:date="2023-10-27T23:43:00Z"/>
                <w:color w:val="000000" w:themeColor="text1"/>
              </w:rPr>
            </w:pPr>
            <w:ins w:id="5138"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5139" w:author="Dr Mamadou SANOGO" w:date="2023-10-27T23:43:00Z"/>
                <w:color w:val="000000" w:themeColor="text1"/>
              </w:rPr>
            </w:pPr>
            <w:ins w:id="5140"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ins w:id="5141" w:author="Dr Mamadou SANOGO" w:date="2023-10-27T23:43:00Z"/>
                <w:color w:val="000000" w:themeColor="text1"/>
              </w:rPr>
            </w:pPr>
            <w:ins w:id="5142" w:author="Dr Mamadou SANOGO" w:date="2023-10-27T23:43:00Z">
              <w:r w:rsidRPr="00A36245">
                <w:rPr>
                  <w:color w:val="000000" w:themeColor="text1"/>
                </w:rPr>
                <w:t>100%</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5143" w:author="Dr Mamadou SANOGO" w:date="2023-10-27T23:43:00Z"/>
                <w:color w:val="000000" w:themeColor="text1"/>
              </w:rPr>
            </w:pPr>
            <w:ins w:id="5144"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5145" w:author="Dr Mamadou SANOGO" w:date="2023-10-27T23:43:00Z"/>
                <w:color w:val="000000" w:themeColor="text1"/>
              </w:rPr>
            </w:pPr>
            <w:ins w:id="5146" w:author="Dr Mamadou SANOGO" w:date="2023-10-27T23:43:00Z">
              <w:r w:rsidRPr="00A36245">
                <w:rPr>
                  <w:color w:val="000000" w:themeColor="text1"/>
                </w:rPr>
                <w:t>100%</w:t>
              </w:r>
            </w:ins>
          </w:p>
        </w:tc>
      </w:tr>
      <w:tr w:rsidR="00B43097" w:rsidRPr="007A4AFC" w14:paraId="1904112F" w14:textId="77777777" w:rsidTr="00A36245">
        <w:trPr>
          <w:ins w:id="5147"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5148" w:author="Dr Mamadou SANOGO" w:date="2023-10-27T23:43:00Z"/>
                <w:color w:val="000000" w:themeColor="text1"/>
              </w:rPr>
            </w:pPr>
            <w:ins w:id="5149"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ins w:id="5150" w:author="Dr Mamadou SANOGO" w:date="2023-10-27T23:43:00Z"/>
                <w:color w:val="000000" w:themeColor="text1"/>
              </w:rPr>
            </w:pPr>
            <w:ins w:id="5151" w:author="Dr Mamadou SANOGO" w:date="2023-10-27T23:43:00Z">
              <w:r>
                <w:rPr>
                  <w:color w:val="000000" w:themeColor="text1"/>
                </w:rPr>
                <w:t>6</w:t>
              </w:r>
            </w:ins>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ins w:id="5152" w:author="Dr Mamadou SANOGO" w:date="2023-10-27T23:43:00Z"/>
                <w:color w:val="000000" w:themeColor="text1"/>
              </w:rPr>
            </w:pPr>
            <w:ins w:id="5153" w:author="Dr Mamadou SANOGO" w:date="2023-10-27T23:43:00Z">
              <w:r>
                <w:rPr>
                  <w:color w:val="000000" w:themeColor="text1"/>
                </w:rPr>
                <w:t>6</w:t>
              </w:r>
            </w:ins>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ins w:id="5154" w:author="Dr Mamadou SANOGO" w:date="2023-10-27T23:43:00Z"/>
                <w:color w:val="000000" w:themeColor="text1"/>
              </w:rPr>
            </w:pPr>
            <w:ins w:id="5155" w:author="Dr Mamadou SANOGO" w:date="2023-10-27T23:43:00Z">
              <w:r>
                <w:rPr>
                  <w:color w:val="000000" w:themeColor="text1"/>
                </w:rPr>
                <w:t>6</w:t>
              </w:r>
            </w:ins>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ins w:id="5156" w:author="Dr Mamadou SANOGO" w:date="2023-10-27T23:43:00Z"/>
                <w:color w:val="000000" w:themeColor="text1"/>
              </w:rPr>
            </w:pPr>
            <w:ins w:id="5157" w:author="Dr Mamadou SANOGO" w:date="2023-10-27T23:43:00Z">
              <w:r>
                <w:rPr>
                  <w:color w:val="000000" w:themeColor="text1"/>
                </w:rPr>
                <w:t>6</w:t>
              </w:r>
            </w:ins>
          </w:p>
        </w:tc>
      </w:tr>
    </w:tbl>
    <w:p w14:paraId="4C140566" w14:textId="77777777" w:rsidR="00B43097" w:rsidRPr="00A36245" w:rsidRDefault="00B43097" w:rsidP="00B43097">
      <w:pPr>
        <w:spacing w:line="240" w:lineRule="auto"/>
        <w:rPr>
          <w:ins w:id="5158"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5159" w:author="Dr Mamadou SANOGO" w:date="2023-10-27T23:43:00Z"/>
          <w:b/>
          <w:bCs/>
          <w:color w:val="000000" w:themeColor="text1"/>
          <w:szCs w:val="24"/>
          <w:rPrChange w:id="5160" w:author="Dr Mamadou SANOGO" w:date="2023-10-27T23:45:00Z">
            <w:rPr>
              <w:ins w:id="5161" w:author="Dr Mamadou SANOGO" w:date="2023-10-27T23:43:00Z"/>
            </w:rPr>
          </w:rPrChange>
        </w:rPr>
        <w:pPrChange w:id="5162" w:author="Dr Mamadou SANOGO" w:date="2023-10-27T23:45:00Z">
          <w:pPr>
            <w:spacing w:line="240" w:lineRule="auto"/>
          </w:pPr>
        </w:pPrChange>
      </w:pPr>
      <w:ins w:id="5163"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5164">
          <w:tblGrid>
            <w:gridCol w:w="2546"/>
            <w:gridCol w:w="1559"/>
            <w:gridCol w:w="1701"/>
            <w:gridCol w:w="1559"/>
            <w:gridCol w:w="1696"/>
          </w:tblGrid>
        </w:tblGridChange>
      </w:tblGrid>
      <w:tr w:rsidR="00B43097" w:rsidRPr="007A4AFC" w14:paraId="61879059" w14:textId="77777777" w:rsidTr="00A36245">
        <w:trPr>
          <w:ins w:id="5165" w:author="Dr Mamadou SANOGO" w:date="2023-10-27T23:43:00Z"/>
        </w:trPr>
        <w:tc>
          <w:tcPr>
            <w:tcW w:w="2546" w:type="dxa"/>
          </w:tcPr>
          <w:p w14:paraId="15A61350" w14:textId="77777777" w:rsidR="00B43097" w:rsidRPr="00A36245" w:rsidRDefault="00B43097" w:rsidP="00A36245">
            <w:pPr>
              <w:spacing w:line="240" w:lineRule="auto"/>
              <w:rPr>
                <w:ins w:id="5166" w:author="Dr Mamadou SANOGO" w:date="2023-10-27T23:43:00Z"/>
                <w:b/>
                <w:color w:val="000000" w:themeColor="text1"/>
              </w:rPr>
            </w:pPr>
            <w:ins w:id="5167"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77777777" w:rsidR="00B43097" w:rsidRPr="00A36245" w:rsidRDefault="00B43097" w:rsidP="00A36245">
            <w:pPr>
              <w:spacing w:line="240" w:lineRule="auto"/>
              <w:jc w:val="center"/>
              <w:rPr>
                <w:ins w:id="5168" w:author="Dr Mamadou SANOGO" w:date="2023-10-27T23:43:00Z"/>
                <w:b/>
                <w:color w:val="000000" w:themeColor="text1"/>
              </w:rPr>
            </w:pPr>
            <w:ins w:id="5169" w:author="Dr Mamadou SANOGO" w:date="2023-10-27T23:43:00Z">
              <w:r w:rsidRPr="00A36245">
                <w:rPr>
                  <w:b/>
                  <w:color w:val="000000" w:themeColor="text1"/>
                </w:rPr>
                <w:t>2018-2019</w:t>
              </w:r>
            </w:ins>
          </w:p>
        </w:tc>
        <w:tc>
          <w:tcPr>
            <w:tcW w:w="1701" w:type="dxa"/>
          </w:tcPr>
          <w:p w14:paraId="656EBD43" w14:textId="77777777" w:rsidR="00B43097" w:rsidRPr="00A36245" w:rsidRDefault="00B43097" w:rsidP="00A36245">
            <w:pPr>
              <w:spacing w:line="240" w:lineRule="auto"/>
              <w:jc w:val="center"/>
              <w:rPr>
                <w:ins w:id="5170" w:author="Dr Mamadou SANOGO" w:date="2023-10-27T23:43:00Z"/>
                <w:b/>
                <w:color w:val="000000" w:themeColor="text1"/>
              </w:rPr>
            </w:pPr>
            <w:ins w:id="5171" w:author="Dr Mamadou SANOGO" w:date="2023-10-27T23:43:00Z">
              <w:r w:rsidRPr="00A36245">
                <w:rPr>
                  <w:b/>
                  <w:color w:val="000000" w:themeColor="text1"/>
                </w:rPr>
                <w:t>2019-2020</w:t>
              </w:r>
            </w:ins>
          </w:p>
        </w:tc>
        <w:tc>
          <w:tcPr>
            <w:tcW w:w="1559" w:type="dxa"/>
          </w:tcPr>
          <w:p w14:paraId="645F8E4D" w14:textId="77777777" w:rsidR="00B43097" w:rsidRPr="00A36245" w:rsidRDefault="00B43097" w:rsidP="00A36245">
            <w:pPr>
              <w:spacing w:line="240" w:lineRule="auto"/>
              <w:jc w:val="center"/>
              <w:rPr>
                <w:ins w:id="5172" w:author="Dr Mamadou SANOGO" w:date="2023-10-27T23:43:00Z"/>
                <w:b/>
                <w:color w:val="000000" w:themeColor="text1"/>
              </w:rPr>
            </w:pPr>
            <w:ins w:id="5173" w:author="Dr Mamadou SANOGO" w:date="2023-10-27T23:43:00Z">
              <w:r w:rsidRPr="00A36245">
                <w:rPr>
                  <w:b/>
                  <w:color w:val="000000" w:themeColor="text1"/>
                </w:rPr>
                <w:t>2020-2021</w:t>
              </w:r>
            </w:ins>
          </w:p>
        </w:tc>
        <w:tc>
          <w:tcPr>
            <w:tcW w:w="1696" w:type="dxa"/>
          </w:tcPr>
          <w:p w14:paraId="40E30D71" w14:textId="77777777" w:rsidR="00B43097" w:rsidRPr="00A36245" w:rsidRDefault="00B43097" w:rsidP="00A36245">
            <w:pPr>
              <w:spacing w:line="240" w:lineRule="auto"/>
              <w:jc w:val="center"/>
              <w:rPr>
                <w:ins w:id="5174" w:author="Dr Mamadou SANOGO" w:date="2023-10-27T23:43:00Z"/>
                <w:b/>
                <w:color w:val="000000" w:themeColor="text1"/>
              </w:rPr>
            </w:pPr>
            <w:ins w:id="5175" w:author="Dr Mamadou SANOGO" w:date="2023-10-27T23:43:00Z">
              <w:r w:rsidRPr="00A36245">
                <w:rPr>
                  <w:b/>
                  <w:color w:val="000000" w:themeColor="text1"/>
                </w:rPr>
                <w:t>2021-2022</w:t>
              </w:r>
            </w:ins>
          </w:p>
        </w:tc>
      </w:tr>
      <w:tr w:rsidR="003F750F" w:rsidRPr="007A4AFC" w14:paraId="2FF73F37" w14:textId="77777777" w:rsidTr="003F750F">
        <w:tblPrEx>
          <w:tblW w:w="0" w:type="auto"/>
          <w:tblPrExChange w:id="5176" w:author="Dr Mamadou SANOGO" w:date="2024-04-03T10:44:00Z" w16du:dateUtc="2024-04-03T10:44:00Z">
            <w:tblPrEx>
              <w:tblW w:w="0" w:type="auto"/>
            </w:tblPrEx>
          </w:tblPrExChange>
        </w:tblPrEx>
        <w:trPr>
          <w:ins w:id="5177" w:author="Dr Mamadou SANOGO" w:date="2023-10-27T23:43:00Z"/>
        </w:trPr>
        <w:tc>
          <w:tcPr>
            <w:tcW w:w="2546" w:type="dxa"/>
            <w:tcPrChange w:id="5178" w:author="Dr Mamadou SANOGO" w:date="2024-04-03T10:44:00Z" w16du:dateUtc="2024-04-03T10:44:00Z">
              <w:tcPr>
                <w:tcW w:w="2546" w:type="dxa"/>
              </w:tcPr>
            </w:tcPrChange>
          </w:tcPr>
          <w:p w14:paraId="28B9A08B" w14:textId="77777777" w:rsidR="003F750F" w:rsidRPr="00A36245" w:rsidRDefault="003F750F" w:rsidP="003F750F">
            <w:pPr>
              <w:spacing w:line="240" w:lineRule="auto"/>
              <w:rPr>
                <w:ins w:id="5179" w:author="Dr Mamadou SANOGO" w:date="2023-10-27T23:43:00Z"/>
                <w:color w:val="000000" w:themeColor="text1"/>
              </w:rPr>
            </w:pPr>
            <w:ins w:id="518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181"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182" w:author="Dr Mamadou SANOGO" w:date="2023-10-27T23:43:00Z"/>
                <w:color w:val="000000" w:themeColor="text1"/>
              </w:rPr>
            </w:pPr>
            <w:ins w:id="5183" w:author="Dr Mamadou SANOGO" w:date="2024-04-03T10:44:00Z" w16du:dateUtc="2024-04-03T10:44:00Z">
              <w:r w:rsidRPr="002F4582">
                <w:rPr>
                  <w:color w:val="000000" w:themeColor="text1"/>
                </w:rPr>
                <w:t>0 soit 0%</w:t>
              </w:r>
            </w:ins>
          </w:p>
        </w:tc>
        <w:tc>
          <w:tcPr>
            <w:tcW w:w="1701" w:type="dxa"/>
            <w:vAlign w:val="center"/>
            <w:tcPrChange w:id="5184"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185" w:author="Dr Mamadou SANOGO" w:date="2023-10-27T23:43:00Z"/>
                <w:color w:val="000000" w:themeColor="text1"/>
              </w:rPr>
            </w:pPr>
            <w:ins w:id="5186" w:author="Dr Mamadou SANOGO" w:date="2024-04-03T10:44:00Z" w16du:dateUtc="2024-04-03T10:44:00Z">
              <w:r w:rsidRPr="002F4582">
                <w:rPr>
                  <w:color w:val="000000" w:themeColor="text1"/>
                </w:rPr>
                <w:t>0 soit 0%</w:t>
              </w:r>
            </w:ins>
          </w:p>
        </w:tc>
        <w:tc>
          <w:tcPr>
            <w:tcW w:w="1559" w:type="dxa"/>
            <w:vAlign w:val="center"/>
            <w:tcPrChange w:id="5187"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188" w:author="Dr Mamadou SANOGO" w:date="2023-10-27T23:43:00Z"/>
                <w:color w:val="000000" w:themeColor="text1"/>
              </w:rPr>
            </w:pPr>
            <w:ins w:id="5189" w:author="Dr Mamadou SANOGO" w:date="2024-04-03T10:44:00Z" w16du:dateUtc="2024-04-03T10:44:00Z">
              <w:r w:rsidRPr="002F4582">
                <w:rPr>
                  <w:color w:val="000000" w:themeColor="text1"/>
                </w:rPr>
                <w:t>0 soit 0%</w:t>
              </w:r>
            </w:ins>
          </w:p>
        </w:tc>
        <w:tc>
          <w:tcPr>
            <w:tcW w:w="1696" w:type="dxa"/>
            <w:vAlign w:val="center"/>
            <w:tcPrChange w:id="5190"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191" w:author="Dr Mamadou SANOGO" w:date="2023-10-27T23:43:00Z"/>
                <w:color w:val="000000" w:themeColor="text1"/>
              </w:rPr>
            </w:pPr>
            <w:ins w:id="5192"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193" w:author="Dr Mamadou SANOGO" w:date="2024-04-03T10:44:00Z" w16du:dateUtc="2024-04-03T10:44:00Z">
            <w:tblPrEx>
              <w:tblW w:w="0" w:type="auto"/>
            </w:tblPrEx>
          </w:tblPrExChange>
        </w:tblPrEx>
        <w:trPr>
          <w:ins w:id="5194" w:author="Dr Mamadou SANOGO" w:date="2023-10-27T23:43:00Z"/>
        </w:trPr>
        <w:tc>
          <w:tcPr>
            <w:tcW w:w="2546" w:type="dxa"/>
            <w:tcPrChange w:id="5195" w:author="Dr Mamadou SANOGO" w:date="2024-04-03T10:44:00Z" w16du:dateUtc="2024-04-03T10:44:00Z">
              <w:tcPr>
                <w:tcW w:w="2546" w:type="dxa"/>
              </w:tcPr>
            </w:tcPrChange>
          </w:tcPr>
          <w:p w14:paraId="3B40DF8C" w14:textId="77777777" w:rsidR="003F750F" w:rsidRPr="009278B7" w:rsidRDefault="003F750F" w:rsidP="003F750F">
            <w:pPr>
              <w:spacing w:line="240" w:lineRule="auto"/>
              <w:rPr>
                <w:ins w:id="5196" w:author="Dr Mamadou SANOGO" w:date="2023-10-27T23:43:00Z"/>
                <w:color w:val="000000" w:themeColor="text1"/>
              </w:rPr>
            </w:pPr>
            <w:ins w:id="5197"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198"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199" w:author="Dr Mamadou SANOGO" w:date="2023-10-27T23:43:00Z"/>
                <w:color w:val="000000" w:themeColor="text1"/>
              </w:rPr>
            </w:pPr>
            <w:ins w:id="5200" w:author="Dr Mamadou SANOGO" w:date="2024-04-03T10:44:00Z" w16du:dateUtc="2024-04-03T10:44:00Z">
              <w:r w:rsidRPr="002F4582">
                <w:rPr>
                  <w:color w:val="000000" w:themeColor="text1"/>
                </w:rPr>
                <w:t>0 soit 0%</w:t>
              </w:r>
            </w:ins>
          </w:p>
        </w:tc>
        <w:tc>
          <w:tcPr>
            <w:tcW w:w="1701" w:type="dxa"/>
            <w:vAlign w:val="center"/>
            <w:tcPrChange w:id="5201"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202" w:author="Dr Mamadou SANOGO" w:date="2023-10-27T23:43:00Z"/>
                <w:color w:val="000000" w:themeColor="text1"/>
              </w:rPr>
            </w:pPr>
            <w:ins w:id="5203" w:author="Dr Mamadou SANOGO" w:date="2024-04-03T10:44:00Z" w16du:dateUtc="2024-04-03T10:44:00Z">
              <w:r w:rsidRPr="002F4582">
                <w:rPr>
                  <w:color w:val="000000" w:themeColor="text1"/>
                </w:rPr>
                <w:t>0 soit 0%</w:t>
              </w:r>
            </w:ins>
          </w:p>
        </w:tc>
        <w:tc>
          <w:tcPr>
            <w:tcW w:w="1559" w:type="dxa"/>
            <w:vAlign w:val="center"/>
            <w:tcPrChange w:id="5204"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205" w:author="Dr Mamadou SANOGO" w:date="2023-10-27T23:43:00Z"/>
                <w:color w:val="000000" w:themeColor="text1"/>
              </w:rPr>
            </w:pPr>
            <w:ins w:id="5206" w:author="Dr Mamadou SANOGO" w:date="2024-04-03T10:44:00Z" w16du:dateUtc="2024-04-03T10:44:00Z">
              <w:r w:rsidRPr="002F4582">
                <w:rPr>
                  <w:color w:val="000000" w:themeColor="text1"/>
                </w:rPr>
                <w:t>0 soit 0%</w:t>
              </w:r>
            </w:ins>
          </w:p>
        </w:tc>
        <w:tc>
          <w:tcPr>
            <w:tcW w:w="1696" w:type="dxa"/>
            <w:vAlign w:val="center"/>
            <w:tcPrChange w:id="5207"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208" w:author="Dr Mamadou SANOGO" w:date="2023-10-27T23:43:00Z"/>
                <w:color w:val="000000" w:themeColor="text1"/>
              </w:rPr>
            </w:pPr>
            <w:ins w:id="5209" w:author="Dr Mamadou SANOGO" w:date="2024-04-03T10:44:00Z" w16du:dateUtc="2024-04-03T10:44:00Z">
              <w:r w:rsidRPr="002F4582">
                <w:rPr>
                  <w:color w:val="000000" w:themeColor="text1"/>
                </w:rPr>
                <w:t>0 soit 0%</w:t>
              </w:r>
            </w:ins>
          </w:p>
        </w:tc>
      </w:tr>
      <w:tr w:rsidR="00B43097" w:rsidRPr="007A4AFC" w14:paraId="59C90138" w14:textId="77777777" w:rsidTr="00A36245">
        <w:trPr>
          <w:ins w:id="5210" w:author="Dr Mamadou SANOGO" w:date="2023-10-27T23:43:00Z"/>
        </w:trPr>
        <w:tc>
          <w:tcPr>
            <w:tcW w:w="2546" w:type="dxa"/>
          </w:tcPr>
          <w:p w14:paraId="668EEE87" w14:textId="77777777" w:rsidR="00B43097" w:rsidRPr="00A36245" w:rsidRDefault="00B43097" w:rsidP="00A36245">
            <w:pPr>
              <w:spacing w:line="240" w:lineRule="auto"/>
              <w:rPr>
                <w:ins w:id="5211" w:author="Dr Mamadou SANOGO" w:date="2023-10-27T23:43:00Z"/>
                <w:color w:val="000000" w:themeColor="text1"/>
              </w:rPr>
            </w:pPr>
            <w:ins w:id="521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1461AEA0" w14:textId="77777777" w:rsidR="00B43097" w:rsidRPr="00A36245" w:rsidRDefault="00B43097" w:rsidP="00A36245">
            <w:pPr>
              <w:spacing w:line="240" w:lineRule="auto"/>
              <w:jc w:val="center"/>
              <w:rPr>
                <w:ins w:id="5213" w:author="Dr Mamadou SANOGO" w:date="2023-10-27T23:43:00Z"/>
                <w:color w:val="000000" w:themeColor="text1"/>
              </w:rPr>
            </w:pPr>
            <w:ins w:id="5214" w:author="Dr Mamadou SANOGO" w:date="2023-10-27T23:43:00Z">
              <w:r w:rsidRPr="00A36245">
                <w:rPr>
                  <w:color w:val="000000" w:themeColor="text1"/>
                </w:rPr>
                <w:t>0 soit 0%</w:t>
              </w:r>
            </w:ins>
          </w:p>
        </w:tc>
        <w:tc>
          <w:tcPr>
            <w:tcW w:w="1701" w:type="dxa"/>
            <w:vAlign w:val="center"/>
          </w:tcPr>
          <w:p w14:paraId="0274F417" w14:textId="77777777" w:rsidR="00B43097" w:rsidRPr="00A36245" w:rsidRDefault="00B43097" w:rsidP="00A36245">
            <w:pPr>
              <w:spacing w:line="240" w:lineRule="auto"/>
              <w:jc w:val="center"/>
              <w:rPr>
                <w:ins w:id="5215" w:author="Dr Mamadou SANOGO" w:date="2023-10-27T23:43:00Z"/>
                <w:color w:val="000000" w:themeColor="text1"/>
              </w:rPr>
            </w:pPr>
            <w:ins w:id="5216" w:author="Dr Mamadou SANOGO" w:date="2023-10-27T23:43:00Z">
              <w:r w:rsidRPr="00A36245">
                <w:rPr>
                  <w:color w:val="000000" w:themeColor="text1"/>
                </w:rPr>
                <w:t>0 soit 0%</w:t>
              </w:r>
            </w:ins>
          </w:p>
        </w:tc>
        <w:tc>
          <w:tcPr>
            <w:tcW w:w="1559" w:type="dxa"/>
            <w:vAlign w:val="center"/>
          </w:tcPr>
          <w:p w14:paraId="5BC4C02A" w14:textId="77777777" w:rsidR="00B43097" w:rsidRPr="00A36245" w:rsidRDefault="00B43097" w:rsidP="00A36245">
            <w:pPr>
              <w:spacing w:line="240" w:lineRule="auto"/>
              <w:jc w:val="center"/>
              <w:rPr>
                <w:ins w:id="5217" w:author="Dr Mamadou SANOGO" w:date="2023-10-27T23:43:00Z"/>
                <w:color w:val="000000" w:themeColor="text1"/>
              </w:rPr>
            </w:pPr>
            <w:ins w:id="5218" w:author="Dr Mamadou SANOGO" w:date="2023-10-27T23:43:00Z">
              <w:r w:rsidRPr="00A36245">
                <w:rPr>
                  <w:color w:val="000000" w:themeColor="text1"/>
                </w:rPr>
                <w:t>0 soit 0%</w:t>
              </w:r>
            </w:ins>
          </w:p>
        </w:tc>
        <w:tc>
          <w:tcPr>
            <w:tcW w:w="1696" w:type="dxa"/>
            <w:vAlign w:val="center"/>
          </w:tcPr>
          <w:p w14:paraId="260CF2BD" w14:textId="77777777" w:rsidR="00B43097" w:rsidRPr="00A36245" w:rsidRDefault="00B43097" w:rsidP="00A36245">
            <w:pPr>
              <w:spacing w:line="240" w:lineRule="auto"/>
              <w:jc w:val="center"/>
              <w:rPr>
                <w:ins w:id="5219" w:author="Dr Mamadou SANOGO" w:date="2023-10-27T23:43:00Z"/>
                <w:color w:val="000000" w:themeColor="text1"/>
              </w:rPr>
            </w:pPr>
            <w:ins w:id="5220" w:author="Dr Mamadou SANOGO" w:date="2023-10-27T23:43:00Z">
              <w:r w:rsidRPr="00A36245">
                <w:rPr>
                  <w:color w:val="000000" w:themeColor="text1"/>
                </w:rPr>
                <w:t>0 soit 0%</w:t>
              </w:r>
            </w:ins>
          </w:p>
        </w:tc>
      </w:tr>
      <w:tr w:rsidR="00B43097" w:rsidRPr="007A4AFC" w14:paraId="78390EE0" w14:textId="77777777" w:rsidTr="00A36245">
        <w:trPr>
          <w:ins w:id="5221" w:author="Dr Mamadou SANOGO" w:date="2023-10-27T23:43:00Z"/>
        </w:trPr>
        <w:tc>
          <w:tcPr>
            <w:tcW w:w="2546" w:type="dxa"/>
          </w:tcPr>
          <w:p w14:paraId="0F40A2E7" w14:textId="77777777" w:rsidR="00B43097" w:rsidRPr="00A36245" w:rsidRDefault="00B43097" w:rsidP="00A36245">
            <w:pPr>
              <w:spacing w:line="240" w:lineRule="auto"/>
              <w:rPr>
                <w:ins w:id="5222" w:author="Dr Mamadou SANOGO" w:date="2023-10-27T23:43:00Z"/>
                <w:color w:val="000000" w:themeColor="text1"/>
              </w:rPr>
            </w:pPr>
            <w:ins w:id="522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3DB63E6D" w14:textId="77777777" w:rsidR="00B43097" w:rsidRPr="00A36245" w:rsidRDefault="00B43097" w:rsidP="00A36245">
            <w:pPr>
              <w:spacing w:line="240" w:lineRule="auto"/>
              <w:jc w:val="center"/>
              <w:rPr>
                <w:ins w:id="5224" w:author="Dr Mamadou SANOGO" w:date="2023-10-27T23:43:00Z"/>
                <w:color w:val="000000" w:themeColor="text1"/>
              </w:rPr>
            </w:pPr>
            <w:ins w:id="5225"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226" w:author="Dr Mamadou SANOGO" w:date="2023-10-27T23:43:00Z"/>
                <w:color w:val="000000" w:themeColor="text1"/>
              </w:rPr>
            </w:pPr>
            <w:ins w:id="5227"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228" w:author="Dr Mamadou SANOGO" w:date="2023-10-27T23:43:00Z"/>
                <w:color w:val="000000" w:themeColor="text1"/>
              </w:rPr>
            </w:pPr>
            <w:ins w:id="5229"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230" w:author="Dr Mamadou SANOGO" w:date="2023-10-27T23:43:00Z"/>
                <w:color w:val="000000" w:themeColor="text1"/>
              </w:rPr>
            </w:pPr>
            <w:ins w:id="5231" w:author="Dr Mamadou SANOGO" w:date="2023-10-27T23:43:00Z">
              <w:r w:rsidRPr="00A36245">
                <w:rPr>
                  <w:color w:val="000000" w:themeColor="text1"/>
                </w:rPr>
                <w:t>0 soit 0%</w:t>
              </w:r>
            </w:ins>
          </w:p>
        </w:tc>
      </w:tr>
      <w:tr w:rsidR="00B43097" w:rsidRPr="007A4AFC" w14:paraId="737925C4" w14:textId="77777777" w:rsidTr="00A36245">
        <w:trPr>
          <w:ins w:id="5232" w:author="Dr Mamadou SANOGO" w:date="2023-10-27T23:43:00Z"/>
        </w:trPr>
        <w:tc>
          <w:tcPr>
            <w:tcW w:w="2546" w:type="dxa"/>
          </w:tcPr>
          <w:p w14:paraId="3FFCAFBF" w14:textId="77777777" w:rsidR="00B43097" w:rsidRPr="009278B7" w:rsidRDefault="00B43097" w:rsidP="00A36245">
            <w:pPr>
              <w:spacing w:line="240" w:lineRule="auto"/>
              <w:rPr>
                <w:ins w:id="5233" w:author="Dr Mamadou SANOGO" w:date="2023-10-27T23:43:00Z"/>
                <w:color w:val="000000" w:themeColor="text1"/>
              </w:rPr>
            </w:pPr>
            <w:ins w:id="5234"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BEEFC57" w14:textId="77777777" w:rsidR="00B43097" w:rsidRPr="009278B7" w:rsidRDefault="00B43097" w:rsidP="00A36245">
            <w:pPr>
              <w:spacing w:line="240" w:lineRule="auto"/>
              <w:jc w:val="center"/>
              <w:rPr>
                <w:ins w:id="5235" w:author="Dr Mamadou SANOGO" w:date="2023-10-27T23:43:00Z"/>
                <w:color w:val="000000" w:themeColor="text1"/>
              </w:rPr>
            </w:pPr>
            <w:ins w:id="5236"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237" w:author="Dr Mamadou SANOGO" w:date="2023-10-27T23:43:00Z"/>
                <w:color w:val="000000" w:themeColor="text1"/>
              </w:rPr>
            </w:pPr>
            <w:ins w:id="5238"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239" w:author="Dr Mamadou SANOGO" w:date="2023-10-27T23:43:00Z"/>
                <w:color w:val="000000" w:themeColor="text1"/>
              </w:rPr>
            </w:pPr>
            <w:ins w:id="5240"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241" w:author="Dr Mamadou SANOGO" w:date="2023-10-27T23:43:00Z"/>
                <w:color w:val="000000" w:themeColor="text1"/>
              </w:rPr>
            </w:pPr>
            <w:ins w:id="5242" w:author="Dr Mamadou SANOGO" w:date="2023-10-27T23:43:00Z">
              <w:r>
                <w:rPr>
                  <w:color w:val="000000" w:themeColor="text1"/>
                </w:rPr>
                <w:t>0 soit %</w:t>
              </w:r>
            </w:ins>
          </w:p>
        </w:tc>
      </w:tr>
      <w:tr w:rsidR="003F750F" w:rsidRPr="007A4AFC" w14:paraId="51602EAD" w14:textId="77777777" w:rsidTr="003F750F">
        <w:tblPrEx>
          <w:tblW w:w="0" w:type="auto"/>
          <w:tblPrExChange w:id="5243" w:author="Dr Mamadou SANOGO" w:date="2024-04-03T10:44:00Z" w16du:dateUtc="2024-04-03T10:44:00Z">
            <w:tblPrEx>
              <w:tblW w:w="0" w:type="auto"/>
            </w:tblPrEx>
          </w:tblPrExChange>
        </w:tblPrEx>
        <w:trPr>
          <w:ins w:id="5244" w:author="Dr Mamadou SANOGO" w:date="2023-10-27T23:43:00Z"/>
        </w:trPr>
        <w:tc>
          <w:tcPr>
            <w:tcW w:w="2546" w:type="dxa"/>
            <w:tcPrChange w:id="5245" w:author="Dr Mamadou SANOGO" w:date="2024-04-03T10:44:00Z" w16du:dateUtc="2024-04-03T10:44:00Z">
              <w:tcPr>
                <w:tcW w:w="2546" w:type="dxa"/>
              </w:tcPr>
            </w:tcPrChange>
          </w:tcPr>
          <w:p w14:paraId="09AAC060" w14:textId="77777777" w:rsidR="003F750F" w:rsidRPr="00A36245" w:rsidRDefault="003F750F" w:rsidP="003F750F">
            <w:pPr>
              <w:spacing w:line="240" w:lineRule="auto"/>
              <w:rPr>
                <w:ins w:id="5246" w:author="Dr Mamadou SANOGO" w:date="2023-10-27T23:43:00Z"/>
                <w:color w:val="000000" w:themeColor="text1"/>
              </w:rPr>
            </w:pPr>
            <w:ins w:id="524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ins>
          </w:p>
        </w:tc>
        <w:tc>
          <w:tcPr>
            <w:tcW w:w="1559" w:type="dxa"/>
            <w:vAlign w:val="center"/>
            <w:tcPrChange w:id="5248" w:author="Dr Mamadou SANOGO" w:date="2024-04-03T10:44:00Z" w16du:dateUtc="2024-04-03T10:44:00Z">
              <w:tcPr>
                <w:tcW w:w="1559" w:type="dxa"/>
                <w:vAlign w:val="center"/>
              </w:tcPr>
            </w:tcPrChange>
          </w:tcPr>
          <w:p w14:paraId="76A2D333" w14:textId="78CAEF65" w:rsidR="003F750F" w:rsidRPr="00A36245" w:rsidRDefault="003F750F" w:rsidP="003F750F">
            <w:pPr>
              <w:spacing w:line="240" w:lineRule="auto"/>
              <w:jc w:val="center"/>
              <w:rPr>
                <w:ins w:id="5249" w:author="Dr Mamadou SANOGO" w:date="2023-10-27T23:43:00Z"/>
                <w:color w:val="000000" w:themeColor="text1"/>
              </w:rPr>
            </w:pPr>
            <w:ins w:id="5250" w:author="Dr Mamadou SANOGO" w:date="2024-04-03T10:44:00Z" w16du:dateUtc="2024-04-03T10:44:00Z">
              <w:r w:rsidRPr="006D6BDA">
                <w:rPr>
                  <w:color w:val="000000" w:themeColor="text1"/>
                </w:rPr>
                <w:t>0 soit 0%</w:t>
              </w:r>
            </w:ins>
          </w:p>
        </w:tc>
        <w:tc>
          <w:tcPr>
            <w:tcW w:w="1701" w:type="dxa"/>
            <w:vAlign w:val="center"/>
            <w:tcPrChange w:id="5251" w:author="Dr Mamadou SANOGO" w:date="2024-04-03T10:44:00Z" w16du:dateUtc="2024-04-03T10:44:00Z">
              <w:tcPr>
                <w:tcW w:w="1701" w:type="dxa"/>
                <w:vAlign w:val="center"/>
              </w:tcPr>
            </w:tcPrChange>
          </w:tcPr>
          <w:p w14:paraId="5F8D51CC" w14:textId="1B5BEE07" w:rsidR="003F750F" w:rsidRPr="00A36245" w:rsidRDefault="003F750F" w:rsidP="003F750F">
            <w:pPr>
              <w:spacing w:line="240" w:lineRule="auto"/>
              <w:jc w:val="center"/>
              <w:rPr>
                <w:ins w:id="5252" w:author="Dr Mamadou SANOGO" w:date="2023-10-27T23:43:00Z"/>
                <w:color w:val="000000" w:themeColor="text1"/>
              </w:rPr>
            </w:pPr>
            <w:ins w:id="5253" w:author="Dr Mamadou SANOGO" w:date="2024-04-03T10:44:00Z" w16du:dateUtc="2024-04-03T10:44:00Z">
              <w:r w:rsidRPr="006D6BDA">
                <w:rPr>
                  <w:color w:val="000000" w:themeColor="text1"/>
                </w:rPr>
                <w:t>0 soit 0%</w:t>
              </w:r>
            </w:ins>
          </w:p>
        </w:tc>
        <w:tc>
          <w:tcPr>
            <w:tcW w:w="1559" w:type="dxa"/>
            <w:vAlign w:val="center"/>
            <w:tcPrChange w:id="5254" w:author="Dr Mamadou SANOGO" w:date="2024-04-03T10:44:00Z" w16du:dateUtc="2024-04-03T10:44:00Z">
              <w:tcPr>
                <w:tcW w:w="1559" w:type="dxa"/>
                <w:vAlign w:val="center"/>
              </w:tcPr>
            </w:tcPrChange>
          </w:tcPr>
          <w:p w14:paraId="4B87EC21" w14:textId="2724E314" w:rsidR="003F750F" w:rsidRPr="00A36245" w:rsidRDefault="003F750F" w:rsidP="003F750F">
            <w:pPr>
              <w:spacing w:line="240" w:lineRule="auto"/>
              <w:jc w:val="center"/>
              <w:rPr>
                <w:ins w:id="5255" w:author="Dr Mamadou SANOGO" w:date="2023-10-27T23:43:00Z"/>
                <w:color w:val="000000" w:themeColor="text1"/>
              </w:rPr>
            </w:pPr>
            <w:ins w:id="5256" w:author="Dr Mamadou SANOGO" w:date="2024-04-03T10:44:00Z" w16du:dateUtc="2024-04-03T10:44:00Z">
              <w:r w:rsidRPr="006D6BDA">
                <w:rPr>
                  <w:color w:val="000000" w:themeColor="text1"/>
                </w:rPr>
                <w:t>0 soit 0%</w:t>
              </w:r>
            </w:ins>
          </w:p>
        </w:tc>
        <w:tc>
          <w:tcPr>
            <w:tcW w:w="1696" w:type="dxa"/>
            <w:vAlign w:val="center"/>
            <w:tcPrChange w:id="5257" w:author="Dr Mamadou SANOGO" w:date="2024-04-03T10:44:00Z" w16du:dateUtc="2024-04-03T10:44:00Z">
              <w:tcPr>
                <w:tcW w:w="1696" w:type="dxa"/>
                <w:vAlign w:val="center"/>
              </w:tcPr>
            </w:tcPrChange>
          </w:tcPr>
          <w:p w14:paraId="387A92D8" w14:textId="1B5FD278" w:rsidR="003F750F" w:rsidRPr="00A36245" w:rsidRDefault="003F750F" w:rsidP="003F750F">
            <w:pPr>
              <w:spacing w:line="240" w:lineRule="auto"/>
              <w:jc w:val="center"/>
              <w:rPr>
                <w:ins w:id="5258" w:author="Dr Mamadou SANOGO" w:date="2023-10-27T23:43:00Z"/>
                <w:color w:val="000000" w:themeColor="text1"/>
              </w:rPr>
            </w:pPr>
            <w:ins w:id="5259" w:author="Dr Mamadou SANOGO" w:date="2024-04-03T10:44:00Z" w16du:dateUtc="2024-04-03T10:44:00Z">
              <w:r w:rsidRPr="006D6BDA">
                <w:rPr>
                  <w:color w:val="000000" w:themeColor="text1"/>
                </w:rPr>
                <w:t>0 soit 0%</w:t>
              </w:r>
            </w:ins>
          </w:p>
        </w:tc>
      </w:tr>
      <w:tr w:rsidR="00B43097" w:rsidRPr="007A4AFC" w14:paraId="357AC396" w14:textId="77777777" w:rsidTr="00A36245">
        <w:trPr>
          <w:ins w:id="5260" w:author="Dr Mamadou SANOGO" w:date="2023-10-27T23:43:00Z"/>
        </w:trPr>
        <w:tc>
          <w:tcPr>
            <w:tcW w:w="2546" w:type="dxa"/>
            <w:tcBorders>
              <w:bottom w:val="single" w:sz="4" w:space="0" w:color="auto"/>
            </w:tcBorders>
          </w:tcPr>
          <w:p w14:paraId="71EB8440" w14:textId="77777777" w:rsidR="00B43097" w:rsidRPr="00A36245" w:rsidRDefault="00B43097" w:rsidP="00A36245">
            <w:pPr>
              <w:spacing w:line="240" w:lineRule="auto"/>
              <w:rPr>
                <w:ins w:id="5261" w:author="Dr Mamadou SANOGO" w:date="2023-10-27T23:43:00Z"/>
                <w:color w:val="000000" w:themeColor="text1"/>
              </w:rPr>
            </w:pPr>
            <w:ins w:id="526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ins>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ins w:id="5263" w:author="Dr Mamadou SANOGO" w:date="2023-10-27T23:43:00Z"/>
                <w:color w:val="000000" w:themeColor="text1"/>
              </w:rPr>
            </w:pPr>
            <w:ins w:id="5264" w:author="Dr Mamadou SANOGO" w:date="2023-10-27T23:43:00Z">
              <w:r w:rsidRPr="00A36245">
                <w:rPr>
                  <w:color w:val="000000" w:themeColor="text1"/>
                </w:rPr>
                <w:t>0 soit 0%</w:t>
              </w:r>
            </w:ins>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ins w:id="5265" w:author="Dr Mamadou SANOGO" w:date="2023-10-27T23:43:00Z"/>
                <w:color w:val="000000" w:themeColor="text1"/>
              </w:rPr>
            </w:pPr>
            <w:ins w:id="5266" w:author="Dr Mamadou SANOGO" w:date="2023-10-27T23:43:00Z">
              <w:r w:rsidRPr="00A36245">
                <w:rPr>
                  <w:color w:val="000000" w:themeColor="text1"/>
                </w:rPr>
                <w:t>0 soit 0%</w:t>
              </w:r>
            </w:ins>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ins w:id="5267" w:author="Dr Mamadou SANOGO" w:date="2023-10-27T23:43:00Z"/>
                <w:color w:val="000000" w:themeColor="text1"/>
              </w:rPr>
            </w:pPr>
            <w:ins w:id="5268" w:author="Dr Mamadou SANOGO" w:date="2023-10-27T23:43:00Z">
              <w:r w:rsidRPr="00A36245">
                <w:rPr>
                  <w:color w:val="000000" w:themeColor="text1"/>
                </w:rPr>
                <w:t>0 soit 0%</w:t>
              </w:r>
            </w:ins>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ins w:id="5269" w:author="Dr Mamadou SANOGO" w:date="2023-10-27T23:43:00Z"/>
                <w:color w:val="000000" w:themeColor="text1"/>
              </w:rPr>
            </w:pPr>
            <w:ins w:id="5270" w:author="Dr Mamadou SANOGO" w:date="2023-10-27T23:43:00Z">
              <w:r w:rsidRPr="00A36245">
                <w:rPr>
                  <w:color w:val="000000" w:themeColor="text1"/>
                </w:rPr>
                <w:t>0 soit 0%</w:t>
              </w:r>
            </w:ins>
          </w:p>
        </w:tc>
      </w:tr>
      <w:tr w:rsidR="003F750F" w:rsidRPr="007A4AFC" w14:paraId="6AFCF01A" w14:textId="77777777" w:rsidTr="00B4169C">
        <w:tblPrEx>
          <w:tblW w:w="0" w:type="auto"/>
          <w:tblPrExChange w:id="5271" w:author="Dr Mamadou SANOGO" w:date="2024-04-03T10:44:00Z" w16du:dateUtc="2024-04-03T10:44:00Z">
            <w:tblPrEx>
              <w:tblW w:w="0" w:type="auto"/>
            </w:tblPrEx>
          </w:tblPrExChange>
        </w:tblPrEx>
        <w:trPr>
          <w:ins w:id="5272" w:author="Dr Mamadou SANOGO" w:date="2023-10-27T23:43:00Z"/>
        </w:trPr>
        <w:tc>
          <w:tcPr>
            <w:tcW w:w="2546" w:type="dxa"/>
            <w:shd w:val="clear" w:color="auto" w:fill="D9D9D9" w:themeFill="background1" w:themeFillShade="D9"/>
            <w:tcPrChange w:id="5273" w:author="Dr Mamadou SANOGO" w:date="2024-04-03T10:44:00Z" w16du:dateUtc="2024-04-03T10:44:00Z">
              <w:tcPr>
                <w:tcW w:w="2546" w:type="dxa"/>
                <w:shd w:val="clear" w:color="auto" w:fill="D9D9D9" w:themeFill="background1" w:themeFillShade="D9"/>
              </w:tcPr>
            </w:tcPrChange>
          </w:tcPr>
          <w:p w14:paraId="41AE2C9B" w14:textId="77777777" w:rsidR="003F750F" w:rsidRPr="00A36245" w:rsidRDefault="003F750F" w:rsidP="003F750F">
            <w:pPr>
              <w:spacing w:line="240" w:lineRule="auto"/>
              <w:rPr>
                <w:ins w:id="5274" w:author="Dr Mamadou SANOGO" w:date="2023-10-27T23:43:00Z"/>
                <w:color w:val="000000" w:themeColor="text1"/>
              </w:rPr>
            </w:pPr>
            <w:ins w:id="5275"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tcPrChange w:id="5276"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277" w:author="Dr Mamadou SANOGO" w:date="2023-10-27T23:43:00Z"/>
                <w:color w:val="000000" w:themeColor="text1"/>
              </w:rPr>
            </w:pPr>
            <w:ins w:id="5278"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79"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280" w:author="Dr Mamadou SANOGO" w:date="2023-10-27T23:43:00Z"/>
                <w:color w:val="000000" w:themeColor="text1"/>
              </w:rPr>
            </w:pPr>
            <w:ins w:id="5281"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82"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283" w:author="Dr Mamadou SANOGO" w:date="2023-10-27T23:43:00Z"/>
                <w:color w:val="000000" w:themeColor="text1"/>
              </w:rPr>
            </w:pPr>
            <w:ins w:id="5284"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285"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286" w:author="Dr Mamadou SANOGO" w:date="2023-10-27T23:43:00Z"/>
                <w:color w:val="000000" w:themeColor="text1"/>
              </w:rPr>
            </w:pPr>
            <w:ins w:id="5287"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288" w:author="Dr Mamadou SANOGO" w:date="2024-04-03T10:44:00Z" w16du:dateUtc="2024-04-03T10:44:00Z">
            <w:tblPrEx>
              <w:tblW w:w="0" w:type="auto"/>
            </w:tblPrEx>
          </w:tblPrExChange>
        </w:tblPrEx>
        <w:trPr>
          <w:ins w:id="5289" w:author="Dr Mamadou SANOGO" w:date="2023-10-27T23:43:00Z"/>
        </w:trPr>
        <w:tc>
          <w:tcPr>
            <w:tcW w:w="2546" w:type="dxa"/>
            <w:shd w:val="clear" w:color="auto" w:fill="D9D9D9" w:themeFill="background1" w:themeFillShade="D9"/>
            <w:tcPrChange w:id="5290"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291" w:author="Dr Mamadou SANOGO" w:date="2023-10-27T23:43:00Z"/>
                <w:color w:val="000000" w:themeColor="text1"/>
              </w:rPr>
            </w:pPr>
            <w:ins w:id="5292" w:author="Dr Mamadou SANOGO" w:date="2023-10-27T23:43:00Z">
              <w:r w:rsidRPr="00A36245">
                <w:rPr>
                  <w:color w:val="000000" w:themeColor="text1"/>
                </w:rPr>
                <w:t>% total de diplômés</w:t>
              </w:r>
            </w:ins>
          </w:p>
        </w:tc>
        <w:tc>
          <w:tcPr>
            <w:tcW w:w="1559" w:type="dxa"/>
            <w:shd w:val="clear" w:color="auto" w:fill="D9D9D9" w:themeFill="background1" w:themeFillShade="D9"/>
            <w:tcPrChange w:id="5293"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294" w:author="Dr Mamadou SANOGO" w:date="2023-10-27T23:43:00Z"/>
                <w:color w:val="000000" w:themeColor="text1"/>
              </w:rPr>
            </w:pPr>
            <w:ins w:id="5295"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96"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297" w:author="Dr Mamadou SANOGO" w:date="2023-10-27T23:43:00Z"/>
                <w:color w:val="000000" w:themeColor="text1"/>
              </w:rPr>
            </w:pPr>
            <w:ins w:id="5298"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99"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300" w:author="Dr Mamadou SANOGO" w:date="2023-10-27T23:43:00Z"/>
                <w:color w:val="000000" w:themeColor="text1"/>
              </w:rPr>
            </w:pPr>
            <w:ins w:id="5301"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02"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303" w:author="Dr Mamadou SANOGO" w:date="2023-10-27T23:43:00Z"/>
                <w:color w:val="000000" w:themeColor="text1"/>
              </w:rPr>
            </w:pPr>
            <w:ins w:id="5304" w:author="Dr Mamadou SANOGO" w:date="2024-04-03T10:44:00Z" w16du:dateUtc="2024-04-03T10:44:00Z">
              <w:r w:rsidRPr="009C05FC">
                <w:rPr>
                  <w:color w:val="000000" w:themeColor="text1"/>
                </w:rPr>
                <w:t>0 soit 0%</w:t>
              </w:r>
            </w:ins>
          </w:p>
        </w:tc>
      </w:tr>
      <w:tr w:rsidR="00B43097" w:rsidRPr="007A4AFC" w14:paraId="6F049193" w14:textId="77777777" w:rsidTr="00A36245">
        <w:trPr>
          <w:ins w:id="5305"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306" w:author="Dr Mamadou SANOGO" w:date="2023-10-27T23:43:00Z"/>
                <w:color w:val="000000" w:themeColor="text1"/>
              </w:rPr>
            </w:pPr>
            <w:ins w:id="5307"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308" w:author="Dr Mamadou SANOGO" w:date="2023-10-27T23:43:00Z"/>
                <w:color w:val="000000" w:themeColor="text1"/>
              </w:rPr>
            </w:pPr>
            <w:ins w:id="5309"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310" w:author="Dr Mamadou SANOGO" w:date="2023-10-27T23:43:00Z"/>
                <w:color w:val="000000" w:themeColor="text1"/>
              </w:rPr>
            </w:pPr>
            <w:ins w:id="5311"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312" w:author="Dr Mamadou SANOGO" w:date="2023-10-27T23:43:00Z"/>
                <w:color w:val="000000" w:themeColor="text1"/>
              </w:rPr>
            </w:pPr>
            <w:ins w:id="5313"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314" w:author="Dr Mamadou SANOGO" w:date="2023-10-27T23:43:00Z"/>
                <w:color w:val="000000" w:themeColor="text1"/>
              </w:rPr>
            </w:pPr>
            <w:ins w:id="5315"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316" w:author="Dr Mamadou SANOGO" w:date="2023-10-28T00:00:00Z"/>
          <w:color w:val="000000" w:themeColor="text1"/>
        </w:rPr>
      </w:pPr>
    </w:p>
    <w:p w14:paraId="05BC5879" w14:textId="77647538" w:rsidR="00B43097" w:rsidRDefault="00B43097" w:rsidP="00B43097">
      <w:pPr>
        <w:spacing w:line="240" w:lineRule="auto"/>
        <w:rPr>
          <w:ins w:id="5317" w:author="Dr Mamadou SANOGO" w:date="2023-10-28T00:00:00Z"/>
          <w:color w:val="000000" w:themeColor="text1"/>
        </w:rPr>
      </w:pPr>
    </w:p>
    <w:p w14:paraId="63F1D330" w14:textId="77777777" w:rsidR="00B43097" w:rsidRPr="00A36245" w:rsidRDefault="00B43097" w:rsidP="00B43097">
      <w:pPr>
        <w:spacing w:line="240" w:lineRule="auto"/>
        <w:rPr>
          <w:ins w:id="5318" w:author="Dr Mamadou SANOGO" w:date="2023-10-27T23:43:00Z"/>
          <w:color w:val="000000" w:themeColor="text1"/>
        </w:rPr>
      </w:pPr>
    </w:p>
    <w:p w14:paraId="67F0C6B7" w14:textId="520F5BCE" w:rsidR="00B43097" w:rsidRDefault="00B43097">
      <w:pPr>
        <w:pStyle w:val="Paragraphedeliste"/>
        <w:numPr>
          <w:ilvl w:val="3"/>
          <w:numId w:val="3"/>
        </w:numPr>
        <w:spacing w:line="240" w:lineRule="auto"/>
        <w:ind w:left="284" w:hanging="284"/>
        <w:jc w:val="left"/>
        <w:rPr>
          <w:ins w:id="5319" w:author="Dr Mamadou SANOGO" w:date="2024-11-07T10:29:00Z" w16du:dateUtc="2024-11-07T10:29:00Z"/>
          <w:b/>
          <w:color w:val="000000" w:themeColor="text1"/>
          <w:szCs w:val="24"/>
        </w:rPr>
      </w:pPr>
      <w:ins w:id="5320" w:author="Dr Mamadou SANOGO" w:date="2023-10-27T23:43:00Z">
        <w:r w:rsidRPr="00A36245">
          <w:rPr>
            <w:b/>
            <w:color w:val="000000" w:themeColor="text1"/>
            <w:szCs w:val="24"/>
          </w:rPr>
          <w:lastRenderedPageBreak/>
          <w:t xml:space="preserve">Insertion professionnelle </w:t>
        </w:r>
      </w:ins>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321" w:author="Dr Mamadou SANOGO" w:date="2023-10-27T23:43:00Z"/>
        </w:trPr>
        <w:tc>
          <w:tcPr>
            <w:tcW w:w="2262" w:type="dxa"/>
          </w:tcPr>
          <w:p w14:paraId="1B044C4D" w14:textId="77777777" w:rsidR="00B43097" w:rsidRPr="00A36245" w:rsidRDefault="00B43097" w:rsidP="00A36245">
            <w:pPr>
              <w:spacing w:line="240" w:lineRule="auto"/>
              <w:jc w:val="center"/>
              <w:rPr>
                <w:ins w:id="5322" w:author="Dr Mamadou SANOGO" w:date="2023-10-27T23:43:00Z"/>
                <w:b/>
                <w:color w:val="000000" w:themeColor="text1"/>
              </w:rPr>
            </w:pPr>
            <w:ins w:id="5323"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324" w:author="Dr Mamadou SANOGO" w:date="2023-10-27T23:43:00Z"/>
                <w:b/>
                <w:color w:val="000000" w:themeColor="text1"/>
              </w:rPr>
            </w:pPr>
            <w:ins w:id="5325" w:author="Dr Mamadou SANOGO" w:date="2023-10-27T23:43:00Z">
              <w:r w:rsidRPr="00A36245">
                <w:rPr>
                  <w:b/>
                  <w:color w:val="000000" w:themeColor="text1"/>
                </w:rPr>
                <w:t>Diplômés 20</w:t>
              </w:r>
            </w:ins>
            <w:ins w:id="5326"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327" w:author="Dr Mamadou SANOGO" w:date="2023-10-27T23:43:00Z"/>
                <w:b/>
                <w:color w:val="000000" w:themeColor="text1"/>
              </w:rPr>
            </w:pPr>
            <w:ins w:id="5328" w:author="Dr Mamadou SANOGO" w:date="2023-10-27T23:43:00Z">
              <w:r w:rsidRPr="00A36245">
                <w:rPr>
                  <w:b/>
                  <w:color w:val="000000" w:themeColor="text1"/>
                </w:rPr>
                <w:t>Diplômés 20</w:t>
              </w:r>
            </w:ins>
            <w:ins w:id="5329"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330" w:author="Dr Mamadou SANOGO" w:date="2023-10-27T23:43:00Z"/>
                <w:b/>
                <w:color w:val="000000" w:themeColor="text1"/>
              </w:rPr>
            </w:pPr>
            <w:ins w:id="5331" w:author="Dr Mamadou SANOGO" w:date="2023-10-27T23:43:00Z">
              <w:r w:rsidRPr="00A36245">
                <w:rPr>
                  <w:b/>
                  <w:color w:val="000000" w:themeColor="text1"/>
                </w:rPr>
                <w:t>Diplômés 202</w:t>
              </w:r>
            </w:ins>
            <w:ins w:id="5332"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333" w:author="Dr Mamadou SANOGO" w:date="2023-10-27T23:43:00Z"/>
                <w:b/>
                <w:color w:val="000000" w:themeColor="text1"/>
              </w:rPr>
            </w:pPr>
            <w:ins w:id="5334" w:author="Dr Mamadou SANOGO" w:date="2023-10-27T23:43:00Z">
              <w:r w:rsidRPr="00A36245">
                <w:rPr>
                  <w:b/>
                  <w:color w:val="000000" w:themeColor="text1"/>
                </w:rPr>
                <w:t>Diplômés 202</w:t>
              </w:r>
            </w:ins>
            <w:ins w:id="5335" w:author="Dr Mamadou SANOGO" w:date="2024-11-06T15:05:00Z" w16du:dateUtc="2024-11-06T15:05:00Z">
              <w:r w:rsidR="00C44609">
                <w:rPr>
                  <w:b/>
                  <w:color w:val="000000" w:themeColor="text1"/>
                </w:rPr>
                <w:t>2</w:t>
              </w:r>
            </w:ins>
          </w:p>
        </w:tc>
      </w:tr>
      <w:tr w:rsidR="00B43097" w:rsidRPr="007A4AFC" w14:paraId="03F368C6" w14:textId="77777777" w:rsidTr="00A36245">
        <w:trPr>
          <w:ins w:id="5336" w:author="Dr Mamadou SANOGO" w:date="2023-10-27T23:43:00Z"/>
        </w:trPr>
        <w:tc>
          <w:tcPr>
            <w:tcW w:w="2262" w:type="dxa"/>
          </w:tcPr>
          <w:p w14:paraId="1A48F5AF" w14:textId="77777777" w:rsidR="00B43097" w:rsidRPr="00A36245" w:rsidRDefault="00B43097" w:rsidP="00A36245">
            <w:pPr>
              <w:spacing w:line="240" w:lineRule="auto"/>
              <w:rPr>
                <w:ins w:id="5337" w:author="Dr Mamadou SANOGO" w:date="2023-10-27T23:43:00Z"/>
                <w:color w:val="000000" w:themeColor="text1"/>
              </w:rPr>
            </w:pPr>
            <w:ins w:id="5338" w:author="Dr Mamadou SANOGO" w:date="2023-10-27T23:43:00Z">
              <w:r w:rsidRPr="00A36245">
                <w:rPr>
                  <w:color w:val="000000" w:themeColor="text1"/>
                </w:rPr>
                <w:t>% de diplômés en poursuite d’étude 6 mois, 12 mois et 18 mois après la diplomation</w:t>
              </w:r>
            </w:ins>
          </w:p>
        </w:tc>
        <w:tc>
          <w:tcPr>
            <w:tcW w:w="1701" w:type="dxa"/>
            <w:vAlign w:val="center"/>
          </w:tcPr>
          <w:p w14:paraId="7C05ED86" w14:textId="77777777" w:rsidR="00B43097" w:rsidRPr="00A36245" w:rsidRDefault="00B43097" w:rsidP="00A36245">
            <w:pPr>
              <w:spacing w:line="240" w:lineRule="auto"/>
              <w:jc w:val="center"/>
              <w:rPr>
                <w:ins w:id="5339" w:author="Dr Mamadou SANOGO" w:date="2023-10-27T23:43:00Z"/>
                <w:color w:val="000000" w:themeColor="text1"/>
              </w:rPr>
            </w:pPr>
            <w:ins w:id="5340" w:author="Dr Mamadou SANOGO" w:date="2023-10-27T23:43:00Z">
              <w:r w:rsidRPr="00A36245">
                <w:rPr>
                  <w:color w:val="000000" w:themeColor="text1"/>
                </w:rPr>
                <w:t>0%</w:t>
              </w:r>
            </w:ins>
          </w:p>
        </w:tc>
        <w:tc>
          <w:tcPr>
            <w:tcW w:w="1701" w:type="dxa"/>
            <w:vAlign w:val="center"/>
          </w:tcPr>
          <w:p w14:paraId="0A761B4E" w14:textId="44B4CBC5" w:rsidR="00B43097" w:rsidRPr="00A36245" w:rsidRDefault="00D068D6" w:rsidP="00A36245">
            <w:pPr>
              <w:spacing w:line="240" w:lineRule="auto"/>
              <w:jc w:val="center"/>
              <w:rPr>
                <w:ins w:id="5341" w:author="Dr Mamadou SANOGO" w:date="2023-10-27T23:43:00Z"/>
                <w:color w:val="000000" w:themeColor="text1"/>
              </w:rPr>
            </w:pPr>
            <w:ins w:id="5342" w:author="Dr Mamadou SANOGO" w:date="2024-11-06T15:49:00Z" w16du:dateUtc="2024-11-06T15:49:00Z">
              <w:r>
                <w:rPr>
                  <w:color w:val="000000" w:themeColor="text1"/>
                </w:rPr>
                <w:t>25</w:t>
              </w:r>
            </w:ins>
            <w:ins w:id="5343" w:author="Dr Mamadou SANOGO" w:date="2023-10-27T23:43:00Z">
              <w:r w:rsidR="00B43097" w:rsidRPr="00A36245">
                <w:rPr>
                  <w:color w:val="000000" w:themeColor="text1"/>
                </w:rPr>
                <w:t>%</w:t>
              </w:r>
            </w:ins>
          </w:p>
        </w:tc>
        <w:tc>
          <w:tcPr>
            <w:tcW w:w="1701" w:type="dxa"/>
            <w:vAlign w:val="center"/>
          </w:tcPr>
          <w:p w14:paraId="700228EB" w14:textId="26915088" w:rsidR="00B43097" w:rsidRPr="00A36245" w:rsidRDefault="00BD2219" w:rsidP="00A36245">
            <w:pPr>
              <w:spacing w:line="240" w:lineRule="auto"/>
              <w:jc w:val="center"/>
              <w:rPr>
                <w:ins w:id="5344" w:author="Dr Mamadou SANOGO" w:date="2023-10-27T23:43:00Z"/>
                <w:color w:val="000000" w:themeColor="text1"/>
              </w:rPr>
            </w:pPr>
            <w:ins w:id="5345" w:author="Dr Mamadou SANOGO" w:date="2024-11-07T10:31:00Z" w16du:dateUtc="2024-11-07T10:31:00Z">
              <w:r>
                <w:rPr>
                  <w:color w:val="000000" w:themeColor="text1"/>
                </w:rPr>
                <w:t>14</w:t>
              </w:r>
            </w:ins>
            <w:ins w:id="5346" w:author="Dr Mamadou SANOGO" w:date="2024-11-06T15:59:00Z" w16du:dateUtc="2024-11-06T15:59:00Z">
              <w:r w:rsidR="00EF7F25">
                <w:rPr>
                  <w:color w:val="000000" w:themeColor="text1"/>
                </w:rPr>
                <w:t>,</w:t>
              </w:r>
            </w:ins>
            <w:ins w:id="5347" w:author="Dr Mamadou SANOGO" w:date="2024-11-07T10:31:00Z" w16du:dateUtc="2024-11-07T10:31:00Z">
              <w:r>
                <w:rPr>
                  <w:color w:val="000000" w:themeColor="text1"/>
                </w:rPr>
                <w:t>28</w:t>
              </w:r>
            </w:ins>
            <w:ins w:id="5348" w:author="Dr Mamadou SANOGO" w:date="2023-10-27T23:43:00Z">
              <w:r w:rsidR="00B43097" w:rsidRPr="00A36245">
                <w:rPr>
                  <w:color w:val="000000" w:themeColor="text1"/>
                </w:rPr>
                <w:t>%</w:t>
              </w:r>
            </w:ins>
          </w:p>
        </w:tc>
        <w:tc>
          <w:tcPr>
            <w:tcW w:w="1696" w:type="dxa"/>
            <w:vAlign w:val="center"/>
          </w:tcPr>
          <w:p w14:paraId="1DE8B84F" w14:textId="4D577F46" w:rsidR="00B43097" w:rsidRPr="00A36245" w:rsidRDefault="00EF7F25" w:rsidP="00A36245">
            <w:pPr>
              <w:spacing w:line="240" w:lineRule="auto"/>
              <w:jc w:val="center"/>
              <w:rPr>
                <w:ins w:id="5349" w:author="Dr Mamadou SANOGO" w:date="2023-10-27T23:43:00Z"/>
                <w:color w:val="000000" w:themeColor="text1"/>
              </w:rPr>
            </w:pPr>
            <w:ins w:id="5350" w:author="Dr Mamadou SANOGO" w:date="2024-11-06T15:58:00Z" w16du:dateUtc="2024-11-06T15:58:00Z">
              <w:r>
                <w:rPr>
                  <w:color w:val="000000" w:themeColor="text1"/>
                </w:rPr>
                <w:t>1</w:t>
              </w:r>
            </w:ins>
            <w:ins w:id="5351" w:author="Dr Mamadou SANOGO" w:date="2024-11-07T10:31:00Z" w16du:dateUtc="2024-11-07T10:31:00Z">
              <w:r w:rsidR="00BD2219">
                <w:rPr>
                  <w:color w:val="000000" w:themeColor="text1"/>
                </w:rPr>
                <w:t>6</w:t>
              </w:r>
            </w:ins>
            <w:ins w:id="5352" w:author="Dr Mamadou SANOGO" w:date="2024-11-06T15:58:00Z" w16du:dateUtc="2024-11-06T15:58:00Z">
              <w:r>
                <w:rPr>
                  <w:color w:val="000000" w:themeColor="text1"/>
                </w:rPr>
                <w:t>,</w:t>
              </w:r>
            </w:ins>
            <w:ins w:id="5353" w:author="Dr Mamadou SANOGO" w:date="2024-11-07T10:31:00Z" w16du:dateUtc="2024-11-07T10:31:00Z">
              <w:r w:rsidR="00BD2219">
                <w:rPr>
                  <w:color w:val="000000" w:themeColor="text1"/>
                </w:rPr>
                <w:t>67</w:t>
              </w:r>
            </w:ins>
            <w:ins w:id="5354" w:author="Dr Mamadou SANOGO" w:date="2023-10-27T23:43:00Z">
              <w:r w:rsidR="00B43097" w:rsidRPr="00A36245">
                <w:rPr>
                  <w:color w:val="000000" w:themeColor="text1"/>
                </w:rPr>
                <w:t>%</w:t>
              </w:r>
            </w:ins>
          </w:p>
        </w:tc>
      </w:tr>
      <w:tr w:rsidR="00B43097" w:rsidRPr="007A4AFC" w14:paraId="7ADF3C3B" w14:textId="77777777" w:rsidTr="00A36245">
        <w:trPr>
          <w:ins w:id="5355" w:author="Dr Mamadou SANOGO" w:date="2023-10-27T23:43:00Z"/>
        </w:trPr>
        <w:tc>
          <w:tcPr>
            <w:tcW w:w="2262" w:type="dxa"/>
          </w:tcPr>
          <w:p w14:paraId="2C071EA4" w14:textId="77777777" w:rsidR="00B43097" w:rsidRPr="00A36245" w:rsidRDefault="00B43097" w:rsidP="00A36245">
            <w:pPr>
              <w:spacing w:line="240" w:lineRule="auto"/>
              <w:rPr>
                <w:ins w:id="5356" w:author="Dr Mamadou SANOGO" w:date="2023-10-27T23:43:00Z"/>
                <w:color w:val="000000" w:themeColor="text1"/>
              </w:rPr>
            </w:pPr>
            <w:ins w:id="5357"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5B54D579" w:rsidR="00B43097" w:rsidRPr="00A36245" w:rsidRDefault="00BD2219" w:rsidP="00A36245">
            <w:pPr>
              <w:spacing w:line="240" w:lineRule="auto"/>
              <w:jc w:val="center"/>
              <w:rPr>
                <w:ins w:id="5358" w:author="Dr Mamadou SANOGO" w:date="2023-10-27T23:43:00Z"/>
                <w:color w:val="000000" w:themeColor="text1"/>
              </w:rPr>
            </w:pPr>
            <w:ins w:id="5359" w:author="Dr Mamadou SANOGO" w:date="2024-11-07T10:28:00Z" w16du:dateUtc="2024-11-07T10:28:00Z">
              <w:r>
                <w:rPr>
                  <w:color w:val="000000" w:themeColor="text1"/>
                </w:rPr>
                <w:t>100</w:t>
              </w:r>
            </w:ins>
            <w:ins w:id="5360" w:author="Dr Mamadou SANOGO" w:date="2023-10-27T23:43:00Z">
              <w:r w:rsidR="00B43097" w:rsidRPr="00A36245">
                <w:rPr>
                  <w:color w:val="000000" w:themeColor="text1"/>
                </w:rPr>
                <w:t>%</w:t>
              </w:r>
            </w:ins>
          </w:p>
        </w:tc>
        <w:tc>
          <w:tcPr>
            <w:tcW w:w="1701" w:type="dxa"/>
            <w:vAlign w:val="center"/>
          </w:tcPr>
          <w:p w14:paraId="37F3E053" w14:textId="1C95AB10" w:rsidR="00B43097" w:rsidRPr="00A36245" w:rsidRDefault="00D068D6" w:rsidP="00A36245">
            <w:pPr>
              <w:spacing w:line="240" w:lineRule="auto"/>
              <w:jc w:val="center"/>
              <w:rPr>
                <w:ins w:id="5361" w:author="Dr Mamadou SANOGO" w:date="2023-10-27T23:43:00Z"/>
                <w:color w:val="000000" w:themeColor="text1"/>
              </w:rPr>
            </w:pPr>
            <w:ins w:id="5362" w:author="Dr Mamadou SANOGO" w:date="2024-11-06T15:49:00Z" w16du:dateUtc="2024-11-06T15:49:00Z">
              <w:r>
                <w:rPr>
                  <w:color w:val="000000" w:themeColor="text1"/>
                </w:rPr>
                <w:t>2</w:t>
              </w:r>
            </w:ins>
            <w:ins w:id="5363" w:author="Dr Mamadou SANOGO" w:date="2024-11-07T10:28:00Z" w16du:dateUtc="2024-11-07T10:28:00Z">
              <w:r w:rsidR="00BD2219">
                <w:rPr>
                  <w:color w:val="000000" w:themeColor="text1"/>
                </w:rPr>
                <w:t>0</w:t>
              </w:r>
            </w:ins>
            <w:ins w:id="5364" w:author="Dr Mamadou SANOGO" w:date="2023-10-27T23:43:00Z">
              <w:r w:rsidR="00B43097" w:rsidRPr="00A36245">
                <w:rPr>
                  <w:color w:val="000000" w:themeColor="text1"/>
                </w:rPr>
                <w:t>%</w:t>
              </w:r>
            </w:ins>
          </w:p>
        </w:tc>
        <w:tc>
          <w:tcPr>
            <w:tcW w:w="1701" w:type="dxa"/>
            <w:vAlign w:val="center"/>
          </w:tcPr>
          <w:p w14:paraId="21F198E9" w14:textId="2FEEFD43" w:rsidR="00B43097" w:rsidRPr="00A36245" w:rsidRDefault="00BD2219" w:rsidP="00BD2219">
            <w:pPr>
              <w:spacing w:line="240" w:lineRule="auto"/>
              <w:jc w:val="center"/>
              <w:rPr>
                <w:ins w:id="5365" w:author="Dr Mamadou SANOGO" w:date="2023-10-27T23:43:00Z"/>
                <w:color w:val="000000" w:themeColor="text1"/>
              </w:rPr>
            </w:pPr>
            <w:ins w:id="5366" w:author="Dr Mamadou SANOGO" w:date="2024-11-07T10:28:00Z" w16du:dateUtc="2024-11-07T10:28:00Z">
              <w:r>
                <w:rPr>
                  <w:color w:val="000000" w:themeColor="text1"/>
                </w:rPr>
                <w:t>57,14</w:t>
              </w:r>
            </w:ins>
            <w:ins w:id="5367" w:author="Dr Mamadou SANOGO" w:date="2023-10-27T23:43:00Z">
              <w:r w:rsidR="00B43097" w:rsidRPr="00A36245">
                <w:rPr>
                  <w:color w:val="000000" w:themeColor="text1"/>
                </w:rPr>
                <w:t>%</w:t>
              </w:r>
            </w:ins>
          </w:p>
        </w:tc>
        <w:tc>
          <w:tcPr>
            <w:tcW w:w="1696" w:type="dxa"/>
            <w:vAlign w:val="center"/>
          </w:tcPr>
          <w:p w14:paraId="4C83E46E" w14:textId="3C58EA36" w:rsidR="00B43097" w:rsidRPr="00A36245" w:rsidRDefault="00BD2219" w:rsidP="00A36245">
            <w:pPr>
              <w:spacing w:line="240" w:lineRule="auto"/>
              <w:jc w:val="center"/>
              <w:rPr>
                <w:ins w:id="5368" w:author="Dr Mamadou SANOGO" w:date="2023-10-27T23:43:00Z"/>
                <w:color w:val="000000" w:themeColor="text1"/>
              </w:rPr>
            </w:pPr>
            <w:ins w:id="5369" w:author="Dr Mamadou SANOGO" w:date="2024-11-07T10:30:00Z" w16du:dateUtc="2024-11-07T10:30:00Z">
              <w:r>
                <w:rPr>
                  <w:color w:val="000000" w:themeColor="text1"/>
                </w:rPr>
                <w:t>66</w:t>
              </w:r>
            </w:ins>
            <w:ins w:id="5370" w:author="Dr Mamadou SANOGO" w:date="2024-11-06T15:58:00Z" w16du:dateUtc="2024-11-06T15:58:00Z">
              <w:r w:rsidR="00EF7F25">
                <w:rPr>
                  <w:color w:val="000000" w:themeColor="text1"/>
                </w:rPr>
                <w:t>,</w:t>
              </w:r>
            </w:ins>
            <w:ins w:id="5371" w:author="Dr Mamadou SANOGO" w:date="2024-11-07T10:30:00Z" w16du:dateUtc="2024-11-07T10:30:00Z">
              <w:r>
                <w:rPr>
                  <w:color w:val="000000" w:themeColor="text1"/>
                </w:rPr>
                <w:t>67</w:t>
              </w:r>
            </w:ins>
            <w:ins w:id="5372" w:author="Dr Mamadou SANOGO" w:date="2023-10-27T23:43:00Z">
              <w:r w:rsidR="00B43097" w:rsidRPr="00A36245">
                <w:rPr>
                  <w:color w:val="000000" w:themeColor="text1"/>
                </w:rPr>
                <w:t>%</w:t>
              </w:r>
            </w:ins>
          </w:p>
        </w:tc>
      </w:tr>
      <w:tr w:rsidR="00B43097" w:rsidRPr="007A4AFC" w14:paraId="57065343" w14:textId="77777777" w:rsidTr="00A36245">
        <w:trPr>
          <w:ins w:id="5373"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374" w:author="Dr Mamadou SANOGO" w:date="2023-10-27T23:43:00Z"/>
                <w:color w:val="000000" w:themeColor="text1"/>
              </w:rPr>
            </w:pPr>
            <w:ins w:id="5375"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376" w:author="Dr Mamadou SANOGO" w:date="2023-10-27T23:43:00Z"/>
                <w:color w:val="000000" w:themeColor="text1"/>
              </w:rPr>
            </w:pPr>
            <w:ins w:id="5377"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60887A07" w:rsidR="00B43097" w:rsidRPr="00A36245" w:rsidRDefault="00D068D6" w:rsidP="00A36245">
            <w:pPr>
              <w:spacing w:line="240" w:lineRule="auto"/>
              <w:jc w:val="center"/>
              <w:rPr>
                <w:ins w:id="5378" w:author="Dr Mamadou SANOGO" w:date="2023-10-27T23:43:00Z"/>
                <w:color w:val="000000" w:themeColor="text1"/>
              </w:rPr>
            </w:pPr>
            <w:ins w:id="5379" w:author="Dr Mamadou SANOGO" w:date="2024-11-06T15:49:00Z" w16du:dateUtc="2024-11-06T15:49:00Z">
              <w:r>
                <w:rPr>
                  <w:color w:val="000000" w:themeColor="text1"/>
                </w:rPr>
                <w:t>0</w:t>
              </w:r>
            </w:ins>
            <w:ins w:id="5380"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381" w:author="Dr Mamadou SANOGO" w:date="2023-10-27T23:43:00Z"/>
                <w:color w:val="000000" w:themeColor="text1"/>
              </w:rPr>
            </w:pPr>
            <w:ins w:id="5382" w:author="Dr Mamadou SANOGO" w:date="2024-11-06T15:51:00Z" w16du:dateUtc="2024-11-06T15:51:00Z">
              <w:r>
                <w:rPr>
                  <w:color w:val="000000" w:themeColor="text1"/>
                </w:rPr>
                <w:t>0</w:t>
              </w:r>
            </w:ins>
            <w:ins w:id="5383"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67E2FA44" w:rsidR="00B43097" w:rsidRPr="00A36245" w:rsidRDefault="00BD2219" w:rsidP="00A36245">
            <w:pPr>
              <w:spacing w:line="240" w:lineRule="auto"/>
              <w:jc w:val="center"/>
              <w:rPr>
                <w:ins w:id="5384" w:author="Dr Mamadou SANOGO" w:date="2023-10-27T23:43:00Z"/>
                <w:color w:val="000000" w:themeColor="text1"/>
              </w:rPr>
            </w:pPr>
            <w:ins w:id="5385" w:author="Dr Mamadou SANOGO" w:date="2024-11-07T10:32:00Z" w16du:dateUtc="2024-11-07T10:32:00Z">
              <w:r>
                <w:rPr>
                  <w:color w:val="000000" w:themeColor="text1"/>
                </w:rPr>
                <w:t>0</w:t>
              </w:r>
            </w:ins>
            <w:ins w:id="5386" w:author="Dr Mamadou SANOGO" w:date="2023-10-27T23:43:00Z">
              <w:r w:rsidR="00B43097" w:rsidRPr="00A36245">
                <w:rPr>
                  <w:color w:val="000000" w:themeColor="text1"/>
                </w:rPr>
                <w:t>%</w:t>
              </w:r>
            </w:ins>
          </w:p>
        </w:tc>
      </w:tr>
      <w:tr w:rsidR="00B43097" w:rsidRPr="007A4AFC" w14:paraId="36776DCD" w14:textId="77777777" w:rsidTr="00A36245">
        <w:trPr>
          <w:ins w:id="5387"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388" w:author="Dr Mamadou SANOGO" w:date="2023-10-27T23:43:00Z"/>
                <w:color w:val="000000" w:themeColor="text1"/>
              </w:rPr>
            </w:pPr>
            <w:ins w:id="5389"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004E6107" w:rsidR="00B43097" w:rsidRPr="00A36245" w:rsidRDefault="00BD2219" w:rsidP="00A36245">
            <w:pPr>
              <w:spacing w:line="240" w:lineRule="auto"/>
              <w:jc w:val="center"/>
              <w:rPr>
                <w:ins w:id="5390" w:author="Dr Mamadou SANOGO" w:date="2023-10-27T23:43:00Z"/>
                <w:color w:val="000000" w:themeColor="text1"/>
              </w:rPr>
            </w:pPr>
            <w:ins w:id="5391" w:author="Dr Mamadou SANOGO" w:date="2024-11-07T10:32:00Z" w16du:dateUtc="2024-11-07T10:32:00Z">
              <w:r>
                <w:rPr>
                  <w:color w:val="000000" w:themeColor="text1"/>
                </w:rPr>
                <w:t>0</w:t>
              </w:r>
            </w:ins>
            <w:ins w:id="539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6DACF2B9" w14:textId="27A7B8C9" w:rsidR="00B43097" w:rsidRPr="00A36245" w:rsidRDefault="00BD2219" w:rsidP="00A36245">
            <w:pPr>
              <w:spacing w:line="240" w:lineRule="auto"/>
              <w:jc w:val="center"/>
              <w:rPr>
                <w:ins w:id="5393" w:author="Dr Mamadou SANOGO" w:date="2023-10-27T23:43:00Z"/>
                <w:color w:val="000000" w:themeColor="text1"/>
              </w:rPr>
            </w:pPr>
            <w:ins w:id="5394" w:author="Dr Mamadou SANOGO" w:date="2024-11-07T10:32:00Z" w16du:dateUtc="2024-11-07T10:32:00Z">
              <w:r>
                <w:rPr>
                  <w:color w:val="000000" w:themeColor="text1"/>
                </w:rPr>
                <w:t>60</w:t>
              </w:r>
            </w:ins>
            <w:ins w:id="5395"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193DD779" w:rsidR="00B43097" w:rsidRPr="00A36245" w:rsidRDefault="00BD2219" w:rsidP="00A36245">
            <w:pPr>
              <w:spacing w:line="240" w:lineRule="auto"/>
              <w:jc w:val="center"/>
              <w:rPr>
                <w:ins w:id="5396" w:author="Dr Mamadou SANOGO" w:date="2023-10-27T23:43:00Z"/>
                <w:color w:val="000000" w:themeColor="text1"/>
              </w:rPr>
            </w:pPr>
            <w:ins w:id="5397" w:author="Dr Mamadou SANOGO" w:date="2024-11-07T10:32:00Z" w16du:dateUtc="2024-11-07T10:32:00Z">
              <w:r>
                <w:rPr>
                  <w:color w:val="000000" w:themeColor="text1"/>
                </w:rPr>
                <w:t>28</w:t>
              </w:r>
            </w:ins>
            <w:ins w:id="5398" w:author="Dr Mamadou SANOGO" w:date="2024-11-07T10:33:00Z" w16du:dateUtc="2024-11-07T10:33:00Z">
              <w:r>
                <w:rPr>
                  <w:color w:val="000000" w:themeColor="text1"/>
                </w:rPr>
                <w:t>,57</w:t>
              </w:r>
            </w:ins>
            <w:ins w:id="5399"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7EF39ACF" w:rsidR="00B43097" w:rsidRPr="00A36245" w:rsidRDefault="00BD2219" w:rsidP="00A36245">
            <w:pPr>
              <w:spacing w:line="240" w:lineRule="auto"/>
              <w:jc w:val="center"/>
              <w:rPr>
                <w:ins w:id="5400" w:author="Dr Mamadou SANOGO" w:date="2023-10-27T23:43:00Z"/>
                <w:color w:val="000000" w:themeColor="text1"/>
              </w:rPr>
            </w:pPr>
            <w:ins w:id="5401" w:author="Dr Mamadou SANOGO" w:date="2024-11-07T10:32:00Z" w16du:dateUtc="2024-11-07T10:32:00Z">
              <w:r>
                <w:rPr>
                  <w:color w:val="000000" w:themeColor="text1"/>
                </w:rPr>
                <w:t>16</w:t>
              </w:r>
            </w:ins>
            <w:ins w:id="5402" w:author="Dr Mamadou SANOGO" w:date="2024-11-06T15:56:00Z" w16du:dateUtc="2024-11-06T15:56:00Z">
              <w:r w:rsidR="00EF7F25">
                <w:rPr>
                  <w:color w:val="000000" w:themeColor="text1"/>
                </w:rPr>
                <w:t>,</w:t>
              </w:r>
            </w:ins>
            <w:ins w:id="5403" w:author="Dr Mamadou SANOGO" w:date="2024-11-07T10:32:00Z" w16du:dateUtc="2024-11-07T10:32:00Z">
              <w:r>
                <w:rPr>
                  <w:color w:val="000000" w:themeColor="text1"/>
                </w:rPr>
                <w:t>67</w:t>
              </w:r>
            </w:ins>
            <w:ins w:id="5404"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405"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406" w:author="Dr Mamadou SANOGO" w:date="2023-10-27T11:29:00Z"/>
          <w:b/>
          <w:color w:val="000000" w:themeColor="text1"/>
          <w:szCs w:val="24"/>
          <w:rPrChange w:id="5407" w:author="Dr Mamadou SANOGO" w:date="2023-10-25T18:15:00Z">
            <w:rPr>
              <w:del w:id="5408" w:author="Dr Mamadou SANOGO" w:date="2023-10-27T11:29:00Z"/>
              <w:b/>
              <w:szCs w:val="24"/>
            </w:rPr>
          </w:rPrChange>
        </w:rPr>
      </w:pPr>
      <w:del w:id="5409" w:author="Dr Mamadou SANOGO" w:date="2023-10-27T23:43:00Z">
        <w:r w:rsidRPr="007A4AFC" w:rsidDel="00B43097">
          <w:rPr>
            <w:b/>
            <w:color w:val="000000" w:themeColor="text1"/>
            <w:szCs w:val="24"/>
            <w:rPrChange w:id="5410"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411" w:author="Dr Mamadou SANOGO" w:date="2023-10-27T23:43:00Z"/>
          <w:color w:val="000000" w:themeColor="text1"/>
          <w:rPrChange w:id="5412" w:author="Dr Mamadou SANOGO" w:date="2023-10-27T11:29:00Z">
            <w:rPr>
              <w:del w:id="5413" w:author="Dr Mamadou SANOGO" w:date="2023-10-27T23:43:00Z"/>
            </w:rPr>
          </w:rPrChange>
        </w:rPr>
        <w:pPrChange w:id="5414"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415" w:author="Dr Mamadou SANOGO" w:date="2023-10-27T11:26:00Z"/>
        </w:trPr>
        <w:tc>
          <w:tcPr>
            <w:tcW w:w="7932" w:type="dxa"/>
          </w:tcPr>
          <w:p w14:paraId="528B6A81" w14:textId="0F57003A" w:rsidR="0047574A" w:rsidRPr="007A4AFC" w:rsidDel="00693568" w:rsidRDefault="0047574A" w:rsidP="0047574A">
            <w:pPr>
              <w:spacing w:line="240" w:lineRule="auto"/>
              <w:rPr>
                <w:del w:id="5416" w:author="Dr Mamadou SANOGO" w:date="2023-10-27T11:26:00Z"/>
                <w:color w:val="000000" w:themeColor="text1"/>
                <w:rPrChange w:id="5417" w:author="Dr Mamadou SANOGO" w:date="2023-10-25T18:15:00Z">
                  <w:rPr>
                    <w:del w:id="5418" w:author="Dr Mamadou SANOGO" w:date="2023-10-27T11:26:00Z"/>
                  </w:rPr>
                </w:rPrChange>
              </w:rPr>
            </w:pPr>
            <w:del w:id="5419" w:author="Dr Mamadou SANOGO" w:date="2023-10-27T11:26:00Z">
              <w:r w:rsidRPr="007A4AFC" w:rsidDel="00693568">
                <w:rPr>
                  <w:color w:val="000000" w:themeColor="text1"/>
                  <w:rPrChange w:id="5420"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421" w:author="Dr Mamadou SANOGO" w:date="2023-10-27T11:26:00Z"/>
                <w:color w:val="000000" w:themeColor="text1"/>
                <w:rPrChange w:id="5422" w:author="Dr Mamadou SANOGO" w:date="2023-10-25T18:15:00Z">
                  <w:rPr>
                    <w:del w:id="5423" w:author="Dr Mamadou SANOGO" w:date="2023-10-27T11:26:00Z"/>
                  </w:rPr>
                </w:rPrChange>
              </w:rPr>
            </w:pPr>
            <w:del w:id="5424" w:author="Dr Mamadou SANOGO" w:date="2023-10-26T13:44:00Z">
              <w:r w:rsidRPr="007A4AFC" w:rsidDel="003A18E5">
                <w:rPr>
                  <w:color w:val="000000" w:themeColor="text1"/>
                  <w:rPrChange w:id="5425" w:author="Dr Mamadou SANOGO" w:date="2023-10-25T18:15:00Z">
                    <w:rPr/>
                  </w:rPrChange>
                </w:rPr>
                <w:delText>4</w:delText>
              </w:r>
            </w:del>
          </w:p>
        </w:tc>
      </w:tr>
      <w:tr w:rsidR="007A4AFC" w:rsidRPr="007A4AFC" w:rsidDel="00693568" w14:paraId="6206635A" w14:textId="3A851670" w:rsidTr="0047574A">
        <w:trPr>
          <w:del w:id="5426" w:author="Dr Mamadou SANOGO" w:date="2023-10-27T11:26:00Z"/>
        </w:trPr>
        <w:tc>
          <w:tcPr>
            <w:tcW w:w="7932" w:type="dxa"/>
          </w:tcPr>
          <w:p w14:paraId="24632D08" w14:textId="209570F2" w:rsidR="0047574A" w:rsidRPr="007A4AFC" w:rsidDel="00693568" w:rsidRDefault="0047574A" w:rsidP="0047574A">
            <w:pPr>
              <w:spacing w:line="240" w:lineRule="auto"/>
              <w:rPr>
                <w:del w:id="5427" w:author="Dr Mamadou SANOGO" w:date="2023-10-27T11:26:00Z"/>
                <w:color w:val="000000" w:themeColor="text1"/>
                <w:rPrChange w:id="5428" w:author="Dr Mamadou SANOGO" w:date="2023-10-25T18:15:00Z">
                  <w:rPr>
                    <w:del w:id="5429" w:author="Dr Mamadou SANOGO" w:date="2023-10-27T11:26:00Z"/>
                  </w:rPr>
                </w:rPrChange>
              </w:rPr>
            </w:pPr>
            <w:del w:id="5430" w:author="Dr Mamadou SANOGO" w:date="2023-10-27T11:26:00Z">
              <w:r w:rsidRPr="007A4AFC" w:rsidDel="00693568">
                <w:rPr>
                  <w:color w:val="000000" w:themeColor="text1"/>
                  <w:rPrChange w:id="5431"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432" w:author="Dr Mamadou SANOGO" w:date="2023-10-27T11:26:00Z"/>
                <w:color w:val="000000" w:themeColor="text1"/>
                <w:rPrChange w:id="5433" w:author="Dr Mamadou SANOGO" w:date="2023-10-25T18:15:00Z">
                  <w:rPr>
                    <w:del w:id="5434" w:author="Dr Mamadou SANOGO" w:date="2023-10-27T11:26:00Z"/>
                  </w:rPr>
                </w:rPrChange>
              </w:rPr>
            </w:pPr>
            <w:del w:id="5435" w:author="Dr Mamadou SANOGO" w:date="2023-10-27T11:26:00Z">
              <w:r w:rsidRPr="007A4AFC" w:rsidDel="00693568">
                <w:rPr>
                  <w:color w:val="000000" w:themeColor="text1"/>
                  <w:rPrChange w:id="5436" w:author="Dr Mamadou SANOGO" w:date="2023-10-25T18:15:00Z">
                    <w:rPr/>
                  </w:rPrChange>
                </w:rPr>
                <w:delText>0</w:delText>
              </w:r>
            </w:del>
          </w:p>
        </w:tc>
      </w:tr>
      <w:tr w:rsidR="007A4AFC" w:rsidRPr="007A4AFC" w:rsidDel="00693568" w14:paraId="15E1CEF2" w14:textId="2BAF450B" w:rsidTr="0047574A">
        <w:trPr>
          <w:del w:id="5437" w:author="Dr Mamadou SANOGO" w:date="2023-10-27T11:26:00Z"/>
        </w:trPr>
        <w:tc>
          <w:tcPr>
            <w:tcW w:w="7932" w:type="dxa"/>
          </w:tcPr>
          <w:p w14:paraId="2A1E4FEF" w14:textId="03836CFA" w:rsidR="0047574A" w:rsidRPr="007A4AFC" w:rsidDel="00693568" w:rsidRDefault="0047574A" w:rsidP="0047574A">
            <w:pPr>
              <w:spacing w:line="240" w:lineRule="auto"/>
              <w:rPr>
                <w:del w:id="5438" w:author="Dr Mamadou SANOGO" w:date="2023-10-27T11:26:00Z"/>
                <w:color w:val="000000" w:themeColor="text1"/>
                <w:rPrChange w:id="5439" w:author="Dr Mamadou SANOGO" w:date="2023-10-25T18:15:00Z">
                  <w:rPr>
                    <w:del w:id="5440" w:author="Dr Mamadou SANOGO" w:date="2023-10-27T11:26:00Z"/>
                  </w:rPr>
                </w:rPrChange>
              </w:rPr>
            </w:pPr>
            <w:del w:id="5441" w:author="Dr Mamadou SANOGO" w:date="2023-10-27T11:26:00Z">
              <w:r w:rsidRPr="007A4AFC" w:rsidDel="00693568">
                <w:rPr>
                  <w:color w:val="000000" w:themeColor="text1"/>
                  <w:rPrChange w:id="5442"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443" w:author="Dr Mamadou SANOGO" w:date="2023-10-27T11:26:00Z"/>
                <w:color w:val="000000" w:themeColor="text1"/>
                <w:rPrChange w:id="5444" w:author="Dr Mamadou SANOGO" w:date="2023-10-25T18:15:00Z">
                  <w:rPr>
                    <w:del w:id="5445" w:author="Dr Mamadou SANOGO" w:date="2023-10-27T11:26:00Z"/>
                  </w:rPr>
                </w:rPrChange>
              </w:rPr>
            </w:pPr>
            <w:del w:id="5446" w:author="Dr Mamadou SANOGO" w:date="2023-10-27T11:26:00Z">
              <w:r w:rsidRPr="007A4AFC" w:rsidDel="00693568">
                <w:rPr>
                  <w:color w:val="000000" w:themeColor="text1"/>
                  <w:rPrChange w:id="5447" w:author="Dr Mamadou SANOGO" w:date="2023-10-25T18:15:00Z">
                    <w:rPr/>
                  </w:rPrChange>
                </w:rPr>
                <w:delText>0</w:delText>
              </w:r>
            </w:del>
          </w:p>
        </w:tc>
      </w:tr>
      <w:tr w:rsidR="007A4AFC" w:rsidRPr="007A4AFC" w:rsidDel="00693568" w14:paraId="2540B5D8" w14:textId="4F4796EA" w:rsidTr="0047574A">
        <w:trPr>
          <w:del w:id="5448" w:author="Dr Mamadou SANOGO" w:date="2023-10-27T11:26:00Z"/>
        </w:trPr>
        <w:tc>
          <w:tcPr>
            <w:tcW w:w="7932" w:type="dxa"/>
          </w:tcPr>
          <w:p w14:paraId="12CCCDC4" w14:textId="4277A352" w:rsidR="0047574A" w:rsidRPr="007A4AFC" w:rsidDel="00693568" w:rsidRDefault="0047574A" w:rsidP="0047574A">
            <w:pPr>
              <w:spacing w:line="240" w:lineRule="auto"/>
              <w:rPr>
                <w:del w:id="5449" w:author="Dr Mamadou SANOGO" w:date="2023-10-27T11:26:00Z"/>
                <w:color w:val="000000" w:themeColor="text1"/>
                <w:rPrChange w:id="5450" w:author="Dr Mamadou SANOGO" w:date="2023-10-25T18:15:00Z">
                  <w:rPr>
                    <w:del w:id="5451" w:author="Dr Mamadou SANOGO" w:date="2023-10-27T11:26:00Z"/>
                  </w:rPr>
                </w:rPrChange>
              </w:rPr>
            </w:pPr>
            <w:del w:id="5452" w:author="Dr Mamadou SANOGO" w:date="2023-10-27T11:26:00Z">
              <w:r w:rsidRPr="007A4AFC" w:rsidDel="00693568">
                <w:rPr>
                  <w:color w:val="000000" w:themeColor="text1"/>
                  <w:rPrChange w:id="5453"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454" w:author="Dr Mamadou SANOGO" w:date="2023-10-27T11:26:00Z"/>
                <w:color w:val="000000" w:themeColor="text1"/>
                <w:rPrChange w:id="5455" w:author="Dr Mamadou SANOGO" w:date="2023-10-25T18:15:00Z">
                  <w:rPr>
                    <w:del w:id="5456" w:author="Dr Mamadou SANOGO" w:date="2023-10-27T11:26:00Z"/>
                  </w:rPr>
                </w:rPrChange>
              </w:rPr>
            </w:pPr>
            <w:del w:id="5457" w:author="Dr Mamadou SANOGO" w:date="2023-10-27T11:26:00Z">
              <w:r w:rsidRPr="007A4AFC" w:rsidDel="00693568">
                <w:rPr>
                  <w:color w:val="000000" w:themeColor="text1"/>
                  <w:rPrChange w:id="5458" w:author="Dr Mamadou SANOGO" w:date="2023-10-25T18:15:00Z">
                    <w:rPr/>
                  </w:rPrChange>
                </w:rPr>
                <w:delText>0</w:delText>
              </w:r>
            </w:del>
          </w:p>
        </w:tc>
      </w:tr>
      <w:tr w:rsidR="007A4AFC" w:rsidRPr="007A4AFC" w:rsidDel="00693568" w14:paraId="13C2D91E" w14:textId="362FAE27" w:rsidTr="0047574A">
        <w:trPr>
          <w:del w:id="5459"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460" w:author="Dr Mamadou SANOGO" w:date="2023-10-27T11:26:00Z"/>
                <w:b/>
                <w:color w:val="000000" w:themeColor="text1"/>
                <w:rPrChange w:id="5461" w:author="Dr Mamadou SANOGO" w:date="2023-10-25T18:15:00Z">
                  <w:rPr>
                    <w:del w:id="5462" w:author="Dr Mamadou SANOGO" w:date="2023-10-27T11:26:00Z"/>
                    <w:b/>
                  </w:rPr>
                </w:rPrChange>
              </w:rPr>
            </w:pPr>
            <w:del w:id="5463" w:author="Dr Mamadou SANOGO" w:date="2023-10-27T11:26:00Z">
              <w:r w:rsidRPr="007A4AFC" w:rsidDel="00693568">
                <w:rPr>
                  <w:b/>
                  <w:color w:val="000000" w:themeColor="text1"/>
                  <w:rPrChange w:id="5464"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465" w:author="Dr Mamadou SANOGO" w:date="2023-10-27T11:26:00Z"/>
                <w:b/>
                <w:color w:val="000000" w:themeColor="text1"/>
                <w:rPrChange w:id="5466" w:author="Dr Mamadou SANOGO" w:date="2023-10-25T18:15:00Z">
                  <w:rPr>
                    <w:del w:id="5467" w:author="Dr Mamadou SANOGO" w:date="2023-10-27T11:26:00Z"/>
                    <w:b/>
                  </w:rPr>
                </w:rPrChange>
              </w:rPr>
            </w:pPr>
            <w:del w:id="5468" w:author="Dr Mamadou SANOGO" w:date="2023-10-27T11:26:00Z">
              <w:r w:rsidRPr="007A4AFC" w:rsidDel="00693568">
                <w:rPr>
                  <w:b/>
                  <w:color w:val="000000" w:themeColor="text1"/>
                  <w:rPrChange w:id="5469" w:author="Dr Mamadou SANOGO" w:date="2023-10-25T18:15:00Z">
                    <w:rPr>
                      <w:b/>
                    </w:rPr>
                  </w:rPrChange>
                </w:rPr>
                <w:delText>2</w:delText>
              </w:r>
            </w:del>
            <w:del w:id="5470" w:author="Dr Mamadou SANOGO" w:date="2023-10-26T13:58:00Z">
              <w:r w:rsidR="00972E19" w:rsidRPr="007A4AFC" w:rsidDel="00CB3C42">
                <w:rPr>
                  <w:b/>
                  <w:color w:val="000000" w:themeColor="text1"/>
                  <w:rPrChange w:id="5471" w:author="Dr Mamadou SANOGO" w:date="2023-10-25T18:15:00Z">
                    <w:rPr>
                      <w:b/>
                    </w:rPr>
                  </w:rPrChange>
                </w:rPr>
                <w:delText>9</w:delText>
              </w:r>
            </w:del>
            <w:del w:id="5472" w:author="Dr Mamadou SANOGO" w:date="2023-10-27T11:26:00Z">
              <w:r w:rsidR="0047574A" w:rsidRPr="007A4AFC" w:rsidDel="00693568">
                <w:rPr>
                  <w:b/>
                  <w:color w:val="000000" w:themeColor="text1"/>
                  <w:rPrChange w:id="5473" w:author="Dr Mamadou SANOGO" w:date="2023-10-25T18:15:00Z">
                    <w:rPr>
                      <w:b/>
                    </w:rPr>
                  </w:rPrChange>
                </w:rPr>
                <w:delText>%</w:delText>
              </w:r>
            </w:del>
          </w:p>
        </w:tc>
      </w:tr>
      <w:tr w:rsidR="007A4AFC" w:rsidRPr="007A4AFC" w:rsidDel="00693568" w14:paraId="0BB8CD4F" w14:textId="000A587B" w:rsidTr="0047574A">
        <w:trPr>
          <w:del w:id="5474"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475" w:author="Dr Mamadou SANOGO" w:date="2023-10-27T11:26:00Z"/>
                <w:color w:val="000000" w:themeColor="text1"/>
                <w:rPrChange w:id="5476" w:author="Dr Mamadou SANOGO" w:date="2023-10-25T18:15:00Z">
                  <w:rPr>
                    <w:del w:id="5477" w:author="Dr Mamadou SANOGO" w:date="2023-10-27T11:26:00Z"/>
                  </w:rPr>
                </w:rPrChange>
              </w:rPr>
            </w:pPr>
            <w:del w:id="5478" w:author="Dr Mamadou SANOGO" w:date="2023-10-27T11:26:00Z">
              <w:r w:rsidRPr="007A4AFC" w:rsidDel="00693568">
                <w:rPr>
                  <w:color w:val="000000" w:themeColor="text1"/>
                  <w:rPrChange w:id="5479"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480" w:author="Dr Mamadou SANOGO" w:date="2023-10-27T11:26:00Z"/>
                <w:color w:val="000000" w:themeColor="text1"/>
                <w:rPrChange w:id="5481" w:author="Dr Mamadou SANOGO" w:date="2023-10-25T18:15:00Z">
                  <w:rPr>
                    <w:del w:id="5482" w:author="Dr Mamadou SANOGO" w:date="2023-10-27T11:26:00Z"/>
                  </w:rPr>
                </w:rPrChange>
              </w:rPr>
            </w:pPr>
            <w:del w:id="5483" w:author="Dr Mamadou SANOGO" w:date="2023-10-27T11:26:00Z">
              <w:r w:rsidRPr="007A4AFC" w:rsidDel="00693568">
                <w:rPr>
                  <w:color w:val="000000" w:themeColor="text1"/>
                  <w:rPrChange w:id="5484" w:author="Dr Mamadou SANOGO" w:date="2023-10-25T18:15:00Z">
                    <w:rPr/>
                  </w:rPrChange>
                </w:rPr>
                <w:delText>4</w:delText>
              </w:r>
            </w:del>
          </w:p>
        </w:tc>
      </w:tr>
      <w:tr w:rsidR="007A4AFC" w:rsidRPr="007A4AFC" w:rsidDel="00693568" w14:paraId="15588565" w14:textId="7563DE22" w:rsidTr="0047574A">
        <w:trPr>
          <w:del w:id="5485"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486" w:author="Dr Mamadou SANOGO" w:date="2023-10-27T11:26:00Z"/>
                <w:b/>
                <w:color w:val="000000" w:themeColor="text1"/>
                <w:rPrChange w:id="5487" w:author="Dr Mamadou SANOGO" w:date="2023-10-25T18:15:00Z">
                  <w:rPr>
                    <w:del w:id="5488" w:author="Dr Mamadou SANOGO" w:date="2023-10-27T11:26:00Z"/>
                    <w:b/>
                  </w:rPr>
                </w:rPrChange>
              </w:rPr>
            </w:pPr>
            <w:del w:id="5489" w:author="Dr Mamadou SANOGO" w:date="2023-10-27T11:26:00Z">
              <w:r w:rsidRPr="007A4AFC" w:rsidDel="00693568">
                <w:rPr>
                  <w:b/>
                  <w:color w:val="000000" w:themeColor="text1"/>
                  <w:rPrChange w:id="5490"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491" w:author="Dr Mamadou SANOGO" w:date="2023-10-27T11:26:00Z"/>
                <w:b/>
                <w:color w:val="000000" w:themeColor="text1"/>
                <w:rPrChange w:id="5492" w:author="Dr Mamadou SANOGO" w:date="2023-10-25T18:15:00Z">
                  <w:rPr>
                    <w:del w:id="5493" w:author="Dr Mamadou SANOGO" w:date="2023-10-27T11:26:00Z"/>
                    <w:b/>
                  </w:rPr>
                </w:rPrChange>
              </w:rPr>
            </w:pPr>
            <w:del w:id="5494" w:author="Dr Mamadou SANOGO" w:date="2023-10-26T14:00:00Z">
              <w:r w:rsidRPr="007A4AFC" w:rsidDel="00CB3C42">
                <w:rPr>
                  <w:b/>
                  <w:color w:val="000000" w:themeColor="text1"/>
                  <w:rPrChange w:id="5495" w:author="Dr Mamadou SANOGO" w:date="2023-10-25T18:15:00Z">
                    <w:rPr>
                      <w:b/>
                    </w:rPr>
                  </w:rPrChange>
                </w:rPr>
                <w:delText>2</w:delText>
              </w:r>
              <w:r w:rsidR="00972E19" w:rsidRPr="007A4AFC" w:rsidDel="00CB3C42">
                <w:rPr>
                  <w:b/>
                  <w:color w:val="000000" w:themeColor="text1"/>
                  <w:rPrChange w:id="5496" w:author="Dr Mamadou SANOGO" w:date="2023-10-25T18:15:00Z">
                    <w:rPr>
                      <w:b/>
                    </w:rPr>
                  </w:rPrChange>
                </w:rPr>
                <w:delText>9</w:delText>
              </w:r>
            </w:del>
            <w:del w:id="5497" w:author="Dr Mamadou SANOGO" w:date="2023-10-27T11:26:00Z">
              <w:r w:rsidR="0047574A" w:rsidRPr="007A4AFC" w:rsidDel="00693568">
                <w:rPr>
                  <w:b/>
                  <w:color w:val="000000" w:themeColor="text1"/>
                  <w:rPrChange w:id="5498" w:author="Dr Mamadou SANOGO" w:date="2023-10-25T18:15:00Z">
                    <w:rPr>
                      <w:b/>
                    </w:rPr>
                  </w:rPrChange>
                </w:rPr>
                <w:delText>%</w:delText>
              </w:r>
            </w:del>
          </w:p>
        </w:tc>
      </w:tr>
      <w:tr w:rsidR="007A4AFC" w:rsidRPr="007A4AFC" w:rsidDel="00693568" w14:paraId="5B30FD86" w14:textId="4100EED3" w:rsidTr="0047574A">
        <w:trPr>
          <w:del w:id="5499"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500" w:author="Dr Mamadou SANOGO" w:date="2023-10-27T11:26:00Z"/>
                <w:color w:val="000000" w:themeColor="text1"/>
                <w:rPrChange w:id="5501" w:author="Dr Mamadou SANOGO" w:date="2023-10-25T18:15:00Z">
                  <w:rPr>
                    <w:del w:id="5502" w:author="Dr Mamadou SANOGO" w:date="2023-10-27T11:26:00Z"/>
                  </w:rPr>
                </w:rPrChange>
              </w:rPr>
            </w:pPr>
            <w:del w:id="5503" w:author="Dr Mamadou SANOGO" w:date="2023-10-27T11:26:00Z">
              <w:r w:rsidRPr="007A4AFC" w:rsidDel="00693568">
                <w:rPr>
                  <w:color w:val="000000" w:themeColor="text1"/>
                  <w:rPrChange w:id="5504"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505" w:author="Dr Mamadou SANOGO" w:date="2023-10-27T11:26:00Z"/>
                <w:color w:val="000000" w:themeColor="text1"/>
                <w:rPrChange w:id="5506" w:author="Dr Mamadou SANOGO" w:date="2023-10-25T18:15:00Z">
                  <w:rPr>
                    <w:del w:id="5507" w:author="Dr Mamadou SANOGO" w:date="2023-10-27T11:26:00Z"/>
                  </w:rPr>
                </w:rPrChange>
              </w:rPr>
            </w:pPr>
            <w:del w:id="5508" w:author="Dr Mamadou SANOGO" w:date="2023-10-26T13:59:00Z">
              <w:r w:rsidRPr="007A4AFC" w:rsidDel="00CB3C42">
                <w:rPr>
                  <w:color w:val="000000" w:themeColor="text1"/>
                  <w:rPrChange w:id="5509" w:author="Dr Mamadou SANOGO" w:date="2023-10-25T18:15:00Z">
                    <w:rPr/>
                  </w:rPrChange>
                </w:rPr>
                <w:delText>6</w:delText>
              </w:r>
            </w:del>
          </w:p>
        </w:tc>
      </w:tr>
      <w:tr w:rsidR="007A4AFC" w:rsidRPr="007A4AFC" w:rsidDel="00693568" w14:paraId="4C56445F" w14:textId="1FA3CE5B" w:rsidTr="0047574A">
        <w:trPr>
          <w:del w:id="5510"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511" w:author="Dr Mamadou SANOGO" w:date="2023-10-27T11:26:00Z"/>
                <w:b/>
                <w:color w:val="000000" w:themeColor="text1"/>
                <w:rPrChange w:id="5512" w:author="Dr Mamadou SANOGO" w:date="2023-10-25T18:15:00Z">
                  <w:rPr>
                    <w:del w:id="5513" w:author="Dr Mamadou SANOGO" w:date="2023-10-27T11:26:00Z"/>
                    <w:b/>
                  </w:rPr>
                </w:rPrChange>
              </w:rPr>
            </w:pPr>
            <w:del w:id="5514" w:author="Dr Mamadou SANOGO" w:date="2023-10-27T11:26:00Z">
              <w:r w:rsidRPr="007A4AFC" w:rsidDel="00693568">
                <w:rPr>
                  <w:b/>
                  <w:color w:val="000000" w:themeColor="text1"/>
                  <w:rPrChange w:id="5515"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516" w:author="Dr Mamadou SANOGO" w:date="2023-10-27T11:26:00Z"/>
                <w:b/>
                <w:color w:val="000000" w:themeColor="text1"/>
                <w:rPrChange w:id="5517" w:author="Dr Mamadou SANOGO" w:date="2023-10-25T18:15:00Z">
                  <w:rPr>
                    <w:del w:id="5518" w:author="Dr Mamadou SANOGO" w:date="2023-10-27T11:26:00Z"/>
                    <w:b/>
                  </w:rPr>
                </w:rPrChange>
              </w:rPr>
            </w:pPr>
            <w:del w:id="5519" w:author="Dr Mamadou SANOGO" w:date="2023-10-27T11:26:00Z">
              <w:r w:rsidRPr="007A4AFC" w:rsidDel="00693568">
                <w:rPr>
                  <w:b/>
                  <w:color w:val="000000" w:themeColor="text1"/>
                  <w:rPrChange w:id="5520" w:author="Dr Mamadou SANOGO" w:date="2023-10-25T18:15:00Z">
                    <w:rPr>
                      <w:b/>
                    </w:rPr>
                  </w:rPrChange>
                </w:rPr>
                <w:delText>4</w:delText>
              </w:r>
            </w:del>
            <w:del w:id="5521" w:author="Dr Mamadou SANOGO" w:date="2023-10-26T14:00:00Z">
              <w:r w:rsidRPr="007A4AFC" w:rsidDel="00CB3C42">
                <w:rPr>
                  <w:b/>
                  <w:color w:val="000000" w:themeColor="text1"/>
                  <w:rPrChange w:id="5522" w:author="Dr Mamadou SANOGO" w:date="2023-10-25T18:15:00Z">
                    <w:rPr>
                      <w:b/>
                    </w:rPr>
                  </w:rPrChange>
                </w:rPr>
                <w:delText>2</w:delText>
              </w:r>
            </w:del>
            <w:del w:id="5523" w:author="Dr Mamadou SANOGO" w:date="2023-10-27T11:26:00Z">
              <w:r w:rsidR="0047574A" w:rsidRPr="007A4AFC" w:rsidDel="00693568">
                <w:rPr>
                  <w:b/>
                  <w:color w:val="000000" w:themeColor="text1"/>
                  <w:rPrChange w:id="5524" w:author="Dr Mamadou SANOGO" w:date="2023-10-25T18:15:00Z">
                    <w:rPr>
                      <w:b/>
                    </w:rPr>
                  </w:rPrChange>
                </w:rPr>
                <w:delText>%</w:delText>
              </w:r>
            </w:del>
          </w:p>
        </w:tc>
      </w:tr>
      <w:tr w:rsidR="007A4AFC" w:rsidRPr="007A4AFC" w:rsidDel="00693568" w14:paraId="16EA0714" w14:textId="74B67724" w:rsidTr="0047574A">
        <w:trPr>
          <w:del w:id="5525"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526" w:author="Dr Mamadou SANOGO" w:date="2023-10-27T11:26:00Z"/>
                <w:b/>
                <w:color w:val="000000" w:themeColor="text1"/>
                <w:rPrChange w:id="5527" w:author="Dr Mamadou SANOGO" w:date="2023-10-25T18:15:00Z">
                  <w:rPr>
                    <w:del w:id="5528" w:author="Dr Mamadou SANOGO" w:date="2023-10-27T11:26:00Z"/>
                    <w:b/>
                  </w:rPr>
                </w:rPrChange>
              </w:rPr>
            </w:pPr>
            <w:del w:id="5529" w:author="Dr Mamadou SANOGO" w:date="2023-10-27T11:26:00Z">
              <w:r w:rsidRPr="007A4AFC" w:rsidDel="00693568">
                <w:rPr>
                  <w:b/>
                  <w:color w:val="000000" w:themeColor="text1"/>
                  <w:rPrChange w:id="5530"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531" w:author="Dr Mamadou SANOGO" w:date="2023-10-27T11:26:00Z"/>
                <w:b/>
                <w:color w:val="000000" w:themeColor="text1"/>
                <w:rPrChange w:id="5532" w:author="Dr Mamadou SANOGO" w:date="2023-10-25T18:15:00Z">
                  <w:rPr>
                    <w:del w:id="5533" w:author="Dr Mamadou SANOGO" w:date="2023-10-27T11:26:00Z"/>
                    <w:b/>
                  </w:rPr>
                </w:rPrChange>
              </w:rPr>
            </w:pPr>
            <w:del w:id="5534" w:author="Dr Mamadou SANOGO" w:date="2023-10-27T11:26:00Z">
              <w:r w:rsidRPr="007A4AFC" w:rsidDel="00693568">
                <w:rPr>
                  <w:b/>
                  <w:color w:val="000000" w:themeColor="text1"/>
                  <w:rPrChange w:id="5535" w:author="Dr Mamadou SANOGO" w:date="2023-10-25T18:15:00Z">
                    <w:rPr>
                      <w:b/>
                    </w:rPr>
                  </w:rPrChange>
                </w:rPr>
                <w:delText>1</w:delText>
              </w:r>
            </w:del>
            <w:del w:id="5536" w:author="Dr Mamadou SANOGO" w:date="2023-10-26T13:59:00Z">
              <w:r w:rsidR="00972E19" w:rsidRPr="007A4AFC" w:rsidDel="00CB3C42">
                <w:rPr>
                  <w:b/>
                  <w:color w:val="000000" w:themeColor="text1"/>
                  <w:rPrChange w:id="5537"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538" w:author="Dr Mamadou SANOGO" w:date="2023-10-27T23:43:00Z"/>
          <w:color w:val="000000" w:themeColor="text1"/>
          <w:rPrChange w:id="5539" w:author="Dr Mamadou SANOGO" w:date="2023-10-25T18:15:00Z">
            <w:rPr>
              <w:del w:id="5540" w:author="Dr Mamadou SANOGO" w:date="2023-10-27T23:43:00Z"/>
            </w:rPr>
          </w:rPrChange>
        </w:rPr>
      </w:pPr>
    </w:p>
    <w:p w14:paraId="529C7125" w14:textId="5D79DD71" w:rsidR="00693568" w:rsidRDefault="006F5C20">
      <w:pPr>
        <w:pStyle w:val="Paragraphedeliste"/>
        <w:ind w:left="284"/>
        <w:rPr>
          <w:ins w:id="5541" w:author="Dr Mamadou SANOGO" w:date="2023-10-27T11:28:00Z"/>
          <w:b/>
          <w:color w:val="000000" w:themeColor="text1"/>
          <w:szCs w:val="24"/>
        </w:rPr>
        <w:pPrChange w:id="5542" w:author="Dr Mamadou SANOGO" w:date="2023-10-27T11:28:00Z">
          <w:pPr>
            <w:pStyle w:val="Paragraphedeliste"/>
            <w:numPr>
              <w:ilvl w:val="3"/>
              <w:numId w:val="3"/>
            </w:numPr>
            <w:ind w:left="284" w:hanging="284"/>
          </w:pPr>
        </w:pPrChange>
      </w:pPr>
      <w:ins w:id="5543" w:author="Cauris Cosmetics" w:date="2023-10-27T17:53:00Z">
        <w:del w:id="5544" w:author="Dr Mamadou SANOGO" w:date="2023-10-27T23:43:00Z">
          <w:r w:rsidDel="00B43097">
            <w:delText>00</w:delText>
          </w:r>
        </w:del>
      </w:ins>
      <w:ins w:id="5545" w:author="Cauris Cosmetics" w:date="2023-10-27T17:54:00Z">
        <w:del w:id="5546" w:author="Dr Mamadou SANOGO" w:date="2023-10-27T23:43:00Z">
          <w:r w:rsidDel="00B43097">
            <w:delText>0</w:delText>
          </w:r>
        </w:del>
      </w:ins>
      <w:ins w:id="5547" w:author="Cauris Cosmetics" w:date="2023-10-27T17:53:00Z">
        <w:del w:id="5548" w:author="Dr Mamadou SANOGO" w:date="2023-10-27T23:43:00Z">
          <w:r w:rsidDel="00B43097">
            <w:delText>0</w:delText>
          </w:r>
        </w:del>
      </w:ins>
      <w:ins w:id="5549" w:author="Cauris Cosmetics" w:date="2023-10-27T17:54:00Z">
        <w:del w:id="5550"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551" w:author="Dr Mamadou SANOGO" w:date="2023-10-27T11:28:00Z"/>
          <w:b/>
          <w:color w:val="000000" w:themeColor="text1"/>
          <w:szCs w:val="24"/>
          <w:rPrChange w:id="5552" w:author="Dr Mamadou SANOGO" w:date="2023-10-25T18:15:00Z">
            <w:rPr>
              <w:del w:id="5553" w:author="Dr Mamadou SANOGO" w:date="2023-10-27T11:28:00Z"/>
              <w:b/>
              <w:szCs w:val="24"/>
            </w:rPr>
          </w:rPrChange>
        </w:rPr>
      </w:pPr>
      <w:del w:id="5554" w:author="Dr Mamadou SANOGO" w:date="2023-10-27T11:28:00Z">
        <w:r w:rsidRPr="007A4AFC" w:rsidDel="00693568">
          <w:rPr>
            <w:b/>
            <w:color w:val="000000" w:themeColor="text1"/>
            <w:szCs w:val="24"/>
            <w:rPrChange w:id="5555"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556" w:author="Dr Mamadou SANOGO" w:date="2023-10-27T11:28:00Z"/>
          <w:color w:val="000000" w:themeColor="text1"/>
          <w:rPrChange w:id="5557" w:author="Dr Mamadou SANOGO" w:date="2023-10-25T18:15:00Z">
            <w:rPr>
              <w:del w:id="5558" w:author="Dr Mamadou SANOGO" w:date="2023-10-27T11:28:00Z"/>
            </w:rPr>
          </w:rPrChange>
        </w:rPr>
      </w:pPr>
    </w:p>
    <w:p w14:paraId="441762FB" w14:textId="556C9884" w:rsidR="0047574A" w:rsidRPr="007A4AFC" w:rsidDel="00693568" w:rsidRDefault="0047574A" w:rsidP="0047574A">
      <w:pPr>
        <w:spacing w:line="240" w:lineRule="auto"/>
        <w:rPr>
          <w:del w:id="5559" w:author="Dr Mamadou SANOGO" w:date="2023-10-27T11:28:00Z"/>
          <w:b/>
          <w:bCs/>
          <w:i/>
          <w:iCs/>
          <w:color w:val="000000" w:themeColor="text1"/>
          <w:szCs w:val="24"/>
          <w:rPrChange w:id="5560" w:author="Dr Mamadou SANOGO" w:date="2023-10-25T18:15:00Z">
            <w:rPr>
              <w:del w:id="5561" w:author="Dr Mamadou SANOGO" w:date="2023-10-27T11:28:00Z"/>
              <w:b/>
              <w:bCs/>
              <w:i/>
              <w:iCs/>
              <w:szCs w:val="24"/>
            </w:rPr>
          </w:rPrChange>
        </w:rPr>
      </w:pPr>
      <w:del w:id="5562" w:author="Dr Mamadou SANOGO" w:date="2023-10-27T11:28:00Z">
        <w:r w:rsidRPr="007A4AFC" w:rsidDel="00693568">
          <w:rPr>
            <w:b/>
            <w:bCs/>
            <w:i/>
            <w:iCs/>
            <w:color w:val="000000" w:themeColor="text1"/>
            <w:szCs w:val="24"/>
            <w:rPrChange w:id="5563"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564" w:author="Dr Mamadou SANOGO" w:date="2023-10-27T11:28:00Z"/>
          <w:color w:val="000000" w:themeColor="text1"/>
          <w:rPrChange w:id="5565" w:author="Dr Mamadou SANOGO" w:date="2023-10-25T18:15:00Z">
            <w:rPr>
              <w:del w:id="5566"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567" w:author="Dr Mamadou SANOGO" w:date="2023-10-27T11:28:00Z"/>
        </w:trPr>
        <w:tc>
          <w:tcPr>
            <w:tcW w:w="1979" w:type="dxa"/>
          </w:tcPr>
          <w:p w14:paraId="4A47154B" w14:textId="02009058" w:rsidR="00113903" w:rsidRPr="007A4AFC" w:rsidDel="00693568" w:rsidRDefault="00113903" w:rsidP="00113903">
            <w:pPr>
              <w:spacing w:line="240" w:lineRule="auto"/>
              <w:rPr>
                <w:del w:id="5568" w:author="Dr Mamadou SANOGO" w:date="2023-10-27T11:28:00Z"/>
                <w:b/>
                <w:color w:val="000000" w:themeColor="text1"/>
                <w:rPrChange w:id="5569" w:author="Dr Mamadou SANOGO" w:date="2023-10-25T18:15:00Z">
                  <w:rPr>
                    <w:del w:id="5570" w:author="Dr Mamadou SANOGO" w:date="2023-10-27T11:28:00Z"/>
                    <w:b/>
                  </w:rPr>
                </w:rPrChange>
              </w:rPr>
            </w:pPr>
            <w:del w:id="5571" w:author="Dr Mamadou SANOGO" w:date="2023-10-27T11:28:00Z">
              <w:r w:rsidRPr="007A4AFC" w:rsidDel="00693568">
                <w:rPr>
                  <w:b/>
                  <w:color w:val="000000" w:themeColor="text1"/>
                  <w:rPrChange w:id="5572"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573" w:author="Dr Mamadou SANOGO" w:date="2023-10-27T11:28:00Z"/>
                <w:b/>
                <w:color w:val="000000" w:themeColor="text1"/>
                <w:rPrChange w:id="5574" w:author="Dr Mamadou SANOGO" w:date="2023-10-25T18:15:00Z">
                  <w:rPr>
                    <w:del w:id="5575" w:author="Dr Mamadou SANOGO" w:date="2023-10-27T11:28:00Z"/>
                    <w:b/>
                  </w:rPr>
                </w:rPrChange>
              </w:rPr>
            </w:pPr>
            <w:del w:id="5576" w:author="Dr Mamadou SANOGO" w:date="2023-10-27T11:28:00Z">
              <w:r w:rsidRPr="007A4AFC" w:rsidDel="00693568">
                <w:rPr>
                  <w:b/>
                  <w:color w:val="000000" w:themeColor="text1"/>
                  <w:rPrChange w:id="5577"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578" w:author="Dr Mamadou SANOGO" w:date="2023-10-27T11:28:00Z"/>
                <w:b/>
                <w:color w:val="000000" w:themeColor="text1"/>
                <w:rPrChange w:id="5579" w:author="Dr Mamadou SANOGO" w:date="2023-10-25T18:15:00Z">
                  <w:rPr>
                    <w:del w:id="5580" w:author="Dr Mamadou SANOGO" w:date="2023-10-27T11:28:00Z"/>
                    <w:b/>
                  </w:rPr>
                </w:rPrChange>
              </w:rPr>
            </w:pPr>
            <w:del w:id="5581" w:author="Dr Mamadou SANOGO" w:date="2023-10-27T11:28:00Z">
              <w:r w:rsidRPr="007A4AFC" w:rsidDel="00693568">
                <w:rPr>
                  <w:b/>
                  <w:color w:val="000000" w:themeColor="text1"/>
                  <w:rPrChange w:id="5582"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583" w:author="Dr Mamadou SANOGO" w:date="2023-10-27T11:28:00Z"/>
                <w:b/>
                <w:color w:val="000000" w:themeColor="text1"/>
                <w:rPrChange w:id="5584" w:author="Dr Mamadou SANOGO" w:date="2023-10-25T18:15:00Z">
                  <w:rPr>
                    <w:del w:id="5585" w:author="Dr Mamadou SANOGO" w:date="2023-10-27T11:28:00Z"/>
                    <w:b/>
                  </w:rPr>
                </w:rPrChange>
              </w:rPr>
            </w:pPr>
            <w:del w:id="5586" w:author="Dr Mamadou SANOGO" w:date="2023-10-27T11:28:00Z">
              <w:r w:rsidRPr="007A4AFC" w:rsidDel="00693568">
                <w:rPr>
                  <w:b/>
                  <w:color w:val="000000" w:themeColor="text1"/>
                  <w:rPrChange w:id="5587"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588" w:author="Dr Mamadou SANOGO" w:date="2023-10-27T11:28:00Z"/>
                <w:b/>
                <w:color w:val="000000" w:themeColor="text1"/>
                <w:rPrChange w:id="5589" w:author="Dr Mamadou SANOGO" w:date="2023-10-25T18:15:00Z">
                  <w:rPr>
                    <w:del w:id="5590" w:author="Dr Mamadou SANOGO" w:date="2023-10-27T11:28:00Z"/>
                    <w:b/>
                  </w:rPr>
                </w:rPrChange>
              </w:rPr>
            </w:pPr>
            <w:del w:id="5591" w:author="Dr Mamadou SANOGO" w:date="2023-10-27T11:28:00Z">
              <w:r w:rsidRPr="007A4AFC" w:rsidDel="00693568">
                <w:rPr>
                  <w:b/>
                  <w:color w:val="000000" w:themeColor="text1"/>
                  <w:rPrChange w:id="5592" w:author="Dr Mamadou SANOGO" w:date="2023-10-25T18:15:00Z">
                    <w:rPr>
                      <w:b/>
                    </w:rPr>
                  </w:rPrChange>
                </w:rPr>
                <w:delText>2021-2022</w:delText>
              </w:r>
            </w:del>
          </w:p>
        </w:tc>
      </w:tr>
      <w:tr w:rsidR="007A4AFC" w:rsidRPr="007A4AFC" w:rsidDel="00693568" w14:paraId="6684FE57" w14:textId="4D467C5F" w:rsidTr="00113903">
        <w:trPr>
          <w:del w:id="5593" w:author="Dr Mamadou SANOGO" w:date="2023-10-27T11:28:00Z"/>
        </w:trPr>
        <w:tc>
          <w:tcPr>
            <w:tcW w:w="1979" w:type="dxa"/>
          </w:tcPr>
          <w:p w14:paraId="7E46D650" w14:textId="19AE23FA" w:rsidR="00113903" w:rsidRPr="007A4AFC" w:rsidDel="00693568" w:rsidRDefault="00113903" w:rsidP="005A55FB">
            <w:pPr>
              <w:spacing w:line="240" w:lineRule="auto"/>
              <w:rPr>
                <w:del w:id="5594" w:author="Dr Mamadou SANOGO" w:date="2023-10-27T11:28:00Z"/>
                <w:color w:val="000000" w:themeColor="text1"/>
                <w:rPrChange w:id="5595" w:author="Dr Mamadou SANOGO" w:date="2023-10-25T18:15:00Z">
                  <w:rPr>
                    <w:del w:id="5596" w:author="Dr Mamadou SANOGO" w:date="2023-10-27T11:28:00Z"/>
                  </w:rPr>
                </w:rPrChange>
              </w:rPr>
            </w:pPr>
            <w:del w:id="5597" w:author="Dr Mamadou SANOGO" w:date="2023-10-27T11:28:00Z">
              <w:r w:rsidRPr="007A4AFC" w:rsidDel="00693568">
                <w:rPr>
                  <w:color w:val="000000" w:themeColor="text1"/>
                  <w:rPrChange w:id="5598" w:author="Dr Mamadou SANOGO" w:date="2023-10-25T18:15:00Z">
                    <w:rPr/>
                  </w:rPrChange>
                </w:rPr>
                <w:delText xml:space="preserve">Nbr. inscrits </w:delText>
              </w:r>
              <w:r w:rsidR="005A55FB" w:rsidRPr="007A4AFC" w:rsidDel="00693568">
                <w:rPr>
                  <w:color w:val="000000" w:themeColor="text1"/>
                  <w:rPrChange w:id="5599" w:author="Dr Mamadou SANOGO" w:date="2023-10-25T18:15:00Z">
                    <w:rPr/>
                  </w:rPrChange>
                </w:rPr>
                <w:delText xml:space="preserve">M </w:delText>
              </w:r>
              <w:r w:rsidRPr="007A4AFC" w:rsidDel="00693568">
                <w:rPr>
                  <w:color w:val="000000" w:themeColor="text1"/>
                  <w:rPrChange w:id="5600"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601" w:author="Dr Mamadou SANOGO" w:date="2023-10-27T11:28:00Z"/>
                <w:color w:val="000000" w:themeColor="text1"/>
                <w:rPrChange w:id="5602" w:author="Dr Mamadou SANOGO" w:date="2023-10-25T18:15:00Z">
                  <w:rPr>
                    <w:del w:id="5603" w:author="Dr Mamadou SANOGO" w:date="2023-10-27T11:28:00Z"/>
                  </w:rPr>
                </w:rPrChange>
              </w:rPr>
            </w:pPr>
            <w:del w:id="5604" w:author="Dr Mamadou SANOGO" w:date="2023-10-27T11:28:00Z">
              <w:r w:rsidRPr="007A4AFC" w:rsidDel="00693568">
                <w:rPr>
                  <w:color w:val="000000" w:themeColor="text1"/>
                  <w:rPrChange w:id="5605" w:author="Dr Mamadou SANOGO" w:date="2023-10-25T18:15:00Z">
                    <w:rPr/>
                  </w:rPrChange>
                </w:rPr>
                <w:delText>1</w:delText>
              </w:r>
            </w:del>
            <w:del w:id="5606" w:author="Dr Mamadou SANOGO" w:date="2023-10-26T14:01:00Z">
              <w:r w:rsidRPr="007A4AFC" w:rsidDel="00CB3C42">
                <w:rPr>
                  <w:color w:val="000000" w:themeColor="text1"/>
                  <w:rPrChange w:id="5607"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608" w:author="Dr Mamadou SANOGO" w:date="2023-10-27T11:28:00Z"/>
                <w:color w:val="000000" w:themeColor="text1"/>
                <w:rPrChange w:id="5609" w:author="Dr Mamadou SANOGO" w:date="2023-10-25T18:15:00Z">
                  <w:rPr>
                    <w:del w:id="5610" w:author="Dr Mamadou SANOGO" w:date="2023-10-27T11:28:00Z"/>
                  </w:rPr>
                </w:rPrChange>
              </w:rPr>
            </w:pPr>
            <w:del w:id="5611" w:author="Dr Mamadou SANOGO" w:date="2023-10-27T11:28:00Z">
              <w:r w:rsidRPr="007A4AFC" w:rsidDel="00693568">
                <w:rPr>
                  <w:color w:val="000000" w:themeColor="text1"/>
                  <w:rPrChange w:id="5612" w:author="Dr Mamadou SANOGO" w:date="2023-10-25T18:15:00Z">
                    <w:rPr/>
                  </w:rPrChange>
                </w:rPr>
                <w:delText>1</w:delText>
              </w:r>
            </w:del>
            <w:del w:id="5613" w:author="Dr Mamadou SANOGO" w:date="2023-10-26T14:34:00Z">
              <w:r w:rsidRPr="007A4AFC" w:rsidDel="00CB3C42">
                <w:rPr>
                  <w:color w:val="000000" w:themeColor="text1"/>
                  <w:rPrChange w:id="5614"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615" w:author="Dr Mamadou SANOGO" w:date="2023-10-27T11:28:00Z"/>
                <w:color w:val="000000" w:themeColor="text1"/>
                <w:rPrChange w:id="5616" w:author="Dr Mamadou SANOGO" w:date="2023-10-25T18:15:00Z">
                  <w:rPr>
                    <w:del w:id="5617" w:author="Dr Mamadou SANOGO" w:date="2023-10-27T11:28:00Z"/>
                  </w:rPr>
                </w:rPrChange>
              </w:rPr>
            </w:pPr>
            <w:del w:id="5618" w:author="Dr Mamadou SANOGO" w:date="2023-10-27T11:28:00Z">
              <w:r w:rsidRPr="007A4AFC" w:rsidDel="00693568">
                <w:rPr>
                  <w:color w:val="000000" w:themeColor="text1"/>
                  <w:rPrChange w:id="5619" w:author="Dr Mamadou SANOGO" w:date="2023-10-25T18:15:00Z">
                    <w:rPr/>
                  </w:rPrChange>
                </w:rPr>
                <w:delText>1</w:delText>
              </w:r>
            </w:del>
            <w:del w:id="5620" w:author="Dr Mamadou SANOGO" w:date="2023-10-26T14:44:00Z">
              <w:r w:rsidRPr="007A4AFC" w:rsidDel="00CB3C42">
                <w:rPr>
                  <w:color w:val="000000" w:themeColor="text1"/>
                  <w:rPrChange w:id="5621"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622" w:author="Dr Mamadou SANOGO" w:date="2023-10-27T11:28:00Z"/>
                <w:color w:val="000000" w:themeColor="text1"/>
                <w:rPrChange w:id="5623" w:author="Dr Mamadou SANOGO" w:date="2023-10-25T18:15:00Z">
                  <w:rPr>
                    <w:del w:id="5624" w:author="Dr Mamadou SANOGO" w:date="2023-10-27T11:28:00Z"/>
                  </w:rPr>
                </w:rPrChange>
              </w:rPr>
            </w:pPr>
            <w:del w:id="5625" w:author="Dr Mamadou SANOGO" w:date="2023-10-27T11:28:00Z">
              <w:r w:rsidRPr="007A4AFC" w:rsidDel="00693568">
                <w:rPr>
                  <w:color w:val="000000" w:themeColor="text1"/>
                  <w:rPrChange w:id="5626" w:author="Dr Mamadou SANOGO" w:date="2023-10-25T18:15:00Z">
                    <w:rPr/>
                  </w:rPrChange>
                </w:rPr>
                <w:delText>1</w:delText>
              </w:r>
            </w:del>
            <w:del w:id="5627" w:author="Dr Mamadou SANOGO" w:date="2023-10-26T15:28:00Z">
              <w:r w:rsidRPr="007A4AFC" w:rsidDel="00CB3C42">
                <w:rPr>
                  <w:color w:val="000000" w:themeColor="text1"/>
                  <w:rPrChange w:id="5628" w:author="Dr Mamadou SANOGO" w:date="2023-10-25T18:15:00Z">
                    <w:rPr/>
                  </w:rPrChange>
                </w:rPr>
                <w:delText>6</w:delText>
              </w:r>
            </w:del>
          </w:p>
        </w:tc>
      </w:tr>
      <w:tr w:rsidR="007A4AFC" w:rsidRPr="007A4AFC" w:rsidDel="00693568" w14:paraId="41CB72EA" w14:textId="1DAD893A" w:rsidTr="00113903">
        <w:trPr>
          <w:del w:id="5629" w:author="Dr Mamadou SANOGO" w:date="2023-10-27T11:28:00Z"/>
        </w:trPr>
        <w:tc>
          <w:tcPr>
            <w:tcW w:w="1979" w:type="dxa"/>
          </w:tcPr>
          <w:p w14:paraId="171E3F67" w14:textId="21B4BF79" w:rsidR="00113903" w:rsidRPr="007A4AFC" w:rsidDel="00693568" w:rsidRDefault="00113903" w:rsidP="005A55FB">
            <w:pPr>
              <w:spacing w:line="240" w:lineRule="auto"/>
              <w:rPr>
                <w:del w:id="5630" w:author="Dr Mamadou SANOGO" w:date="2023-10-27T11:28:00Z"/>
                <w:color w:val="000000" w:themeColor="text1"/>
                <w:rPrChange w:id="5631" w:author="Dr Mamadou SANOGO" w:date="2023-10-25T18:15:00Z">
                  <w:rPr>
                    <w:del w:id="5632" w:author="Dr Mamadou SANOGO" w:date="2023-10-27T11:28:00Z"/>
                  </w:rPr>
                </w:rPrChange>
              </w:rPr>
            </w:pPr>
            <w:del w:id="5633" w:author="Dr Mamadou SANOGO" w:date="2023-10-27T11:28:00Z">
              <w:r w:rsidRPr="007A4AFC" w:rsidDel="00693568">
                <w:rPr>
                  <w:color w:val="000000" w:themeColor="text1"/>
                  <w:rPrChange w:id="5634" w:author="Dr Mamadou SANOGO" w:date="2023-10-25T18:15:00Z">
                    <w:rPr/>
                  </w:rPrChange>
                </w:rPr>
                <w:delText xml:space="preserve">Nbr. inscrits </w:delText>
              </w:r>
              <w:r w:rsidR="005A55FB" w:rsidRPr="007A4AFC" w:rsidDel="00693568">
                <w:rPr>
                  <w:color w:val="000000" w:themeColor="text1"/>
                  <w:rPrChange w:id="5635" w:author="Dr Mamadou SANOGO" w:date="2023-10-25T18:15:00Z">
                    <w:rPr/>
                  </w:rPrChange>
                </w:rPr>
                <w:delText xml:space="preserve">M </w:delText>
              </w:r>
              <w:r w:rsidRPr="007A4AFC" w:rsidDel="00693568">
                <w:rPr>
                  <w:color w:val="000000" w:themeColor="text1"/>
                  <w:rPrChange w:id="5636"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637" w:author="Dr Mamadou SANOGO" w:date="2023-10-27T11:28:00Z"/>
                <w:color w:val="000000" w:themeColor="text1"/>
                <w:rPrChange w:id="5638" w:author="Dr Mamadou SANOGO" w:date="2023-10-25T18:15:00Z">
                  <w:rPr>
                    <w:del w:id="5639" w:author="Dr Mamadou SANOGO" w:date="2023-10-27T11:28:00Z"/>
                  </w:rPr>
                </w:rPrChange>
              </w:rPr>
            </w:pPr>
            <w:del w:id="5640" w:author="Dr Mamadou SANOGO" w:date="2023-10-27T11:28:00Z">
              <w:r w:rsidRPr="007A4AFC" w:rsidDel="00693568">
                <w:rPr>
                  <w:color w:val="000000" w:themeColor="text1"/>
                  <w:rPrChange w:id="5641" w:author="Dr Mamadou SANOGO" w:date="2023-10-25T18:15:00Z">
                    <w:rPr/>
                  </w:rPrChange>
                </w:rPr>
                <w:delText>1</w:delText>
              </w:r>
            </w:del>
            <w:del w:id="5642" w:author="Dr Mamadou SANOGO" w:date="2023-10-26T14:01:00Z">
              <w:r w:rsidRPr="007A4AFC" w:rsidDel="00CB3C42">
                <w:rPr>
                  <w:color w:val="000000" w:themeColor="text1"/>
                  <w:rPrChange w:id="5643"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644" w:author="Dr Mamadou SANOGO" w:date="2023-10-27T11:28:00Z"/>
                <w:color w:val="000000" w:themeColor="text1"/>
                <w:rPrChange w:id="5645" w:author="Dr Mamadou SANOGO" w:date="2023-10-25T18:15:00Z">
                  <w:rPr>
                    <w:del w:id="5646" w:author="Dr Mamadou SANOGO" w:date="2023-10-27T11:28:00Z"/>
                  </w:rPr>
                </w:rPrChange>
              </w:rPr>
            </w:pPr>
            <w:del w:id="5647" w:author="Dr Mamadou SANOGO" w:date="2023-10-27T11:28:00Z">
              <w:r w:rsidRPr="007A4AFC" w:rsidDel="00693568">
                <w:rPr>
                  <w:color w:val="000000" w:themeColor="text1"/>
                  <w:rPrChange w:id="5648"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649" w:author="Dr Mamadou SANOGO" w:date="2023-10-27T11:28:00Z"/>
                <w:color w:val="000000" w:themeColor="text1"/>
                <w:rPrChange w:id="5650" w:author="Dr Mamadou SANOGO" w:date="2023-10-25T18:15:00Z">
                  <w:rPr>
                    <w:del w:id="5651" w:author="Dr Mamadou SANOGO" w:date="2023-10-27T11:28:00Z"/>
                  </w:rPr>
                </w:rPrChange>
              </w:rPr>
            </w:pPr>
            <w:del w:id="5652" w:author="Dr Mamadou SANOGO" w:date="2023-10-27T11:28:00Z">
              <w:r w:rsidRPr="007A4AFC" w:rsidDel="00693568">
                <w:rPr>
                  <w:color w:val="000000" w:themeColor="text1"/>
                  <w:rPrChange w:id="5653"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654" w:author="Dr Mamadou SANOGO" w:date="2023-10-27T11:28:00Z"/>
                <w:color w:val="000000" w:themeColor="text1"/>
                <w:rPrChange w:id="5655" w:author="Dr Mamadou SANOGO" w:date="2023-10-25T18:15:00Z">
                  <w:rPr>
                    <w:del w:id="5656" w:author="Dr Mamadou SANOGO" w:date="2023-10-27T11:28:00Z"/>
                  </w:rPr>
                </w:rPrChange>
              </w:rPr>
            </w:pPr>
            <w:del w:id="5657" w:author="Dr Mamadou SANOGO" w:date="2023-10-27T11:28:00Z">
              <w:r w:rsidRPr="007A4AFC" w:rsidDel="00693568">
                <w:rPr>
                  <w:color w:val="000000" w:themeColor="text1"/>
                  <w:rPrChange w:id="5658" w:author="Dr Mamadou SANOGO" w:date="2023-10-25T18:15:00Z">
                    <w:rPr/>
                  </w:rPrChange>
                </w:rPr>
                <w:delText>2</w:delText>
              </w:r>
            </w:del>
            <w:del w:id="5659" w:author="Dr Mamadou SANOGO" w:date="2023-10-26T15:28:00Z">
              <w:r w:rsidRPr="007A4AFC" w:rsidDel="00CB3C42">
                <w:rPr>
                  <w:color w:val="000000" w:themeColor="text1"/>
                  <w:rPrChange w:id="5660" w:author="Dr Mamadou SANOGO" w:date="2023-10-25T18:15:00Z">
                    <w:rPr/>
                  </w:rPrChange>
                </w:rPr>
                <w:delText>1</w:delText>
              </w:r>
            </w:del>
          </w:p>
        </w:tc>
      </w:tr>
      <w:tr w:rsidR="007A4AFC" w:rsidRPr="007A4AFC" w:rsidDel="00693568" w14:paraId="4E77F2AD" w14:textId="0D34E438" w:rsidTr="00113903">
        <w:trPr>
          <w:del w:id="5661"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662" w:author="Dr Mamadou SANOGO" w:date="2023-10-27T11:28:00Z"/>
                <w:b/>
                <w:color w:val="000000" w:themeColor="text1"/>
                <w:rPrChange w:id="5663" w:author="Dr Mamadou SANOGO" w:date="2023-10-25T18:15:00Z">
                  <w:rPr>
                    <w:del w:id="5664" w:author="Dr Mamadou SANOGO" w:date="2023-10-27T11:28:00Z"/>
                    <w:b/>
                  </w:rPr>
                </w:rPrChange>
              </w:rPr>
            </w:pPr>
            <w:del w:id="5665" w:author="Dr Mamadou SANOGO" w:date="2023-10-27T11:28:00Z">
              <w:r w:rsidRPr="007A4AFC" w:rsidDel="00693568">
                <w:rPr>
                  <w:b/>
                  <w:color w:val="000000" w:themeColor="text1"/>
                  <w:rPrChange w:id="5666"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667" w:author="Dr Mamadou SANOGO" w:date="2023-10-27T11:28:00Z"/>
                <w:b/>
                <w:color w:val="000000" w:themeColor="text1"/>
                <w:rPrChange w:id="5668" w:author="Dr Mamadou SANOGO" w:date="2023-10-25T18:15:00Z">
                  <w:rPr>
                    <w:del w:id="5669" w:author="Dr Mamadou SANOGO" w:date="2023-10-27T11:28:00Z"/>
                    <w:b/>
                  </w:rPr>
                </w:rPrChange>
              </w:rPr>
            </w:pPr>
            <w:del w:id="5670" w:author="Dr Mamadou SANOGO" w:date="2023-10-26T14:01:00Z">
              <w:r w:rsidRPr="007A4AFC" w:rsidDel="00CB3C42">
                <w:rPr>
                  <w:b/>
                  <w:color w:val="000000" w:themeColor="text1"/>
                  <w:rPrChange w:id="5671"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672" w:author="Dr Mamadou SANOGO" w:date="2023-10-27T11:28:00Z"/>
                <w:b/>
                <w:color w:val="000000" w:themeColor="text1"/>
                <w:rPrChange w:id="5673" w:author="Dr Mamadou SANOGO" w:date="2023-10-25T18:15:00Z">
                  <w:rPr>
                    <w:del w:id="5674" w:author="Dr Mamadou SANOGO" w:date="2023-10-27T11:28:00Z"/>
                    <w:b/>
                  </w:rPr>
                </w:rPrChange>
              </w:rPr>
            </w:pPr>
            <w:del w:id="5675" w:author="Dr Mamadou SANOGO" w:date="2023-10-27T11:28:00Z">
              <w:r w:rsidRPr="007A4AFC" w:rsidDel="00693568">
                <w:rPr>
                  <w:b/>
                  <w:color w:val="000000" w:themeColor="text1"/>
                  <w:rPrChange w:id="5676" w:author="Dr Mamadou SANOGO" w:date="2023-10-25T18:15:00Z">
                    <w:rPr>
                      <w:b/>
                    </w:rPr>
                  </w:rPrChange>
                </w:rPr>
                <w:delText>3</w:delText>
              </w:r>
            </w:del>
            <w:del w:id="5677" w:author="Dr Mamadou SANOGO" w:date="2023-10-26T14:38:00Z">
              <w:r w:rsidRPr="007A4AFC" w:rsidDel="00CB3C42">
                <w:rPr>
                  <w:b/>
                  <w:color w:val="000000" w:themeColor="text1"/>
                  <w:rPrChange w:id="5678"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679" w:author="Dr Mamadou SANOGO" w:date="2023-10-27T11:28:00Z"/>
                <w:b/>
                <w:color w:val="000000" w:themeColor="text1"/>
                <w:rPrChange w:id="5680" w:author="Dr Mamadou SANOGO" w:date="2023-10-25T18:15:00Z">
                  <w:rPr>
                    <w:del w:id="5681" w:author="Dr Mamadou SANOGO" w:date="2023-10-27T11:28:00Z"/>
                    <w:b/>
                  </w:rPr>
                </w:rPrChange>
              </w:rPr>
            </w:pPr>
            <w:del w:id="5682" w:author="Dr Mamadou SANOGO" w:date="2023-10-27T11:28:00Z">
              <w:r w:rsidRPr="007A4AFC" w:rsidDel="00693568">
                <w:rPr>
                  <w:b/>
                  <w:color w:val="000000" w:themeColor="text1"/>
                  <w:rPrChange w:id="5683" w:author="Dr Mamadou SANOGO" w:date="2023-10-25T18:15:00Z">
                    <w:rPr>
                      <w:b/>
                    </w:rPr>
                  </w:rPrChange>
                </w:rPr>
                <w:delText>3</w:delText>
              </w:r>
            </w:del>
            <w:del w:id="5684" w:author="Dr Mamadou SANOGO" w:date="2023-10-26T14:47:00Z">
              <w:r w:rsidRPr="007A4AFC" w:rsidDel="00CB3C42">
                <w:rPr>
                  <w:b/>
                  <w:color w:val="000000" w:themeColor="text1"/>
                  <w:rPrChange w:id="5685"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686" w:author="Dr Mamadou SANOGO" w:date="2023-10-27T11:28:00Z"/>
                <w:b/>
                <w:color w:val="000000" w:themeColor="text1"/>
                <w:rPrChange w:id="5687" w:author="Dr Mamadou SANOGO" w:date="2023-10-25T18:15:00Z">
                  <w:rPr>
                    <w:del w:id="5688" w:author="Dr Mamadou SANOGO" w:date="2023-10-27T11:28:00Z"/>
                    <w:b/>
                  </w:rPr>
                </w:rPrChange>
              </w:rPr>
            </w:pPr>
            <w:del w:id="5689" w:author="Dr Mamadou SANOGO" w:date="2023-10-27T11:28:00Z">
              <w:r w:rsidRPr="007A4AFC" w:rsidDel="00693568">
                <w:rPr>
                  <w:b/>
                  <w:color w:val="000000" w:themeColor="text1"/>
                  <w:rPrChange w:id="5690" w:author="Dr Mamadou SANOGO" w:date="2023-10-25T18:15:00Z">
                    <w:rPr>
                      <w:b/>
                    </w:rPr>
                  </w:rPrChange>
                </w:rPr>
                <w:delText>3</w:delText>
              </w:r>
            </w:del>
            <w:del w:id="5691" w:author="Dr Mamadou SANOGO" w:date="2023-10-26T15:28:00Z">
              <w:r w:rsidRPr="007A4AFC" w:rsidDel="00CB3C42">
                <w:rPr>
                  <w:b/>
                  <w:color w:val="000000" w:themeColor="text1"/>
                  <w:rPrChange w:id="5692"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693" w:author="Dr Mamadou SANOGO" w:date="2023-10-27T11:28:00Z"/>
          <w:color w:val="000000" w:themeColor="text1"/>
          <w:rPrChange w:id="5694" w:author="Dr Mamadou SANOGO" w:date="2023-10-25T18:15:00Z">
            <w:rPr>
              <w:del w:id="5695" w:author="Dr Mamadou SANOGO" w:date="2023-10-27T11:28:00Z"/>
            </w:rPr>
          </w:rPrChange>
        </w:rPr>
      </w:pPr>
    </w:p>
    <w:p w14:paraId="54FD8A0C" w14:textId="5C398B83" w:rsidR="0047574A" w:rsidRPr="007A4AFC" w:rsidDel="00693568" w:rsidRDefault="0047574A" w:rsidP="0047574A">
      <w:pPr>
        <w:spacing w:line="240" w:lineRule="auto"/>
        <w:rPr>
          <w:del w:id="5696" w:author="Dr Mamadou SANOGO" w:date="2023-10-27T11:28:00Z"/>
          <w:b/>
          <w:bCs/>
          <w:i/>
          <w:iCs/>
          <w:color w:val="000000" w:themeColor="text1"/>
          <w:rPrChange w:id="5697" w:author="Dr Mamadou SANOGO" w:date="2023-10-25T18:15:00Z">
            <w:rPr>
              <w:del w:id="5698" w:author="Dr Mamadou SANOGO" w:date="2023-10-27T11:28:00Z"/>
              <w:b/>
              <w:bCs/>
              <w:i/>
              <w:iCs/>
            </w:rPr>
          </w:rPrChange>
        </w:rPr>
      </w:pPr>
      <w:del w:id="5699" w:author="Dr Mamadou SANOGO" w:date="2023-10-27T11:28:00Z">
        <w:r w:rsidRPr="007A4AFC" w:rsidDel="00693568">
          <w:rPr>
            <w:b/>
            <w:bCs/>
            <w:i/>
            <w:iCs/>
            <w:color w:val="000000" w:themeColor="text1"/>
            <w:szCs w:val="24"/>
            <w:rPrChange w:id="5700"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701" w:author="Dr Mamadou SANOGO" w:date="2023-10-27T11:28:00Z"/>
          <w:color w:val="000000" w:themeColor="text1"/>
          <w:rPrChange w:id="5702" w:author="Dr Mamadou SANOGO" w:date="2023-10-25T18:15:00Z">
            <w:rPr>
              <w:del w:id="5703"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704" w:author="Dr Mamadou SANOGO" w:date="2023-10-27T11:28:00Z"/>
        </w:trPr>
        <w:tc>
          <w:tcPr>
            <w:tcW w:w="2121" w:type="dxa"/>
          </w:tcPr>
          <w:p w14:paraId="6557DFA6" w14:textId="6DD57DF3" w:rsidR="00113903" w:rsidRPr="007A4AFC" w:rsidDel="00693568" w:rsidRDefault="00113903" w:rsidP="00113903">
            <w:pPr>
              <w:spacing w:line="240" w:lineRule="auto"/>
              <w:rPr>
                <w:del w:id="5705" w:author="Dr Mamadou SANOGO" w:date="2023-10-27T11:28:00Z"/>
                <w:b/>
                <w:color w:val="000000" w:themeColor="text1"/>
                <w:rPrChange w:id="5706" w:author="Dr Mamadou SANOGO" w:date="2023-10-25T18:15:00Z">
                  <w:rPr>
                    <w:del w:id="5707" w:author="Dr Mamadou SANOGO" w:date="2023-10-27T11:28:00Z"/>
                    <w:b/>
                  </w:rPr>
                </w:rPrChange>
              </w:rPr>
            </w:pPr>
            <w:del w:id="5708" w:author="Dr Mamadou SANOGO" w:date="2023-10-27T11:28:00Z">
              <w:r w:rsidRPr="007A4AFC" w:rsidDel="00693568">
                <w:rPr>
                  <w:b/>
                  <w:color w:val="000000" w:themeColor="text1"/>
                  <w:rPrChange w:id="5709"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710" w:author="Dr Mamadou SANOGO" w:date="2023-10-27T11:28:00Z"/>
                <w:b/>
                <w:color w:val="000000" w:themeColor="text1"/>
                <w:rPrChange w:id="5711" w:author="Dr Mamadou SANOGO" w:date="2023-10-25T18:15:00Z">
                  <w:rPr>
                    <w:del w:id="5712" w:author="Dr Mamadou SANOGO" w:date="2023-10-27T11:28:00Z"/>
                    <w:b/>
                  </w:rPr>
                </w:rPrChange>
              </w:rPr>
            </w:pPr>
            <w:del w:id="5713" w:author="Dr Mamadou SANOGO" w:date="2023-10-27T11:28:00Z">
              <w:r w:rsidRPr="007A4AFC" w:rsidDel="00693568">
                <w:rPr>
                  <w:b/>
                  <w:color w:val="000000" w:themeColor="text1"/>
                  <w:rPrChange w:id="5714"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715" w:author="Dr Mamadou SANOGO" w:date="2023-10-27T11:28:00Z"/>
                <w:b/>
                <w:color w:val="000000" w:themeColor="text1"/>
                <w:rPrChange w:id="5716" w:author="Dr Mamadou SANOGO" w:date="2023-10-25T18:15:00Z">
                  <w:rPr>
                    <w:del w:id="5717" w:author="Dr Mamadou SANOGO" w:date="2023-10-27T11:28:00Z"/>
                    <w:b/>
                  </w:rPr>
                </w:rPrChange>
              </w:rPr>
            </w:pPr>
            <w:del w:id="5718" w:author="Dr Mamadou SANOGO" w:date="2023-10-27T11:28:00Z">
              <w:r w:rsidRPr="007A4AFC" w:rsidDel="00693568">
                <w:rPr>
                  <w:b/>
                  <w:color w:val="000000" w:themeColor="text1"/>
                  <w:rPrChange w:id="5719"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720" w:author="Dr Mamadou SANOGO" w:date="2023-10-27T11:28:00Z"/>
                <w:b/>
                <w:color w:val="000000" w:themeColor="text1"/>
                <w:rPrChange w:id="5721" w:author="Dr Mamadou SANOGO" w:date="2023-10-25T18:15:00Z">
                  <w:rPr>
                    <w:del w:id="5722" w:author="Dr Mamadou SANOGO" w:date="2023-10-27T11:28:00Z"/>
                    <w:b/>
                  </w:rPr>
                </w:rPrChange>
              </w:rPr>
            </w:pPr>
            <w:del w:id="5723" w:author="Dr Mamadou SANOGO" w:date="2023-10-27T11:28:00Z">
              <w:r w:rsidRPr="007A4AFC" w:rsidDel="00693568">
                <w:rPr>
                  <w:b/>
                  <w:color w:val="000000" w:themeColor="text1"/>
                  <w:rPrChange w:id="5724"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725" w:author="Dr Mamadou SANOGO" w:date="2023-10-27T11:28:00Z"/>
                <w:b/>
                <w:color w:val="000000" w:themeColor="text1"/>
                <w:rPrChange w:id="5726" w:author="Dr Mamadou SANOGO" w:date="2023-10-25T18:15:00Z">
                  <w:rPr>
                    <w:del w:id="5727" w:author="Dr Mamadou SANOGO" w:date="2023-10-27T11:28:00Z"/>
                    <w:b/>
                  </w:rPr>
                </w:rPrChange>
              </w:rPr>
            </w:pPr>
            <w:del w:id="5728" w:author="Dr Mamadou SANOGO" w:date="2023-10-27T11:28:00Z">
              <w:r w:rsidRPr="007A4AFC" w:rsidDel="00693568">
                <w:rPr>
                  <w:b/>
                  <w:color w:val="000000" w:themeColor="text1"/>
                  <w:rPrChange w:id="5729" w:author="Dr Mamadou SANOGO" w:date="2023-10-25T18:15:00Z">
                    <w:rPr>
                      <w:b/>
                    </w:rPr>
                  </w:rPrChange>
                </w:rPr>
                <w:delText>2021-2022</w:delText>
              </w:r>
            </w:del>
          </w:p>
        </w:tc>
      </w:tr>
      <w:tr w:rsidR="007A4AFC" w:rsidRPr="007A4AFC" w:rsidDel="00693568" w14:paraId="15DB2145" w14:textId="7B042285" w:rsidTr="00113903">
        <w:trPr>
          <w:del w:id="5730" w:author="Dr Mamadou SANOGO" w:date="2023-10-27T11:28:00Z"/>
        </w:trPr>
        <w:tc>
          <w:tcPr>
            <w:tcW w:w="2121" w:type="dxa"/>
          </w:tcPr>
          <w:p w14:paraId="76C4F7F0" w14:textId="64D04BBF" w:rsidR="00113903" w:rsidRPr="007A4AFC" w:rsidDel="00693568" w:rsidRDefault="00113903" w:rsidP="005A55FB">
            <w:pPr>
              <w:spacing w:line="240" w:lineRule="auto"/>
              <w:rPr>
                <w:del w:id="5731" w:author="Dr Mamadou SANOGO" w:date="2023-10-27T11:28:00Z"/>
                <w:color w:val="000000" w:themeColor="text1"/>
                <w:rPrChange w:id="5732" w:author="Dr Mamadou SANOGO" w:date="2023-10-25T18:15:00Z">
                  <w:rPr>
                    <w:del w:id="5733" w:author="Dr Mamadou SANOGO" w:date="2023-10-27T11:28:00Z"/>
                  </w:rPr>
                </w:rPrChange>
              </w:rPr>
            </w:pPr>
            <w:del w:id="5734" w:author="Dr Mamadou SANOGO" w:date="2023-10-27T11:28:00Z">
              <w:r w:rsidRPr="007A4AFC" w:rsidDel="00693568">
                <w:rPr>
                  <w:color w:val="000000" w:themeColor="text1"/>
                  <w:rPrChange w:id="5735" w:author="Dr Mamadou SANOGO" w:date="2023-10-25T18:15:00Z">
                    <w:rPr/>
                  </w:rPrChange>
                </w:rPr>
                <w:delText xml:space="preserve">Nbr. et % d’étudiantes en </w:delText>
              </w:r>
              <w:r w:rsidR="005A55FB" w:rsidRPr="007A4AFC" w:rsidDel="00693568">
                <w:rPr>
                  <w:color w:val="000000" w:themeColor="text1"/>
                  <w:rPrChange w:id="5736"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737" w:author="Dr Mamadou SANOGO" w:date="2023-10-27T11:28:00Z"/>
                <w:color w:val="000000" w:themeColor="text1"/>
                <w:rPrChange w:id="5738" w:author="Dr Mamadou SANOGO" w:date="2023-10-25T18:15:00Z">
                  <w:rPr>
                    <w:del w:id="5739" w:author="Dr Mamadou SANOGO" w:date="2023-10-27T11:28:00Z"/>
                  </w:rPr>
                </w:rPrChange>
              </w:rPr>
            </w:pPr>
            <w:del w:id="5740" w:author="Dr Mamadou SANOGO" w:date="2023-10-26T14:02:00Z">
              <w:r w:rsidRPr="007A4AFC" w:rsidDel="00CB3C42">
                <w:rPr>
                  <w:color w:val="000000" w:themeColor="text1"/>
                  <w:rPrChange w:id="5741" w:author="Dr Mamadou SANOGO" w:date="2023-10-25T18:15:00Z">
                    <w:rPr/>
                  </w:rPrChange>
                </w:rPr>
                <w:delText>5</w:delText>
              </w:r>
            </w:del>
            <w:del w:id="5742" w:author="Dr Mamadou SANOGO" w:date="2023-10-27T11:28:00Z">
              <w:r w:rsidR="00113903" w:rsidRPr="007A4AFC" w:rsidDel="00693568">
                <w:rPr>
                  <w:color w:val="000000" w:themeColor="text1"/>
                  <w:rPrChange w:id="5743" w:author="Dr Mamadou SANOGO" w:date="2023-10-25T18:15:00Z">
                    <w:rPr/>
                  </w:rPrChange>
                </w:rPr>
                <w:delText xml:space="preserve"> soit </w:delText>
              </w:r>
            </w:del>
            <w:del w:id="5744" w:author="Dr Mamadou SANOGO" w:date="2023-10-26T14:03:00Z">
              <w:r w:rsidR="008B5085" w:rsidRPr="007A4AFC" w:rsidDel="00CB3C42">
                <w:rPr>
                  <w:color w:val="000000" w:themeColor="text1"/>
                  <w:rPrChange w:id="5745" w:author="Dr Mamadou SANOGO" w:date="2023-10-25T18:15:00Z">
                    <w:rPr/>
                  </w:rPrChange>
                </w:rPr>
                <w:delText>31.25</w:delText>
              </w:r>
            </w:del>
            <w:del w:id="5746" w:author="Dr Mamadou SANOGO" w:date="2023-10-27T11:28:00Z">
              <w:r w:rsidR="00113903" w:rsidRPr="007A4AFC" w:rsidDel="00693568">
                <w:rPr>
                  <w:color w:val="000000" w:themeColor="text1"/>
                  <w:rPrChange w:id="5747"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748" w:author="Dr Mamadou SANOGO" w:date="2023-10-27T11:28:00Z"/>
                <w:color w:val="000000" w:themeColor="text1"/>
                <w:rPrChange w:id="5749" w:author="Dr Mamadou SANOGO" w:date="2023-10-25T18:15:00Z">
                  <w:rPr>
                    <w:del w:id="5750" w:author="Dr Mamadou SANOGO" w:date="2023-10-27T11:28:00Z"/>
                  </w:rPr>
                </w:rPrChange>
              </w:rPr>
            </w:pPr>
            <w:del w:id="5751" w:author="Dr Mamadou SANOGO" w:date="2023-10-26T14:36:00Z">
              <w:r w:rsidRPr="007A4AFC" w:rsidDel="00CB3C42">
                <w:rPr>
                  <w:color w:val="000000" w:themeColor="text1"/>
                  <w:rPrChange w:id="5752" w:author="Dr Mamadou SANOGO" w:date="2023-10-25T18:15:00Z">
                    <w:rPr/>
                  </w:rPrChange>
                </w:rPr>
                <w:delText>6</w:delText>
              </w:r>
            </w:del>
            <w:del w:id="5753" w:author="Dr Mamadou SANOGO" w:date="2023-10-27T11:28:00Z">
              <w:r w:rsidR="00113903" w:rsidRPr="007A4AFC" w:rsidDel="00693568">
                <w:rPr>
                  <w:color w:val="000000" w:themeColor="text1"/>
                  <w:rPrChange w:id="5754" w:author="Dr Mamadou SANOGO" w:date="2023-10-25T18:15:00Z">
                    <w:rPr/>
                  </w:rPrChange>
                </w:rPr>
                <w:delText xml:space="preserve"> soit </w:delText>
              </w:r>
            </w:del>
            <w:del w:id="5755" w:author="Dr Mamadou SANOGO" w:date="2023-10-26T14:37:00Z">
              <w:r w:rsidR="008B5085" w:rsidRPr="007A4AFC" w:rsidDel="00CB3C42">
                <w:rPr>
                  <w:color w:val="000000" w:themeColor="text1"/>
                  <w:rPrChange w:id="5756" w:author="Dr Mamadou SANOGO" w:date="2023-10-25T18:15:00Z">
                    <w:rPr/>
                  </w:rPrChange>
                </w:rPr>
                <w:delText>35.29</w:delText>
              </w:r>
            </w:del>
            <w:del w:id="5757" w:author="Dr Mamadou SANOGO" w:date="2023-10-27T11:28:00Z">
              <w:r w:rsidR="00113903" w:rsidRPr="007A4AFC" w:rsidDel="00693568">
                <w:rPr>
                  <w:color w:val="000000" w:themeColor="text1"/>
                  <w:rPrChange w:id="5758"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759" w:author="Dr Mamadou SANOGO" w:date="2023-10-27T11:28:00Z"/>
                <w:color w:val="000000" w:themeColor="text1"/>
                <w:rPrChange w:id="5760" w:author="Dr Mamadou SANOGO" w:date="2023-10-25T18:15:00Z">
                  <w:rPr>
                    <w:del w:id="5761" w:author="Dr Mamadou SANOGO" w:date="2023-10-27T11:28:00Z"/>
                  </w:rPr>
                </w:rPrChange>
              </w:rPr>
            </w:pPr>
            <w:del w:id="5762" w:author="Dr Mamadou SANOGO" w:date="2023-10-26T14:45:00Z">
              <w:r w:rsidRPr="007A4AFC" w:rsidDel="00CB3C42">
                <w:rPr>
                  <w:color w:val="000000" w:themeColor="text1"/>
                  <w:rPrChange w:id="5763" w:author="Dr Mamadou SANOGO" w:date="2023-10-25T18:15:00Z">
                    <w:rPr/>
                  </w:rPrChange>
                </w:rPr>
                <w:delText>4</w:delText>
              </w:r>
            </w:del>
            <w:del w:id="5764" w:author="Dr Mamadou SANOGO" w:date="2023-10-27T11:28:00Z">
              <w:r w:rsidRPr="007A4AFC" w:rsidDel="00693568">
                <w:rPr>
                  <w:color w:val="000000" w:themeColor="text1"/>
                  <w:rPrChange w:id="5765" w:author="Dr Mamadou SANOGO" w:date="2023-10-25T18:15:00Z">
                    <w:rPr/>
                  </w:rPrChange>
                </w:rPr>
                <w:delText xml:space="preserve"> soit </w:delText>
              </w:r>
            </w:del>
            <w:del w:id="5766" w:author="Dr Mamadou SANOGO" w:date="2023-10-26T14:46:00Z">
              <w:r w:rsidR="008B5085" w:rsidRPr="007A4AFC" w:rsidDel="00CB3C42">
                <w:rPr>
                  <w:color w:val="000000" w:themeColor="text1"/>
                  <w:rPrChange w:id="5767" w:author="Dr Mamadou SANOGO" w:date="2023-10-25T18:15:00Z">
                    <w:rPr/>
                  </w:rPrChange>
                </w:rPr>
                <w:delText>28.57</w:delText>
              </w:r>
            </w:del>
            <w:del w:id="5768" w:author="Dr Mamadou SANOGO" w:date="2023-10-27T11:28:00Z">
              <w:r w:rsidRPr="007A4AFC" w:rsidDel="00693568">
                <w:rPr>
                  <w:color w:val="000000" w:themeColor="text1"/>
                  <w:rPrChange w:id="5769"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770" w:author="Dr Mamadou SANOGO" w:date="2023-10-27T11:28:00Z"/>
                <w:color w:val="000000" w:themeColor="text1"/>
                <w:rPrChange w:id="5771" w:author="Dr Mamadou SANOGO" w:date="2023-10-25T18:15:00Z">
                  <w:rPr>
                    <w:del w:id="5772" w:author="Dr Mamadou SANOGO" w:date="2023-10-27T11:28:00Z"/>
                  </w:rPr>
                </w:rPrChange>
              </w:rPr>
            </w:pPr>
            <w:del w:id="5773" w:author="Dr Mamadou SANOGO" w:date="2023-10-26T15:29:00Z">
              <w:r w:rsidRPr="007A4AFC" w:rsidDel="00CB3C42">
                <w:rPr>
                  <w:color w:val="000000" w:themeColor="text1"/>
                  <w:rPrChange w:id="5774" w:author="Dr Mamadou SANOGO" w:date="2023-10-25T18:15:00Z">
                    <w:rPr/>
                  </w:rPrChange>
                </w:rPr>
                <w:delText>5</w:delText>
              </w:r>
            </w:del>
            <w:del w:id="5775" w:author="Dr Mamadou SANOGO" w:date="2023-10-27T11:28:00Z">
              <w:r w:rsidRPr="007A4AFC" w:rsidDel="00693568">
                <w:rPr>
                  <w:color w:val="000000" w:themeColor="text1"/>
                  <w:rPrChange w:id="5776" w:author="Dr Mamadou SANOGO" w:date="2023-10-25T18:15:00Z">
                    <w:rPr/>
                  </w:rPrChange>
                </w:rPr>
                <w:delText xml:space="preserve"> soit </w:delText>
              </w:r>
              <w:r w:rsidR="008B5085" w:rsidRPr="007A4AFC" w:rsidDel="00693568">
                <w:rPr>
                  <w:color w:val="000000" w:themeColor="text1"/>
                  <w:rPrChange w:id="5777" w:author="Dr Mamadou SANOGO" w:date="2023-10-25T18:15:00Z">
                    <w:rPr/>
                  </w:rPrChange>
                </w:rPr>
                <w:delText>3</w:delText>
              </w:r>
            </w:del>
            <w:del w:id="5778" w:author="Dr Mamadou SANOGO" w:date="2023-10-26T15:30:00Z">
              <w:r w:rsidR="008B5085" w:rsidRPr="007A4AFC" w:rsidDel="00CB3C42">
                <w:rPr>
                  <w:color w:val="000000" w:themeColor="text1"/>
                  <w:rPrChange w:id="5779" w:author="Dr Mamadou SANOGO" w:date="2023-10-25T18:15:00Z">
                    <w:rPr/>
                  </w:rPrChange>
                </w:rPr>
                <w:delText>1.25</w:delText>
              </w:r>
            </w:del>
            <w:del w:id="5780" w:author="Dr Mamadou SANOGO" w:date="2023-10-27T11:28:00Z">
              <w:r w:rsidRPr="007A4AFC" w:rsidDel="00693568">
                <w:rPr>
                  <w:color w:val="000000" w:themeColor="text1"/>
                  <w:rPrChange w:id="5781" w:author="Dr Mamadou SANOGO" w:date="2023-10-25T18:15:00Z">
                    <w:rPr/>
                  </w:rPrChange>
                </w:rPr>
                <w:delText>%</w:delText>
              </w:r>
            </w:del>
          </w:p>
        </w:tc>
      </w:tr>
      <w:tr w:rsidR="007A4AFC" w:rsidRPr="007A4AFC" w:rsidDel="00693568" w14:paraId="2CB3360A" w14:textId="081EE386" w:rsidTr="00113903">
        <w:trPr>
          <w:del w:id="5782" w:author="Dr Mamadou SANOGO" w:date="2023-10-27T11:28:00Z"/>
        </w:trPr>
        <w:tc>
          <w:tcPr>
            <w:tcW w:w="2121" w:type="dxa"/>
          </w:tcPr>
          <w:p w14:paraId="12980A78" w14:textId="1E5316E0" w:rsidR="00113903" w:rsidRPr="007A4AFC" w:rsidDel="00693568" w:rsidRDefault="00113903" w:rsidP="005A55FB">
            <w:pPr>
              <w:spacing w:line="240" w:lineRule="auto"/>
              <w:rPr>
                <w:del w:id="5783" w:author="Dr Mamadou SANOGO" w:date="2023-10-27T11:28:00Z"/>
                <w:color w:val="000000" w:themeColor="text1"/>
                <w:rPrChange w:id="5784" w:author="Dr Mamadou SANOGO" w:date="2023-10-25T18:15:00Z">
                  <w:rPr>
                    <w:del w:id="5785" w:author="Dr Mamadou SANOGO" w:date="2023-10-27T11:28:00Z"/>
                  </w:rPr>
                </w:rPrChange>
              </w:rPr>
            </w:pPr>
            <w:del w:id="5786" w:author="Dr Mamadou SANOGO" w:date="2023-10-27T11:28:00Z">
              <w:r w:rsidRPr="007A4AFC" w:rsidDel="00693568">
                <w:rPr>
                  <w:color w:val="000000" w:themeColor="text1"/>
                  <w:rPrChange w:id="5787" w:author="Dr Mamadou SANOGO" w:date="2023-10-25T18:15:00Z">
                    <w:rPr/>
                  </w:rPrChange>
                </w:rPr>
                <w:delText xml:space="preserve">Nbr. et % d’étudiantes en </w:delText>
              </w:r>
              <w:r w:rsidR="005A55FB" w:rsidRPr="007A4AFC" w:rsidDel="00693568">
                <w:rPr>
                  <w:color w:val="000000" w:themeColor="text1"/>
                  <w:rPrChange w:id="5788" w:author="Dr Mamadou SANOGO" w:date="2023-10-25T18:15:00Z">
                    <w:rPr/>
                  </w:rPrChange>
                </w:rPr>
                <w:delText xml:space="preserve">M </w:delText>
              </w:r>
              <w:r w:rsidRPr="007A4AFC" w:rsidDel="00693568">
                <w:rPr>
                  <w:color w:val="000000" w:themeColor="text1"/>
                  <w:rPrChange w:id="5789"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790" w:author="Dr Mamadou SANOGO" w:date="2023-10-27T11:28:00Z"/>
                <w:color w:val="000000" w:themeColor="text1"/>
                <w:rPrChange w:id="5791" w:author="Dr Mamadou SANOGO" w:date="2023-10-25T18:15:00Z">
                  <w:rPr>
                    <w:del w:id="5792" w:author="Dr Mamadou SANOGO" w:date="2023-10-27T11:28:00Z"/>
                  </w:rPr>
                </w:rPrChange>
              </w:rPr>
            </w:pPr>
            <w:del w:id="5793" w:author="Dr Mamadou SANOGO" w:date="2023-10-26T14:03:00Z">
              <w:r w:rsidRPr="007A4AFC" w:rsidDel="00CB3C42">
                <w:rPr>
                  <w:color w:val="000000" w:themeColor="text1"/>
                  <w:rPrChange w:id="5794" w:author="Dr Mamadou SANOGO" w:date="2023-10-25T18:15:00Z">
                    <w:rPr/>
                  </w:rPrChange>
                </w:rPr>
                <w:delText>6</w:delText>
              </w:r>
            </w:del>
            <w:del w:id="5795" w:author="Dr Mamadou SANOGO" w:date="2023-10-27T11:28:00Z">
              <w:r w:rsidR="00113903" w:rsidRPr="007A4AFC" w:rsidDel="00693568">
                <w:rPr>
                  <w:color w:val="000000" w:themeColor="text1"/>
                  <w:rPrChange w:id="5796" w:author="Dr Mamadou SANOGO" w:date="2023-10-25T18:15:00Z">
                    <w:rPr/>
                  </w:rPrChange>
                </w:rPr>
                <w:delText xml:space="preserve"> soit </w:delText>
              </w:r>
            </w:del>
            <w:del w:id="5797" w:author="Dr Mamadou SANOGO" w:date="2023-10-26T14:03:00Z">
              <w:r w:rsidR="008B5085" w:rsidRPr="007A4AFC" w:rsidDel="00CB3C42">
                <w:rPr>
                  <w:color w:val="000000" w:themeColor="text1"/>
                  <w:rPrChange w:id="5798" w:author="Dr Mamadou SANOGO" w:date="2023-10-25T18:15:00Z">
                    <w:rPr/>
                  </w:rPrChange>
                </w:rPr>
                <w:delText>42.85</w:delText>
              </w:r>
            </w:del>
            <w:del w:id="5799" w:author="Dr Mamadou SANOGO" w:date="2023-10-27T11:28:00Z">
              <w:r w:rsidR="00113903" w:rsidRPr="007A4AFC" w:rsidDel="00693568">
                <w:rPr>
                  <w:color w:val="000000" w:themeColor="text1"/>
                  <w:rPrChange w:id="5800"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801" w:author="Dr Mamadou SANOGO" w:date="2023-10-27T11:28:00Z"/>
                <w:color w:val="000000" w:themeColor="text1"/>
                <w:rPrChange w:id="5802" w:author="Dr Mamadou SANOGO" w:date="2023-10-25T18:15:00Z">
                  <w:rPr>
                    <w:del w:id="5803" w:author="Dr Mamadou SANOGO" w:date="2023-10-27T11:28:00Z"/>
                  </w:rPr>
                </w:rPrChange>
              </w:rPr>
            </w:pPr>
            <w:del w:id="5804" w:author="Dr Mamadou SANOGO" w:date="2023-10-27T11:28:00Z">
              <w:r w:rsidRPr="007A4AFC" w:rsidDel="00693568">
                <w:rPr>
                  <w:color w:val="000000" w:themeColor="text1"/>
                  <w:rPrChange w:id="5805" w:author="Dr Mamadou SANOGO" w:date="2023-10-25T18:15:00Z">
                    <w:rPr/>
                  </w:rPrChange>
                </w:rPr>
                <w:delText>6 soit 37.50</w:delText>
              </w:r>
              <w:r w:rsidR="00042C8A" w:rsidRPr="007A4AFC" w:rsidDel="00693568">
                <w:rPr>
                  <w:color w:val="000000" w:themeColor="text1"/>
                  <w:rPrChange w:id="5806"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807" w:author="Dr Mamadou SANOGO" w:date="2023-10-27T11:28:00Z"/>
                <w:color w:val="000000" w:themeColor="text1"/>
                <w:rPrChange w:id="5808" w:author="Dr Mamadou SANOGO" w:date="2023-10-25T18:15:00Z">
                  <w:rPr>
                    <w:del w:id="5809" w:author="Dr Mamadou SANOGO" w:date="2023-10-27T11:28:00Z"/>
                  </w:rPr>
                </w:rPrChange>
              </w:rPr>
            </w:pPr>
            <w:del w:id="5810" w:author="Dr Mamadou SANOGO" w:date="2023-10-27T11:28:00Z">
              <w:r w:rsidRPr="007A4AFC" w:rsidDel="00693568">
                <w:rPr>
                  <w:color w:val="000000" w:themeColor="text1"/>
                  <w:rPrChange w:id="5811" w:author="Dr Mamadou SANOGO" w:date="2023-10-25T18:15:00Z">
                    <w:rPr/>
                  </w:rPrChange>
                </w:rPr>
                <w:delText xml:space="preserve">4 soit </w:delText>
              </w:r>
              <w:r w:rsidR="008B5085" w:rsidRPr="007A4AFC" w:rsidDel="00693568">
                <w:rPr>
                  <w:color w:val="000000" w:themeColor="text1"/>
                  <w:rPrChange w:id="5812" w:author="Dr Mamadou SANOGO" w:date="2023-10-25T18:15:00Z">
                    <w:rPr/>
                  </w:rPrChange>
                </w:rPr>
                <w:delText>23.52</w:delText>
              </w:r>
              <w:r w:rsidRPr="007A4AFC" w:rsidDel="00693568">
                <w:rPr>
                  <w:color w:val="000000" w:themeColor="text1"/>
                  <w:rPrChange w:id="5813"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814" w:author="Dr Mamadou SANOGO" w:date="2023-10-27T11:28:00Z"/>
                <w:color w:val="000000" w:themeColor="text1"/>
                <w:rPrChange w:id="5815" w:author="Dr Mamadou SANOGO" w:date="2023-10-25T18:15:00Z">
                  <w:rPr>
                    <w:del w:id="5816" w:author="Dr Mamadou SANOGO" w:date="2023-10-27T11:28:00Z"/>
                  </w:rPr>
                </w:rPrChange>
              </w:rPr>
            </w:pPr>
            <w:del w:id="5817" w:author="Dr Mamadou SANOGO" w:date="2023-10-26T15:29:00Z">
              <w:r w:rsidRPr="007A4AFC" w:rsidDel="00CB3C42">
                <w:rPr>
                  <w:color w:val="000000" w:themeColor="text1"/>
                  <w:rPrChange w:id="5818" w:author="Dr Mamadou SANOGO" w:date="2023-10-25T18:15:00Z">
                    <w:rPr/>
                  </w:rPrChange>
                </w:rPr>
                <w:delText>3</w:delText>
              </w:r>
            </w:del>
            <w:del w:id="5819" w:author="Dr Mamadou SANOGO" w:date="2023-10-27T11:28:00Z">
              <w:r w:rsidR="00113903" w:rsidRPr="007A4AFC" w:rsidDel="00693568">
                <w:rPr>
                  <w:color w:val="000000" w:themeColor="text1"/>
                  <w:rPrChange w:id="5820" w:author="Dr Mamadou SANOGO" w:date="2023-10-25T18:15:00Z">
                    <w:rPr/>
                  </w:rPrChange>
                </w:rPr>
                <w:delText xml:space="preserve"> soit </w:delText>
              </w:r>
            </w:del>
            <w:del w:id="5821" w:author="Dr Mamadou SANOGO" w:date="2023-10-26T15:31:00Z">
              <w:r w:rsidR="008B5085" w:rsidRPr="007A4AFC" w:rsidDel="00CB3C42">
                <w:rPr>
                  <w:color w:val="000000" w:themeColor="text1"/>
                  <w:rPrChange w:id="5822" w:author="Dr Mamadou SANOGO" w:date="2023-10-25T18:15:00Z">
                    <w:rPr/>
                  </w:rPrChange>
                </w:rPr>
                <w:delText>14.28</w:delText>
              </w:r>
            </w:del>
            <w:del w:id="5823" w:author="Dr Mamadou SANOGO" w:date="2023-10-27T11:28:00Z">
              <w:r w:rsidR="00113903" w:rsidRPr="007A4AFC" w:rsidDel="00693568">
                <w:rPr>
                  <w:color w:val="000000" w:themeColor="text1"/>
                  <w:rPrChange w:id="5824" w:author="Dr Mamadou SANOGO" w:date="2023-10-25T18:15:00Z">
                    <w:rPr/>
                  </w:rPrChange>
                </w:rPr>
                <w:delText>%</w:delText>
              </w:r>
            </w:del>
          </w:p>
        </w:tc>
      </w:tr>
      <w:tr w:rsidR="007A4AFC" w:rsidRPr="007A4AFC" w:rsidDel="00693568" w14:paraId="7F571740" w14:textId="73D03E17" w:rsidTr="00113903">
        <w:trPr>
          <w:del w:id="5825"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826" w:author="Dr Mamadou SANOGO" w:date="2023-10-27T11:28:00Z"/>
                <w:b/>
                <w:color w:val="000000" w:themeColor="text1"/>
                <w:rPrChange w:id="5827" w:author="Dr Mamadou SANOGO" w:date="2023-10-25T18:15:00Z">
                  <w:rPr>
                    <w:del w:id="5828" w:author="Dr Mamadou SANOGO" w:date="2023-10-27T11:28:00Z"/>
                    <w:b/>
                  </w:rPr>
                </w:rPrChange>
              </w:rPr>
            </w:pPr>
            <w:del w:id="5829" w:author="Dr Mamadou SANOGO" w:date="2023-10-27T11:28:00Z">
              <w:r w:rsidRPr="007A4AFC" w:rsidDel="00693568">
                <w:rPr>
                  <w:b/>
                  <w:color w:val="000000" w:themeColor="text1"/>
                  <w:rPrChange w:id="5830" w:author="Dr Mamadou SANOGO" w:date="2023-10-25T18:15:00Z">
                    <w:rPr>
                      <w:b/>
                    </w:rPr>
                  </w:rPrChange>
                </w:rPr>
                <w:delText>Nbr. total et % d’étudiantes</w:delText>
              </w:r>
              <w:r w:rsidR="00E67C42" w:rsidRPr="007A4AFC" w:rsidDel="00693568">
                <w:rPr>
                  <w:b/>
                  <w:color w:val="000000" w:themeColor="text1"/>
                  <w:rPrChange w:id="5831"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832" w:author="Dr Mamadou SANOGO" w:date="2023-10-27T11:28:00Z"/>
                <w:b/>
                <w:color w:val="000000" w:themeColor="text1"/>
                <w:rPrChange w:id="5833" w:author="Dr Mamadou SANOGO" w:date="2023-10-25T18:15:00Z">
                  <w:rPr>
                    <w:del w:id="5834" w:author="Dr Mamadou SANOGO" w:date="2023-10-27T11:28:00Z"/>
                    <w:b/>
                  </w:rPr>
                </w:rPrChange>
              </w:rPr>
            </w:pPr>
            <w:del w:id="5835" w:author="Dr Mamadou SANOGO" w:date="2023-10-26T14:04:00Z">
              <w:r w:rsidRPr="007A4AFC" w:rsidDel="00CB3C42">
                <w:rPr>
                  <w:b/>
                  <w:color w:val="000000" w:themeColor="text1"/>
                  <w:rPrChange w:id="5836" w:author="Dr Mamadou SANOGO" w:date="2023-10-25T18:15:00Z">
                    <w:rPr>
                      <w:b/>
                    </w:rPr>
                  </w:rPrChange>
                </w:rPr>
                <w:delText>11</w:delText>
              </w:r>
            </w:del>
            <w:del w:id="5837" w:author="Dr Mamadou SANOGO" w:date="2023-10-27T11:28:00Z">
              <w:r w:rsidR="00113903" w:rsidRPr="007A4AFC" w:rsidDel="00693568">
                <w:rPr>
                  <w:b/>
                  <w:color w:val="000000" w:themeColor="text1"/>
                  <w:rPrChange w:id="5838" w:author="Dr Mamadou SANOGO" w:date="2023-10-25T18:15:00Z">
                    <w:rPr>
                      <w:b/>
                    </w:rPr>
                  </w:rPrChange>
                </w:rPr>
                <w:delText xml:space="preserve"> soit </w:delText>
              </w:r>
            </w:del>
            <w:del w:id="5839" w:author="Dr Mamadou SANOGO" w:date="2023-10-26T14:04:00Z">
              <w:r w:rsidR="008B5085" w:rsidRPr="007A4AFC" w:rsidDel="00CB3C42">
                <w:rPr>
                  <w:b/>
                  <w:color w:val="000000" w:themeColor="text1"/>
                  <w:rPrChange w:id="5840" w:author="Dr Mamadou SANOGO" w:date="2023-10-25T18:15:00Z">
                    <w:rPr>
                      <w:b/>
                    </w:rPr>
                  </w:rPrChange>
                </w:rPr>
                <w:delText>36</w:delText>
              </w:r>
            </w:del>
            <w:del w:id="5841" w:author="Dr Mamadou SANOGO" w:date="2023-10-27T11:28:00Z">
              <w:r w:rsidR="00113903" w:rsidRPr="007A4AFC" w:rsidDel="00693568">
                <w:rPr>
                  <w:b/>
                  <w:color w:val="000000" w:themeColor="text1"/>
                  <w:rPrChange w:id="5842"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843" w:author="Dr Mamadou SANOGO" w:date="2023-10-27T11:28:00Z"/>
                <w:b/>
                <w:color w:val="000000" w:themeColor="text1"/>
                <w:rPrChange w:id="5844" w:author="Dr Mamadou SANOGO" w:date="2023-10-25T18:15:00Z">
                  <w:rPr>
                    <w:del w:id="5845" w:author="Dr Mamadou SANOGO" w:date="2023-10-27T11:28:00Z"/>
                    <w:b/>
                  </w:rPr>
                </w:rPrChange>
              </w:rPr>
            </w:pPr>
            <w:del w:id="5846" w:author="Dr Mamadou SANOGO" w:date="2023-10-27T11:28:00Z">
              <w:r w:rsidRPr="007A4AFC" w:rsidDel="00693568">
                <w:rPr>
                  <w:b/>
                  <w:color w:val="000000" w:themeColor="text1"/>
                  <w:rPrChange w:id="5847" w:author="Dr Mamadou SANOGO" w:date="2023-10-25T18:15:00Z">
                    <w:rPr>
                      <w:b/>
                    </w:rPr>
                  </w:rPrChange>
                </w:rPr>
                <w:delText>1</w:delText>
              </w:r>
            </w:del>
            <w:del w:id="5848" w:author="Dr Mamadou SANOGO" w:date="2023-10-26T14:39:00Z">
              <w:r w:rsidRPr="007A4AFC" w:rsidDel="00CB3C42">
                <w:rPr>
                  <w:b/>
                  <w:color w:val="000000" w:themeColor="text1"/>
                  <w:rPrChange w:id="5849" w:author="Dr Mamadou SANOGO" w:date="2023-10-25T18:15:00Z">
                    <w:rPr>
                      <w:b/>
                    </w:rPr>
                  </w:rPrChange>
                </w:rPr>
                <w:delText>2</w:delText>
              </w:r>
            </w:del>
            <w:del w:id="5850" w:author="Dr Mamadou SANOGO" w:date="2023-10-27T11:28:00Z">
              <w:r w:rsidR="008B5085" w:rsidRPr="007A4AFC" w:rsidDel="00693568">
                <w:rPr>
                  <w:b/>
                  <w:color w:val="000000" w:themeColor="text1"/>
                  <w:rPrChange w:id="5851" w:author="Dr Mamadou SANOGO" w:date="2023-10-25T18:15:00Z">
                    <w:rPr>
                      <w:b/>
                    </w:rPr>
                  </w:rPrChange>
                </w:rPr>
                <w:delText xml:space="preserve"> soit </w:delText>
              </w:r>
            </w:del>
            <w:del w:id="5852" w:author="Dr Mamadou SANOGO" w:date="2023-10-26T14:40:00Z">
              <w:r w:rsidR="008B5085" w:rsidRPr="007A4AFC" w:rsidDel="00CB3C42">
                <w:rPr>
                  <w:b/>
                  <w:color w:val="000000" w:themeColor="text1"/>
                  <w:rPrChange w:id="5853" w:author="Dr Mamadou SANOGO" w:date="2023-10-25T18:15:00Z">
                    <w:rPr>
                      <w:b/>
                    </w:rPr>
                  </w:rPrChange>
                </w:rPr>
                <w:delText>36.36</w:delText>
              </w:r>
            </w:del>
            <w:del w:id="5854" w:author="Dr Mamadou SANOGO" w:date="2023-10-27T11:28:00Z">
              <w:r w:rsidR="00113903" w:rsidRPr="007A4AFC" w:rsidDel="00693568">
                <w:rPr>
                  <w:b/>
                  <w:color w:val="000000" w:themeColor="text1"/>
                  <w:rPrChange w:id="5855"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856" w:author="Dr Mamadou SANOGO" w:date="2023-10-27T11:28:00Z"/>
                <w:b/>
                <w:color w:val="000000" w:themeColor="text1"/>
                <w:rPrChange w:id="5857" w:author="Dr Mamadou SANOGO" w:date="2023-10-25T18:15:00Z">
                  <w:rPr>
                    <w:del w:id="5858" w:author="Dr Mamadou SANOGO" w:date="2023-10-27T11:28:00Z"/>
                    <w:b/>
                  </w:rPr>
                </w:rPrChange>
              </w:rPr>
            </w:pPr>
            <w:del w:id="5859" w:author="Dr Mamadou SANOGO" w:date="2023-10-26T14:53:00Z">
              <w:r w:rsidRPr="007A4AFC" w:rsidDel="00CB3C42">
                <w:rPr>
                  <w:b/>
                  <w:color w:val="000000" w:themeColor="text1"/>
                  <w:rPrChange w:id="5860" w:author="Dr Mamadou SANOGO" w:date="2023-10-25T18:15:00Z">
                    <w:rPr>
                      <w:b/>
                    </w:rPr>
                  </w:rPrChange>
                </w:rPr>
                <w:delText>8</w:delText>
              </w:r>
            </w:del>
            <w:del w:id="5861" w:author="Dr Mamadou SANOGO" w:date="2023-10-27T11:28:00Z">
              <w:r w:rsidR="008B5085" w:rsidRPr="007A4AFC" w:rsidDel="00693568">
                <w:rPr>
                  <w:b/>
                  <w:color w:val="000000" w:themeColor="text1"/>
                  <w:rPrChange w:id="5862" w:author="Dr Mamadou SANOGO" w:date="2023-10-25T18:15:00Z">
                    <w:rPr>
                      <w:b/>
                    </w:rPr>
                  </w:rPrChange>
                </w:rPr>
                <w:delText xml:space="preserve"> soit 2</w:delText>
              </w:r>
            </w:del>
            <w:del w:id="5863" w:author="Dr Mamadou SANOGO" w:date="2023-10-26T14:53:00Z">
              <w:r w:rsidR="008B5085" w:rsidRPr="007A4AFC" w:rsidDel="00CB3C42">
                <w:rPr>
                  <w:b/>
                  <w:color w:val="000000" w:themeColor="text1"/>
                  <w:rPrChange w:id="5864" w:author="Dr Mamadou SANOGO" w:date="2023-10-25T18:15:00Z">
                    <w:rPr>
                      <w:b/>
                    </w:rPr>
                  </w:rPrChange>
                </w:rPr>
                <w:delText>5.80</w:delText>
              </w:r>
            </w:del>
            <w:del w:id="5865" w:author="Dr Mamadou SANOGO" w:date="2023-10-27T11:28:00Z">
              <w:r w:rsidR="00113903" w:rsidRPr="007A4AFC" w:rsidDel="00693568">
                <w:rPr>
                  <w:b/>
                  <w:color w:val="000000" w:themeColor="text1"/>
                  <w:rPrChange w:id="5866"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867" w:author="Dr Mamadou SANOGO" w:date="2023-10-27T11:28:00Z"/>
                <w:b/>
                <w:color w:val="000000" w:themeColor="text1"/>
                <w:rPrChange w:id="5868" w:author="Dr Mamadou SANOGO" w:date="2023-10-25T18:15:00Z">
                  <w:rPr>
                    <w:del w:id="5869" w:author="Dr Mamadou SANOGO" w:date="2023-10-27T11:28:00Z"/>
                    <w:b/>
                  </w:rPr>
                </w:rPrChange>
              </w:rPr>
            </w:pPr>
            <w:del w:id="5870" w:author="Dr Mamadou SANOGO" w:date="2023-10-26T15:31:00Z">
              <w:r w:rsidRPr="007A4AFC" w:rsidDel="00CB3C42">
                <w:rPr>
                  <w:b/>
                  <w:color w:val="000000" w:themeColor="text1"/>
                  <w:rPrChange w:id="5871" w:author="Dr Mamadou SANOGO" w:date="2023-10-25T18:15:00Z">
                    <w:rPr>
                      <w:b/>
                    </w:rPr>
                  </w:rPrChange>
                </w:rPr>
                <w:delText>8</w:delText>
              </w:r>
            </w:del>
            <w:del w:id="5872" w:author="Dr Mamadou SANOGO" w:date="2023-10-27T11:28:00Z">
              <w:r w:rsidR="00113903" w:rsidRPr="007A4AFC" w:rsidDel="00693568">
                <w:rPr>
                  <w:b/>
                  <w:color w:val="000000" w:themeColor="text1"/>
                  <w:rPrChange w:id="5873" w:author="Dr Mamadou SANOGO" w:date="2023-10-25T18:15:00Z">
                    <w:rPr>
                      <w:b/>
                    </w:rPr>
                  </w:rPrChange>
                </w:rPr>
                <w:delText xml:space="preserve"> soit </w:delText>
              </w:r>
              <w:r w:rsidR="008B5085" w:rsidRPr="007A4AFC" w:rsidDel="00693568">
                <w:rPr>
                  <w:b/>
                  <w:color w:val="000000" w:themeColor="text1"/>
                  <w:rPrChange w:id="5874" w:author="Dr Mamadou SANOGO" w:date="2023-10-25T18:15:00Z">
                    <w:rPr>
                      <w:b/>
                    </w:rPr>
                  </w:rPrChange>
                </w:rPr>
                <w:delText>2</w:delText>
              </w:r>
            </w:del>
            <w:del w:id="5875" w:author="Dr Mamadou SANOGO" w:date="2023-10-26T15:32:00Z">
              <w:r w:rsidR="008B5085" w:rsidRPr="007A4AFC" w:rsidDel="00CB3C42">
                <w:rPr>
                  <w:b/>
                  <w:color w:val="000000" w:themeColor="text1"/>
                  <w:rPrChange w:id="5876" w:author="Dr Mamadou SANOGO" w:date="2023-10-25T18:15:00Z">
                    <w:rPr>
                      <w:b/>
                    </w:rPr>
                  </w:rPrChange>
                </w:rPr>
                <w:delText>1.62</w:delText>
              </w:r>
            </w:del>
            <w:del w:id="5877" w:author="Dr Mamadou SANOGO" w:date="2023-10-27T11:28:00Z">
              <w:r w:rsidR="00113903" w:rsidRPr="007A4AFC" w:rsidDel="00693568">
                <w:rPr>
                  <w:b/>
                  <w:color w:val="000000" w:themeColor="text1"/>
                  <w:rPrChange w:id="5878"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879" w:author="Dr Mamadou SANOGO" w:date="2023-10-27T11:28:00Z"/>
          <w:b/>
          <w:color w:val="000000" w:themeColor="text1"/>
          <w:szCs w:val="24"/>
          <w:rPrChange w:id="5880" w:author="Dr Mamadou SANOGO" w:date="2023-10-25T18:15:00Z">
            <w:rPr>
              <w:del w:id="5881"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882" w:author="Dr Mamadou SANOGO" w:date="2023-10-27T11:28:00Z"/>
          <w:b/>
          <w:color w:val="000000" w:themeColor="text1"/>
          <w:szCs w:val="24"/>
          <w:rPrChange w:id="5883" w:author="Dr Mamadou SANOGO" w:date="2023-10-25T18:15:00Z">
            <w:rPr>
              <w:del w:id="5884"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885" w:author="Dr Mamadou SANOGO" w:date="2023-10-27T11:28:00Z"/>
          <w:b/>
          <w:color w:val="000000" w:themeColor="text1"/>
          <w:szCs w:val="24"/>
          <w:rPrChange w:id="5886" w:author="Dr Mamadou SANOGO" w:date="2023-10-25T18:15:00Z">
            <w:rPr>
              <w:del w:id="5887" w:author="Dr Mamadou SANOGO" w:date="2023-10-27T11:28:00Z"/>
              <w:b/>
              <w:szCs w:val="24"/>
            </w:rPr>
          </w:rPrChange>
        </w:rPr>
      </w:pPr>
    </w:p>
    <w:p w14:paraId="1208A58F" w14:textId="30ED05A8" w:rsidR="00D66841" w:rsidRPr="007A4AFC" w:rsidDel="00693568" w:rsidRDefault="00D66841">
      <w:pPr>
        <w:spacing w:line="240" w:lineRule="auto"/>
        <w:rPr>
          <w:del w:id="5888" w:author="Dr Mamadou SANOGO" w:date="2023-10-27T11:28:00Z"/>
          <w:b/>
          <w:color w:val="000000" w:themeColor="text1"/>
          <w:szCs w:val="24"/>
          <w:rPrChange w:id="5889" w:author="Dr Mamadou SANOGO" w:date="2023-10-25T18:15:00Z">
            <w:rPr>
              <w:del w:id="5890" w:author="Dr Mamadou SANOGO" w:date="2023-10-27T11:28:00Z"/>
              <w:b/>
              <w:szCs w:val="24"/>
            </w:rPr>
          </w:rPrChange>
        </w:rPr>
      </w:pPr>
      <w:del w:id="5891" w:author="Dr Mamadou SANOGO" w:date="2023-10-27T11:28:00Z">
        <w:r w:rsidRPr="007A4AFC" w:rsidDel="00693568">
          <w:rPr>
            <w:b/>
            <w:color w:val="000000" w:themeColor="text1"/>
            <w:szCs w:val="24"/>
            <w:rPrChange w:id="5892"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893" w:author="Dr Mamadou SANOGO" w:date="2023-10-27T11:28:00Z"/>
          <w:b/>
          <w:color w:val="000000" w:themeColor="text1"/>
          <w:szCs w:val="24"/>
          <w:rPrChange w:id="5894" w:author="Dr Mamadou SANOGO" w:date="2023-10-25T18:15:00Z">
            <w:rPr>
              <w:del w:id="5895" w:author="Dr Mamadou SANOGO" w:date="2023-10-27T11:28:00Z"/>
              <w:b/>
              <w:szCs w:val="24"/>
            </w:rPr>
          </w:rPrChange>
        </w:rPr>
      </w:pPr>
      <w:del w:id="5896" w:author="Dr Mamadou SANOGO" w:date="2023-10-27T11:28:00Z">
        <w:r w:rsidRPr="007A4AFC" w:rsidDel="00693568">
          <w:rPr>
            <w:b/>
            <w:color w:val="000000" w:themeColor="text1"/>
            <w:szCs w:val="24"/>
            <w:rPrChange w:id="5897"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898" w:author="Dr Mamadou SANOGO" w:date="2023-10-27T11:28:00Z"/>
          <w:b/>
          <w:bCs/>
          <w:i/>
          <w:iCs/>
          <w:color w:val="000000" w:themeColor="text1"/>
          <w:sz w:val="14"/>
          <w:rPrChange w:id="5899" w:author="Dr Mamadou SANOGO" w:date="2023-10-25T18:15:00Z">
            <w:rPr>
              <w:del w:id="5900"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901" w:author="Dr Mamadou SANOGO" w:date="2023-10-27T11:28:00Z"/>
          <w:b/>
          <w:bCs/>
          <w:color w:val="000000" w:themeColor="text1"/>
          <w:szCs w:val="24"/>
          <w:rPrChange w:id="5902" w:author="Dr Mamadou SANOGO" w:date="2023-10-25T18:15:00Z">
            <w:rPr>
              <w:del w:id="5903" w:author="Dr Mamadou SANOGO" w:date="2023-10-27T11:28:00Z"/>
              <w:b/>
              <w:bCs/>
              <w:szCs w:val="24"/>
            </w:rPr>
          </w:rPrChange>
        </w:rPr>
      </w:pPr>
      <w:del w:id="5904" w:author="Dr Mamadou SANOGO" w:date="2023-10-27T11:28:00Z">
        <w:r w:rsidRPr="007A4AFC" w:rsidDel="00693568">
          <w:rPr>
            <w:b/>
            <w:bCs/>
            <w:color w:val="000000" w:themeColor="text1"/>
            <w:szCs w:val="24"/>
            <w:rPrChange w:id="5905"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906" w:author="Dr Mamadou SANOGO" w:date="2023-10-27T11:28:00Z"/>
          <w:color w:val="000000" w:themeColor="text1"/>
          <w:rPrChange w:id="5907" w:author="Dr Mamadou SANOGO" w:date="2023-10-25T18:15:00Z">
            <w:rPr>
              <w:del w:id="5908"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909" w:author="Dr Mamadou SANOGO" w:date="2023-10-27T11:28:00Z"/>
        </w:trPr>
        <w:tc>
          <w:tcPr>
            <w:tcW w:w="2404" w:type="dxa"/>
          </w:tcPr>
          <w:p w14:paraId="22BD47BA" w14:textId="1A391A77" w:rsidR="005A55FB" w:rsidRPr="007A4AFC" w:rsidDel="00693568" w:rsidRDefault="005A55FB" w:rsidP="00D66841">
            <w:pPr>
              <w:spacing w:line="240" w:lineRule="auto"/>
              <w:rPr>
                <w:del w:id="5910" w:author="Dr Mamadou SANOGO" w:date="2023-10-27T11:28:00Z"/>
                <w:b/>
                <w:color w:val="000000" w:themeColor="text1"/>
                <w:rPrChange w:id="5911" w:author="Dr Mamadou SANOGO" w:date="2023-10-25T18:15:00Z">
                  <w:rPr>
                    <w:del w:id="5912" w:author="Dr Mamadou SANOGO" w:date="2023-10-27T11:28:00Z"/>
                    <w:b/>
                  </w:rPr>
                </w:rPrChange>
              </w:rPr>
            </w:pPr>
            <w:del w:id="5913" w:author="Dr Mamadou SANOGO" w:date="2023-10-27T11:28:00Z">
              <w:r w:rsidRPr="007A4AFC" w:rsidDel="00693568">
                <w:rPr>
                  <w:b/>
                  <w:color w:val="000000" w:themeColor="text1"/>
                  <w:rPrChange w:id="5914"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915" w:author="Dr Mamadou SANOGO" w:date="2023-10-27T11:28:00Z"/>
                <w:b/>
                <w:color w:val="000000" w:themeColor="text1"/>
                <w:rPrChange w:id="5916" w:author="Dr Mamadou SANOGO" w:date="2023-10-25T18:15:00Z">
                  <w:rPr>
                    <w:del w:id="5917" w:author="Dr Mamadou SANOGO" w:date="2023-10-27T11:28:00Z"/>
                    <w:b/>
                  </w:rPr>
                </w:rPrChange>
              </w:rPr>
            </w:pPr>
            <w:del w:id="5918" w:author="Dr Mamadou SANOGO" w:date="2023-10-27T11:28:00Z">
              <w:r w:rsidRPr="007A4AFC" w:rsidDel="00693568">
                <w:rPr>
                  <w:b/>
                  <w:color w:val="000000" w:themeColor="text1"/>
                  <w:rPrChange w:id="5919"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920" w:author="Dr Mamadou SANOGO" w:date="2023-10-27T11:28:00Z"/>
                <w:b/>
                <w:color w:val="000000" w:themeColor="text1"/>
                <w:rPrChange w:id="5921" w:author="Dr Mamadou SANOGO" w:date="2023-10-25T18:15:00Z">
                  <w:rPr>
                    <w:del w:id="5922" w:author="Dr Mamadou SANOGO" w:date="2023-10-27T11:28:00Z"/>
                    <w:b/>
                  </w:rPr>
                </w:rPrChange>
              </w:rPr>
            </w:pPr>
            <w:del w:id="5923" w:author="Dr Mamadou SANOGO" w:date="2023-10-27T11:28:00Z">
              <w:r w:rsidRPr="007A4AFC" w:rsidDel="00693568">
                <w:rPr>
                  <w:b/>
                  <w:color w:val="000000" w:themeColor="text1"/>
                  <w:rPrChange w:id="5924"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925" w:author="Dr Mamadou SANOGO" w:date="2023-10-27T11:28:00Z"/>
                <w:b/>
                <w:color w:val="000000" w:themeColor="text1"/>
                <w:rPrChange w:id="5926" w:author="Dr Mamadou SANOGO" w:date="2023-10-25T18:15:00Z">
                  <w:rPr>
                    <w:del w:id="5927" w:author="Dr Mamadou SANOGO" w:date="2023-10-27T11:28:00Z"/>
                    <w:b/>
                  </w:rPr>
                </w:rPrChange>
              </w:rPr>
            </w:pPr>
            <w:del w:id="5928" w:author="Dr Mamadou SANOGO" w:date="2023-10-27T11:28:00Z">
              <w:r w:rsidRPr="007A4AFC" w:rsidDel="00693568">
                <w:rPr>
                  <w:b/>
                  <w:color w:val="000000" w:themeColor="text1"/>
                  <w:rPrChange w:id="5929"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930" w:author="Dr Mamadou SANOGO" w:date="2023-10-27T11:28:00Z"/>
                <w:b/>
                <w:color w:val="000000" w:themeColor="text1"/>
                <w:rPrChange w:id="5931" w:author="Dr Mamadou SANOGO" w:date="2023-10-25T18:15:00Z">
                  <w:rPr>
                    <w:del w:id="5932" w:author="Dr Mamadou SANOGO" w:date="2023-10-27T11:28:00Z"/>
                    <w:b/>
                  </w:rPr>
                </w:rPrChange>
              </w:rPr>
            </w:pPr>
            <w:del w:id="5933" w:author="Dr Mamadou SANOGO" w:date="2023-10-27T11:28:00Z">
              <w:r w:rsidRPr="007A4AFC" w:rsidDel="00693568">
                <w:rPr>
                  <w:b/>
                  <w:color w:val="000000" w:themeColor="text1"/>
                  <w:rPrChange w:id="5934" w:author="Dr Mamadou SANOGO" w:date="2023-10-25T18:15:00Z">
                    <w:rPr>
                      <w:b/>
                    </w:rPr>
                  </w:rPrChange>
                </w:rPr>
                <w:delText>2021-2022</w:delText>
              </w:r>
            </w:del>
          </w:p>
        </w:tc>
      </w:tr>
      <w:tr w:rsidR="007A4AFC" w:rsidRPr="007A4AFC" w:rsidDel="00693568" w14:paraId="0ED5A43E" w14:textId="29626E25" w:rsidTr="00887FDF">
        <w:trPr>
          <w:del w:id="5935" w:author="Dr Mamadou SANOGO" w:date="2023-10-27T11:28:00Z"/>
        </w:trPr>
        <w:tc>
          <w:tcPr>
            <w:tcW w:w="2404" w:type="dxa"/>
          </w:tcPr>
          <w:p w14:paraId="78FF47FB" w14:textId="1E4F25AB" w:rsidR="00887FDF" w:rsidRPr="007A4AFC" w:rsidDel="00693568" w:rsidRDefault="00887FDF" w:rsidP="00887FDF">
            <w:pPr>
              <w:spacing w:line="240" w:lineRule="auto"/>
              <w:rPr>
                <w:del w:id="5936" w:author="Dr Mamadou SANOGO" w:date="2023-10-27T11:28:00Z"/>
                <w:color w:val="000000" w:themeColor="text1"/>
                <w:rPrChange w:id="5937" w:author="Dr Mamadou SANOGO" w:date="2023-10-25T18:15:00Z">
                  <w:rPr>
                    <w:del w:id="5938" w:author="Dr Mamadou SANOGO" w:date="2023-10-27T11:28:00Z"/>
                  </w:rPr>
                </w:rPrChange>
              </w:rPr>
            </w:pPr>
            <w:del w:id="5939" w:author="Dr Mamadou SANOGO" w:date="2023-10-27T11:28:00Z">
              <w:r w:rsidRPr="007A4AFC" w:rsidDel="00693568">
                <w:rPr>
                  <w:color w:val="000000" w:themeColor="text1"/>
                  <w:rPrChange w:id="5940"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941" w:author="Dr Mamadou SANOGO" w:date="2023-10-27T11:28:00Z"/>
                <w:color w:val="000000" w:themeColor="text1"/>
                <w:rPrChange w:id="5942" w:author="Dr Mamadou SANOGO" w:date="2023-10-25T18:15:00Z">
                  <w:rPr>
                    <w:del w:id="5943" w:author="Dr Mamadou SANOGO" w:date="2023-10-27T11:28:00Z"/>
                  </w:rPr>
                </w:rPrChange>
              </w:rPr>
            </w:pPr>
            <w:del w:id="5944" w:author="Dr Mamadou SANOGO" w:date="2023-10-26T14:16:00Z">
              <w:r w:rsidRPr="007A4AFC" w:rsidDel="00CB3C42">
                <w:rPr>
                  <w:color w:val="000000" w:themeColor="text1"/>
                  <w:rPrChange w:id="5945" w:author="Dr Mamadou SANOGO" w:date="2023-10-25T18:15:00Z">
                    <w:rPr/>
                  </w:rPrChange>
                </w:rPr>
                <w:delText>11</w:delText>
              </w:r>
            </w:del>
            <w:del w:id="5946" w:author="Dr Mamadou SANOGO" w:date="2023-10-27T11:28:00Z">
              <w:r w:rsidRPr="007A4AFC" w:rsidDel="00693568">
                <w:rPr>
                  <w:color w:val="000000" w:themeColor="text1"/>
                  <w:rPrChange w:id="5947"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948" w:author="Dr Mamadou SANOGO" w:date="2023-10-27T11:28:00Z"/>
                <w:color w:val="000000" w:themeColor="text1"/>
                <w:rPrChange w:id="5949" w:author="Dr Mamadou SANOGO" w:date="2023-10-25T18:15:00Z">
                  <w:rPr>
                    <w:del w:id="5950" w:author="Dr Mamadou SANOGO" w:date="2023-10-27T11:28:00Z"/>
                  </w:rPr>
                </w:rPrChange>
              </w:rPr>
            </w:pPr>
            <w:del w:id="5951" w:author="Dr Mamadou SANOGO" w:date="2023-10-27T11:28:00Z">
              <w:r w:rsidRPr="007A4AFC" w:rsidDel="00693568">
                <w:rPr>
                  <w:color w:val="000000" w:themeColor="text1"/>
                  <w:rPrChange w:id="5952" w:author="Dr Mamadou SANOGO" w:date="2023-10-25T18:15:00Z">
                    <w:rPr/>
                  </w:rPrChange>
                </w:rPr>
                <w:delText>1</w:delText>
              </w:r>
            </w:del>
            <w:del w:id="5953" w:author="Dr Mamadou SANOGO" w:date="2023-10-26T14:41:00Z">
              <w:r w:rsidRPr="007A4AFC" w:rsidDel="00CB3C42">
                <w:rPr>
                  <w:color w:val="000000" w:themeColor="text1"/>
                  <w:rPrChange w:id="5954" w:author="Dr Mamadou SANOGO" w:date="2023-10-25T18:15:00Z">
                    <w:rPr/>
                  </w:rPrChange>
                </w:rPr>
                <w:delText>2</w:delText>
              </w:r>
            </w:del>
            <w:del w:id="5955" w:author="Dr Mamadou SANOGO" w:date="2023-10-27T11:28:00Z">
              <w:r w:rsidRPr="007A4AFC" w:rsidDel="00693568">
                <w:rPr>
                  <w:color w:val="000000" w:themeColor="text1"/>
                  <w:rPrChange w:id="5956"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957" w:author="Dr Mamadou SANOGO" w:date="2023-10-27T11:28:00Z"/>
                <w:color w:val="000000" w:themeColor="text1"/>
                <w:rPrChange w:id="5958" w:author="Dr Mamadou SANOGO" w:date="2023-10-25T18:15:00Z">
                  <w:rPr>
                    <w:del w:id="5959" w:author="Dr Mamadou SANOGO" w:date="2023-10-27T11:28:00Z"/>
                  </w:rPr>
                </w:rPrChange>
              </w:rPr>
            </w:pPr>
            <w:del w:id="5960" w:author="Dr Mamadou SANOGO" w:date="2023-10-27T11:28:00Z">
              <w:r w:rsidRPr="007A4AFC" w:rsidDel="00693568">
                <w:rPr>
                  <w:color w:val="000000" w:themeColor="text1"/>
                  <w:rPrChange w:id="5961" w:author="Dr Mamadou SANOGO" w:date="2023-10-25T18:15:00Z">
                    <w:rPr/>
                  </w:rPrChange>
                </w:rPr>
                <w:delText>1</w:delText>
              </w:r>
            </w:del>
            <w:del w:id="5962" w:author="Dr Mamadou SANOGO" w:date="2023-10-26T14:54:00Z">
              <w:r w:rsidRPr="007A4AFC" w:rsidDel="00CB3C42">
                <w:rPr>
                  <w:color w:val="000000" w:themeColor="text1"/>
                  <w:rPrChange w:id="5963" w:author="Dr Mamadou SANOGO" w:date="2023-10-25T18:15:00Z">
                    <w:rPr/>
                  </w:rPrChange>
                </w:rPr>
                <w:delText>2</w:delText>
              </w:r>
            </w:del>
            <w:del w:id="5964" w:author="Dr Mamadou SANOGO" w:date="2023-10-27T11:28:00Z">
              <w:r w:rsidRPr="007A4AFC" w:rsidDel="00693568">
                <w:rPr>
                  <w:color w:val="000000" w:themeColor="text1"/>
                  <w:rPrChange w:id="5965"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966" w:author="Dr Mamadou SANOGO" w:date="2023-10-27T11:28:00Z"/>
                <w:color w:val="000000" w:themeColor="text1"/>
                <w:rPrChange w:id="5967" w:author="Dr Mamadou SANOGO" w:date="2023-10-25T18:15:00Z">
                  <w:rPr>
                    <w:del w:id="5968" w:author="Dr Mamadou SANOGO" w:date="2023-10-27T11:28:00Z"/>
                  </w:rPr>
                </w:rPrChange>
              </w:rPr>
            </w:pPr>
            <w:del w:id="5969" w:author="Dr Mamadou SANOGO" w:date="2023-10-27T11:28:00Z">
              <w:r w:rsidRPr="007A4AFC" w:rsidDel="00693568">
                <w:rPr>
                  <w:color w:val="000000" w:themeColor="text1"/>
                  <w:rPrChange w:id="5970" w:author="Dr Mamadou SANOGO" w:date="2023-10-25T18:15:00Z">
                    <w:rPr/>
                  </w:rPrChange>
                </w:rPr>
                <w:delText>1</w:delText>
              </w:r>
            </w:del>
            <w:del w:id="5971" w:author="Dr Mamadou SANOGO" w:date="2023-10-26T15:34:00Z">
              <w:r w:rsidRPr="007A4AFC" w:rsidDel="00CB3C42">
                <w:rPr>
                  <w:color w:val="000000" w:themeColor="text1"/>
                  <w:rPrChange w:id="5972" w:author="Dr Mamadou SANOGO" w:date="2023-10-25T18:15:00Z">
                    <w:rPr/>
                  </w:rPrChange>
                </w:rPr>
                <w:delText>2</w:delText>
              </w:r>
            </w:del>
            <w:del w:id="5973" w:author="Dr Mamadou SANOGO" w:date="2023-10-27T11:28:00Z">
              <w:r w:rsidRPr="007A4AFC" w:rsidDel="00693568">
                <w:rPr>
                  <w:color w:val="000000" w:themeColor="text1"/>
                  <w:rPrChange w:id="5974" w:author="Dr Mamadou SANOGO" w:date="2023-10-25T18:15:00Z">
                    <w:rPr/>
                  </w:rPrChange>
                </w:rPr>
                <w:delText xml:space="preserve"> soit 100%</w:delText>
              </w:r>
            </w:del>
          </w:p>
        </w:tc>
      </w:tr>
      <w:tr w:rsidR="007A4AFC" w:rsidRPr="007A4AFC" w:rsidDel="00693568" w14:paraId="4DB6F1FE" w14:textId="7A82239C" w:rsidTr="00887FDF">
        <w:trPr>
          <w:del w:id="5975" w:author="Dr Mamadou SANOGO" w:date="2023-10-27T11:28:00Z"/>
        </w:trPr>
        <w:tc>
          <w:tcPr>
            <w:tcW w:w="2404" w:type="dxa"/>
          </w:tcPr>
          <w:p w14:paraId="350A8783" w14:textId="65BE9C49" w:rsidR="00887FDF" w:rsidRPr="007A4AFC" w:rsidDel="00693568" w:rsidRDefault="00887FDF" w:rsidP="00887FDF">
            <w:pPr>
              <w:spacing w:line="240" w:lineRule="auto"/>
              <w:rPr>
                <w:del w:id="5976" w:author="Dr Mamadou SANOGO" w:date="2023-10-27T11:28:00Z"/>
                <w:color w:val="000000" w:themeColor="text1"/>
                <w:rPrChange w:id="5977" w:author="Dr Mamadou SANOGO" w:date="2023-10-25T18:15:00Z">
                  <w:rPr>
                    <w:del w:id="5978" w:author="Dr Mamadou SANOGO" w:date="2023-10-27T11:28:00Z"/>
                  </w:rPr>
                </w:rPrChange>
              </w:rPr>
            </w:pPr>
            <w:del w:id="5979" w:author="Dr Mamadou SANOGO" w:date="2023-10-27T11:28:00Z">
              <w:r w:rsidRPr="007A4AFC" w:rsidDel="00693568">
                <w:rPr>
                  <w:color w:val="000000" w:themeColor="text1"/>
                  <w:rPrChange w:id="5980"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981" w:author="Dr Mamadou SANOGO" w:date="2023-10-27T11:28:00Z"/>
                <w:color w:val="000000" w:themeColor="text1"/>
                <w:rPrChange w:id="5982" w:author="Dr Mamadou SANOGO" w:date="2023-10-25T18:15:00Z">
                  <w:rPr>
                    <w:del w:id="5983" w:author="Dr Mamadou SANOGO" w:date="2023-10-27T11:28:00Z"/>
                  </w:rPr>
                </w:rPrChange>
              </w:rPr>
            </w:pPr>
            <w:del w:id="5984" w:author="Dr Mamadou SANOGO" w:date="2023-10-27T11:28:00Z">
              <w:r w:rsidRPr="007A4AFC" w:rsidDel="00693568">
                <w:rPr>
                  <w:color w:val="000000" w:themeColor="text1"/>
                  <w:rPrChange w:id="5985"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986" w:author="Dr Mamadou SANOGO" w:date="2023-10-27T11:28:00Z"/>
                <w:color w:val="000000" w:themeColor="text1"/>
                <w:rPrChange w:id="5987" w:author="Dr Mamadou SANOGO" w:date="2023-10-25T18:15:00Z">
                  <w:rPr>
                    <w:del w:id="5988" w:author="Dr Mamadou SANOGO" w:date="2023-10-27T11:28:00Z"/>
                  </w:rPr>
                </w:rPrChange>
              </w:rPr>
            </w:pPr>
            <w:del w:id="5989" w:author="Dr Mamadou SANOGO" w:date="2023-10-27T11:28:00Z">
              <w:r w:rsidRPr="007A4AFC" w:rsidDel="00693568">
                <w:rPr>
                  <w:color w:val="000000" w:themeColor="text1"/>
                  <w:rPrChange w:id="5990"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991" w:author="Dr Mamadou SANOGO" w:date="2023-10-27T11:28:00Z"/>
                <w:color w:val="000000" w:themeColor="text1"/>
                <w:rPrChange w:id="5992" w:author="Dr Mamadou SANOGO" w:date="2023-10-25T18:15:00Z">
                  <w:rPr>
                    <w:del w:id="5993" w:author="Dr Mamadou SANOGO" w:date="2023-10-27T11:28:00Z"/>
                  </w:rPr>
                </w:rPrChange>
              </w:rPr>
            </w:pPr>
            <w:del w:id="5994" w:author="Dr Mamadou SANOGO" w:date="2023-10-27T11:28:00Z">
              <w:r w:rsidRPr="007A4AFC" w:rsidDel="00693568">
                <w:rPr>
                  <w:color w:val="000000" w:themeColor="text1"/>
                  <w:rPrChange w:id="5995"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5996" w:author="Dr Mamadou SANOGO" w:date="2023-10-27T11:28:00Z"/>
                <w:color w:val="000000" w:themeColor="text1"/>
                <w:rPrChange w:id="5997" w:author="Dr Mamadou SANOGO" w:date="2023-10-25T18:15:00Z">
                  <w:rPr>
                    <w:del w:id="5998" w:author="Dr Mamadou SANOGO" w:date="2023-10-27T11:28:00Z"/>
                  </w:rPr>
                </w:rPrChange>
              </w:rPr>
            </w:pPr>
            <w:del w:id="5999" w:author="Dr Mamadou SANOGO" w:date="2023-10-27T11:28:00Z">
              <w:r w:rsidRPr="007A4AFC" w:rsidDel="00693568">
                <w:rPr>
                  <w:color w:val="000000" w:themeColor="text1"/>
                  <w:rPrChange w:id="6000" w:author="Dr Mamadou SANOGO" w:date="2023-10-25T18:15:00Z">
                    <w:rPr/>
                  </w:rPrChange>
                </w:rPr>
                <w:delText>0 soit 0%</w:delText>
              </w:r>
            </w:del>
          </w:p>
        </w:tc>
      </w:tr>
      <w:tr w:rsidR="007A4AFC" w:rsidRPr="007A4AFC" w:rsidDel="00693568" w14:paraId="0E7EF4C6" w14:textId="75872429" w:rsidTr="00887FDF">
        <w:trPr>
          <w:del w:id="6001" w:author="Dr Mamadou SANOGO" w:date="2023-10-27T11:28:00Z"/>
        </w:trPr>
        <w:tc>
          <w:tcPr>
            <w:tcW w:w="2404" w:type="dxa"/>
          </w:tcPr>
          <w:p w14:paraId="7E6E84D2" w14:textId="3F1CB8F3" w:rsidR="00887FDF" w:rsidRPr="007A4AFC" w:rsidDel="00693568" w:rsidRDefault="00887FDF" w:rsidP="00887FDF">
            <w:pPr>
              <w:spacing w:line="240" w:lineRule="auto"/>
              <w:rPr>
                <w:del w:id="6002" w:author="Dr Mamadou SANOGO" w:date="2023-10-27T11:28:00Z"/>
                <w:color w:val="000000" w:themeColor="text1"/>
                <w:rPrChange w:id="6003" w:author="Dr Mamadou SANOGO" w:date="2023-10-25T18:15:00Z">
                  <w:rPr>
                    <w:del w:id="6004" w:author="Dr Mamadou SANOGO" w:date="2023-10-27T11:28:00Z"/>
                  </w:rPr>
                </w:rPrChange>
              </w:rPr>
            </w:pPr>
            <w:del w:id="6005" w:author="Dr Mamadou SANOGO" w:date="2023-10-27T11:28:00Z">
              <w:r w:rsidRPr="007A4AFC" w:rsidDel="00693568">
                <w:rPr>
                  <w:color w:val="000000" w:themeColor="text1"/>
                  <w:rPrChange w:id="6006"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6007" w:author="Dr Mamadou SANOGO" w:date="2023-10-27T11:28:00Z"/>
                <w:color w:val="000000" w:themeColor="text1"/>
                <w:rPrChange w:id="6008" w:author="Dr Mamadou SANOGO" w:date="2023-10-25T18:15:00Z">
                  <w:rPr>
                    <w:del w:id="6009" w:author="Dr Mamadou SANOGO" w:date="2023-10-27T11:28:00Z"/>
                  </w:rPr>
                </w:rPrChange>
              </w:rPr>
            </w:pPr>
            <w:del w:id="6010" w:author="Dr Mamadou SANOGO" w:date="2023-10-27T11:28:00Z">
              <w:r w:rsidRPr="007A4AFC" w:rsidDel="00693568">
                <w:rPr>
                  <w:color w:val="000000" w:themeColor="text1"/>
                  <w:rPrChange w:id="6011"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6012" w:author="Dr Mamadou SANOGO" w:date="2023-10-27T11:28:00Z"/>
                <w:color w:val="000000" w:themeColor="text1"/>
                <w:rPrChange w:id="6013" w:author="Dr Mamadou SANOGO" w:date="2023-10-25T18:15:00Z">
                  <w:rPr>
                    <w:del w:id="6014" w:author="Dr Mamadou SANOGO" w:date="2023-10-27T11:28:00Z"/>
                  </w:rPr>
                </w:rPrChange>
              </w:rPr>
            </w:pPr>
            <w:del w:id="6015" w:author="Dr Mamadou SANOGO" w:date="2023-10-27T11:28:00Z">
              <w:r w:rsidRPr="007A4AFC" w:rsidDel="00693568">
                <w:rPr>
                  <w:color w:val="000000" w:themeColor="text1"/>
                  <w:rPrChange w:id="6016"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6017" w:author="Dr Mamadou SANOGO" w:date="2023-10-27T11:28:00Z"/>
                <w:color w:val="000000" w:themeColor="text1"/>
                <w:rPrChange w:id="6018" w:author="Dr Mamadou SANOGO" w:date="2023-10-25T18:15:00Z">
                  <w:rPr>
                    <w:del w:id="6019" w:author="Dr Mamadou SANOGO" w:date="2023-10-27T11:28:00Z"/>
                  </w:rPr>
                </w:rPrChange>
              </w:rPr>
            </w:pPr>
            <w:del w:id="6020" w:author="Dr Mamadou SANOGO" w:date="2023-10-27T11:28:00Z">
              <w:r w:rsidRPr="007A4AFC" w:rsidDel="00693568">
                <w:rPr>
                  <w:color w:val="000000" w:themeColor="text1"/>
                  <w:rPrChange w:id="6021"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6022" w:author="Dr Mamadou SANOGO" w:date="2023-10-27T11:28:00Z"/>
                <w:color w:val="000000" w:themeColor="text1"/>
                <w:rPrChange w:id="6023" w:author="Dr Mamadou SANOGO" w:date="2023-10-25T18:15:00Z">
                  <w:rPr>
                    <w:del w:id="6024" w:author="Dr Mamadou SANOGO" w:date="2023-10-27T11:28:00Z"/>
                  </w:rPr>
                </w:rPrChange>
              </w:rPr>
            </w:pPr>
            <w:del w:id="6025" w:author="Dr Mamadou SANOGO" w:date="2023-10-27T11:28:00Z">
              <w:r w:rsidRPr="007A4AFC" w:rsidDel="00693568">
                <w:rPr>
                  <w:color w:val="000000" w:themeColor="text1"/>
                  <w:rPrChange w:id="6026" w:author="Dr Mamadou SANOGO" w:date="2023-10-25T18:15:00Z">
                    <w:rPr/>
                  </w:rPrChange>
                </w:rPr>
                <w:delText>0 soit 0%</w:delText>
              </w:r>
            </w:del>
          </w:p>
        </w:tc>
      </w:tr>
      <w:tr w:rsidR="007A4AFC" w:rsidRPr="007A4AFC" w:rsidDel="00693568" w14:paraId="324E35BC" w14:textId="55EB7082" w:rsidTr="00887FDF">
        <w:trPr>
          <w:del w:id="6027" w:author="Dr Mamadou SANOGO" w:date="2023-10-27T11:28:00Z"/>
        </w:trPr>
        <w:tc>
          <w:tcPr>
            <w:tcW w:w="2404" w:type="dxa"/>
          </w:tcPr>
          <w:p w14:paraId="378107AD" w14:textId="2D978F6B" w:rsidR="00887FDF" w:rsidRPr="007A4AFC" w:rsidDel="00693568" w:rsidRDefault="00887FDF" w:rsidP="00887FDF">
            <w:pPr>
              <w:spacing w:line="240" w:lineRule="auto"/>
              <w:rPr>
                <w:del w:id="6028" w:author="Dr Mamadou SANOGO" w:date="2023-10-27T11:28:00Z"/>
                <w:color w:val="000000" w:themeColor="text1"/>
                <w:rPrChange w:id="6029" w:author="Dr Mamadou SANOGO" w:date="2023-10-25T18:15:00Z">
                  <w:rPr>
                    <w:del w:id="6030" w:author="Dr Mamadou SANOGO" w:date="2023-10-27T11:28:00Z"/>
                  </w:rPr>
                </w:rPrChange>
              </w:rPr>
            </w:pPr>
            <w:del w:id="6031" w:author="Dr Mamadou SANOGO" w:date="2023-10-27T11:28:00Z">
              <w:r w:rsidRPr="007A4AFC" w:rsidDel="00693568">
                <w:rPr>
                  <w:color w:val="000000" w:themeColor="text1"/>
                  <w:rPrChange w:id="6032"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6033" w:author="Dr Mamadou SANOGO" w:date="2023-10-27T11:28:00Z"/>
                <w:color w:val="000000" w:themeColor="text1"/>
                <w:rPrChange w:id="6034" w:author="Dr Mamadou SANOGO" w:date="2023-10-25T18:15:00Z">
                  <w:rPr>
                    <w:del w:id="6035" w:author="Dr Mamadou SANOGO" w:date="2023-10-27T11:28:00Z"/>
                  </w:rPr>
                </w:rPrChange>
              </w:rPr>
            </w:pPr>
            <w:del w:id="6036" w:author="Dr Mamadou SANOGO" w:date="2023-10-27T11:28:00Z">
              <w:r w:rsidRPr="007A4AFC" w:rsidDel="00693568">
                <w:rPr>
                  <w:color w:val="000000" w:themeColor="text1"/>
                  <w:rPrChange w:id="6037"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6038" w:author="Dr Mamadou SANOGO" w:date="2023-10-27T11:28:00Z"/>
                <w:color w:val="000000" w:themeColor="text1"/>
                <w:rPrChange w:id="6039" w:author="Dr Mamadou SANOGO" w:date="2023-10-25T18:15:00Z">
                  <w:rPr>
                    <w:del w:id="6040" w:author="Dr Mamadou SANOGO" w:date="2023-10-27T11:28:00Z"/>
                  </w:rPr>
                </w:rPrChange>
              </w:rPr>
            </w:pPr>
            <w:del w:id="6041" w:author="Dr Mamadou SANOGO" w:date="2023-10-27T11:28:00Z">
              <w:r w:rsidRPr="007A4AFC" w:rsidDel="00693568">
                <w:rPr>
                  <w:color w:val="000000" w:themeColor="text1"/>
                  <w:rPrChange w:id="6042" w:author="Dr Mamadou SANOGO" w:date="2023-10-25T18:15:00Z">
                    <w:rPr/>
                  </w:rPrChange>
                </w:rPr>
                <w:delText xml:space="preserve">10 soit </w:delText>
              </w:r>
              <w:r w:rsidR="009C4D39" w:rsidRPr="007A4AFC" w:rsidDel="00693568">
                <w:rPr>
                  <w:color w:val="000000" w:themeColor="text1"/>
                  <w:rPrChange w:id="6043" w:author="Dr Mamadou SANOGO" w:date="2023-10-25T18:15:00Z">
                    <w:rPr/>
                  </w:rPrChange>
                </w:rPr>
                <w:delText>10</w:delText>
              </w:r>
              <w:r w:rsidRPr="007A4AFC" w:rsidDel="00693568">
                <w:rPr>
                  <w:color w:val="000000" w:themeColor="text1"/>
                  <w:rPrChange w:id="6044"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045" w:author="Dr Mamadou SANOGO" w:date="2023-10-27T11:28:00Z"/>
                <w:color w:val="000000" w:themeColor="text1"/>
                <w:rPrChange w:id="6046" w:author="Dr Mamadou SANOGO" w:date="2023-10-25T18:15:00Z">
                  <w:rPr>
                    <w:del w:id="6047" w:author="Dr Mamadou SANOGO" w:date="2023-10-27T11:28:00Z"/>
                  </w:rPr>
                </w:rPrChange>
              </w:rPr>
            </w:pPr>
            <w:del w:id="6048" w:author="Dr Mamadou SANOGO" w:date="2023-10-27T11:28:00Z">
              <w:r w:rsidRPr="007A4AFC" w:rsidDel="00693568">
                <w:rPr>
                  <w:color w:val="000000" w:themeColor="text1"/>
                  <w:rPrChange w:id="6049" w:author="Dr Mamadou SANOGO" w:date="2023-10-25T18:15:00Z">
                    <w:rPr/>
                  </w:rPrChange>
                </w:rPr>
                <w:delText xml:space="preserve">10 soit </w:delText>
              </w:r>
              <w:r w:rsidR="009C4D39" w:rsidRPr="007A4AFC" w:rsidDel="00693568">
                <w:rPr>
                  <w:color w:val="000000" w:themeColor="text1"/>
                  <w:rPrChange w:id="6050" w:author="Dr Mamadou SANOGO" w:date="2023-10-25T18:15:00Z">
                    <w:rPr/>
                  </w:rPrChange>
                </w:rPr>
                <w:delText>10</w:delText>
              </w:r>
              <w:r w:rsidRPr="007A4AFC" w:rsidDel="00693568">
                <w:rPr>
                  <w:color w:val="000000" w:themeColor="text1"/>
                  <w:rPrChange w:id="6051"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052" w:author="Dr Mamadou SANOGO" w:date="2023-10-27T11:28:00Z"/>
                <w:color w:val="000000" w:themeColor="text1"/>
                <w:rPrChange w:id="6053" w:author="Dr Mamadou SANOGO" w:date="2023-10-25T18:15:00Z">
                  <w:rPr>
                    <w:del w:id="6054" w:author="Dr Mamadou SANOGO" w:date="2023-10-27T11:28:00Z"/>
                  </w:rPr>
                </w:rPrChange>
              </w:rPr>
            </w:pPr>
            <w:del w:id="6055" w:author="Dr Mamadou SANOGO" w:date="2023-10-27T11:28:00Z">
              <w:r w:rsidRPr="007A4AFC" w:rsidDel="00693568">
                <w:rPr>
                  <w:color w:val="000000" w:themeColor="text1"/>
                  <w:rPrChange w:id="6056" w:author="Dr Mamadou SANOGO" w:date="2023-10-25T18:15:00Z">
                    <w:rPr/>
                  </w:rPrChange>
                </w:rPr>
                <w:delText>1</w:delText>
              </w:r>
            </w:del>
            <w:del w:id="6057" w:author="Dr Mamadou SANOGO" w:date="2023-10-26T15:35:00Z">
              <w:r w:rsidRPr="007A4AFC" w:rsidDel="00CB3C42">
                <w:rPr>
                  <w:color w:val="000000" w:themeColor="text1"/>
                  <w:rPrChange w:id="6058" w:author="Dr Mamadou SANOGO" w:date="2023-10-25T18:15:00Z">
                    <w:rPr/>
                  </w:rPrChange>
                </w:rPr>
                <w:delText>0</w:delText>
              </w:r>
            </w:del>
            <w:del w:id="6059" w:author="Dr Mamadou SANOGO" w:date="2023-10-27T11:28:00Z">
              <w:r w:rsidRPr="007A4AFC" w:rsidDel="00693568">
                <w:rPr>
                  <w:color w:val="000000" w:themeColor="text1"/>
                  <w:rPrChange w:id="6060" w:author="Dr Mamadou SANOGO" w:date="2023-10-25T18:15:00Z">
                    <w:rPr/>
                  </w:rPrChange>
                </w:rPr>
                <w:delText xml:space="preserve"> soit </w:delText>
              </w:r>
              <w:r w:rsidR="009C4D39" w:rsidRPr="007A4AFC" w:rsidDel="00693568">
                <w:rPr>
                  <w:color w:val="000000" w:themeColor="text1"/>
                  <w:rPrChange w:id="6061" w:author="Dr Mamadou SANOGO" w:date="2023-10-25T18:15:00Z">
                    <w:rPr/>
                  </w:rPrChange>
                </w:rPr>
                <w:delText>10</w:delText>
              </w:r>
              <w:r w:rsidRPr="007A4AFC" w:rsidDel="00693568">
                <w:rPr>
                  <w:color w:val="000000" w:themeColor="text1"/>
                  <w:rPrChange w:id="6062" w:author="Dr Mamadou SANOGO" w:date="2023-10-25T18:15:00Z">
                    <w:rPr/>
                  </w:rPrChange>
                </w:rPr>
                <w:delText>0%</w:delText>
              </w:r>
            </w:del>
          </w:p>
        </w:tc>
      </w:tr>
      <w:tr w:rsidR="007A4AFC" w:rsidRPr="007A4AFC" w:rsidDel="00693568" w14:paraId="37DBC002" w14:textId="0603D408" w:rsidTr="00887FDF">
        <w:trPr>
          <w:del w:id="6063"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064" w:author="Dr Mamadou SANOGO" w:date="2023-10-27T11:28:00Z"/>
                <w:color w:val="000000" w:themeColor="text1"/>
                <w:rPrChange w:id="6065" w:author="Dr Mamadou SANOGO" w:date="2023-10-25T18:15:00Z">
                  <w:rPr>
                    <w:del w:id="6066" w:author="Dr Mamadou SANOGO" w:date="2023-10-27T11:28:00Z"/>
                  </w:rPr>
                </w:rPrChange>
              </w:rPr>
            </w:pPr>
            <w:del w:id="6067" w:author="Dr Mamadou SANOGO" w:date="2023-10-27T11:28:00Z">
              <w:r w:rsidRPr="007A4AFC" w:rsidDel="00693568">
                <w:rPr>
                  <w:color w:val="000000" w:themeColor="text1"/>
                  <w:rPrChange w:id="6068"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069" w:author="Dr Mamadou SANOGO" w:date="2023-10-27T11:28:00Z"/>
                <w:color w:val="000000" w:themeColor="text1"/>
                <w:rPrChange w:id="6070" w:author="Dr Mamadou SANOGO" w:date="2023-10-25T18:15:00Z">
                  <w:rPr>
                    <w:del w:id="6071" w:author="Dr Mamadou SANOGO" w:date="2023-10-27T11:28:00Z"/>
                  </w:rPr>
                </w:rPrChange>
              </w:rPr>
            </w:pPr>
            <w:del w:id="6072" w:author="Dr Mamadou SANOGO" w:date="2023-10-27T11:28:00Z">
              <w:r w:rsidRPr="007A4AFC" w:rsidDel="00693568">
                <w:rPr>
                  <w:color w:val="000000" w:themeColor="text1"/>
                  <w:rPrChange w:id="6073"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074" w:author="Dr Mamadou SANOGO" w:date="2023-10-27T11:28:00Z"/>
                <w:color w:val="000000" w:themeColor="text1"/>
                <w:rPrChange w:id="6075" w:author="Dr Mamadou SANOGO" w:date="2023-10-25T18:15:00Z">
                  <w:rPr>
                    <w:del w:id="6076" w:author="Dr Mamadou SANOGO" w:date="2023-10-27T11:28:00Z"/>
                  </w:rPr>
                </w:rPrChange>
              </w:rPr>
            </w:pPr>
            <w:del w:id="6077" w:author="Dr Mamadou SANOGO" w:date="2023-10-27T11:28:00Z">
              <w:r w:rsidRPr="007A4AFC" w:rsidDel="00693568">
                <w:rPr>
                  <w:color w:val="000000" w:themeColor="text1"/>
                  <w:rPrChange w:id="6078"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079" w:author="Dr Mamadou SANOGO" w:date="2023-10-27T11:28:00Z"/>
                <w:color w:val="000000" w:themeColor="text1"/>
                <w:rPrChange w:id="6080" w:author="Dr Mamadou SANOGO" w:date="2023-10-25T18:15:00Z">
                  <w:rPr>
                    <w:del w:id="6081" w:author="Dr Mamadou SANOGO" w:date="2023-10-27T11:28:00Z"/>
                  </w:rPr>
                </w:rPrChange>
              </w:rPr>
            </w:pPr>
            <w:del w:id="6082" w:author="Dr Mamadou SANOGO" w:date="2023-10-27T11:28:00Z">
              <w:r w:rsidRPr="007A4AFC" w:rsidDel="00693568">
                <w:rPr>
                  <w:color w:val="000000" w:themeColor="text1"/>
                  <w:rPrChange w:id="6083"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084" w:author="Dr Mamadou SANOGO" w:date="2023-10-27T11:28:00Z"/>
                <w:color w:val="000000" w:themeColor="text1"/>
                <w:rPrChange w:id="6085" w:author="Dr Mamadou SANOGO" w:date="2023-10-25T18:15:00Z">
                  <w:rPr>
                    <w:del w:id="6086" w:author="Dr Mamadou SANOGO" w:date="2023-10-27T11:28:00Z"/>
                  </w:rPr>
                </w:rPrChange>
              </w:rPr>
            </w:pPr>
            <w:del w:id="6087" w:author="Dr Mamadou SANOGO" w:date="2023-10-27T11:28:00Z">
              <w:r w:rsidRPr="007A4AFC" w:rsidDel="00693568">
                <w:rPr>
                  <w:color w:val="000000" w:themeColor="text1"/>
                  <w:rPrChange w:id="6088" w:author="Dr Mamadou SANOGO" w:date="2023-10-25T18:15:00Z">
                    <w:rPr/>
                  </w:rPrChange>
                </w:rPr>
                <w:delText>0 soit 0%</w:delText>
              </w:r>
            </w:del>
          </w:p>
        </w:tc>
      </w:tr>
      <w:tr w:rsidR="007A4AFC" w:rsidRPr="007A4AFC" w:rsidDel="00693568" w14:paraId="09CCB183" w14:textId="38A01B68" w:rsidTr="00C76DF7">
        <w:trPr>
          <w:del w:id="6089"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090" w:author="Dr Mamadou SANOGO" w:date="2023-10-27T11:28:00Z"/>
                <w:color w:val="000000" w:themeColor="text1"/>
                <w:rPrChange w:id="6091" w:author="Dr Mamadou SANOGO" w:date="2023-10-25T18:15:00Z">
                  <w:rPr>
                    <w:del w:id="6092" w:author="Dr Mamadou SANOGO" w:date="2023-10-27T11:28:00Z"/>
                  </w:rPr>
                </w:rPrChange>
              </w:rPr>
            </w:pPr>
            <w:del w:id="6093" w:author="Dr Mamadou SANOGO" w:date="2023-10-27T11:28:00Z">
              <w:r w:rsidRPr="007A4AFC" w:rsidDel="00693568">
                <w:rPr>
                  <w:color w:val="000000" w:themeColor="text1"/>
                  <w:rPrChange w:id="6094"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095" w:author="Dr Mamadou SANOGO" w:date="2023-10-27T11:28:00Z"/>
                <w:color w:val="000000" w:themeColor="text1"/>
                <w:rPrChange w:id="6096" w:author="Dr Mamadou SANOGO" w:date="2023-10-25T18:15:00Z">
                  <w:rPr>
                    <w:del w:id="6097" w:author="Dr Mamadou SANOGO" w:date="2023-10-27T11:28:00Z"/>
                  </w:rPr>
                </w:rPrChange>
              </w:rPr>
            </w:pPr>
            <w:del w:id="6098" w:author="Dr Mamadou SANOGO" w:date="2023-10-27T11:28:00Z">
              <w:r w:rsidRPr="007A4AFC" w:rsidDel="00693568">
                <w:rPr>
                  <w:color w:val="000000" w:themeColor="text1"/>
                  <w:rPrChange w:id="6099"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100" w:author="Dr Mamadou SANOGO" w:date="2023-10-27T11:28:00Z"/>
                <w:color w:val="000000" w:themeColor="text1"/>
                <w:rPrChange w:id="6101" w:author="Dr Mamadou SANOGO" w:date="2023-10-25T18:15:00Z">
                  <w:rPr>
                    <w:del w:id="6102" w:author="Dr Mamadou SANOGO" w:date="2023-10-27T11:28:00Z"/>
                  </w:rPr>
                </w:rPrChange>
              </w:rPr>
            </w:pPr>
            <w:del w:id="6103" w:author="Dr Mamadou SANOGO" w:date="2023-10-27T11:28:00Z">
              <w:r w:rsidRPr="007A4AFC" w:rsidDel="00693568">
                <w:rPr>
                  <w:color w:val="000000" w:themeColor="text1"/>
                  <w:rPrChange w:id="6104" w:author="Dr Mamadou SANOGO" w:date="2023-10-25T18:15:00Z">
                    <w:rPr/>
                  </w:rPrChange>
                </w:rPr>
                <w:delText>10</w:delText>
              </w:r>
              <w:r w:rsidR="00C76DF7" w:rsidRPr="007A4AFC" w:rsidDel="00693568">
                <w:rPr>
                  <w:color w:val="000000" w:themeColor="text1"/>
                  <w:rPrChange w:id="6105"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106" w:author="Dr Mamadou SANOGO" w:date="2023-10-27T11:28:00Z"/>
                <w:color w:val="000000" w:themeColor="text1"/>
                <w:rPrChange w:id="6107" w:author="Dr Mamadou SANOGO" w:date="2023-10-25T18:15:00Z">
                  <w:rPr>
                    <w:del w:id="6108" w:author="Dr Mamadou SANOGO" w:date="2023-10-27T11:28:00Z"/>
                  </w:rPr>
                </w:rPrChange>
              </w:rPr>
            </w:pPr>
            <w:del w:id="6109" w:author="Dr Mamadou SANOGO" w:date="2023-10-27T11:28:00Z">
              <w:r w:rsidRPr="007A4AFC" w:rsidDel="00693568">
                <w:rPr>
                  <w:color w:val="000000" w:themeColor="text1"/>
                  <w:rPrChange w:id="6110" w:author="Dr Mamadou SANOGO" w:date="2023-10-25T18:15:00Z">
                    <w:rPr/>
                  </w:rPrChange>
                </w:rPr>
                <w:delText>100</w:delText>
              </w:r>
              <w:r w:rsidR="00C76DF7" w:rsidRPr="007A4AFC" w:rsidDel="00693568">
                <w:rPr>
                  <w:color w:val="000000" w:themeColor="text1"/>
                  <w:rPrChange w:id="6111"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112" w:author="Dr Mamadou SANOGO" w:date="2023-10-27T11:28:00Z"/>
                <w:color w:val="000000" w:themeColor="text1"/>
                <w:rPrChange w:id="6113" w:author="Dr Mamadou SANOGO" w:date="2023-10-25T18:15:00Z">
                  <w:rPr>
                    <w:del w:id="6114" w:author="Dr Mamadou SANOGO" w:date="2023-10-27T11:28:00Z"/>
                  </w:rPr>
                </w:rPrChange>
              </w:rPr>
            </w:pPr>
            <w:del w:id="6115" w:author="Dr Mamadou SANOGO" w:date="2023-10-27T11:28:00Z">
              <w:r w:rsidRPr="007A4AFC" w:rsidDel="00693568">
                <w:rPr>
                  <w:color w:val="000000" w:themeColor="text1"/>
                  <w:rPrChange w:id="6116" w:author="Dr Mamadou SANOGO" w:date="2023-10-25T18:15:00Z">
                    <w:rPr/>
                  </w:rPrChange>
                </w:rPr>
                <w:delText>100</w:delText>
              </w:r>
              <w:r w:rsidR="00C76DF7" w:rsidRPr="007A4AFC" w:rsidDel="00693568">
                <w:rPr>
                  <w:color w:val="000000" w:themeColor="text1"/>
                  <w:rPrChange w:id="6117" w:author="Dr Mamadou SANOGO" w:date="2023-10-25T18:15:00Z">
                    <w:rPr/>
                  </w:rPrChange>
                </w:rPr>
                <w:delText>%</w:delText>
              </w:r>
            </w:del>
          </w:p>
        </w:tc>
      </w:tr>
      <w:tr w:rsidR="007A4AFC" w:rsidRPr="007A4AFC" w:rsidDel="00693568" w14:paraId="0829BFCD" w14:textId="344580B9" w:rsidTr="00C76DF7">
        <w:trPr>
          <w:del w:id="6118"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119" w:author="Dr Mamadou SANOGO" w:date="2023-10-27T11:28:00Z"/>
                <w:color w:val="000000" w:themeColor="text1"/>
                <w:rPrChange w:id="6120" w:author="Dr Mamadou SANOGO" w:date="2023-10-25T18:15:00Z">
                  <w:rPr>
                    <w:del w:id="6121" w:author="Dr Mamadou SANOGO" w:date="2023-10-27T11:28:00Z"/>
                  </w:rPr>
                </w:rPrChange>
              </w:rPr>
            </w:pPr>
            <w:del w:id="6122" w:author="Dr Mamadou SANOGO" w:date="2023-10-27T11:28:00Z">
              <w:r w:rsidRPr="007A4AFC" w:rsidDel="00693568">
                <w:rPr>
                  <w:color w:val="000000" w:themeColor="text1"/>
                  <w:rPrChange w:id="6123"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124" w:author="Dr Mamadou SANOGO" w:date="2023-10-27T11:28:00Z"/>
                <w:color w:val="000000" w:themeColor="text1"/>
                <w:rPrChange w:id="6125" w:author="Dr Mamadou SANOGO" w:date="2023-10-25T18:15:00Z">
                  <w:rPr>
                    <w:del w:id="6126" w:author="Dr Mamadou SANOGO" w:date="2023-10-27T11:28:00Z"/>
                  </w:rPr>
                </w:rPrChange>
              </w:rPr>
            </w:pPr>
            <w:del w:id="6127" w:author="Dr Mamadou SANOGO" w:date="2023-10-27T11:28:00Z">
              <w:r w:rsidRPr="007A4AFC" w:rsidDel="00693568">
                <w:rPr>
                  <w:color w:val="000000" w:themeColor="text1"/>
                  <w:rPrChange w:id="6128"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129" w:author="Dr Mamadou SANOGO" w:date="2023-10-27T11:28:00Z"/>
                <w:color w:val="000000" w:themeColor="text1"/>
                <w:rPrChange w:id="6130" w:author="Dr Mamadou SANOGO" w:date="2023-10-25T18:15:00Z">
                  <w:rPr>
                    <w:del w:id="6131" w:author="Dr Mamadou SANOGO" w:date="2023-10-27T11:28:00Z"/>
                  </w:rPr>
                </w:rPrChange>
              </w:rPr>
            </w:pPr>
            <w:del w:id="6132" w:author="Dr Mamadou SANOGO" w:date="2023-10-27T11:28:00Z">
              <w:r w:rsidRPr="007A4AFC" w:rsidDel="00693568">
                <w:rPr>
                  <w:color w:val="000000" w:themeColor="text1"/>
                  <w:rPrChange w:id="6133" w:author="Dr Mamadou SANOGO" w:date="2023-10-25T18:15:00Z">
                    <w:rPr/>
                  </w:rPrChange>
                </w:rPr>
                <w:delText>10</w:delText>
              </w:r>
              <w:r w:rsidR="003A64D4" w:rsidRPr="007A4AFC" w:rsidDel="00693568">
                <w:rPr>
                  <w:color w:val="000000" w:themeColor="text1"/>
                  <w:rPrChange w:id="6134" w:author="Dr Mamadou SANOGO" w:date="2023-10-25T18:15:00Z">
                    <w:rPr/>
                  </w:rPrChange>
                </w:rPr>
                <w:delText>0</w:delText>
              </w:r>
              <w:r w:rsidRPr="007A4AFC" w:rsidDel="00693568">
                <w:rPr>
                  <w:color w:val="000000" w:themeColor="text1"/>
                  <w:rPrChange w:id="6135"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136" w:author="Dr Mamadou SANOGO" w:date="2023-10-27T11:28:00Z"/>
                <w:color w:val="000000" w:themeColor="text1"/>
                <w:rPrChange w:id="6137" w:author="Dr Mamadou SANOGO" w:date="2023-10-25T18:15:00Z">
                  <w:rPr>
                    <w:del w:id="6138" w:author="Dr Mamadou SANOGO" w:date="2023-10-27T11:28:00Z"/>
                  </w:rPr>
                </w:rPrChange>
              </w:rPr>
            </w:pPr>
            <w:del w:id="6139" w:author="Dr Mamadou SANOGO" w:date="2023-10-27T11:28:00Z">
              <w:r w:rsidRPr="007A4AFC" w:rsidDel="00693568">
                <w:rPr>
                  <w:color w:val="000000" w:themeColor="text1"/>
                  <w:rPrChange w:id="6140" w:author="Dr Mamadou SANOGO" w:date="2023-10-25T18:15:00Z">
                    <w:rPr/>
                  </w:rPrChange>
                </w:rPr>
                <w:delText>100</w:delText>
              </w:r>
              <w:r w:rsidR="00C76DF7" w:rsidRPr="007A4AFC" w:rsidDel="00693568">
                <w:rPr>
                  <w:color w:val="000000" w:themeColor="text1"/>
                  <w:rPrChange w:id="6141"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142" w:author="Dr Mamadou SANOGO" w:date="2023-10-27T11:28:00Z"/>
                <w:color w:val="000000" w:themeColor="text1"/>
                <w:rPrChange w:id="6143" w:author="Dr Mamadou SANOGO" w:date="2023-10-25T18:15:00Z">
                  <w:rPr>
                    <w:del w:id="6144" w:author="Dr Mamadou SANOGO" w:date="2023-10-27T11:28:00Z"/>
                  </w:rPr>
                </w:rPrChange>
              </w:rPr>
            </w:pPr>
            <w:del w:id="6145" w:author="Dr Mamadou SANOGO" w:date="2023-10-27T11:28:00Z">
              <w:r w:rsidRPr="007A4AFC" w:rsidDel="00693568">
                <w:rPr>
                  <w:color w:val="000000" w:themeColor="text1"/>
                  <w:rPrChange w:id="6146" w:author="Dr Mamadou SANOGO" w:date="2023-10-25T18:15:00Z">
                    <w:rPr/>
                  </w:rPrChange>
                </w:rPr>
                <w:delText>100</w:delText>
              </w:r>
              <w:r w:rsidR="00C76DF7" w:rsidRPr="007A4AFC" w:rsidDel="00693568">
                <w:rPr>
                  <w:color w:val="000000" w:themeColor="text1"/>
                  <w:rPrChange w:id="6147" w:author="Dr Mamadou SANOGO" w:date="2023-10-25T18:15:00Z">
                    <w:rPr/>
                  </w:rPrChange>
                </w:rPr>
                <w:delText>%</w:delText>
              </w:r>
            </w:del>
          </w:p>
        </w:tc>
      </w:tr>
      <w:tr w:rsidR="007A4AFC" w:rsidRPr="007A4AFC" w:rsidDel="00693568" w14:paraId="0E9DADED" w14:textId="52B18C83" w:rsidTr="00887FDF">
        <w:trPr>
          <w:del w:id="6148"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149" w:author="Dr Mamadou SANOGO" w:date="2023-10-27T11:28:00Z"/>
                <w:color w:val="000000" w:themeColor="text1"/>
                <w:rPrChange w:id="6150" w:author="Dr Mamadou SANOGO" w:date="2023-10-25T18:15:00Z">
                  <w:rPr>
                    <w:del w:id="6151" w:author="Dr Mamadou SANOGO" w:date="2023-10-27T11:28:00Z"/>
                  </w:rPr>
                </w:rPrChange>
              </w:rPr>
            </w:pPr>
            <w:del w:id="6152" w:author="Dr Mamadou SANOGO" w:date="2023-10-27T11:28:00Z">
              <w:r w:rsidRPr="007A4AFC" w:rsidDel="00693568">
                <w:rPr>
                  <w:color w:val="000000" w:themeColor="text1"/>
                  <w:rPrChange w:id="6153"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154" w:author="Dr Mamadou SANOGO" w:date="2023-10-27T11:28:00Z"/>
                <w:color w:val="000000" w:themeColor="text1"/>
                <w:rPrChange w:id="6155" w:author="Dr Mamadou SANOGO" w:date="2023-10-25T18:15:00Z">
                  <w:rPr>
                    <w:del w:id="6156" w:author="Dr Mamadou SANOGO" w:date="2023-10-27T11:28:00Z"/>
                  </w:rPr>
                </w:rPrChange>
              </w:rPr>
            </w:pPr>
            <w:del w:id="6157" w:author="Dr Mamadou SANOGO" w:date="2023-10-27T11:28:00Z">
              <w:r w:rsidRPr="007A4AFC" w:rsidDel="00693568">
                <w:rPr>
                  <w:color w:val="000000" w:themeColor="text1"/>
                  <w:rPrChange w:id="6158"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159" w:author="Dr Mamadou SANOGO" w:date="2023-10-27T11:28:00Z"/>
                <w:color w:val="000000" w:themeColor="text1"/>
                <w:rPrChange w:id="6160" w:author="Dr Mamadou SANOGO" w:date="2023-10-25T18:15:00Z">
                  <w:rPr>
                    <w:del w:id="6161" w:author="Dr Mamadou SANOGO" w:date="2023-10-27T11:28:00Z"/>
                  </w:rPr>
                </w:rPrChange>
              </w:rPr>
            </w:pPr>
            <w:del w:id="6162" w:author="Dr Mamadou SANOGO" w:date="2023-10-27T11:28:00Z">
              <w:r w:rsidRPr="007A4AFC" w:rsidDel="00693568">
                <w:rPr>
                  <w:color w:val="000000" w:themeColor="text1"/>
                  <w:rPrChange w:id="6163"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164" w:author="Dr Mamadou SANOGO" w:date="2023-10-27T11:28:00Z"/>
                <w:color w:val="000000" w:themeColor="text1"/>
                <w:rPrChange w:id="6165" w:author="Dr Mamadou SANOGO" w:date="2023-10-25T18:15:00Z">
                  <w:rPr>
                    <w:del w:id="6166" w:author="Dr Mamadou SANOGO" w:date="2023-10-27T11:28:00Z"/>
                  </w:rPr>
                </w:rPrChange>
              </w:rPr>
            </w:pPr>
            <w:del w:id="6167" w:author="Dr Mamadou SANOGO" w:date="2023-10-27T11:28:00Z">
              <w:r w:rsidRPr="007A4AFC" w:rsidDel="00693568">
                <w:rPr>
                  <w:color w:val="000000" w:themeColor="text1"/>
                  <w:rPrChange w:id="6168"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169" w:author="Dr Mamadou SANOGO" w:date="2023-10-27T11:28:00Z"/>
                <w:color w:val="000000" w:themeColor="text1"/>
                <w:rPrChange w:id="6170" w:author="Dr Mamadou SANOGO" w:date="2023-10-25T18:15:00Z">
                  <w:rPr>
                    <w:del w:id="6171" w:author="Dr Mamadou SANOGO" w:date="2023-10-27T11:28:00Z"/>
                  </w:rPr>
                </w:rPrChange>
              </w:rPr>
            </w:pPr>
            <w:del w:id="6172" w:author="Dr Mamadou SANOGO" w:date="2023-10-27T11:28:00Z">
              <w:r w:rsidRPr="007A4AFC" w:rsidDel="00693568">
                <w:rPr>
                  <w:color w:val="000000" w:themeColor="text1"/>
                  <w:rPrChange w:id="6173"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174" w:author="Dr Mamadou SANOGO" w:date="2023-10-27T11:28:00Z"/>
          <w:color w:val="000000" w:themeColor="text1"/>
          <w:rPrChange w:id="6175" w:author="Dr Mamadou SANOGO" w:date="2023-10-25T18:15:00Z">
            <w:rPr>
              <w:del w:id="6176"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177" w:author="Dr Mamadou SANOGO" w:date="2023-10-27T11:28:00Z"/>
          <w:b/>
          <w:bCs/>
          <w:color w:val="000000" w:themeColor="text1"/>
          <w:szCs w:val="24"/>
          <w:rPrChange w:id="6178" w:author="Dr Mamadou SANOGO" w:date="2023-10-25T18:15:00Z">
            <w:rPr>
              <w:del w:id="6179" w:author="Dr Mamadou SANOGO" w:date="2023-10-27T11:28:00Z"/>
              <w:b/>
              <w:bCs/>
              <w:szCs w:val="24"/>
            </w:rPr>
          </w:rPrChange>
        </w:rPr>
      </w:pPr>
      <w:del w:id="6180" w:author="Dr Mamadou SANOGO" w:date="2023-10-27T11:28:00Z">
        <w:r w:rsidRPr="007A4AFC" w:rsidDel="00693568">
          <w:rPr>
            <w:b/>
            <w:bCs/>
            <w:color w:val="000000" w:themeColor="text1"/>
            <w:szCs w:val="24"/>
            <w:rPrChange w:id="6181"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182" w:author="Dr Mamadou SANOGO" w:date="2023-10-27T11:28:00Z"/>
          <w:color w:val="000000" w:themeColor="text1"/>
          <w:rPrChange w:id="6183" w:author="Dr Mamadou SANOGO" w:date="2023-10-25T18:15:00Z">
            <w:rPr>
              <w:del w:id="6184"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185" w:author="Dr Mamadou SANOGO" w:date="2023-10-27T11:28:00Z"/>
        </w:trPr>
        <w:tc>
          <w:tcPr>
            <w:tcW w:w="2546" w:type="dxa"/>
          </w:tcPr>
          <w:p w14:paraId="76922D1F" w14:textId="4ECBD564" w:rsidR="005A55FB" w:rsidRPr="007A4AFC" w:rsidDel="00693568" w:rsidRDefault="005A55FB" w:rsidP="00D66841">
            <w:pPr>
              <w:spacing w:line="240" w:lineRule="auto"/>
              <w:rPr>
                <w:del w:id="6186" w:author="Dr Mamadou SANOGO" w:date="2023-10-27T11:28:00Z"/>
                <w:b/>
                <w:color w:val="000000" w:themeColor="text1"/>
                <w:rPrChange w:id="6187" w:author="Dr Mamadou SANOGO" w:date="2023-10-25T18:15:00Z">
                  <w:rPr>
                    <w:del w:id="6188" w:author="Dr Mamadou SANOGO" w:date="2023-10-27T11:28:00Z"/>
                    <w:b/>
                  </w:rPr>
                </w:rPrChange>
              </w:rPr>
            </w:pPr>
            <w:del w:id="6189" w:author="Dr Mamadou SANOGO" w:date="2023-10-27T11:28:00Z">
              <w:r w:rsidRPr="007A4AFC" w:rsidDel="00693568">
                <w:rPr>
                  <w:b/>
                  <w:color w:val="000000" w:themeColor="text1"/>
                  <w:rPrChange w:id="6190"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191" w:author="Dr Mamadou SANOGO" w:date="2023-10-27T11:28:00Z"/>
                <w:b/>
                <w:color w:val="000000" w:themeColor="text1"/>
                <w:rPrChange w:id="6192" w:author="Dr Mamadou SANOGO" w:date="2023-10-25T18:15:00Z">
                  <w:rPr>
                    <w:del w:id="6193" w:author="Dr Mamadou SANOGO" w:date="2023-10-27T11:28:00Z"/>
                    <w:b/>
                  </w:rPr>
                </w:rPrChange>
              </w:rPr>
            </w:pPr>
            <w:del w:id="6194" w:author="Dr Mamadou SANOGO" w:date="2023-10-27T11:28:00Z">
              <w:r w:rsidRPr="007A4AFC" w:rsidDel="00693568">
                <w:rPr>
                  <w:b/>
                  <w:color w:val="000000" w:themeColor="text1"/>
                  <w:rPrChange w:id="6195"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196" w:author="Dr Mamadou SANOGO" w:date="2023-10-27T11:28:00Z"/>
                <w:b/>
                <w:color w:val="000000" w:themeColor="text1"/>
                <w:rPrChange w:id="6197" w:author="Dr Mamadou SANOGO" w:date="2023-10-25T18:15:00Z">
                  <w:rPr>
                    <w:del w:id="6198" w:author="Dr Mamadou SANOGO" w:date="2023-10-27T11:28:00Z"/>
                    <w:b/>
                  </w:rPr>
                </w:rPrChange>
              </w:rPr>
            </w:pPr>
            <w:del w:id="6199" w:author="Dr Mamadou SANOGO" w:date="2023-10-27T11:28:00Z">
              <w:r w:rsidRPr="007A4AFC" w:rsidDel="00693568">
                <w:rPr>
                  <w:b/>
                  <w:color w:val="000000" w:themeColor="text1"/>
                  <w:rPrChange w:id="6200"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201" w:author="Dr Mamadou SANOGO" w:date="2023-10-27T11:28:00Z"/>
                <w:b/>
                <w:color w:val="000000" w:themeColor="text1"/>
                <w:rPrChange w:id="6202" w:author="Dr Mamadou SANOGO" w:date="2023-10-25T18:15:00Z">
                  <w:rPr>
                    <w:del w:id="6203" w:author="Dr Mamadou SANOGO" w:date="2023-10-27T11:28:00Z"/>
                    <w:b/>
                  </w:rPr>
                </w:rPrChange>
              </w:rPr>
            </w:pPr>
            <w:del w:id="6204" w:author="Dr Mamadou SANOGO" w:date="2023-10-27T11:28:00Z">
              <w:r w:rsidRPr="007A4AFC" w:rsidDel="00693568">
                <w:rPr>
                  <w:b/>
                  <w:color w:val="000000" w:themeColor="text1"/>
                  <w:rPrChange w:id="6205"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206" w:author="Dr Mamadou SANOGO" w:date="2023-10-27T11:28:00Z"/>
                <w:b/>
                <w:color w:val="000000" w:themeColor="text1"/>
                <w:rPrChange w:id="6207" w:author="Dr Mamadou SANOGO" w:date="2023-10-25T18:15:00Z">
                  <w:rPr>
                    <w:del w:id="6208" w:author="Dr Mamadou SANOGO" w:date="2023-10-27T11:28:00Z"/>
                    <w:b/>
                  </w:rPr>
                </w:rPrChange>
              </w:rPr>
            </w:pPr>
            <w:del w:id="6209" w:author="Dr Mamadou SANOGO" w:date="2023-10-27T11:28:00Z">
              <w:r w:rsidRPr="007A4AFC" w:rsidDel="00693568">
                <w:rPr>
                  <w:b/>
                  <w:color w:val="000000" w:themeColor="text1"/>
                  <w:rPrChange w:id="6210" w:author="Dr Mamadou SANOGO" w:date="2023-10-25T18:15:00Z">
                    <w:rPr>
                      <w:b/>
                    </w:rPr>
                  </w:rPrChange>
                </w:rPr>
                <w:delText>2021-2022</w:delText>
              </w:r>
            </w:del>
          </w:p>
        </w:tc>
      </w:tr>
      <w:tr w:rsidR="007A4AFC" w:rsidRPr="007A4AFC" w:rsidDel="00693568" w14:paraId="7A9D78FD" w14:textId="2C4C9FAD" w:rsidTr="00C76DF7">
        <w:trPr>
          <w:del w:id="6211" w:author="Dr Mamadou SANOGO" w:date="2023-10-27T11:28:00Z"/>
        </w:trPr>
        <w:tc>
          <w:tcPr>
            <w:tcW w:w="2546" w:type="dxa"/>
          </w:tcPr>
          <w:p w14:paraId="06ED6555" w14:textId="73469219" w:rsidR="00C76DF7" w:rsidRPr="007A4AFC" w:rsidDel="00693568" w:rsidRDefault="00C76DF7" w:rsidP="00C76DF7">
            <w:pPr>
              <w:spacing w:line="240" w:lineRule="auto"/>
              <w:rPr>
                <w:del w:id="6212" w:author="Dr Mamadou SANOGO" w:date="2023-10-27T11:28:00Z"/>
                <w:color w:val="000000" w:themeColor="text1"/>
                <w:rPrChange w:id="6213" w:author="Dr Mamadou SANOGO" w:date="2023-10-25T18:15:00Z">
                  <w:rPr>
                    <w:del w:id="6214" w:author="Dr Mamadou SANOGO" w:date="2023-10-27T11:28:00Z"/>
                  </w:rPr>
                </w:rPrChange>
              </w:rPr>
            </w:pPr>
            <w:del w:id="6215" w:author="Dr Mamadou SANOGO" w:date="2023-10-27T11:28:00Z">
              <w:r w:rsidRPr="007A4AFC" w:rsidDel="00693568">
                <w:rPr>
                  <w:color w:val="000000" w:themeColor="text1"/>
                  <w:rPrChange w:id="6216"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217" w:author="Dr Mamadou SANOGO" w:date="2023-10-27T11:28:00Z"/>
                <w:color w:val="000000" w:themeColor="text1"/>
                <w:rPrChange w:id="6218" w:author="Dr Mamadou SANOGO" w:date="2023-10-25T18:15:00Z">
                  <w:rPr>
                    <w:del w:id="6219" w:author="Dr Mamadou SANOGO" w:date="2023-10-27T11:28:00Z"/>
                  </w:rPr>
                </w:rPrChange>
              </w:rPr>
            </w:pPr>
            <w:del w:id="6220" w:author="Dr Mamadou SANOGO" w:date="2023-10-27T11:28:00Z">
              <w:r w:rsidRPr="007A4AFC" w:rsidDel="00693568">
                <w:rPr>
                  <w:color w:val="000000" w:themeColor="text1"/>
                  <w:rPrChange w:id="6221"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222" w:author="Dr Mamadou SANOGO" w:date="2023-10-27T11:28:00Z"/>
                <w:color w:val="000000" w:themeColor="text1"/>
                <w:rPrChange w:id="6223" w:author="Dr Mamadou SANOGO" w:date="2023-10-25T18:15:00Z">
                  <w:rPr>
                    <w:del w:id="6224" w:author="Dr Mamadou SANOGO" w:date="2023-10-27T11:28:00Z"/>
                  </w:rPr>
                </w:rPrChange>
              </w:rPr>
            </w:pPr>
            <w:del w:id="6225" w:author="Dr Mamadou SANOGO" w:date="2023-10-26T14:41:00Z">
              <w:r w:rsidRPr="007A4AFC" w:rsidDel="00CB3C42">
                <w:rPr>
                  <w:color w:val="000000" w:themeColor="text1"/>
                  <w:rPrChange w:id="6226" w:author="Dr Mamadou SANOGO" w:date="2023-10-25T18:15:00Z">
                    <w:rPr/>
                  </w:rPrChange>
                </w:rPr>
                <w:delText>5</w:delText>
              </w:r>
            </w:del>
            <w:del w:id="6227" w:author="Dr Mamadou SANOGO" w:date="2023-10-27T11:28:00Z">
              <w:r w:rsidRPr="007A4AFC" w:rsidDel="00693568">
                <w:rPr>
                  <w:color w:val="000000" w:themeColor="text1"/>
                  <w:rPrChange w:id="6228"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229" w:author="Dr Mamadou SANOGO" w:date="2023-10-27T11:28:00Z"/>
                <w:color w:val="000000" w:themeColor="text1"/>
                <w:rPrChange w:id="6230" w:author="Dr Mamadou SANOGO" w:date="2023-10-25T18:15:00Z">
                  <w:rPr>
                    <w:del w:id="6231" w:author="Dr Mamadou SANOGO" w:date="2023-10-27T11:28:00Z"/>
                  </w:rPr>
                </w:rPrChange>
              </w:rPr>
            </w:pPr>
            <w:del w:id="6232" w:author="Dr Mamadou SANOGO" w:date="2023-10-26T14:58:00Z">
              <w:r w:rsidRPr="007A4AFC" w:rsidDel="00CB3C42">
                <w:rPr>
                  <w:color w:val="000000" w:themeColor="text1"/>
                  <w:rPrChange w:id="6233" w:author="Dr Mamadou SANOGO" w:date="2023-10-25T18:15:00Z">
                    <w:rPr/>
                  </w:rPrChange>
                </w:rPr>
                <w:delText>4</w:delText>
              </w:r>
            </w:del>
            <w:del w:id="6234" w:author="Dr Mamadou SANOGO" w:date="2023-10-27T11:28:00Z">
              <w:r w:rsidRPr="007A4AFC" w:rsidDel="00693568">
                <w:rPr>
                  <w:color w:val="000000" w:themeColor="text1"/>
                  <w:rPrChange w:id="6235"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236" w:author="Dr Mamadou SANOGO" w:date="2023-10-27T11:28:00Z"/>
                <w:color w:val="000000" w:themeColor="text1"/>
                <w:rPrChange w:id="6237" w:author="Dr Mamadou SANOGO" w:date="2023-10-25T18:15:00Z">
                  <w:rPr>
                    <w:del w:id="6238" w:author="Dr Mamadou SANOGO" w:date="2023-10-27T11:28:00Z"/>
                  </w:rPr>
                </w:rPrChange>
              </w:rPr>
            </w:pPr>
            <w:del w:id="6239" w:author="Dr Mamadou SANOGO" w:date="2023-10-26T15:34:00Z">
              <w:r w:rsidRPr="007A4AFC" w:rsidDel="00CB3C42">
                <w:rPr>
                  <w:color w:val="000000" w:themeColor="text1"/>
                  <w:rPrChange w:id="6240" w:author="Dr Mamadou SANOGO" w:date="2023-10-25T18:15:00Z">
                    <w:rPr/>
                  </w:rPrChange>
                </w:rPr>
                <w:delText>5</w:delText>
              </w:r>
            </w:del>
            <w:del w:id="6241" w:author="Dr Mamadou SANOGO" w:date="2023-10-27T11:28:00Z">
              <w:r w:rsidRPr="007A4AFC" w:rsidDel="00693568">
                <w:rPr>
                  <w:color w:val="000000" w:themeColor="text1"/>
                  <w:rPrChange w:id="6242" w:author="Dr Mamadou SANOGO" w:date="2023-10-25T18:15:00Z">
                    <w:rPr/>
                  </w:rPrChange>
                </w:rPr>
                <w:delText xml:space="preserve"> soit 100%</w:delText>
              </w:r>
            </w:del>
          </w:p>
        </w:tc>
      </w:tr>
      <w:tr w:rsidR="007A4AFC" w:rsidRPr="007A4AFC" w:rsidDel="00693568" w14:paraId="0E6235AE" w14:textId="28CB4947" w:rsidTr="008B5085">
        <w:trPr>
          <w:del w:id="6243" w:author="Dr Mamadou SANOGO" w:date="2023-10-27T11:28:00Z"/>
        </w:trPr>
        <w:tc>
          <w:tcPr>
            <w:tcW w:w="2546" w:type="dxa"/>
          </w:tcPr>
          <w:p w14:paraId="063789C2" w14:textId="6BB3E869" w:rsidR="008B5085" w:rsidRPr="007A4AFC" w:rsidDel="00693568" w:rsidRDefault="008B5085" w:rsidP="008B5085">
            <w:pPr>
              <w:spacing w:line="240" w:lineRule="auto"/>
              <w:rPr>
                <w:del w:id="6244" w:author="Dr Mamadou SANOGO" w:date="2023-10-27T11:28:00Z"/>
                <w:color w:val="000000" w:themeColor="text1"/>
                <w:rPrChange w:id="6245" w:author="Dr Mamadou SANOGO" w:date="2023-10-25T18:15:00Z">
                  <w:rPr>
                    <w:del w:id="6246" w:author="Dr Mamadou SANOGO" w:date="2023-10-27T11:28:00Z"/>
                  </w:rPr>
                </w:rPrChange>
              </w:rPr>
            </w:pPr>
            <w:del w:id="6247" w:author="Dr Mamadou SANOGO" w:date="2023-10-27T11:28:00Z">
              <w:r w:rsidRPr="007A4AFC" w:rsidDel="00693568">
                <w:rPr>
                  <w:color w:val="000000" w:themeColor="text1"/>
                  <w:rPrChange w:id="6248"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249" w:author="Dr Mamadou SANOGO" w:date="2023-10-27T11:28:00Z"/>
                <w:color w:val="000000" w:themeColor="text1"/>
                <w:rPrChange w:id="6250" w:author="Dr Mamadou SANOGO" w:date="2023-10-25T18:15:00Z">
                  <w:rPr>
                    <w:del w:id="6251" w:author="Dr Mamadou SANOGO" w:date="2023-10-27T11:28:00Z"/>
                  </w:rPr>
                </w:rPrChange>
              </w:rPr>
            </w:pPr>
            <w:del w:id="6252" w:author="Dr Mamadou SANOGO" w:date="2023-10-27T11:28:00Z">
              <w:r w:rsidRPr="007A4AFC" w:rsidDel="00693568">
                <w:rPr>
                  <w:color w:val="000000" w:themeColor="text1"/>
                  <w:rPrChange w:id="6253"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254" w:author="Dr Mamadou SANOGO" w:date="2023-10-27T11:28:00Z"/>
                <w:color w:val="000000" w:themeColor="text1"/>
                <w:rPrChange w:id="6255" w:author="Dr Mamadou SANOGO" w:date="2023-10-25T18:15:00Z">
                  <w:rPr>
                    <w:del w:id="6256" w:author="Dr Mamadou SANOGO" w:date="2023-10-27T11:28:00Z"/>
                  </w:rPr>
                </w:rPrChange>
              </w:rPr>
            </w:pPr>
            <w:del w:id="6257" w:author="Dr Mamadou SANOGO" w:date="2023-10-27T11:28:00Z">
              <w:r w:rsidRPr="007A4AFC" w:rsidDel="00693568">
                <w:rPr>
                  <w:color w:val="000000" w:themeColor="text1"/>
                  <w:rPrChange w:id="6258"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259" w:author="Dr Mamadou SANOGO" w:date="2023-10-27T11:28:00Z"/>
                <w:color w:val="000000" w:themeColor="text1"/>
                <w:rPrChange w:id="6260" w:author="Dr Mamadou SANOGO" w:date="2023-10-25T18:15:00Z">
                  <w:rPr>
                    <w:del w:id="6261" w:author="Dr Mamadou SANOGO" w:date="2023-10-27T11:28:00Z"/>
                  </w:rPr>
                </w:rPrChange>
              </w:rPr>
            </w:pPr>
            <w:del w:id="6262" w:author="Dr Mamadou SANOGO" w:date="2023-10-27T11:28:00Z">
              <w:r w:rsidRPr="007A4AFC" w:rsidDel="00693568">
                <w:rPr>
                  <w:color w:val="000000" w:themeColor="text1"/>
                  <w:rPrChange w:id="6263"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264" w:author="Dr Mamadou SANOGO" w:date="2023-10-27T11:28:00Z"/>
                <w:color w:val="000000" w:themeColor="text1"/>
                <w:rPrChange w:id="6265" w:author="Dr Mamadou SANOGO" w:date="2023-10-25T18:15:00Z">
                  <w:rPr>
                    <w:del w:id="6266" w:author="Dr Mamadou SANOGO" w:date="2023-10-27T11:28:00Z"/>
                  </w:rPr>
                </w:rPrChange>
              </w:rPr>
            </w:pPr>
            <w:del w:id="6267" w:author="Dr Mamadou SANOGO" w:date="2023-10-27T11:28:00Z">
              <w:r w:rsidRPr="007A4AFC" w:rsidDel="00693568">
                <w:rPr>
                  <w:color w:val="000000" w:themeColor="text1"/>
                  <w:rPrChange w:id="6268" w:author="Dr Mamadou SANOGO" w:date="2023-10-25T18:15:00Z">
                    <w:rPr/>
                  </w:rPrChange>
                </w:rPr>
                <w:delText>0 soit 0%</w:delText>
              </w:r>
            </w:del>
          </w:p>
        </w:tc>
      </w:tr>
      <w:tr w:rsidR="007A4AFC" w:rsidRPr="007A4AFC" w:rsidDel="00693568" w14:paraId="39AF17C8" w14:textId="5FDAE689" w:rsidTr="00C76DF7">
        <w:trPr>
          <w:del w:id="6269" w:author="Dr Mamadou SANOGO" w:date="2023-10-27T11:28:00Z"/>
        </w:trPr>
        <w:tc>
          <w:tcPr>
            <w:tcW w:w="2546" w:type="dxa"/>
          </w:tcPr>
          <w:p w14:paraId="68B21FBD" w14:textId="7EE5BEC0" w:rsidR="00C76DF7" w:rsidRPr="007A4AFC" w:rsidDel="00693568" w:rsidRDefault="00C76DF7" w:rsidP="00C76DF7">
            <w:pPr>
              <w:spacing w:line="240" w:lineRule="auto"/>
              <w:rPr>
                <w:del w:id="6270" w:author="Dr Mamadou SANOGO" w:date="2023-10-27T11:28:00Z"/>
                <w:color w:val="000000" w:themeColor="text1"/>
                <w:rPrChange w:id="6271" w:author="Dr Mamadou SANOGO" w:date="2023-10-25T18:15:00Z">
                  <w:rPr>
                    <w:del w:id="6272" w:author="Dr Mamadou SANOGO" w:date="2023-10-27T11:28:00Z"/>
                  </w:rPr>
                </w:rPrChange>
              </w:rPr>
            </w:pPr>
            <w:del w:id="6273" w:author="Dr Mamadou SANOGO" w:date="2023-10-27T11:28:00Z">
              <w:r w:rsidRPr="007A4AFC" w:rsidDel="00693568">
                <w:rPr>
                  <w:color w:val="000000" w:themeColor="text1"/>
                  <w:rPrChange w:id="6274"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275" w:author="Dr Mamadou SANOGO" w:date="2023-10-27T11:28:00Z"/>
                <w:color w:val="000000" w:themeColor="text1"/>
                <w:rPrChange w:id="6276" w:author="Dr Mamadou SANOGO" w:date="2023-10-25T18:15:00Z">
                  <w:rPr>
                    <w:del w:id="6277" w:author="Dr Mamadou SANOGO" w:date="2023-10-27T11:28:00Z"/>
                  </w:rPr>
                </w:rPrChange>
              </w:rPr>
            </w:pPr>
            <w:del w:id="6278" w:author="Dr Mamadou SANOGO" w:date="2023-10-27T11:28:00Z">
              <w:r w:rsidRPr="007A4AFC" w:rsidDel="00693568">
                <w:rPr>
                  <w:color w:val="000000" w:themeColor="text1"/>
                  <w:rPrChange w:id="6279"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280" w:author="Dr Mamadou SANOGO" w:date="2023-10-27T11:28:00Z"/>
                <w:color w:val="000000" w:themeColor="text1"/>
                <w:rPrChange w:id="6281" w:author="Dr Mamadou SANOGO" w:date="2023-10-25T18:15:00Z">
                  <w:rPr>
                    <w:del w:id="6282" w:author="Dr Mamadou SANOGO" w:date="2023-10-27T11:28:00Z"/>
                  </w:rPr>
                </w:rPrChange>
              </w:rPr>
            </w:pPr>
            <w:del w:id="6283" w:author="Dr Mamadou SANOGO" w:date="2023-10-27T11:28:00Z">
              <w:r w:rsidRPr="007A4AFC" w:rsidDel="00693568">
                <w:rPr>
                  <w:color w:val="000000" w:themeColor="text1"/>
                  <w:rPrChange w:id="6284"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285" w:author="Dr Mamadou SANOGO" w:date="2023-10-27T11:28:00Z"/>
                <w:color w:val="000000" w:themeColor="text1"/>
                <w:rPrChange w:id="6286" w:author="Dr Mamadou SANOGO" w:date="2023-10-25T18:15:00Z">
                  <w:rPr>
                    <w:del w:id="6287" w:author="Dr Mamadou SANOGO" w:date="2023-10-27T11:28:00Z"/>
                  </w:rPr>
                </w:rPrChange>
              </w:rPr>
            </w:pPr>
            <w:del w:id="6288" w:author="Dr Mamadou SANOGO" w:date="2023-10-27T11:28:00Z">
              <w:r w:rsidRPr="007A4AFC" w:rsidDel="00693568">
                <w:rPr>
                  <w:color w:val="000000" w:themeColor="text1"/>
                  <w:rPrChange w:id="6289"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290" w:author="Dr Mamadou SANOGO" w:date="2023-10-27T11:28:00Z"/>
                <w:color w:val="000000" w:themeColor="text1"/>
                <w:rPrChange w:id="6291" w:author="Dr Mamadou SANOGO" w:date="2023-10-25T18:15:00Z">
                  <w:rPr>
                    <w:del w:id="6292" w:author="Dr Mamadou SANOGO" w:date="2023-10-27T11:28:00Z"/>
                  </w:rPr>
                </w:rPrChange>
              </w:rPr>
            </w:pPr>
            <w:del w:id="6293" w:author="Dr Mamadou SANOGO" w:date="2023-10-27T11:28:00Z">
              <w:r w:rsidRPr="007A4AFC" w:rsidDel="00693568">
                <w:rPr>
                  <w:color w:val="000000" w:themeColor="text1"/>
                  <w:rPrChange w:id="6294" w:author="Dr Mamadou SANOGO" w:date="2023-10-25T18:15:00Z">
                    <w:rPr/>
                  </w:rPrChange>
                </w:rPr>
                <w:delText>0 soit 0%</w:delText>
              </w:r>
            </w:del>
          </w:p>
        </w:tc>
      </w:tr>
      <w:tr w:rsidR="007A4AFC" w:rsidRPr="007A4AFC" w:rsidDel="00693568" w14:paraId="6C8FE38D" w14:textId="33A92613" w:rsidTr="00C76DF7">
        <w:trPr>
          <w:del w:id="6295" w:author="Dr Mamadou SANOGO" w:date="2023-10-27T11:28:00Z"/>
        </w:trPr>
        <w:tc>
          <w:tcPr>
            <w:tcW w:w="2546" w:type="dxa"/>
          </w:tcPr>
          <w:p w14:paraId="0D3023E8" w14:textId="67A3F3CF" w:rsidR="00C76DF7" w:rsidRPr="007A4AFC" w:rsidDel="00693568" w:rsidRDefault="00C76DF7" w:rsidP="00C76DF7">
            <w:pPr>
              <w:spacing w:line="240" w:lineRule="auto"/>
              <w:rPr>
                <w:del w:id="6296" w:author="Dr Mamadou SANOGO" w:date="2023-10-27T11:28:00Z"/>
                <w:color w:val="000000" w:themeColor="text1"/>
                <w:rPrChange w:id="6297" w:author="Dr Mamadou SANOGO" w:date="2023-10-25T18:15:00Z">
                  <w:rPr>
                    <w:del w:id="6298" w:author="Dr Mamadou SANOGO" w:date="2023-10-27T11:28:00Z"/>
                  </w:rPr>
                </w:rPrChange>
              </w:rPr>
            </w:pPr>
            <w:del w:id="6299" w:author="Dr Mamadou SANOGO" w:date="2023-10-27T11:28:00Z">
              <w:r w:rsidRPr="007A4AFC" w:rsidDel="00693568">
                <w:rPr>
                  <w:color w:val="000000" w:themeColor="text1"/>
                  <w:rPrChange w:id="6300"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301" w:author="Dr Mamadou SANOGO" w:date="2023-10-27T11:28:00Z"/>
                <w:color w:val="000000" w:themeColor="text1"/>
                <w:rPrChange w:id="6302" w:author="Dr Mamadou SANOGO" w:date="2023-10-25T18:15:00Z">
                  <w:rPr>
                    <w:del w:id="6303" w:author="Dr Mamadou SANOGO" w:date="2023-10-27T11:28:00Z"/>
                  </w:rPr>
                </w:rPrChange>
              </w:rPr>
            </w:pPr>
            <w:del w:id="6304" w:author="Dr Mamadou SANOGO" w:date="2023-10-26T14:32:00Z">
              <w:r w:rsidRPr="007A4AFC" w:rsidDel="00CB3C42">
                <w:rPr>
                  <w:color w:val="000000" w:themeColor="text1"/>
                  <w:rPrChange w:id="6305" w:author="Dr Mamadou SANOGO" w:date="2023-10-25T18:15:00Z">
                    <w:rPr/>
                  </w:rPrChange>
                </w:rPr>
                <w:delText>4</w:delText>
              </w:r>
            </w:del>
            <w:del w:id="6306" w:author="Dr Mamadou SANOGO" w:date="2023-10-27T11:28:00Z">
              <w:r w:rsidR="00C76DF7" w:rsidRPr="007A4AFC" w:rsidDel="00693568">
                <w:rPr>
                  <w:color w:val="000000" w:themeColor="text1"/>
                  <w:rPrChange w:id="6307"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308" w:author="Dr Mamadou SANOGO" w:date="2023-10-27T11:28:00Z"/>
                <w:color w:val="000000" w:themeColor="text1"/>
                <w:rPrChange w:id="6309" w:author="Dr Mamadou SANOGO" w:date="2023-10-25T18:15:00Z">
                  <w:rPr>
                    <w:del w:id="6310" w:author="Dr Mamadou SANOGO" w:date="2023-10-27T11:28:00Z"/>
                  </w:rPr>
                </w:rPrChange>
              </w:rPr>
            </w:pPr>
            <w:del w:id="6311" w:author="Dr Mamadou SANOGO" w:date="2023-10-27T11:28:00Z">
              <w:r w:rsidRPr="007A4AFC" w:rsidDel="00693568">
                <w:rPr>
                  <w:color w:val="000000" w:themeColor="text1"/>
                  <w:rPrChange w:id="6312" w:author="Dr Mamadou SANOGO" w:date="2023-10-25T18:15:00Z">
                    <w:rPr/>
                  </w:rPrChange>
                </w:rPr>
                <w:delText>6</w:delText>
              </w:r>
              <w:r w:rsidR="00C76DF7" w:rsidRPr="007A4AFC" w:rsidDel="00693568">
                <w:rPr>
                  <w:color w:val="000000" w:themeColor="text1"/>
                  <w:rPrChange w:id="6313"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314" w:author="Dr Mamadou SANOGO" w:date="2023-10-27T11:28:00Z"/>
                <w:color w:val="000000" w:themeColor="text1"/>
                <w:rPrChange w:id="6315" w:author="Dr Mamadou SANOGO" w:date="2023-10-25T18:15:00Z">
                  <w:rPr>
                    <w:del w:id="6316" w:author="Dr Mamadou SANOGO" w:date="2023-10-27T11:28:00Z"/>
                  </w:rPr>
                </w:rPrChange>
              </w:rPr>
            </w:pPr>
            <w:del w:id="6317" w:author="Dr Mamadou SANOGO" w:date="2023-10-26T14:59:00Z">
              <w:r w:rsidRPr="007A4AFC" w:rsidDel="00CB3C42">
                <w:rPr>
                  <w:color w:val="000000" w:themeColor="text1"/>
                  <w:rPrChange w:id="6318" w:author="Dr Mamadou SANOGO" w:date="2023-10-25T18:15:00Z">
                    <w:rPr/>
                  </w:rPrChange>
                </w:rPr>
                <w:delText>7</w:delText>
              </w:r>
            </w:del>
            <w:del w:id="6319" w:author="Dr Mamadou SANOGO" w:date="2023-10-27T11:28:00Z">
              <w:r w:rsidR="00C76DF7" w:rsidRPr="007A4AFC" w:rsidDel="00693568">
                <w:rPr>
                  <w:color w:val="000000" w:themeColor="text1"/>
                  <w:rPrChange w:id="6320"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321" w:author="Dr Mamadou SANOGO" w:date="2023-10-27T11:28:00Z"/>
                <w:color w:val="000000" w:themeColor="text1"/>
                <w:rPrChange w:id="6322" w:author="Dr Mamadou SANOGO" w:date="2023-10-25T18:15:00Z">
                  <w:rPr>
                    <w:del w:id="6323" w:author="Dr Mamadou SANOGO" w:date="2023-10-27T11:28:00Z"/>
                  </w:rPr>
                </w:rPrChange>
              </w:rPr>
            </w:pPr>
            <w:del w:id="6324" w:author="Dr Mamadou SANOGO" w:date="2023-10-27T11:28:00Z">
              <w:r w:rsidRPr="007A4AFC" w:rsidDel="00693568">
                <w:rPr>
                  <w:color w:val="000000" w:themeColor="text1"/>
                  <w:rPrChange w:id="6325" w:author="Dr Mamadou SANOGO" w:date="2023-10-25T18:15:00Z">
                    <w:rPr/>
                  </w:rPrChange>
                </w:rPr>
                <w:delText>9</w:delText>
              </w:r>
              <w:r w:rsidR="00C76DF7" w:rsidRPr="007A4AFC" w:rsidDel="00693568">
                <w:rPr>
                  <w:color w:val="000000" w:themeColor="text1"/>
                  <w:rPrChange w:id="6326" w:author="Dr Mamadou SANOGO" w:date="2023-10-25T18:15:00Z">
                    <w:rPr/>
                  </w:rPrChange>
                </w:rPr>
                <w:delText xml:space="preserve"> soit 100%</w:delText>
              </w:r>
            </w:del>
          </w:p>
        </w:tc>
      </w:tr>
      <w:tr w:rsidR="007A4AFC" w:rsidRPr="007A4AFC" w:rsidDel="00693568" w14:paraId="4C201277" w14:textId="63897195" w:rsidTr="00C76DF7">
        <w:trPr>
          <w:del w:id="6327"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328" w:author="Dr Mamadou SANOGO" w:date="2023-10-27T11:28:00Z"/>
                <w:color w:val="000000" w:themeColor="text1"/>
                <w:rPrChange w:id="6329" w:author="Dr Mamadou SANOGO" w:date="2023-10-25T18:15:00Z">
                  <w:rPr>
                    <w:del w:id="6330" w:author="Dr Mamadou SANOGO" w:date="2023-10-27T11:28:00Z"/>
                  </w:rPr>
                </w:rPrChange>
              </w:rPr>
            </w:pPr>
            <w:del w:id="6331" w:author="Dr Mamadou SANOGO" w:date="2023-10-27T11:28:00Z">
              <w:r w:rsidRPr="007A4AFC" w:rsidDel="00693568">
                <w:rPr>
                  <w:color w:val="000000" w:themeColor="text1"/>
                  <w:rPrChange w:id="6332"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333" w:author="Dr Mamadou SANOGO" w:date="2023-10-27T11:28:00Z"/>
                <w:color w:val="000000" w:themeColor="text1"/>
                <w:rPrChange w:id="6334" w:author="Dr Mamadou SANOGO" w:date="2023-10-25T18:15:00Z">
                  <w:rPr>
                    <w:del w:id="6335" w:author="Dr Mamadou SANOGO" w:date="2023-10-27T11:28:00Z"/>
                  </w:rPr>
                </w:rPrChange>
              </w:rPr>
            </w:pPr>
            <w:del w:id="6336" w:author="Dr Mamadou SANOGO" w:date="2023-10-27T11:28:00Z">
              <w:r w:rsidRPr="007A4AFC" w:rsidDel="00693568">
                <w:rPr>
                  <w:color w:val="000000" w:themeColor="text1"/>
                  <w:rPrChange w:id="6337"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338" w:author="Dr Mamadou SANOGO" w:date="2023-10-27T11:28:00Z"/>
                <w:color w:val="000000" w:themeColor="text1"/>
                <w:rPrChange w:id="6339" w:author="Dr Mamadou SANOGO" w:date="2023-10-25T18:15:00Z">
                  <w:rPr>
                    <w:del w:id="6340" w:author="Dr Mamadou SANOGO" w:date="2023-10-27T11:28:00Z"/>
                  </w:rPr>
                </w:rPrChange>
              </w:rPr>
            </w:pPr>
            <w:del w:id="6341" w:author="Dr Mamadou SANOGO" w:date="2023-10-27T11:28:00Z">
              <w:r w:rsidRPr="007A4AFC" w:rsidDel="00693568">
                <w:rPr>
                  <w:color w:val="000000" w:themeColor="text1"/>
                  <w:rPrChange w:id="6342"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343" w:author="Dr Mamadou SANOGO" w:date="2023-10-27T11:28:00Z"/>
                <w:color w:val="000000" w:themeColor="text1"/>
                <w:rPrChange w:id="6344" w:author="Dr Mamadou SANOGO" w:date="2023-10-25T18:15:00Z">
                  <w:rPr>
                    <w:del w:id="6345" w:author="Dr Mamadou SANOGO" w:date="2023-10-27T11:28:00Z"/>
                  </w:rPr>
                </w:rPrChange>
              </w:rPr>
            </w:pPr>
            <w:del w:id="6346" w:author="Dr Mamadou SANOGO" w:date="2023-10-27T11:28:00Z">
              <w:r w:rsidRPr="007A4AFC" w:rsidDel="00693568">
                <w:rPr>
                  <w:color w:val="000000" w:themeColor="text1"/>
                  <w:rPrChange w:id="6347"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348" w:author="Dr Mamadou SANOGO" w:date="2023-10-27T11:28:00Z"/>
                <w:color w:val="000000" w:themeColor="text1"/>
                <w:rPrChange w:id="6349" w:author="Dr Mamadou SANOGO" w:date="2023-10-25T18:15:00Z">
                  <w:rPr>
                    <w:del w:id="6350" w:author="Dr Mamadou SANOGO" w:date="2023-10-27T11:28:00Z"/>
                  </w:rPr>
                </w:rPrChange>
              </w:rPr>
            </w:pPr>
            <w:del w:id="6351" w:author="Dr Mamadou SANOGO" w:date="2023-10-27T11:28:00Z">
              <w:r w:rsidRPr="007A4AFC" w:rsidDel="00693568">
                <w:rPr>
                  <w:color w:val="000000" w:themeColor="text1"/>
                  <w:rPrChange w:id="6352" w:author="Dr Mamadou SANOGO" w:date="2023-10-25T18:15:00Z">
                    <w:rPr/>
                  </w:rPrChange>
                </w:rPr>
                <w:delText>0 soit 0%</w:delText>
              </w:r>
            </w:del>
          </w:p>
        </w:tc>
      </w:tr>
      <w:tr w:rsidR="007A4AFC" w:rsidRPr="007A4AFC" w:rsidDel="00693568" w14:paraId="6E872E52" w14:textId="248567BD" w:rsidTr="00C76DF7">
        <w:trPr>
          <w:del w:id="6353"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354" w:author="Dr Mamadou SANOGO" w:date="2023-10-27T11:28:00Z"/>
                <w:color w:val="000000" w:themeColor="text1"/>
                <w:rPrChange w:id="6355" w:author="Dr Mamadou SANOGO" w:date="2023-10-25T18:15:00Z">
                  <w:rPr>
                    <w:del w:id="6356" w:author="Dr Mamadou SANOGO" w:date="2023-10-27T11:28:00Z"/>
                  </w:rPr>
                </w:rPrChange>
              </w:rPr>
            </w:pPr>
            <w:del w:id="6357" w:author="Dr Mamadou SANOGO" w:date="2023-10-27T11:28:00Z">
              <w:r w:rsidRPr="007A4AFC" w:rsidDel="00693568">
                <w:rPr>
                  <w:color w:val="000000" w:themeColor="text1"/>
                  <w:rPrChange w:id="6358"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359" w:author="Dr Mamadou SANOGO" w:date="2023-10-27T11:28:00Z"/>
                <w:color w:val="000000" w:themeColor="text1"/>
                <w:rPrChange w:id="6360" w:author="Dr Mamadou SANOGO" w:date="2023-10-25T18:15:00Z">
                  <w:rPr>
                    <w:del w:id="6361" w:author="Dr Mamadou SANOGO" w:date="2023-10-27T11:28:00Z"/>
                  </w:rPr>
                </w:rPrChange>
              </w:rPr>
            </w:pPr>
            <w:del w:id="6362" w:author="Dr Mamadou SANOGO" w:date="2023-10-27T11:28:00Z">
              <w:r w:rsidRPr="007A4AFC" w:rsidDel="00693568">
                <w:rPr>
                  <w:color w:val="000000" w:themeColor="text1"/>
                  <w:rPrChange w:id="6363"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364" w:author="Dr Mamadou SANOGO" w:date="2023-10-27T11:28:00Z"/>
                <w:color w:val="000000" w:themeColor="text1"/>
                <w:rPrChange w:id="6365" w:author="Dr Mamadou SANOGO" w:date="2023-10-25T18:15:00Z">
                  <w:rPr>
                    <w:del w:id="6366" w:author="Dr Mamadou SANOGO" w:date="2023-10-27T11:28:00Z"/>
                  </w:rPr>
                </w:rPrChange>
              </w:rPr>
            </w:pPr>
            <w:del w:id="6367" w:author="Dr Mamadou SANOGO" w:date="2023-10-27T11:28:00Z">
              <w:r w:rsidRPr="007A4AFC" w:rsidDel="00693568">
                <w:rPr>
                  <w:color w:val="000000" w:themeColor="text1"/>
                  <w:rPrChange w:id="6368" w:author="Dr Mamadou SANOGO" w:date="2023-10-25T18:15:00Z">
                    <w:rPr/>
                  </w:rPrChange>
                </w:rPr>
                <w:delText>10</w:delText>
              </w:r>
              <w:r w:rsidR="00C76DF7" w:rsidRPr="007A4AFC" w:rsidDel="00693568">
                <w:rPr>
                  <w:color w:val="000000" w:themeColor="text1"/>
                  <w:rPrChange w:id="6369"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370" w:author="Dr Mamadou SANOGO" w:date="2023-10-27T11:28:00Z"/>
                <w:color w:val="000000" w:themeColor="text1"/>
                <w:rPrChange w:id="6371" w:author="Dr Mamadou SANOGO" w:date="2023-10-25T18:15:00Z">
                  <w:rPr>
                    <w:del w:id="6372" w:author="Dr Mamadou SANOGO" w:date="2023-10-27T11:28:00Z"/>
                  </w:rPr>
                </w:rPrChange>
              </w:rPr>
            </w:pPr>
            <w:del w:id="6373" w:author="Dr Mamadou SANOGO" w:date="2023-10-27T11:28:00Z">
              <w:r w:rsidRPr="007A4AFC" w:rsidDel="00693568">
                <w:rPr>
                  <w:color w:val="000000" w:themeColor="text1"/>
                  <w:rPrChange w:id="6374" w:author="Dr Mamadou SANOGO" w:date="2023-10-25T18:15:00Z">
                    <w:rPr/>
                  </w:rPrChange>
                </w:rPr>
                <w:delText>10</w:delText>
              </w:r>
              <w:r w:rsidR="00C76DF7" w:rsidRPr="007A4AFC" w:rsidDel="00693568">
                <w:rPr>
                  <w:color w:val="000000" w:themeColor="text1"/>
                  <w:rPrChange w:id="6375"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376" w:author="Dr Mamadou SANOGO" w:date="2023-10-27T11:28:00Z"/>
                <w:color w:val="000000" w:themeColor="text1"/>
                <w:rPrChange w:id="6377" w:author="Dr Mamadou SANOGO" w:date="2023-10-25T18:15:00Z">
                  <w:rPr>
                    <w:del w:id="6378" w:author="Dr Mamadou SANOGO" w:date="2023-10-27T11:28:00Z"/>
                  </w:rPr>
                </w:rPrChange>
              </w:rPr>
            </w:pPr>
            <w:del w:id="6379" w:author="Dr Mamadou SANOGO" w:date="2023-10-27T11:28:00Z">
              <w:r w:rsidRPr="007A4AFC" w:rsidDel="00693568">
                <w:rPr>
                  <w:color w:val="000000" w:themeColor="text1"/>
                  <w:rPrChange w:id="6380" w:author="Dr Mamadou SANOGO" w:date="2023-10-25T18:15:00Z">
                    <w:rPr/>
                  </w:rPrChange>
                </w:rPr>
                <w:delText>10</w:delText>
              </w:r>
              <w:r w:rsidR="00C76DF7" w:rsidRPr="007A4AFC" w:rsidDel="00693568">
                <w:rPr>
                  <w:color w:val="000000" w:themeColor="text1"/>
                  <w:rPrChange w:id="6381" w:author="Dr Mamadou SANOGO" w:date="2023-10-25T18:15:00Z">
                    <w:rPr/>
                  </w:rPrChange>
                </w:rPr>
                <w:delText>0%</w:delText>
              </w:r>
            </w:del>
          </w:p>
        </w:tc>
      </w:tr>
      <w:tr w:rsidR="007A4AFC" w:rsidRPr="007A4AFC" w:rsidDel="00693568" w14:paraId="7A39FE77" w14:textId="091DE222" w:rsidTr="00C76DF7">
        <w:trPr>
          <w:del w:id="6382"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383" w:author="Dr Mamadou SANOGO" w:date="2023-10-27T11:28:00Z"/>
                <w:color w:val="000000" w:themeColor="text1"/>
                <w:rPrChange w:id="6384" w:author="Dr Mamadou SANOGO" w:date="2023-10-25T18:15:00Z">
                  <w:rPr>
                    <w:del w:id="6385" w:author="Dr Mamadou SANOGO" w:date="2023-10-27T11:28:00Z"/>
                  </w:rPr>
                </w:rPrChange>
              </w:rPr>
            </w:pPr>
            <w:del w:id="6386" w:author="Dr Mamadou SANOGO" w:date="2023-10-27T11:28:00Z">
              <w:r w:rsidRPr="007A4AFC" w:rsidDel="00693568">
                <w:rPr>
                  <w:color w:val="000000" w:themeColor="text1"/>
                  <w:rPrChange w:id="6387"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388" w:author="Dr Mamadou SANOGO" w:date="2023-10-27T11:28:00Z"/>
                <w:color w:val="000000" w:themeColor="text1"/>
                <w:rPrChange w:id="6389" w:author="Dr Mamadou SANOGO" w:date="2023-10-25T18:15:00Z">
                  <w:rPr>
                    <w:del w:id="6390" w:author="Dr Mamadou SANOGO" w:date="2023-10-27T11:28:00Z"/>
                  </w:rPr>
                </w:rPrChange>
              </w:rPr>
            </w:pPr>
            <w:del w:id="6391" w:author="Dr Mamadou SANOGO" w:date="2023-10-27T11:28:00Z">
              <w:r w:rsidRPr="007A4AFC" w:rsidDel="00693568">
                <w:rPr>
                  <w:color w:val="000000" w:themeColor="text1"/>
                  <w:rPrChange w:id="6392"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393" w:author="Dr Mamadou SANOGO" w:date="2023-10-27T11:28:00Z"/>
                <w:color w:val="000000" w:themeColor="text1"/>
                <w:rPrChange w:id="6394" w:author="Dr Mamadou SANOGO" w:date="2023-10-25T18:15:00Z">
                  <w:rPr>
                    <w:del w:id="6395" w:author="Dr Mamadou SANOGO" w:date="2023-10-27T11:28:00Z"/>
                  </w:rPr>
                </w:rPrChange>
              </w:rPr>
            </w:pPr>
            <w:del w:id="6396" w:author="Dr Mamadou SANOGO" w:date="2023-10-27T11:28:00Z">
              <w:r w:rsidRPr="007A4AFC" w:rsidDel="00693568">
                <w:rPr>
                  <w:color w:val="000000" w:themeColor="text1"/>
                  <w:rPrChange w:id="6397" w:author="Dr Mamadou SANOGO" w:date="2023-10-25T18:15:00Z">
                    <w:rPr/>
                  </w:rPrChange>
                </w:rPr>
                <w:delText>10</w:delText>
              </w:r>
              <w:r w:rsidR="00C76DF7" w:rsidRPr="007A4AFC" w:rsidDel="00693568">
                <w:rPr>
                  <w:color w:val="000000" w:themeColor="text1"/>
                  <w:rPrChange w:id="6398"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399" w:author="Dr Mamadou SANOGO" w:date="2023-10-27T11:28:00Z"/>
                <w:color w:val="000000" w:themeColor="text1"/>
                <w:rPrChange w:id="6400" w:author="Dr Mamadou SANOGO" w:date="2023-10-25T18:15:00Z">
                  <w:rPr>
                    <w:del w:id="6401" w:author="Dr Mamadou SANOGO" w:date="2023-10-27T11:28:00Z"/>
                  </w:rPr>
                </w:rPrChange>
              </w:rPr>
            </w:pPr>
            <w:del w:id="6402" w:author="Dr Mamadou SANOGO" w:date="2023-10-27T11:28:00Z">
              <w:r w:rsidRPr="007A4AFC" w:rsidDel="00693568">
                <w:rPr>
                  <w:color w:val="000000" w:themeColor="text1"/>
                  <w:rPrChange w:id="6403" w:author="Dr Mamadou SANOGO" w:date="2023-10-25T18:15:00Z">
                    <w:rPr/>
                  </w:rPrChange>
                </w:rPr>
                <w:delText>10</w:delText>
              </w:r>
              <w:r w:rsidR="00C76DF7" w:rsidRPr="007A4AFC" w:rsidDel="00693568">
                <w:rPr>
                  <w:color w:val="000000" w:themeColor="text1"/>
                  <w:rPrChange w:id="6404"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405" w:author="Dr Mamadou SANOGO" w:date="2023-10-27T11:28:00Z"/>
                <w:color w:val="000000" w:themeColor="text1"/>
                <w:rPrChange w:id="6406" w:author="Dr Mamadou SANOGO" w:date="2023-10-25T18:15:00Z">
                  <w:rPr>
                    <w:del w:id="6407" w:author="Dr Mamadou SANOGO" w:date="2023-10-27T11:28:00Z"/>
                  </w:rPr>
                </w:rPrChange>
              </w:rPr>
            </w:pPr>
            <w:del w:id="6408" w:author="Dr Mamadou SANOGO" w:date="2023-10-27T11:28:00Z">
              <w:r w:rsidRPr="007A4AFC" w:rsidDel="00693568">
                <w:rPr>
                  <w:color w:val="000000" w:themeColor="text1"/>
                  <w:rPrChange w:id="6409" w:author="Dr Mamadou SANOGO" w:date="2023-10-25T18:15:00Z">
                    <w:rPr/>
                  </w:rPrChange>
                </w:rPr>
                <w:delText>10</w:delText>
              </w:r>
              <w:r w:rsidR="00C76DF7" w:rsidRPr="007A4AFC" w:rsidDel="00693568">
                <w:rPr>
                  <w:color w:val="000000" w:themeColor="text1"/>
                  <w:rPrChange w:id="6410" w:author="Dr Mamadou SANOGO" w:date="2023-10-25T18:15:00Z">
                    <w:rPr/>
                  </w:rPrChange>
                </w:rPr>
                <w:delText>0%</w:delText>
              </w:r>
            </w:del>
          </w:p>
        </w:tc>
      </w:tr>
      <w:tr w:rsidR="007A4AFC" w:rsidRPr="007A4AFC" w:rsidDel="00693568" w14:paraId="46F1331D" w14:textId="3F4D3EC2" w:rsidTr="00C76DF7">
        <w:trPr>
          <w:del w:id="6411"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412" w:author="Dr Mamadou SANOGO" w:date="2023-10-27T11:28:00Z"/>
                <w:color w:val="000000" w:themeColor="text1"/>
                <w:rPrChange w:id="6413" w:author="Dr Mamadou SANOGO" w:date="2023-10-25T18:15:00Z">
                  <w:rPr>
                    <w:del w:id="6414" w:author="Dr Mamadou SANOGO" w:date="2023-10-27T11:28:00Z"/>
                  </w:rPr>
                </w:rPrChange>
              </w:rPr>
            </w:pPr>
            <w:del w:id="6415" w:author="Dr Mamadou SANOGO" w:date="2023-10-27T11:28:00Z">
              <w:r w:rsidRPr="007A4AFC" w:rsidDel="00693568">
                <w:rPr>
                  <w:color w:val="000000" w:themeColor="text1"/>
                  <w:rPrChange w:id="6416"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417" w:author="Dr Mamadou SANOGO" w:date="2023-10-27T11:28:00Z"/>
                <w:color w:val="000000" w:themeColor="text1"/>
                <w:rPrChange w:id="6418" w:author="Dr Mamadou SANOGO" w:date="2023-10-25T18:15:00Z">
                  <w:rPr>
                    <w:del w:id="6419" w:author="Dr Mamadou SANOGO" w:date="2023-10-27T11:28:00Z"/>
                  </w:rPr>
                </w:rPrChange>
              </w:rPr>
            </w:pPr>
            <w:del w:id="6420" w:author="Dr Mamadou SANOGO" w:date="2023-10-27T11:28:00Z">
              <w:r w:rsidRPr="007A4AFC" w:rsidDel="00693568">
                <w:rPr>
                  <w:color w:val="000000" w:themeColor="text1"/>
                  <w:rPrChange w:id="6421"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422" w:author="Dr Mamadou SANOGO" w:date="2023-10-27T11:28:00Z"/>
                <w:color w:val="000000" w:themeColor="text1"/>
                <w:rPrChange w:id="6423" w:author="Dr Mamadou SANOGO" w:date="2023-10-25T18:15:00Z">
                  <w:rPr>
                    <w:del w:id="6424" w:author="Dr Mamadou SANOGO" w:date="2023-10-27T11:28:00Z"/>
                  </w:rPr>
                </w:rPrChange>
              </w:rPr>
            </w:pPr>
            <w:del w:id="6425" w:author="Dr Mamadou SANOGO" w:date="2023-10-27T11:28:00Z">
              <w:r w:rsidRPr="007A4AFC" w:rsidDel="00693568">
                <w:rPr>
                  <w:color w:val="000000" w:themeColor="text1"/>
                  <w:rPrChange w:id="6426"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427" w:author="Dr Mamadou SANOGO" w:date="2023-10-27T11:28:00Z"/>
                <w:color w:val="000000" w:themeColor="text1"/>
                <w:rPrChange w:id="6428" w:author="Dr Mamadou SANOGO" w:date="2023-10-25T18:15:00Z">
                  <w:rPr>
                    <w:del w:id="6429" w:author="Dr Mamadou SANOGO" w:date="2023-10-27T11:28:00Z"/>
                  </w:rPr>
                </w:rPrChange>
              </w:rPr>
            </w:pPr>
            <w:del w:id="6430" w:author="Dr Mamadou SANOGO" w:date="2023-10-27T11:28:00Z">
              <w:r w:rsidRPr="007A4AFC" w:rsidDel="00693568">
                <w:rPr>
                  <w:color w:val="000000" w:themeColor="text1"/>
                  <w:rPrChange w:id="6431"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432" w:author="Dr Mamadou SANOGO" w:date="2023-10-27T11:28:00Z"/>
                <w:color w:val="000000" w:themeColor="text1"/>
                <w:rPrChange w:id="6433" w:author="Dr Mamadou SANOGO" w:date="2023-10-25T18:15:00Z">
                  <w:rPr>
                    <w:del w:id="6434" w:author="Dr Mamadou SANOGO" w:date="2023-10-27T11:28:00Z"/>
                  </w:rPr>
                </w:rPrChange>
              </w:rPr>
            </w:pPr>
            <w:del w:id="6435" w:author="Dr Mamadou SANOGO" w:date="2023-10-27T11:28:00Z">
              <w:r w:rsidRPr="007A4AFC" w:rsidDel="00693568">
                <w:rPr>
                  <w:color w:val="000000" w:themeColor="text1"/>
                  <w:rPrChange w:id="6436"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437" w:author="Dr Mamadou SANOGO" w:date="2023-10-27T11:28:00Z"/>
          <w:color w:val="000000" w:themeColor="text1"/>
          <w:rPrChange w:id="6438" w:author="Dr Mamadou SANOGO" w:date="2023-10-25T18:15:00Z">
            <w:rPr>
              <w:del w:id="6439" w:author="Dr Mamadou SANOGO" w:date="2023-10-27T11:28:00Z"/>
            </w:rPr>
          </w:rPrChange>
        </w:rPr>
      </w:pPr>
    </w:p>
    <w:p w14:paraId="609746CD" w14:textId="2F207B17" w:rsidR="00D5697A" w:rsidRPr="007A4AFC" w:rsidDel="00693568" w:rsidRDefault="00D5697A" w:rsidP="0047574A">
      <w:pPr>
        <w:spacing w:line="240" w:lineRule="auto"/>
        <w:rPr>
          <w:del w:id="6440" w:author="Dr Mamadou SANOGO" w:date="2023-10-27T11:28:00Z"/>
          <w:color w:val="000000" w:themeColor="text1"/>
          <w:rPrChange w:id="6441" w:author="Dr Mamadou SANOGO" w:date="2023-10-25T18:15:00Z">
            <w:rPr>
              <w:del w:id="6442" w:author="Dr Mamadou SANOGO" w:date="2023-10-27T11:28:00Z"/>
            </w:rPr>
          </w:rPrChange>
        </w:rPr>
      </w:pPr>
    </w:p>
    <w:p w14:paraId="232C07A0" w14:textId="0C1EEE16" w:rsidR="005A55FB" w:rsidRPr="007A4AFC" w:rsidDel="00693568" w:rsidRDefault="005A55FB" w:rsidP="0047574A">
      <w:pPr>
        <w:spacing w:line="240" w:lineRule="auto"/>
        <w:rPr>
          <w:del w:id="6443" w:author="Dr Mamadou SANOGO" w:date="2023-10-27T11:28:00Z"/>
          <w:color w:val="000000" w:themeColor="text1"/>
          <w:rPrChange w:id="6444" w:author="Dr Mamadou SANOGO" w:date="2023-10-25T18:15:00Z">
            <w:rPr>
              <w:del w:id="6445" w:author="Dr Mamadou SANOGO" w:date="2023-10-27T11:28:00Z"/>
            </w:rPr>
          </w:rPrChange>
        </w:rPr>
      </w:pPr>
    </w:p>
    <w:p w14:paraId="6E969900" w14:textId="19A07578" w:rsidR="005A55FB" w:rsidRPr="007A4AFC" w:rsidDel="00693568" w:rsidRDefault="005A55FB" w:rsidP="0047574A">
      <w:pPr>
        <w:spacing w:line="240" w:lineRule="auto"/>
        <w:rPr>
          <w:del w:id="6446" w:author="Dr Mamadou SANOGO" w:date="2023-10-27T11:28:00Z"/>
          <w:color w:val="000000" w:themeColor="text1"/>
          <w:rPrChange w:id="6447" w:author="Dr Mamadou SANOGO" w:date="2023-10-25T18:15:00Z">
            <w:rPr>
              <w:del w:id="6448" w:author="Dr Mamadou SANOGO" w:date="2023-10-27T11:28:00Z"/>
            </w:rPr>
          </w:rPrChange>
        </w:rPr>
      </w:pPr>
    </w:p>
    <w:p w14:paraId="4D84D82E" w14:textId="68126017" w:rsidR="005A55FB" w:rsidRPr="007A4AFC" w:rsidDel="00693568" w:rsidRDefault="005A55FB" w:rsidP="0047574A">
      <w:pPr>
        <w:spacing w:line="240" w:lineRule="auto"/>
        <w:rPr>
          <w:del w:id="6449" w:author="Dr Mamadou SANOGO" w:date="2023-10-27T11:28:00Z"/>
          <w:color w:val="000000" w:themeColor="text1"/>
          <w:rPrChange w:id="6450" w:author="Dr Mamadou SANOGO" w:date="2023-10-25T18:15:00Z">
            <w:rPr>
              <w:del w:id="6451" w:author="Dr Mamadou SANOGO" w:date="2023-10-27T11:28:00Z"/>
            </w:rPr>
          </w:rPrChange>
        </w:rPr>
      </w:pPr>
    </w:p>
    <w:p w14:paraId="67DF9E40" w14:textId="23FD46F2" w:rsidR="005A55FB" w:rsidRPr="007A4AFC" w:rsidDel="00693568" w:rsidRDefault="005A55FB" w:rsidP="0047574A">
      <w:pPr>
        <w:spacing w:line="240" w:lineRule="auto"/>
        <w:rPr>
          <w:del w:id="6452" w:author="Dr Mamadou SANOGO" w:date="2023-10-27T11:28:00Z"/>
          <w:color w:val="000000" w:themeColor="text1"/>
          <w:rPrChange w:id="6453" w:author="Dr Mamadou SANOGO" w:date="2023-10-25T18:15:00Z">
            <w:rPr>
              <w:del w:id="6454" w:author="Dr Mamadou SANOGO" w:date="2023-10-27T11:28:00Z"/>
            </w:rPr>
          </w:rPrChange>
        </w:rPr>
      </w:pPr>
    </w:p>
    <w:p w14:paraId="05650E3E" w14:textId="46977DAB" w:rsidR="005A55FB" w:rsidRPr="007A4AFC" w:rsidDel="00693568" w:rsidRDefault="005A55FB" w:rsidP="0047574A">
      <w:pPr>
        <w:spacing w:line="240" w:lineRule="auto"/>
        <w:rPr>
          <w:del w:id="6455" w:author="Dr Mamadou SANOGO" w:date="2023-10-27T11:28:00Z"/>
          <w:color w:val="000000" w:themeColor="text1"/>
          <w:rPrChange w:id="6456" w:author="Dr Mamadou SANOGO" w:date="2023-10-25T18:15:00Z">
            <w:rPr>
              <w:del w:id="6457" w:author="Dr Mamadou SANOGO" w:date="2023-10-27T11:28:00Z"/>
            </w:rPr>
          </w:rPrChange>
        </w:rPr>
      </w:pPr>
    </w:p>
    <w:p w14:paraId="2073B357" w14:textId="3CBCD519" w:rsidR="005A55FB" w:rsidRPr="007A4AFC" w:rsidDel="00693568" w:rsidRDefault="005A55FB" w:rsidP="0047574A">
      <w:pPr>
        <w:spacing w:line="240" w:lineRule="auto"/>
        <w:rPr>
          <w:del w:id="6458" w:author="Dr Mamadou SANOGO" w:date="2023-10-27T11:28:00Z"/>
          <w:color w:val="000000" w:themeColor="text1"/>
          <w:rPrChange w:id="6459" w:author="Dr Mamadou SANOGO" w:date="2023-10-25T18:15:00Z">
            <w:rPr>
              <w:del w:id="6460" w:author="Dr Mamadou SANOGO" w:date="2023-10-27T11:28:00Z"/>
            </w:rPr>
          </w:rPrChange>
        </w:rPr>
      </w:pPr>
    </w:p>
    <w:p w14:paraId="473D8688" w14:textId="334800F7" w:rsidR="005A55FB" w:rsidRPr="007A4AFC" w:rsidDel="00693568" w:rsidRDefault="005A55FB" w:rsidP="0047574A">
      <w:pPr>
        <w:spacing w:line="240" w:lineRule="auto"/>
        <w:rPr>
          <w:del w:id="6461" w:author="Dr Mamadou SANOGO" w:date="2023-10-27T11:28:00Z"/>
          <w:color w:val="000000" w:themeColor="text1"/>
          <w:rPrChange w:id="6462" w:author="Dr Mamadou SANOGO" w:date="2023-10-25T18:15:00Z">
            <w:rPr>
              <w:del w:id="6463" w:author="Dr Mamadou SANOGO" w:date="2023-10-27T11:28:00Z"/>
            </w:rPr>
          </w:rPrChange>
        </w:rPr>
      </w:pPr>
    </w:p>
    <w:p w14:paraId="6C8B6D20" w14:textId="6C59D83F" w:rsidR="005A55FB" w:rsidRPr="007A4AFC" w:rsidDel="00693568" w:rsidRDefault="005A55FB" w:rsidP="0047574A">
      <w:pPr>
        <w:spacing w:line="240" w:lineRule="auto"/>
        <w:rPr>
          <w:del w:id="6464" w:author="Dr Mamadou SANOGO" w:date="2023-10-27T11:28:00Z"/>
          <w:color w:val="000000" w:themeColor="text1"/>
          <w:rPrChange w:id="6465" w:author="Dr Mamadou SANOGO" w:date="2023-10-25T18:15:00Z">
            <w:rPr>
              <w:del w:id="6466" w:author="Dr Mamadou SANOGO" w:date="2023-10-27T11:28:00Z"/>
            </w:rPr>
          </w:rPrChange>
        </w:rPr>
      </w:pPr>
    </w:p>
    <w:p w14:paraId="17287943" w14:textId="4DC9E4E4" w:rsidR="005A55FB" w:rsidRPr="007A4AFC" w:rsidDel="00693568" w:rsidRDefault="005A55FB" w:rsidP="0047574A">
      <w:pPr>
        <w:spacing w:line="240" w:lineRule="auto"/>
        <w:rPr>
          <w:del w:id="6467" w:author="Dr Mamadou SANOGO" w:date="2023-10-27T11:28:00Z"/>
          <w:color w:val="000000" w:themeColor="text1"/>
          <w:rPrChange w:id="6468" w:author="Dr Mamadou SANOGO" w:date="2023-10-25T18:15:00Z">
            <w:rPr>
              <w:del w:id="6469" w:author="Dr Mamadou SANOGO" w:date="2023-10-27T11:28:00Z"/>
            </w:rPr>
          </w:rPrChange>
        </w:rPr>
      </w:pPr>
    </w:p>
    <w:p w14:paraId="19833CD8" w14:textId="555EF058" w:rsidR="005A55FB" w:rsidRPr="007A4AFC" w:rsidDel="00693568" w:rsidRDefault="005A55FB" w:rsidP="0047574A">
      <w:pPr>
        <w:spacing w:line="240" w:lineRule="auto"/>
        <w:rPr>
          <w:del w:id="6470" w:author="Dr Mamadou SANOGO" w:date="2023-10-27T11:28:00Z"/>
          <w:color w:val="000000" w:themeColor="text1"/>
          <w:rPrChange w:id="6471" w:author="Dr Mamadou SANOGO" w:date="2023-10-25T18:15:00Z">
            <w:rPr>
              <w:del w:id="6472" w:author="Dr Mamadou SANOGO" w:date="2023-10-27T11:28:00Z"/>
            </w:rPr>
          </w:rPrChange>
        </w:rPr>
      </w:pPr>
    </w:p>
    <w:p w14:paraId="7364CEC6" w14:textId="363740ED" w:rsidR="005A55FB" w:rsidRPr="007A4AFC" w:rsidDel="00693568" w:rsidRDefault="005A55FB" w:rsidP="0047574A">
      <w:pPr>
        <w:spacing w:line="240" w:lineRule="auto"/>
        <w:rPr>
          <w:del w:id="6473" w:author="Dr Mamadou SANOGO" w:date="2023-10-27T11:28:00Z"/>
          <w:color w:val="000000" w:themeColor="text1"/>
          <w:rPrChange w:id="6474" w:author="Dr Mamadou SANOGO" w:date="2023-10-25T18:15:00Z">
            <w:rPr>
              <w:del w:id="6475" w:author="Dr Mamadou SANOGO" w:date="2023-10-27T11:28:00Z"/>
            </w:rPr>
          </w:rPrChange>
        </w:rPr>
      </w:pPr>
    </w:p>
    <w:p w14:paraId="3FF858AC" w14:textId="00C29F97" w:rsidR="00C96263" w:rsidRPr="007A4AFC" w:rsidDel="00693568" w:rsidRDefault="00C96263" w:rsidP="0047574A">
      <w:pPr>
        <w:spacing w:line="240" w:lineRule="auto"/>
        <w:rPr>
          <w:del w:id="6476" w:author="Dr Mamadou SANOGO" w:date="2023-10-27T11:28:00Z"/>
          <w:color w:val="000000" w:themeColor="text1"/>
          <w:rPrChange w:id="6477" w:author="Dr Mamadou SANOGO" w:date="2023-10-25T18:15:00Z">
            <w:rPr>
              <w:del w:id="6478" w:author="Dr Mamadou SANOGO" w:date="2023-10-27T11:28:00Z"/>
            </w:rPr>
          </w:rPrChange>
        </w:rPr>
      </w:pPr>
    </w:p>
    <w:p w14:paraId="356E8C30" w14:textId="45710F04" w:rsidR="00C96263" w:rsidRPr="007A4AFC" w:rsidDel="00693568" w:rsidRDefault="00C96263" w:rsidP="0047574A">
      <w:pPr>
        <w:spacing w:line="240" w:lineRule="auto"/>
        <w:rPr>
          <w:del w:id="6479" w:author="Dr Mamadou SANOGO" w:date="2023-10-27T11:28:00Z"/>
          <w:color w:val="000000" w:themeColor="text1"/>
          <w:rPrChange w:id="6480" w:author="Dr Mamadou SANOGO" w:date="2023-10-25T18:15:00Z">
            <w:rPr>
              <w:del w:id="6481" w:author="Dr Mamadou SANOGO" w:date="2023-10-27T11:28:00Z"/>
            </w:rPr>
          </w:rPrChange>
        </w:rPr>
      </w:pPr>
    </w:p>
    <w:p w14:paraId="6D04CEC6" w14:textId="1D59D7E9" w:rsidR="00C96263" w:rsidRPr="007A4AFC" w:rsidDel="00693568" w:rsidRDefault="00C96263" w:rsidP="0047574A">
      <w:pPr>
        <w:spacing w:line="240" w:lineRule="auto"/>
        <w:rPr>
          <w:del w:id="6482" w:author="Dr Mamadou SANOGO" w:date="2023-10-27T11:28:00Z"/>
          <w:color w:val="000000" w:themeColor="text1"/>
          <w:rPrChange w:id="6483" w:author="Dr Mamadou SANOGO" w:date="2023-10-25T18:15:00Z">
            <w:rPr>
              <w:del w:id="6484" w:author="Dr Mamadou SANOGO" w:date="2023-10-27T11:28:00Z"/>
            </w:rPr>
          </w:rPrChange>
        </w:rPr>
      </w:pPr>
    </w:p>
    <w:p w14:paraId="6A8A07A0" w14:textId="1ABCC137" w:rsidR="005A55FB" w:rsidRPr="007A4AFC" w:rsidDel="00693568" w:rsidRDefault="005A55FB" w:rsidP="0047574A">
      <w:pPr>
        <w:spacing w:line="240" w:lineRule="auto"/>
        <w:rPr>
          <w:del w:id="6485" w:author="Dr Mamadou SANOGO" w:date="2023-10-27T11:28:00Z"/>
          <w:color w:val="000000" w:themeColor="text1"/>
          <w:rPrChange w:id="6486" w:author="Dr Mamadou SANOGO" w:date="2023-10-25T18:15:00Z">
            <w:rPr>
              <w:del w:id="6487"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488" w:author="Dr Mamadou SANOGO" w:date="2023-10-27T11:28:00Z"/>
          <w:b/>
          <w:color w:val="000000" w:themeColor="text1"/>
          <w:szCs w:val="24"/>
          <w:rPrChange w:id="6489" w:author="Dr Mamadou SANOGO" w:date="2023-10-25T18:15:00Z">
            <w:rPr>
              <w:del w:id="6490" w:author="Dr Mamadou SANOGO" w:date="2023-10-27T11:28:00Z"/>
              <w:b/>
              <w:szCs w:val="24"/>
            </w:rPr>
          </w:rPrChange>
        </w:rPr>
      </w:pPr>
      <w:del w:id="6491" w:author="Dr Mamadou SANOGO" w:date="2023-10-27T11:28:00Z">
        <w:r w:rsidRPr="007A4AFC" w:rsidDel="00693568">
          <w:rPr>
            <w:b/>
            <w:color w:val="000000" w:themeColor="text1"/>
            <w:szCs w:val="24"/>
            <w:rPrChange w:id="6492"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493" w:author="Dr Mamadou SANOGO" w:date="2023-10-27T11:28:00Z"/>
          <w:color w:val="000000" w:themeColor="text1"/>
          <w:rPrChange w:id="6494" w:author="Dr Mamadou SANOGO" w:date="2023-10-25T18:15:00Z">
            <w:rPr>
              <w:del w:id="6495"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496"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497" w:author="Dr Mamadou SANOGO" w:date="2023-10-27T11:28:00Z"/>
                <w:b/>
                <w:color w:val="000000" w:themeColor="text1"/>
                <w:rPrChange w:id="6498" w:author="Dr Mamadou SANOGO" w:date="2023-10-25T18:15:00Z">
                  <w:rPr>
                    <w:del w:id="6499" w:author="Dr Mamadou SANOGO" w:date="2023-10-27T11:28:00Z"/>
                    <w:b/>
                  </w:rPr>
                </w:rPrChange>
              </w:rPr>
            </w:pPr>
            <w:del w:id="6500" w:author="Dr Mamadou SANOGO" w:date="2023-10-27T11:28:00Z">
              <w:r w:rsidRPr="007A4AFC" w:rsidDel="00693568">
                <w:rPr>
                  <w:b/>
                  <w:color w:val="000000" w:themeColor="text1"/>
                  <w:rPrChange w:id="6501"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502" w:author="Dr Mamadou SANOGO" w:date="2023-10-27T11:28:00Z"/>
                <w:b/>
                <w:color w:val="000000" w:themeColor="text1"/>
                <w:rPrChange w:id="6503" w:author="Dr Mamadou SANOGO" w:date="2023-10-25T18:15:00Z">
                  <w:rPr>
                    <w:del w:id="6504" w:author="Dr Mamadou SANOGO" w:date="2023-10-27T11:28:00Z"/>
                    <w:b/>
                  </w:rPr>
                </w:rPrChange>
              </w:rPr>
            </w:pPr>
            <w:del w:id="6505" w:author="Dr Mamadou SANOGO" w:date="2023-10-27T11:28:00Z">
              <w:r w:rsidRPr="007A4AFC" w:rsidDel="00693568">
                <w:rPr>
                  <w:b/>
                  <w:color w:val="000000" w:themeColor="text1"/>
                  <w:rPrChange w:id="6506"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507" w:author="Dr Mamadou SANOGO" w:date="2023-10-27T11:28:00Z"/>
                <w:b/>
                <w:color w:val="000000" w:themeColor="text1"/>
                <w:rPrChange w:id="6508" w:author="Dr Mamadou SANOGO" w:date="2023-10-25T18:15:00Z">
                  <w:rPr>
                    <w:del w:id="6509" w:author="Dr Mamadou SANOGO" w:date="2023-10-27T11:28:00Z"/>
                    <w:b/>
                  </w:rPr>
                </w:rPrChange>
              </w:rPr>
            </w:pPr>
            <w:del w:id="6510" w:author="Dr Mamadou SANOGO" w:date="2023-10-27T11:28:00Z">
              <w:r w:rsidRPr="007A4AFC" w:rsidDel="00693568">
                <w:rPr>
                  <w:b/>
                  <w:color w:val="000000" w:themeColor="text1"/>
                  <w:rPrChange w:id="6511"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512" w:author="Dr Mamadou SANOGO" w:date="2023-10-27T11:28:00Z"/>
                <w:b/>
                <w:color w:val="000000" w:themeColor="text1"/>
                <w:rPrChange w:id="6513" w:author="Dr Mamadou SANOGO" w:date="2023-10-25T18:15:00Z">
                  <w:rPr>
                    <w:del w:id="6514" w:author="Dr Mamadou SANOGO" w:date="2023-10-27T11:28:00Z"/>
                    <w:b/>
                  </w:rPr>
                </w:rPrChange>
              </w:rPr>
            </w:pPr>
            <w:del w:id="6515" w:author="Dr Mamadou SANOGO" w:date="2023-10-27T11:28:00Z">
              <w:r w:rsidRPr="007A4AFC" w:rsidDel="00693568">
                <w:rPr>
                  <w:b/>
                  <w:color w:val="000000" w:themeColor="text1"/>
                  <w:rPrChange w:id="6516"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517" w:author="Dr Mamadou SANOGO" w:date="2023-10-27T11:28:00Z"/>
                <w:b/>
                <w:color w:val="000000" w:themeColor="text1"/>
                <w:rPrChange w:id="6518" w:author="Dr Mamadou SANOGO" w:date="2023-10-25T18:15:00Z">
                  <w:rPr>
                    <w:del w:id="6519" w:author="Dr Mamadou SANOGO" w:date="2023-10-27T11:28:00Z"/>
                    <w:b/>
                  </w:rPr>
                </w:rPrChange>
              </w:rPr>
            </w:pPr>
            <w:del w:id="6520" w:author="Dr Mamadou SANOGO" w:date="2023-10-27T11:28:00Z">
              <w:r w:rsidRPr="007A4AFC" w:rsidDel="00693568">
                <w:rPr>
                  <w:b/>
                  <w:color w:val="000000" w:themeColor="text1"/>
                  <w:rPrChange w:id="6521" w:author="Dr Mamadou SANOGO" w:date="2023-10-25T18:15:00Z">
                    <w:rPr>
                      <w:b/>
                    </w:rPr>
                  </w:rPrChange>
                </w:rPr>
                <w:delText>Diplômés 2021</w:delText>
              </w:r>
            </w:del>
          </w:p>
        </w:tc>
      </w:tr>
      <w:tr w:rsidR="007A4AFC" w:rsidRPr="007A4AFC" w:rsidDel="00693568" w14:paraId="3A7058DE" w14:textId="5345B881" w:rsidTr="00A562CA">
        <w:trPr>
          <w:del w:id="6522" w:author="Dr Mamadou SANOGO" w:date="2023-10-27T11:28:00Z"/>
        </w:trPr>
        <w:tc>
          <w:tcPr>
            <w:tcW w:w="2262" w:type="dxa"/>
          </w:tcPr>
          <w:p w14:paraId="019613FB" w14:textId="1FEDE2A9" w:rsidR="00A562CA" w:rsidRPr="007A4AFC" w:rsidDel="00693568" w:rsidRDefault="00A562CA" w:rsidP="00A562CA">
            <w:pPr>
              <w:spacing w:line="240" w:lineRule="auto"/>
              <w:rPr>
                <w:del w:id="6523" w:author="Dr Mamadou SANOGO" w:date="2023-10-27T11:28:00Z"/>
                <w:color w:val="000000" w:themeColor="text1"/>
                <w:rPrChange w:id="6524" w:author="Dr Mamadou SANOGO" w:date="2023-10-25T18:15:00Z">
                  <w:rPr>
                    <w:del w:id="6525" w:author="Dr Mamadou SANOGO" w:date="2023-10-27T11:28:00Z"/>
                  </w:rPr>
                </w:rPrChange>
              </w:rPr>
            </w:pPr>
            <w:del w:id="6526" w:author="Dr Mamadou SANOGO" w:date="2023-10-27T11:28:00Z">
              <w:r w:rsidRPr="007A4AFC" w:rsidDel="00693568">
                <w:rPr>
                  <w:color w:val="000000" w:themeColor="text1"/>
                  <w:rPrChange w:id="6527"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528" w:author="Dr Mamadou SANOGO" w:date="2023-10-27T11:28:00Z"/>
                <w:color w:val="000000" w:themeColor="text1"/>
                <w:rPrChange w:id="6529" w:author="Dr Mamadou SANOGO" w:date="2023-10-25T18:15:00Z">
                  <w:rPr>
                    <w:del w:id="6530" w:author="Dr Mamadou SANOGO" w:date="2023-10-27T11:28:00Z"/>
                  </w:rPr>
                </w:rPrChange>
              </w:rPr>
            </w:pPr>
            <w:del w:id="6531" w:author="Dr Mamadou SANOGO" w:date="2023-10-27T11:28:00Z">
              <w:r w:rsidRPr="007A4AFC" w:rsidDel="00693568">
                <w:rPr>
                  <w:color w:val="000000" w:themeColor="text1"/>
                  <w:rPrChange w:id="6532"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533" w:author="Dr Mamadou SANOGO" w:date="2023-10-27T11:28:00Z"/>
                <w:color w:val="000000" w:themeColor="text1"/>
                <w:rPrChange w:id="6534" w:author="Dr Mamadou SANOGO" w:date="2023-10-25T18:15:00Z">
                  <w:rPr>
                    <w:del w:id="6535" w:author="Dr Mamadou SANOGO" w:date="2023-10-27T11:28:00Z"/>
                  </w:rPr>
                </w:rPrChange>
              </w:rPr>
            </w:pPr>
            <w:del w:id="6536" w:author="Dr Mamadou SANOGO" w:date="2023-10-27T11:28:00Z">
              <w:r w:rsidRPr="007A4AFC" w:rsidDel="00693568">
                <w:rPr>
                  <w:color w:val="000000" w:themeColor="text1"/>
                  <w:rPrChange w:id="6537"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538" w:author="Dr Mamadou SANOGO" w:date="2023-10-27T11:28:00Z"/>
                <w:color w:val="000000" w:themeColor="text1"/>
                <w:rPrChange w:id="6539" w:author="Dr Mamadou SANOGO" w:date="2023-10-25T18:15:00Z">
                  <w:rPr>
                    <w:del w:id="6540" w:author="Dr Mamadou SANOGO" w:date="2023-10-27T11:28:00Z"/>
                  </w:rPr>
                </w:rPrChange>
              </w:rPr>
            </w:pPr>
            <w:del w:id="6541" w:author="Dr Mamadou SANOGO" w:date="2023-10-27T11:28:00Z">
              <w:r w:rsidRPr="007A4AFC" w:rsidDel="00693568">
                <w:rPr>
                  <w:color w:val="000000" w:themeColor="text1"/>
                  <w:rPrChange w:id="6542"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543" w:author="Dr Mamadou SANOGO" w:date="2023-10-27T11:28:00Z"/>
                <w:color w:val="000000" w:themeColor="text1"/>
                <w:rPrChange w:id="6544" w:author="Dr Mamadou SANOGO" w:date="2023-10-25T18:15:00Z">
                  <w:rPr>
                    <w:del w:id="6545" w:author="Dr Mamadou SANOGO" w:date="2023-10-27T11:28:00Z"/>
                  </w:rPr>
                </w:rPrChange>
              </w:rPr>
            </w:pPr>
            <w:del w:id="6546" w:author="Dr Mamadou SANOGO" w:date="2023-10-27T11:28:00Z">
              <w:r w:rsidRPr="007A4AFC" w:rsidDel="00693568">
                <w:rPr>
                  <w:color w:val="000000" w:themeColor="text1"/>
                  <w:rPrChange w:id="6547" w:author="Dr Mamadou SANOGO" w:date="2023-10-25T18:15:00Z">
                    <w:rPr/>
                  </w:rPrChange>
                </w:rPr>
                <w:delText>0%</w:delText>
              </w:r>
            </w:del>
          </w:p>
        </w:tc>
      </w:tr>
      <w:tr w:rsidR="007A4AFC" w:rsidRPr="007A4AFC" w:rsidDel="00693568" w14:paraId="24DC8FDD" w14:textId="4E1E00DF" w:rsidTr="00C76DF7">
        <w:trPr>
          <w:del w:id="6548" w:author="Dr Mamadou SANOGO" w:date="2023-10-27T11:28:00Z"/>
        </w:trPr>
        <w:tc>
          <w:tcPr>
            <w:tcW w:w="2262" w:type="dxa"/>
          </w:tcPr>
          <w:p w14:paraId="030E02B6" w14:textId="224AC225" w:rsidR="006D5FC5" w:rsidRPr="007A4AFC" w:rsidDel="00693568" w:rsidRDefault="006D5FC5" w:rsidP="009E62E8">
            <w:pPr>
              <w:spacing w:line="240" w:lineRule="auto"/>
              <w:rPr>
                <w:del w:id="6549" w:author="Dr Mamadou SANOGO" w:date="2023-10-27T11:28:00Z"/>
                <w:color w:val="000000" w:themeColor="text1"/>
                <w:rPrChange w:id="6550" w:author="Dr Mamadou SANOGO" w:date="2023-10-25T18:15:00Z">
                  <w:rPr>
                    <w:del w:id="6551" w:author="Dr Mamadou SANOGO" w:date="2023-10-27T11:28:00Z"/>
                  </w:rPr>
                </w:rPrChange>
              </w:rPr>
            </w:pPr>
            <w:del w:id="6552" w:author="Dr Mamadou SANOGO" w:date="2023-10-27T11:28:00Z">
              <w:r w:rsidRPr="007A4AFC" w:rsidDel="00693568">
                <w:rPr>
                  <w:color w:val="000000" w:themeColor="text1"/>
                  <w:rPrChange w:id="6553"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554" w:author="Dr Mamadou SANOGO" w:date="2023-10-27T11:28:00Z"/>
                <w:color w:val="000000" w:themeColor="text1"/>
                <w:rPrChange w:id="6555" w:author="Dr Mamadou SANOGO" w:date="2023-10-25T18:15:00Z">
                  <w:rPr>
                    <w:del w:id="6556" w:author="Dr Mamadou SANOGO" w:date="2023-10-27T11:28:00Z"/>
                  </w:rPr>
                </w:rPrChange>
              </w:rPr>
            </w:pPr>
            <w:del w:id="6557" w:author="Dr Mamadou SANOGO" w:date="2023-10-27T11:28:00Z">
              <w:r w:rsidRPr="007A4AFC" w:rsidDel="00693568">
                <w:rPr>
                  <w:color w:val="000000" w:themeColor="text1"/>
                  <w:rPrChange w:id="6558" w:author="Dr Mamadou SANOGO" w:date="2023-10-25T18:15:00Z">
                    <w:rPr/>
                  </w:rPrChange>
                </w:rPr>
                <w:delText>6</w:delText>
              </w:r>
            </w:del>
            <w:del w:id="6559" w:author="Dr Mamadou SANOGO" w:date="2023-10-26T15:37:00Z">
              <w:r w:rsidRPr="007A4AFC" w:rsidDel="00CB3C42">
                <w:rPr>
                  <w:color w:val="000000" w:themeColor="text1"/>
                  <w:rPrChange w:id="6560" w:author="Dr Mamadou SANOGO" w:date="2023-10-25T18:15:00Z">
                    <w:rPr/>
                  </w:rPrChange>
                </w:rPr>
                <w:delText>4</w:delText>
              </w:r>
            </w:del>
            <w:del w:id="6561" w:author="Dr Mamadou SANOGO" w:date="2023-10-27T11:28:00Z">
              <w:r w:rsidRPr="007A4AFC" w:rsidDel="00693568">
                <w:rPr>
                  <w:color w:val="000000" w:themeColor="text1"/>
                  <w:rPrChange w:id="6562" w:author="Dr Mamadou SANOGO" w:date="2023-10-25T18:15:00Z">
                    <w:rPr/>
                  </w:rPrChange>
                </w:rPr>
                <w:delText>.28</w:delText>
              </w:r>
              <w:r w:rsidR="00A562CA" w:rsidRPr="007A4AFC" w:rsidDel="00693568">
                <w:rPr>
                  <w:color w:val="000000" w:themeColor="text1"/>
                  <w:rPrChange w:id="6563"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564" w:author="Dr Mamadou SANOGO" w:date="2023-10-27T11:28:00Z"/>
                <w:color w:val="000000" w:themeColor="text1"/>
                <w:rPrChange w:id="6565" w:author="Dr Mamadou SANOGO" w:date="2023-10-25T18:15:00Z">
                  <w:rPr>
                    <w:del w:id="6566" w:author="Dr Mamadou SANOGO" w:date="2023-10-27T11:28:00Z"/>
                  </w:rPr>
                </w:rPrChange>
              </w:rPr>
            </w:pPr>
            <w:del w:id="6567" w:author="Dr Mamadou SANOGO" w:date="2023-10-27T11:28:00Z">
              <w:r w:rsidRPr="007A4AFC" w:rsidDel="00693568">
                <w:rPr>
                  <w:color w:val="000000" w:themeColor="text1"/>
                  <w:rPrChange w:id="6568" w:author="Dr Mamadou SANOGO" w:date="2023-10-25T18:15:00Z">
                    <w:rPr/>
                  </w:rPrChange>
                </w:rPr>
                <w:delText>7</w:delText>
              </w:r>
            </w:del>
            <w:del w:id="6569" w:author="Dr Mamadou SANOGO" w:date="2023-10-26T15:38:00Z">
              <w:r w:rsidRPr="007A4AFC" w:rsidDel="00CB3C42">
                <w:rPr>
                  <w:color w:val="000000" w:themeColor="text1"/>
                  <w:rPrChange w:id="6570" w:author="Dr Mamadou SANOGO" w:date="2023-10-25T18:15:00Z">
                    <w:rPr/>
                  </w:rPrChange>
                </w:rPr>
                <w:delText>5</w:delText>
              </w:r>
            </w:del>
            <w:del w:id="6571" w:author="Dr Mamadou SANOGO" w:date="2023-10-27T11:28:00Z">
              <w:r w:rsidRPr="007A4AFC" w:rsidDel="00693568">
                <w:rPr>
                  <w:color w:val="000000" w:themeColor="text1"/>
                  <w:rPrChange w:id="6572"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573" w:author="Dr Mamadou SANOGO" w:date="2023-10-27T11:28:00Z"/>
                <w:color w:val="000000" w:themeColor="text1"/>
                <w:rPrChange w:id="6574" w:author="Dr Mamadou SANOGO" w:date="2023-10-25T18:15:00Z">
                  <w:rPr>
                    <w:del w:id="6575" w:author="Dr Mamadou SANOGO" w:date="2023-10-27T11:28:00Z"/>
                  </w:rPr>
                </w:rPrChange>
              </w:rPr>
            </w:pPr>
            <w:del w:id="6576" w:author="Dr Mamadou SANOGO" w:date="2023-10-27T11:28:00Z">
              <w:r w:rsidRPr="007A4AFC" w:rsidDel="00693568">
                <w:rPr>
                  <w:color w:val="000000" w:themeColor="text1"/>
                  <w:rPrChange w:id="6577" w:author="Dr Mamadou SANOGO" w:date="2023-10-25T18:15:00Z">
                    <w:rPr/>
                  </w:rPrChange>
                </w:rPr>
                <w:delText>5</w:delText>
              </w:r>
            </w:del>
            <w:del w:id="6578" w:author="Dr Mamadou SANOGO" w:date="2023-10-26T15:38:00Z">
              <w:r w:rsidRPr="007A4AFC" w:rsidDel="00CB3C42">
                <w:rPr>
                  <w:color w:val="000000" w:themeColor="text1"/>
                  <w:rPrChange w:id="6579" w:author="Dr Mamadou SANOGO" w:date="2023-10-25T18:15:00Z">
                    <w:rPr/>
                  </w:rPrChange>
                </w:rPr>
                <w:delText>8</w:delText>
              </w:r>
            </w:del>
            <w:del w:id="6580" w:author="Dr Mamadou SANOGO" w:date="2023-10-27T11:28:00Z">
              <w:r w:rsidRPr="007A4AFC" w:rsidDel="00693568">
                <w:rPr>
                  <w:color w:val="000000" w:themeColor="text1"/>
                  <w:rPrChange w:id="6581"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582" w:author="Dr Mamadou SANOGO" w:date="2023-10-27T11:28:00Z"/>
                <w:color w:val="000000" w:themeColor="text1"/>
                <w:rPrChange w:id="6583" w:author="Dr Mamadou SANOGO" w:date="2023-10-25T18:15:00Z">
                  <w:rPr>
                    <w:del w:id="6584" w:author="Dr Mamadou SANOGO" w:date="2023-10-27T11:28:00Z"/>
                  </w:rPr>
                </w:rPrChange>
              </w:rPr>
            </w:pPr>
            <w:del w:id="6585" w:author="Dr Mamadou SANOGO" w:date="2023-10-27T11:28:00Z">
              <w:r w:rsidRPr="007A4AFC" w:rsidDel="00693568">
                <w:rPr>
                  <w:color w:val="000000" w:themeColor="text1"/>
                  <w:rPrChange w:id="6586" w:author="Dr Mamadou SANOGO" w:date="2023-10-25T18:15:00Z">
                    <w:rPr/>
                  </w:rPrChange>
                </w:rPr>
                <w:delText>8</w:delText>
              </w:r>
            </w:del>
            <w:del w:id="6587" w:author="Dr Mamadou SANOGO" w:date="2023-10-26T15:38:00Z">
              <w:r w:rsidRPr="007A4AFC" w:rsidDel="00CB3C42">
                <w:rPr>
                  <w:color w:val="000000" w:themeColor="text1"/>
                  <w:rPrChange w:id="6588" w:author="Dr Mamadou SANOGO" w:date="2023-10-25T18:15:00Z">
                    <w:rPr/>
                  </w:rPrChange>
                </w:rPr>
                <w:delText>5</w:delText>
              </w:r>
            </w:del>
            <w:del w:id="6589" w:author="Dr Mamadou SANOGO" w:date="2023-10-27T11:28:00Z">
              <w:r w:rsidRPr="007A4AFC" w:rsidDel="00693568">
                <w:rPr>
                  <w:color w:val="000000" w:themeColor="text1"/>
                  <w:rPrChange w:id="6590" w:author="Dr Mamadou SANOGO" w:date="2023-10-25T18:15:00Z">
                    <w:rPr/>
                  </w:rPrChange>
                </w:rPr>
                <w:delText>.71%</w:delText>
              </w:r>
            </w:del>
          </w:p>
        </w:tc>
      </w:tr>
      <w:tr w:rsidR="007A4AFC" w:rsidRPr="007A4AFC" w:rsidDel="00693568" w14:paraId="7E9B4297" w14:textId="0296D3AF" w:rsidTr="00C76DF7">
        <w:trPr>
          <w:del w:id="6591"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592" w:author="Dr Mamadou SANOGO" w:date="2023-10-27T11:28:00Z"/>
                <w:color w:val="000000" w:themeColor="text1"/>
                <w:rPrChange w:id="6593" w:author="Dr Mamadou SANOGO" w:date="2023-10-25T18:15:00Z">
                  <w:rPr>
                    <w:del w:id="6594" w:author="Dr Mamadou SANOGO" w:date="2023-10-27T11:28:00Z"/>
                  </w:rPr>
                </w:rPrChange>
              </w:rPr>
            </w:pPr>
            <w:del w:id="6595" w:author="Dr Mamadou SANOGO" w:date="2023-10-27T11:28:00Z">
              <w:r w:rsidRPr="007A4AFC" w:rsidDel="00693568">
                <w:rPr>
                  <w:color w:val="000000" w:themeColor="text1"/>
                  <w:rPrChange w:id="6596" w:author="Dr Mamadou SANOGO" w:date="2023-10-25T18:15:00Z">
                    <w:rPr/>
                  </w:rPrChange>
                </w:rPr>
                <w:delText xml:space="preserve">% de </w:delText>
              </w:r>
              <w:r w:rsidR="00EE2F73" w:rsidRPr="007A4AFC" w:rsidDel="00693568">
                <w:rPr>
                  <w:color w:val="000000" w:themeColor="text1"/>
                  <w:rPrChange w:id="6597" w:author="Dr Mamadou SANOGO" w:date="2023-10-25T18:15:00Z">
                    <w:rPr/>
                  </w:rPrChange>
                </w:rPr>
                <w:delText>diplômés en poursuite d’étude et</w:delText>
              </w:r>
              <w:r w:rsidRPr="007A4AFC" w:rsidDel="00693568">
                <w:rPr>
                  <w:color w:val="000000" w:themeColor="text1"/>
                  <w:rPrChange w:id="6598"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599" w:author="Dr Mamadou SANOGO" w:date="2023-10-27T11:28:00Z"/>
                <w:color w:val="000000" w:themeColor="text1"/>
                <w:rPrChange w:id="6600" w:author="Dr Mamadou SANOGO" w:date="2023-10-25T18:15:00Z">
                  <w:rPr>
                    <w:del w:id="6601" w:author="Dr Mamadou SANOGO" w:date="2023-10-27T11:28:00Z"/>
                  </w:rPr>
                </w:rPrChange>
              </w:rPr>
            </w:pPr>
            <w:del w:id="6602" w:author="Dr Mamadou SANOGO" w:date="2023-10-27T11:28:00Z">
              <w:r w:rsidRPr="007A4AFC" w:rsidDel="00693568">
                <w:rPr>
                  <w:color w:val="000000" w:themeColor="text1"/>
                  <w:rPrChange w:id="6603"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604" w:author="Dr Mamadou SANOGO" w:date="2023-10-27T11:28:00Z"/>
                <w:color w:val="000000" w:themeColor="text1"/>
                <w:rPrChange w:id="6605" w:author="Dr Mamadou SANOGO" w:date="2023-10-25T18:15:00Z">
                  <w:rPr>
                    <w:del w:id="6606" w:author="Dr Mamadou SANOGO" w:date="2023-10-27T11:28:00Z"/>
                  </w:rPr>
                </w:rPrChange>
              </w:rPr>
            </w:pPr>
            <w:del w:id="6607" w:author="Dr Mamadou SANOGO" w:date="2023-10-27T11:28:00Z">
              <w:r w:rsidRPr="007A4AFC" w:rsidDel="00693568">
                <w:rPr>
                  <w:color w:val="000000" w:themeColor="text1"/>
                  <w:rPrChange w:id="6608" w:author="Dr Mamadou SANOGO" w:date="2023-10-25T18:15:00Z">
                    <w:rPr/>
                  </w:rPrChange>
                </w:rPr>
                <w:delText>12</w:delText>
              </w:r>
            </w:del>
            <w:del w:id="6609" w:author="Dr Mamadou SANOGO" w:date="2023-10-26T15:38:00Z">
              <w:r w:rsidRPr="007A4AFC" w:rsidDel="00CB3C42">
                <w:rPr>
                  <w:color w:val="000000" w:themeColor="text1"/>
                  <w:rPrChange w:id="6610" w:author="Dr Mamadou SANOGO" w:date="2023-10-25T18:15:00Z">
                    <w:rPr/>
                  </w:rPrChange>
                </w:rPr>
                <w:delText>.5</w:delText>
              </w:r>
            </w:del>
            <w:del w:id="6611" w:author="Dr Mamadou SANOGO" w:date="2023-10-27T11:28:00Z">
              <w:r w:rsidRPr="007A4AFC" w:rsidDel="00693568">
                <w:rPr>
                  <w:color w:val="000000" w:themeColor="text1"/>
                  <w:rPrChange w:id="6612"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613" w:author="Dr Mamadou SANOGO" w:date="2023-10-27T11:28:00Z"/>
                <w:color w:val="000000" w:themeColor="text1"/>
                <w:rPrChange w:id="6614" w:author="Dr Mamadou SANOGO" w:date="2023-10-25T18:15:00Z">
                  <w:rPr>
                    <w:del w:id="6615" w:author="Dr Mamadou SANOGO" w:date="2023-10-27T11:28:00Z"/>
                  </w:rPr>
                </w:rPrChange>
              </w:rPr>
            </w:pPr>
            <w:del w:id="6616" w:author="Dr Mamadou SANOGO" w:date="2023-10-27T11:28:00Z">
              <w:r w:rsidRPr="007A4AFC" w:rsidDel="00693568">
                <w:rPr>
                  <w:color w:val="000000" w:themeColor="text1"/>
                  <w:rPrChange w:id="6617"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618" w:author="Dr Mamadou SANOGO" w:date="2023-10-27T11:28:00Z"/>
                <w:color w:val="000000" w:themeColor="text1"/>
                <w:rPrChange w:id="6619" w:author="Dr Mamadou SANOGO" w:date="2023-10-25T18:15:00Z">
                  <w:rPr>
                    <w:del w:id="6620" w:author="Dr Mamadou SANOGO" w:date="2023-10-27T11:28:00Z"/>
                  </w:rPr>
                </w:rPrChange>
              </w:rPr>
            </w:pPr>
            <w:del w:id="6621" w:author="Dr Mamadou SANOGO" w:date="2023-10-27T11:28:00Z">
              <w:r w:rsidRPr="007A4AFC" w:rsidDel="00693568">
                <w:rPr>
                  <w:color w:val="000000" w:themeColor="text1"/>
                  <w:rPrChange w:id="6622" w:author="Dr Mamadou SANOGO" w:date="2023-10-25T18:15:00Z">
                    <w:rPr/>
                  </w:rPrChange>
                </w:rPr>
                <w:delText>0%</w:delText>
              </w:r>
            </w:del>
          </w:p>
        </w:tc>
      </w:tr>
      <w:tr w:rsidR="007A4AFC" w:rsidRPr="007A4AFC" w:rsidDel="00693568" w14:paraId="7235CF8B" w14:textId="7D8F222E" w:rsidTr="00C76DF7">
        <w:trPr>
          <w:del w:id="6623"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624" w:author="Dr Mamadou SANOGO" w:date="2023-10-27T11:28:00Z"/>
                <w:color w:val="000000" w:themeColor="text1"/>
                <w:rPrChange w:id="6625" w:author="Dr Mamadou SANOGO" w:date="2023-10-25T18:15:00Z">
                  <w:rPr>
                    <w:del w:id="6626" w:author="Dr Mamadou SANOGO" w:date="2023-10-27T11:28:00Z"/>
                  </w:rPr>
                </w:rPrChange>
              </w:rPr>
            </w:pPr>
            <w:del w:id="6627" w:author="Dr Mamadou SANOGO" w:date="2023-10-27T11:28:00Z">
              <w:r w:rsidRPr="007A4AFC" w:rsidDel="00693568">
                <w:rPr>
                  <w:color w:val="000000" w:themeColor="text1"/>
                  <w:rPrChange w:id="6628"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629" w:author="Dr Mamadou SANOGO" w:date="2023-10-27T11:28:00Z"/>
                <w:color w:val="000000" w:themeColor="text1"/>
                <w:rPrChange w:id="6630" w:author="Dr Mamadou SANOGO" w:date="2023-10-25T18:15:00Z">
                  <w:rPr>
                    <w:del w:id="6631" w:author="Dr Mamadou SANOGO" w:date="2023-10-27T11:28:00Z"/>
                  </w:rPr>
                </w:rPrChange>
              </w:rPr>
            </w:pPr>
            <w:del w:id="6632" w:author="Dr Mamadou SANOGO" w:date="2023-10-27T11:28:00Z">
              <w:r w:rsidRPr="007A4AFC" w:rsidDel="00693568">
                <w:rPr>
                  <w:color w:val="000000" w:themeColor="text1"/>
                  <w:rPrChange w:id="6633" w:author="Dr Mamadou SANOGO" w:date="2023-10-25T18:15:00Z">
                    <w:rPr/>
                  </w:rPrChange>
                </w:rPr>
                <w:delText>3</w:delText>
              </w:r>
            </w:del>
            <w:del w:id="6634" w:author="Dr Mamadou SANOGO" w:date="2023-10-26T15:37:00Z">
              <w:r w:rsidRPr="007A4AFC" w:rsidDel="00CB3C42">
                <w:rPr>
                  <w:color w:val="000000" w:themeColor="text1"/>
                  <w:rPrChange w:id="6635" w:author="Dr Mamadou SANOGO" w:date="2023-10-25T18:15:00Z">
                    <w:rPr/>
                  </w:rPrChange>
                </w:rPr>
                <w:delText>5</w:delText>
              </w:r>
            </w:del>
            <w:del w:id="6636" w:author="Dr Mamadou SANOGO" w:date="2023-10-27T11:28:00Z">
              <w:r w:rsidRPr="007A4AFC" w:rsidDel="00693568">
                <w:rPr>
                  <w:color w:val="000000" w:themeColor="text1"/>
                  <w:rPrChange w:id="6637"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638" w:author="Dr Mamadou SANOGO" w:date="2023-10-27T11:28:00Z"/>
                <w:color w:val="000000" w:themeColor="text1"/>
                <w:rPrChange w:id="6639" w:author="Dr Mamadou SANOGO" w:date="2023-10-25T18:15:00Z">
                  <w:rPr>
                    <w:del w:id="6640" w:author="Dr Mamadou SANOGO" w:date="2023-10-27T11:28:00Z"/>
                  </w:rPr>
                </w:rPrChange>
              </w:rPr>
            </w:pPr>
            <w:del w:id="6641" w:author="Dr Mamadou SANOGO" w:date="2023-10-27T11:28:00Z">
              <w:r w:rsidRPr="007A4AFC" w:rsidDel="00693568">
                <w:rPr>
                  <w:color w:val="000000" w:themeColor="text1"/>
                  <w:rPrChange w:id="6642" w:author="Dr Mamadou SANOGO" w:date="2023-10-25T18:15:00Z">
                    <w:rPr/>
                  </w:rPrChange>
                </w:rPr>
                <w:delText>12</w:delText>
              </w:r>
            </w:del>
            <w:del w:id="6643" w:author="Dr Mamadou SANOGO" w:date="2023-10-26T15:38:00Z">
              <w:r w:rsidRPr="007A4AFC" w:rsidDel="00CB3C42">
                <w:rPr>
                  <w:color w:val="000000" w:themeColor="text1"/>
                  <w:rPrChange w:id="6644" w:author="Dr Mamadou SANOGO" w:date="2023-10-25T18:15:00Z">
                    <w:rPr/>
                  </w:rPrChange>
                </w:rPr>
                <w:delText>.5</w:delText>
              </w:r>
            </w:del>
            <w:del w:id="6645" w:author="Dr Mamadou SANOGO" w:date="2023-10-27T11:28:00Z">
              <w:r w:rsidRPr="007A4AFC" w:rsidDel="00693568">
                <w:rPr>
                  <w:color w:val="000000" w:themeColor="text1"/>
                  <w:rPrChange w:id="6646"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647" w:author="Dr Mamadou SANOGO" w:date="2023-10-27T11:28:00Z"/>
                <w:color w:val="000000" w:themeColor="text1"/>
                <w:rPrChange w:id="6648" w:author="Dr Mamadou SANOGO" w:date="2023-10-25T18:15:00Z">
                  <w:rPr>
                    <w:del w:id="6649" w:author="Dr Mamadou SANOGO" w:date="2023-10-27T11:28:00Z"/>
                  </w:rPr>
                </w:rPrChange>
              </w:rPr>
            </w:pPr>
            <w:del w:id="6650" w:author="Dr Mamadou SANOGO" w:date="2023-10-27T11:28:00Z">
              <w:r w:rsidRPr="007A4AFC" w:rsidDel="00693568">
                <w:rPr>
                  <w:color w:val="000000" w:themeColor="text1"/>
                  <w:rPrChange w:id="6651" w:author="Dr Mamadou SANOGO" w:date="2023-10-25T18:15:00Z">
                    <w:rPr/>
                  </w:rPrChange>
                </w:rPr>
                <w:delText>3</w:delText>
              </w:r>
            </w:del>
            <w:del w:id="6652" w:author="Dr Mamadou SANOGO" w:date="2023-10-26T15:38:00Z">
              <w:r w:rsidRPr="007A4AFC" w:rsidDel="00CB3C42">
                <w:rPr>
                  <w:color w:val="000000" w:themeColor="text1"/>
                  <w:rPrChange w:id="6653" w:author="Dr Mamadou SANOGO" w:date="2023-10-25T18:15:00Z">
                    <w:rPr/>
                  </w:rPrChange>
                </w:rPr>
                <w:delText>5</w:delText>
              </w:r>
            </w:del>
            <w:del w:id="6654" w:author="Dr Mamadou SANOGO" w:date="2023-10-27T11:28:00Z">
              <w:r w:rsidRPr="007A4AFC" w:rsidDel="00693568">
                <w:rPr>
                  <w:color w:val="000000" w:themeColor="text1"/>
                  <w:rPrChange w:id="6655"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656" w:author="Dr Mamadou SANOGO" w:date="2023-10-27T11:28:00Z"/>
                <w:color w:val="000000" w:themeColor="text1"/>
                <w:rPrChange w:id="6657" w:author="Dr Mamadou SANOGO" w:date="2023-10-25T18:15:00Z">
                  <w:rPr>
                    <w:del w:id="6658" w:author="Dr Mamadou SANOGO" w:date="2023-10-27T11:28:00Z"/>
                  </w:rPr>
                </w:rPrChange>
              </w:rPr>
            </w:pPr>
            <w:del w:id="6659" w:author="Dr Mamadou SANOGO" w:date="2023-10-27T11:28:00Z">
              <w:r w:rsidRPr="007A4AFC" w:rsidDel="00693568">
                <w:rPr>
                  <w:color w:val="000000" w:themeColor="text1"/>
                  <w:rPrChange w:id="6660" w:author="Dr Mamadou SANOGO" w:date="2023-10-25T18:15:00Z">
                    <w:rPr/>
                  </w:rPrChange>
                </w:rPr>
                <w:delText>1</w:delText>
              </w:r>
            </w:del>
            <w:del w:id="6661" w:author="Dr Mamadou SANOGO" w:date="2023-10-26T15:38:00Z">
              <w:r w:rsidRPr="007A4AFC" w:rsidDel="00CB3C42">
                <w:rPr>
                  <w:color w:val="000000" w:themeColor="text1"/>
                  <w:rPrChange w:id="6662" w:author="Dr Mamadou SANOGO" w:date="2023-10-25T18:15:00Z">
                    <w:rPr/>
                  </w:rPrChange>
                </w:rPr>
                <w:delText>4</w:delText>
              </w:r>
            </w:del>
            <w:del w:id="6663" w:author="Dr Mamadou SANOGO" w:date="2023-10-27T11:28:00Z">
              <w:r w:rsidRPr="007A4AFC" w:rsidDel="00693568">
                <w:rPr>
                  <w:color w:val="000000" w:themeColor="text1"/>
                  <w:rPrChange w:id="6664"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665" w:author="Dr Mamadou SANOGO" w:date="2023-10-27T11:28:00Z"/>
          <w:color w:val="000000" w:themeColor="text1"/>
          <w:rPrChange w:id="6666" w:author="Dr Mamadou SANOGO" w:date="2023-10-25T18:15:00Z">
            <w:rPr>
              <w:del w:id="6667" w:author="Dr Mamadou SANOGO" w:date="2023-10-27T11:28:00Z"/>
            </w:rPr>
          </w:rPrChange>
        </w:rPr>
      </w:pPr>
    </w:p>
    <w:p w14:paraId="3D1391FB" w14:textId="3662698C" w:rsidR="0047574A" w:rsidRPr="007A4AFC" w:rsidDel="00693568" w:rsidRDefault="0047574A" w:rsidP="0047574A">
      <w:pPr>
        <w:spacing w:line="240" w:lineRule="auto"/>
        <w:rPr>
          <w:del w:id="6668" w:author="Dr Mamadou SANOGO" w:date="2023-10-27T11:28:00Z"/>
          <w:color w:val="000000" w:themeColor="text1"/>
          <w:szCs w:val="24"/>
          <w:rPrChange w:id="6669" w:author="Dr Mamadou SANOGO" w:date="2023-10-25T18:15:00Z">
            <w:rPr>
              <w:del w:id="6670" w:author="Dr Mamadou SANOGO" w:date="2023-10-27T11:28:00Z"/>
              <w:szCs w:val="24"/>
            </w:rPr>
          </w:rPrChange>
        </w:rPr>
      </w:pPr>
      <w:del w:id="6671" w:author="Dr Mamadou SANOGO" w:date="2023-10-27T11:28:00Z">
        <w:r w:rsidRPr="007A4AFC" w:rsidDel="00693568">
          <w:rPr>
            <w:color w:val="000000" w:themeColor="text1"/>
            <w:szCs w:val="24"/>
            <w:rPrChange w:id="6672"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3"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4"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5"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6"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7"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8"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679"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680"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1"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2"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3"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4"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5"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6"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687"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688"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689"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690"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691"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692"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693"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694"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695"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696"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697"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698"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699"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700"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701"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2"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3"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704"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705"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706"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707"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708"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709"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710"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1"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712" w:author="Dr Mamadou SANOGO" w:date="2023-10-27T14:00:00Z">
            <w:rPr>
              <w:rFonts w:eastAsiaTheme="minorHAnsi"/>
              <w:lang w:eastAsia="en-US"/>
            </w:rPr>
          </w:rPrChange>
        </w:rPr>
        <w:pPrChange w:id="6713" w:author="Dr Mamadou SANOGO" w:date="2023-10-25T13:08:00Z">
          <w:pPr>
            <w:pStyle w:val="Titre1"/>
            <w:spacing w:before="0" w:line="240" w:lineRule="auto"/>
            <w:jc w:val="center"/>
          </w:pPr>
        </w:pPrChange>
      </w:pPr>
      <w:bookmarkStart w:id="6714" w:name="_Toc145944527"/>
      <w:r w:rsidRPr="006778CD">
        <w:rPr>
          <w:rFonts w:eastAsiaTheme="minorHAnsi"/>
          <w:b/>
          <w:bCs/>
          <w:color w:val="000000" w:themeColor="text1"/>
          <w:sz w:val="52"/>
          <w:szCs w:val="52"/>
          <w:lang w:eastAsia="en-US"/>
          <w:rPrChange w:id="6715" w:author="Dr Mamadou SANOGO" w:date="2023-10-27T14:00:00Z">
            <w:rPr>
              <w:rFonts w:asciiTheme="majorHAnsi" w:eastAsiaTheme="minorHAnsi" w:hAnsiTheme="majorHAnsi"/>
              <w:b w:val="0"/>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716" w:author="Dr Mamadou SANOGO" w:date="2023-10-27T14:00:00Z">
            <w:rPr>
              <w:rFonts w:asciiTheme="majorHAnsi" w:eastAsiaTheme="minorHAnsi" w:hAnsiTheme="majorHAnsi"/>
              <w:b w:val="0"/>
              <w:color w:val="2E74B5" w:themeColor="accent1" w:themeShade="BF"/>
              <w:sz w:val="32"/>
              <w:lang w:eastAsia="en-US"/>
            </w:rPr>
          </w:rPrChange>
        </w:rPr>
        <w:t>2</w:t>
      </w:r>
      <w:r w:rsidRPr="006778CD">
        <w:rPr>
          <w:rFonts w:eastAsiaTheme="minorHAnsi"/>
          <w:b/>
          <w:bCs/>
          <w:color w:val="000000" w:themeColor="text1"/>
          <w:sz w:val="52"/>
          <w:szCs w:val="52"/>
          <w:lang w:eastAsia="en-US"/>
          <w:rPrChange w:id="6717" w:author="Dr Mamadou SANOGO" w:date="2023-10-27T14:00:00Z">
            <w:rPr>
              <w:rFonts w:asciiTheme="majorHAnsi" w:eastAsiaTheme="minorHAnsi" w:hAnsiTheme="majorHAnsi"/>
              <w:b w:val="0"/>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718" w:author="Dr Mamadou SANOGO" w:date="2023-10-27T14:00:00Z">
            <w:rPr>
              <w:rFonts w:asciiTheme="majorHAnsi" w:eastAsiaTheme="minorHAnsi" w:hAnsiTheme="majorHAnsi"/>
              <w:b w:val="0"/>
              <w:color w:val="2E74B5" w:themeColor="accent1" w:themeShade="BF"/>
              <w:sz w:val="32"/>
              <w:lang w:eastAsia="en-US"/>
            </w:rPr>
          </w:rPrChange>
        </w:rPr>
        <w:t xml:space="preserve"> </w:t>
      </w:r>
      <w:ins w:id="6719" w:author="Dr Mamadou SANOGO" w:date="2023-10-25T13:07:00Z">
        <w:r w:rsidR="006E33E2" w:rsidRPr="006778CD">
          <w:rPr>
            <w:rFonts w:eastAsiaTheme="minorHAnsi"/>
            <w:b/>
            <w:bCs/>
            <w:color w:val="000000" w:themeColor="text1"/>
            <w:sz w:val="52"/>
            <w:szCs w:val="52"/>
            <w:lang w:eastAsia="en-US"/>
            <w:rPrChange w:id="6720" w:author="Dr Mamadou SANOGO" w:date="2023-10-27T14:00:00Z">
              <w:rPr>
                <w:rFonts w:asciiTheme="majorHAnsi" w:eastAsiaTheme="minorHAnsi" w:hAnsiTheme="majorHAnsi"/>
                <w:b w:val="0"/>
                <w:color w:val="2E74B5" w:themeColor="accent1" w:themeShade="BF"/>
                <w:sz w:val="32"/>
                <w:lang w:eastAsia="en-US"/>
              </w:rPr>
            </w:rPrChange>
          </w:rPr>
          <w:t xml:space="preserve">Liste </w:t>
        </w:r>
      </w:ins>
      <w:ins w:id="6721" w:author="Dr Mamadou SANOGO" w:date="2023-10-25T13:08:00Z">
        <w:r w:rsidR="006E33E2" w:rsidRPr="006778CD">
          <w:rPr>
            <w:rFonts w:eastAsiaTheme="minorHAnsi"/>
            <w:b/>
            <w:bCs/>
            <w:color w:val="000000" w:themeColor="text1"/>
            <w:sz w:val="52"/>
            <w:szCs w:val="52"/>
            <w:lang w:eastAsia="en-US"/>
            <w:rPrChange w:id="6722" w:author="Dr Mamadou SANOGO" w:date="2023-10-27T14:00:00Z">
              <w:rPr>
                <w:rFonts w:asciiTheme="majorHAnsi" w:eastAsiaTheme="minorHAnsi" w:hAnsiTheme="majorHAnsi"/>
                <w:b w:val="0"/>
                <w:color w:val="2E74B5" w:themeColor="accent1" w:themeShade="BF"/>
                <w:sz w:val="32"/>
                <w:lang w:eastAsia="en-US"/>
              </w:rPr>
            </w:rPrChange>
          </w:rPr>
          <w:t>c</w:t>
        </w:r>
      </w:ins>
      <w:del w:id="6723" w:author="Dr Mamadou SANOGO" w:date="2023-10-25T13:08:00Z">
        <w:r w:rsidR="00A17646" w:rsidRPr="006778CD" w:rsidDel="006E33E2">
          <w:rPr>
            <w:rFonts w:eastAsiaTheme="minorHAnsi"/>
            <w:b/>
            <w:bCs/>
            <w:color w:val="000000" w:themeColor="text1"/>
            <w:sz w:val="52"/>
            <w:szCs w:val="52"/>
            <w:lang w:eastAsia="en-US"/>
            <w:rPrChange w:id="6724" w:author="Dr Mamadou SANOGO" w:date="2023-10-27T14:00:00Z">
              <w:rPr>
                <w:rFonts w:asciiTheme="majorHAnsi" w:eastAsiaTheme="minorHAnsi" w:hAnsiTheme="majorHAnsi"/>
                <w:b w:val="0"/>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725" w:author="Dr Mamadou SANOGO" w:date="2023-10-27T14:00:00Z">
            <w:rPr>
              <w:rFonts w:asciiTheme="majorHAnsi" w:eastAsiaTheme="minorHAnsi" w:hAnsiTheme="majorHAnsi"/>
              <w:b w:val="0"/>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726" w:author="Dr Mamadou SANOGO" w:date="2023-10-27T14:00:00Z">
            <w:rPr>
              <w:rFonts w:asciiTheme="majorHAnsi" w:eastAsiaTheme="minorHAnsi" w:hAnsiTheme="majorHAnsi"/>
              <w:b w:val="0"/>
              <w:color w:val="2E74B5" w:themeColor="accent1" w:themeShade="BF"/>
              <w:sz w:val="32"/>
              <w:lang w:eastAsia="en-US"/>
            </w:rPr>
          </w:rPrChange>
        </w:rPr>
        <w:t xml:space="preserve">oc </w:t>
      </w:r>
      <w:del w:id="6727" w:author="Dr Mamadou SANOGO" w:date="2023-10-25T13:08:00Z">
        <w:r w:rsidR="003F416B" w:rsidRPr="006778CD" w:rsidDel="006E33E2">
          <w:rPr>
            <w:rFonts w:eastAsiaTheme="minorHAnsi"/>
            <w:b/>
            <w:bCs/>
            <w:color w:val="000000" w:themeColor="text1"/>
            <w:sz w:val="52"/>
            <w:szCs w:val="52"/>
            <w:lang w:eastAsia="en-US"/>
            <w:rPrChange w:id="6728" w:author="Dr Mamadou SANOGO" w:date="2023-10-27T14:00:00Z">
              <w:rPr>
                <w:rFonts w:asciiTheme="majorHAnsi" w:eastAsiaTheme="minorHAnsi" w:hAnsiTheme="majorHAnsi"/>
                <w:b w:val="0"/>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729" w:author="Dr Mamadou SANOGO" w:date="2023-10-27T14:00:00Z">
              <w:rPr>
                <w:rFonts w:asciiTheme="majorHAnsi" w:eastAsiaTheme="minorHAnsi" w:hAnsiTheme="majorHAnsi"/>
                <w:b w:val="0"/>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730" w:author="Dr Mamadou SANOGO" w:date="2023-10-27T14:00:00Z">
              <w:rPr>
                <w:rFonts w:asciiTheme="majorHAnsi" w:eastAsiaTheme="minorHAnsi" w:hAnsiTheme="majorHAnsi"/>
                <w:b w:val="0"/>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731" w:author="Dr Mamadou SANOGO" w:date="2023-10-27T14:00:00Z">
              <w:rPr>
                <w:rFonts w:asciiTheme="majorHAnsi" w:eastAsiaTheme="minorHAnsi" w:hAnsiTheme="majorHAnsi"/>
                <w:b w:val="0"/>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732" w:author="Dr Mamadou SANOGO" w:date="2023-10-27T14:00:00Z">
              <w:rPr>
                <w:rFonts w:asciiTheme="majorHAnsi" w:eastAsiaTheme="minorHAnsi" w:hAnsiTheme="majorHAnsi"/>
                <w:b w:val="0"/>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733" w:author="Dr Mamadou SANOGO" w:date="2023-10-27T14:00:00Z">
              <w:rPr>
                <w:rFonts w:asciiTheme="majorHAnsi" w:eastAsiaTheme="minorHAnsi" w:hAnsiTheme="majorHAnsi"/>
                <w:b w:val="0"/>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734" w:author="Dr Mamadou SANOGO" w:date="2023-10-27T14:00:00Z">
              <w:rPr>
                <w:rFonts w:asciiTheme="majorHAnsi" w:eastAsiaTheme="minorHAnsi" w:hAnsiTheme="majorHAnsi"/>
                <w:b w:val="0"/>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735" w:author="Dr Mamadou SANOGO" w:date="2023-10-27T14:00:00Z">
              <w:rPr>
                <w:rFonts w:asciiTheme="majorHAnsi" w:eastAsiaTheme="minorHAnsi" w:hAnsiTheme="majorHAnsi"/>
                <w:b w:val="0"/>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736" w:author="Dr Mamadou SANOGO" w:date="2023-10-27T14:00:00Z">
              <w:rPr>
                <w:rFonts w:asciiTheme="majorHAnsi" w:eastAsiaTheme="minorHAnsi" w:hAnsiTheme="majorHAnsi"/>
                <w:b w:val="0"/>
                <w:color w:val="2E74B5" w:themeColor="accent1" w:themeShade="BF"/>
                <w:sz w:val="32"/>
                <w:lang w:eastAsia="en-US"/>
              </w:rPr>
            </w:rPrChange>
          </w:rPr>
          <w:delText>)</w:delText>
        </w:r>
      </w:del>
      <w:bookmarkEnd w:id="6714"/>
    </w:p>
    <w:p w14:paraId="299D8026" w14:textId="77777777" w:rsidR="00945446" w:rsidRPr="007A4AFC" w:rsidRDefault="00945446" w:rsidP="00945446">
      <w:pPr>
        <w:spacing w:line="240" w:lineRule="auto"/>
        <w:rPr>
          <w:color w:val="000000" w:themeColor="text1"/>
          <w:sz w:val="28"/>
          <w:szCs w:val="28"/>
          <w:rPrChange w:id="6737" w:author="Dr Mamadou SANOGO" w:date="2023-10-25T18:15:00Z">
            <w:rPr>
              <w:color w:val="000000"/>
              <w:sz w:val="28"/>
              <w:szCs w:val="28"/>
            </w:rPr>
          </w:rPrChange>
        </w:rPr>
      </w:pPr>
      <w:r w:rsidRPr="007A4AFC">
        <w:rPr>
          <w:color w:val="000000" w:themeColor="text1"/>
          <w:sz w:val="28"/>
          <w:szCs w:val="28"/>
          <w:rPrChange w:id="6738"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739" w:author="Dr Mamadou SANOGO" w:date="2023-10-25T13:23:00Z"/>
          <w:rFonts w:eastAsia="Calibri" w:cs="Calibri"/>
          <w:b/>
          <w:color w:val="000000" w:themeColor="text1"/>
          <w:sz w:val="40"/>
          <w:rPrChange w:id="6740" w:author="Dr Mamadou SANOGO" w:date="2023-10-25T18:15:00Z">
            <w:rPr>
              <w:ins w:id="6741" w:author="Dr Mamadou SANOGO" w:date="2023-10-25T13:23:00Z"/>
              <w:rFonts w:eastAsia="Calibri" w:cs="Calibri"/>
              <w:b/>
              <w:sz w:val="40"/>
            </w:rPr>
          </w:rPrChange>
        </w:rPr>
      </w:pPr>
      <w:ins w:id="6742"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7E14A236">
              <wp:simplePos x="0" y="0"/>
              <wp:positionH relativeFrom="page">
                <wp:posOffset>2932430</wp:posOffset>
              </wp:positionH>
              <wp:positionV relativeFrom="margin">
                <wp:posOffset>238760</wp:posOffset>
              </wp:positionV>
              <wp:extent cx="2198370" cy="1271270"/>
              <wp:effectExtent l="76200" t="57150" r="49530" b="10033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2198370" cy="127127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743" w:author="Dr Mamadou SANOGO" w:date="2023-10-25T13:23:00Z"/>
          <w:rFonts w:eastAsia="Calibri" w:cs="Calibri"/>
          <w:b/>
          <w:color w:val="000000" w:themeColor="text1"/>
          <w:sz w:val="40"/>
          <w:rPrChange w:id="6744" w:author="Dr Mamadou SANOGO" w:date="2023-10-25T18:15:00Z">
            <w:rPr>
              <w:ins w:id="6745"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746" w:author="Dr Mamadou SANOGO" w:date="2023-10-25T13:23:00Z"/>
          <w:rFonts w:eastAsia="Calibri" w:cs="Calibri"/>
          <w:b/>
          <w:color w:val="000000" w:themeColor="text1"/>
          <w:sz w:val="40"/>
          <w:rPrChange w:id="6747" w:author="Dr Mamadou SANOGO" w:date="2023-10-25T18:15:00Z">
            <w:rPr>
              <w:ins w:id="6748" w:author="Dr Mamadou SANOGO" w:date="2023-10-25T13:23:00Z"/>
              <w:rFonts w:eastAsia="Calibri" w:cs="Calibri"/>
              <w:b/>
              <w:sz w:val="40"/>
            </w:rPr>
          </w:rPrChange>
        </w:rPr>
      </w:pPr>
      <w:ins w:id="6749" w:author="Dr Mamadou SANOGO" w:date="2023-10-25T13:23:00Z">
        <w:r w:rsidRPr="007A4AFC">
          <w:rPr>
            <w:rFonts w:eastAsia="Calibri" w:cs="Calibri"/>
            <w:b/>
            <w:noProof/>
            <w:color w:val="000000" w:themeColor="text1"/>
            <w:sz w:val="40"/>
            <w:rPrChange w:id="6750"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751" w:author="Dr Mamadou SANOGO" w:date="2023-10-25T13:23:00Z"/>
          <w:color w:val="000000" w:themeColor="text1"/>
          <w:sz w:val="20"/>
          <w:szCs w:val="20"/>
          <w:rPrChange w:id="6752" w:author="Dr Mamadou SANOGO" w:date="2023-10-25T18:15:00Z">
            <w:rPr>
              <w:ins w:id="6753" w:author="Dr Mamadou SANOGO" w:date="2023-10-25T13:23:00Z"/>
              <w:sz w:val="20"/>
              <w:szCs w:val="20"/>
            </w:rPr>
          </w:rPrChange>
        </w:rPr>
      </w:pPr>
    </w:p>
    <w:p w14:paraId="014BAAEF" w14:textId="77777777" w:rsidR="00DE4E6D" w:rsidRPr="001E2A39" w:rsidRDefault="00DE4E6D" w:rsidP="00DE4E6D">
      <w:pPr>
        <w:pStyle w:val="4-TextePAO"/>
        <w:spacing w:before="0" w:line="240" w:lineRule="auto"/>
        <w:ind w:left="720" w:firstLine="0"/>
        <w:jc w:val="center"/>
        <w:rPr>
          <w:ins w:id="6754" w:author="Dr Mamadou SANOGO" w:date="2024-11-11T15:37:00Z" w16du:dateUtc="2024-11-11T15:37:00Z"/>
          <w:rFonts w:ascii="Arial Rounded MT Bold" w:hAnsi="Arial Rounded MT Bold"/>
          <w:b/>
          <w:color w:val="000000" w:themeColor="text1"/>
          <w:sz w:val="28"/>
          <w:szCs w:val="56"/>
          <w:lang w:val="fr-ML"/>
        </w:rPr>
      </w:pPr>
      <w:bookmarkStart w:id="6755" w:name="_Hlk182230083"/>
      <w:ins w:id="6756" w:author="Dr Mamadou SANOGO" w:date="2024-11-11T15:37:00Z" w16du:dateUtc="2024-11-11T15:37:00Z">
        <w:r w:rsidRPr="001E2A39">
          <w:rPr>
            <w:rFonts w:ascii="Arial Rounded MT Bold" w:hAnsi="Arial Rounded MT Bold"/>
            <w:b/>
            <w:color w:val="000000" w:themeColor="text1"/>
            <w:sz w:val="28"/>
            <w:szCs w:val="56"/>
            <w:lang w:val="fr-ML"/>
          </w:rPr>
          <w:t>Liste du comité AD HOC pour l’évaluation des programmes de licence et DUT</w:t>
        </w:r>
      </w:ins>
    </w:p>
    <w:p w14:paraId="4EE94673" w14:textId="77777777" w:rsidR="00DE4E6D" w:rsidRPr="001E2A39" w:rsidRDefault="00DE4E6D" w:rsidP="00DE4E6D">
      <w:pPr>
        <w:pStyle w:val="4-TextePAO"/>
        <w:numPr>
          <w:ilvl w:val="1"/>
          <w:numId w:val="2"/>
        </w:numPr>
        <w:spacing w:before="0" w:line="240" w:lineRule="auto"/>
        <w:jc w:val="left"/>
        <w:rPr>
          <w:ins w:id="6757" w:author="Dr Mamadou SANOGO" w:date="2024-11-11T15:37:00Z" w16du:dateUtc="2024-11-11T15:37:00Z"/>
          <w:rFonts w:ascii="Arial Rounded MT Bold" w:hAnsi="Arial Rounded MT Bold"/>
          <w:bCs/>
          <w:color w:val="000000" w:themeColor="text1"/>
          <w:sz w:val="24"/>
          <w:szCs w:val="52"/>
          <w:lang w:val="fr-ML"/>
        </w:rPr>
      </w:pPr>
      <w:bookmarkStart w:id="6758" w:name="_Hlk182230534"/>
      <w:ins w:id="6759" w:author="Dr Mamadou SANOGO" w:date="2024-11-11T15:37:00Z" w16du:dateUtc="2024-11-11T15:37:00Z">
        <w:r w:rsidRPr="001E2A39">
          <w:rPr>
            <w:rFonts w:ascii="Arial Rounded MT Bold" w:hAnsi="Arial Rounded MT Bold"/>
            <w:bCs/>
            <w:color w:val="000000" w:themeColor="text1"/>
            <w:sz w:val="24"/>
            <w:szCs w:val="52"/>
          </w:rPr>
          <w:t>Gestion des Ressources Humaines</w:t>
        </w:r>
      </w:ins>
    </w:p>
    <w:p w14:paraId="66408963" w14:textId="77777777" w:rsidR="00DE4E6D" w:rsidRPr="001E2A39" w:rsidRDefault="00DE4E6D" w:rsidP="00DE4E6D">
      <w:pPr>
        <w:pStyle w:val="4-TextePAO"/>
        <w:numPr>
          <w:ilvl w:val="1"/>
          <w:numId w:val="2"/>
        </w:numPr>
        <w:spacing w:before="0" w:line="240" w:lineRule="auto"/>
        <w:jc w:val="left"/>
        <w:rPr>
          <w:ins w:id="6760" w:author="Dr Mamadou SANOGO" w:date="2024-11-11T15:37:00Z" w16du:dateUtc="2024-11-11T15:37:00Z"/>
          <w:rFonts w:ascii="Arial Rounded MT Bold" w:hAnsi="Arial Rounded MT Bold"/>
          <w:bCs/>
          <w:color w:val="000000" w:themeColor="text1"/>
          <w:sz w:val="24"/>
          <w:szCs w:val="52"/>
          <w:lang w:val="fr-ML"/>
        </w:rPr>
      </w:pPr>
      <w:ins w:id="6761" w:author="Dr Mamadou SANOGO" w:date="2024-11-11T15:37:00Z" w16du:dateUtc="2024-11-11T15:37:00Z">
        <w:r w:rsidRPr="001E2A39">
          <w:rPr>
            <w:rFonts w:ascii="Arial Rounded MT Bold" w:hAnsi="Arial Rounded MT Bold"/>
            <w:bCs/>
            <w:color w:val="000000" w:themeColor="text1"/>
            <w:sz w:val="24"/>
            <w:szCs w:val="52"/>
          </w:rPr>
          <w:t>Gestion des Entreprises et Administrations</w:t>
        </w:r>
      </w:ins>
    </w:p>
    <w:p w14:paraId="54E37793" w14:textId="77777777" w:rsidR="00DE4E6D" w:rsidRPr="001E2A39" w:rsidRDefault="00DE4E6D" w:rsidP="00DE4E6D">
      <w:pPr>
        <w:pStyle w:val="4-TextePAO"/>
        <w:numPr>
          <w:ilvl w:val="1"/>
          <w:numId w:val="2"/>
        </w:numPr>
        <w:spacing w:before="0" w:line="240" w:lineRule="auto"/>
        <w:jc w:val="left"/>
        <w:rPr>
          <w:ins w:id="6762" w:author="Dr Mamadou SANOGO" w:date="2024-11-11T15:37:00Z" w16du:dateUtc="2024-11-11T15:37:00Z"/>
          <w:rFonts w:ascii="Arial Rounded MT Bold" w:hAnsi="Arial Rounded MT Bold"/>
          <w:bCs/>
          <w:color w:val="000000" w:themeColor="text1"/>
          <w:sz w:val="24"/>
          <w:szCs w:val="52"/>
          <w:lang w:val="fr-ML"/>
        </w:rPr>
      </w:pPr>
      <w:ins w:id="6763" w:author="Dr Mamadou SANOGO" w:date="2024-11-11T15:37:00Z" w16du:dateUtc="2024-11-11T15:37:00Z">
        <w:r w:rsidRPr="001E2A39">
          <w:rPr>
            <w:rFonts w:ascii="Arial Rounded MT Bold" w:hAnsi="Arial Rounded MT Bold"/>
            <w:bCs/>
            <w:color w:val="000000" w:themeColor="text1"/>
            <w:sz w:val="24"/>
            <w:szCs w:val="52"/>
          </w:rPr>
          <w:t>Marketing et Communication</w:t>
        </w:r>
      </w:ins>
    </w:p>
    <w:p w14:paraId="356F2FB9" w14:textId="77777777" w:rsidR="00DE4E6D" w:rsidRPr="001E2A39" w:rsidRDefault="00DE4E6D" w:rsidP="00DE4E6D">
      <w:pPr>
        <w:pStyle w:val="4-TextePAO"/>
        <w:numPr>
          <w:ilvl w:val="1"/>
          <w:numId w:val="2"/>
        </w:numPr>
        <w:spacing w:before="0" w:line="240" w:lineRule="auto"/>
        <w:jc w:val="left"/>
        <w:rPr>
          <w:ins w:id="6764" w:author="Dr Mamadou SANOGO" w:date="2024-11-11T15:37:00Z" w16du:dateUtc="2024-11-11T15:37:00Z"/>
          <w:rFonts w:ascii="Arial Rounded MT Bold" w:hAnsi="Arial Rounded MT Bold"/>
          <w:bCs/>
          <w:color w:val="000000" w:themeColor="text1"/>
          <w:sz w:val="24"/>
          <w:szCs w:val="52"/>
          <w:lang w:val="fr-ML"/>
        </w:rPr>
      </w:pPr>
      <w:ins w:id="6765" w:author="Dr Mamadou SANOGO" w:date="2024-11-11T15:37:00Z" w16du:dateUtc="2024-11-11T15:37:00Z">
        <w:r w:rsidRPr="001E2A39">
          <w:rPr>
            <w:rFonts w:ascii="Arial Rounded MT Bold" w:hAnsi="Arial Rounded MT Bold"/>
            <w:bCs/>
            <w:color w:val="000000" w:themeColor="text1"/>
            <w:sz w:val="24"/>
            <w:szCs w:val="52"/>
          </w:rPr>
          <w:t xml:space="preserve">Finances et Comptabilité </w:t>
        </w:r>
      </w:ins>
    </w:p>
    <w:p w14:paraId="0586A693" w14:textId="77777777" w:rsidR="00DE4E6D" w:rsidRPr="001E2A39" w:rsidRDefault="00DE4E6D" w:rsidP="00DE4E6D">
      <w:pPr>
        <w:pStyle w:val="4-TextePAO"/>
        <w:numPr>
          <w:ilvl w:val="1"/>
          <w:numId w:val="2"/>
        </w:numPr>
        <w:spacing w:before="0" w:line="240" w:lineRule="auto"/>
        <w:jc w:val="left"/>
        <w:rPr>
          <w:ins w:id="6766" w:author="Dr Mamadou SANOGO" w:date="2024-11-11T15:37:00Z" w16du:dateUtc="2024-11-11T15:37:00Z"/>
          <w:rFonts w:ascii="Arial Rounded MT Bold" w:hAnsi="Arial Rounded MT Bold"/>
          <w:bCs/>
          <w:color w:val="000000" w:themeColor="text1"/>
          <w:sz w:val="24"/>
          <w:szCs w:val="52"/>
          <w:lang w:val="fr-ML"/>
        </w:rPr>
      </w:pPr>
      <w:ins w:id="6767" w:author="Dr Mamadou SANOGO" w:date="2024-11-11T15:37:00Z" w16du:dateUtc="2024-11-11T15:37:00Z">
        <w:r w:rsidRPr="001E2A39">
          <w:rPr>
            <w:rFonts w:ascii="Arial Rounded MT Bold" w:hAnsi="Arial Rounded MT Bold"/>
            <w:bCs/>
            <w:color w:val="000000" w:themeColor="text1"/>
            <w:sz w:val="24"/>
            <w:szCs w:val="52"/>
          </w:rPr>
          <w:t>Informatique de Gestion</w:t>
        </w:r>
      </w:ins>
    </w:p>
    <w:p w14:paraId="19B10B21" w14:textId="77777777" w:rsidR="00DE4E6D" w:rsidRPr="001E2A39" w:rsidRDefault="00DE4E6D" w:rsidP="00DE4E6D">
      <w:pPr>
        <w:pStyle w:val="4-TextePAO"/>
        <w:numPr>
          <w:ilvl w:val="1"/>
          <w:numId w:val="2"/>
        </w:numPr>
        <w:spacing w:before="0" w:line="240" w:lineRule="auto"/>
        <w:jc w:val="left"/>
        <w:rPr>
          <w:ins w:id="6768" w:author="Dr Mamadou SANOGO" w:date="2024-11-11T15:37:00Z" w16du:dateUtc="2024-11-11T15:37:00Z"/>
          <w:rFonts w:ascii="Arial Rounded MT Bold" w:hAnsi="Arial Rounded MT Bold"/>
          <w:bCs/>
          <w:color w:val="000000" w:themeColor="text1"/>
          <w:sz w:val="24"/>
          <w:szCs w:val="52"/>
          <w:lang w:val="fr-ML"/>
        </w:rPr>
      </w:pPr>
      <w:ins w:id="6769" w:author="Dr Mamadou SANOGO" w:date="2024-11-11T15:37:00Z" w16du:dateUtc="2024-11-11T15:37:00Z">
        <w:r w:rsidRPr="001E2A39">
          <w:rPr>
            <w:rFonts w:ascii="Arial Rounded MT Bold" w:hAnsi="Arial Rounded MT Bold"/>
            <w:bCs/>
            <w:color w:val="000000" w:themeColor="text1"/>
            <w:sz w:val="24"/>
            <w:szCs w:val="52"/>
          </w:rPr>
          <w:t>Réseaux et Télécommunications</w:t>
        </w:r>
      </w:ins>
    </w:p>
    <w:bookmarkEnd w:id="6758"/>
    <w:p w14:paraId="3804AD88" w14:textId="77777777" w:rsidR="00DE4E6D" w:rsidRPr="001E2A39" w:rsidRDefault="00DE4E6D" w:rsidP="00DE4E6D">
      <w:pPr>
        <w:spacing w:line="240" w:lineRule="auto"/>
        <w:rPr>
          <w:ins w:id="6770" w:author="Dr Mamadou SANOGO" w:date="2024-11-11T15:37:00Z" w16du:dateUtc="2024-11-11T15:37: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DE4E6D" w:rsidRPr="008654E5" w14:paraId="3FE85276" w14:textId="77777777" w:rsidTr="001E2A39">
        <w:trPr>
          <w:trHeight w:val="315"/>
          <w:jc w:val="center"/>
          <w:ins w:id="6771" w:author="Dr Mamadou SANOGO" w:date="2024-11-11T15:37:00Z" w16du:dateUtc="2024-11-11T15:37: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20B41" w14:textId="77777777" w:rsidR="00DE4E6D" w:rsidRPr="001E2A39" w:rsidRDefault="00DE4E6D" w:rsidP="001E2A39">
            <w:pPr>
              <w:spacing w:line="240" w:lineRule="auto"/>
              <w:jc w:val="center"/>
              <w:rPr>
                <w:ins w:id="6772" w:author="Dr Mamadou SANOGO" w:date="2024-11-11T15:37:00Z" w16du:dateUtc="2024-11-11T15:37:00Z"/>
                <w:rFonts w:ascii="Arial" w:hAnsi="Arial" w:cs="Arial"/>
                <w:b/>
                <w:bCs/>
                <w:color w:val="000000"/>
                <w:szCs w:val="24"/>
              </w:rPr>
            </w:pPr>
            <w:ins w:id="6773" w:author="Dr Mamadou SANOGO" w:date="2024-11-11T15:37:00Z" w16du:dateUtc="2024-11-11T15:37: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65F69613" w14:textId="77777777" w:rsidR="00DE4E6D" w:rsidRPr="001E2A39" w:rsidRDefault="00DE4E6D" w:rsidP="001E2A39">
            <w:pPr>
              <w:spacing w:line="240" w:lineRule="auto"/>
              <w:jc w:val="center"/>
              <w:rPr>
                <w:ins w:id="6774" w:author="Dr Mamadou SANOGO" w:date="2024-11-11T15:37:00Z" w16du:dateUtc="2024-11-11T15:37:00Z"/>
                <w:rFonts w:ascii="Arial" w:hAnsi="Arial" w:cs="Arial"/>
                <w:b/>
                <w:bCs/>
                <w:color w:val="000000"/>
                <w:szCs w:val="24"/>
              </w:rPr>
            </w:pPr>
            <w:ins w:id="6775" w:author="Dr Mamadou SANOGO" w:date="2024-11-11T15:37:00Z" w16du:dateUtc="2024-11-11T15:37:00Z">
              <w:r w:rsidRPr="001E2A39">
                <w:rPr>
                  <w:rFonts w:ascii="Arial" w:hAnsi="Arial" w:cs="Arial"/>
                  <w:b/>
                  <w:bCs/>
                  <w:color w:val="000000"/>
                  <w:szCs w:val="24"/>
                </w:rPr>
                <w:t>Statut</w:t>
              </w:r>
            </w:ins>
          </w:p>
        </w:tc>
      </w:tr>
      <w:tr w:rsidR="00DE4E6D" w:rsidRPr="008654E5" w14:paraId="5C899A8E" w14:textId="77777777" w:rsidTr="001E2A39">
        <w:trPr>
          <w:trHeight w:val="315"/>
          <w:jc w:val="center"/>
          <w:ins w:id="677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EB04080" w14:textId="77777777" w:rsidR="00DE4E6D" w:rsidRPr="001E2A39" w:rsidRDefault="00DE4E6D" w:rsidP="001E2A39">
            <w:pPr>
              <w:spacing w:line="240" w:lineRule="auto"/>
              <w:jc w:val="left"/>
              <w:rPr>
                <w:ins w:id="6777" w:author="Dr Mamadou SANOGO" w:date="2024-11-11T15:37:00Z" w16du:dateUtc="2024-11-11T15:37:00Z"/>
                <w:rFonts w:ascii="Arial" w:hAnsi="Arial" w:cs="Arial"/>
                <w:color w:val="000000"/>
                <w:szCs w:val="24"/>
              </w:rPr>
            </w:pPr>
            <w:ins w:id="6778" w:author="Dr Mamadou SANOGO" w:date="2024-11-11T15:37:00Z" w16du:dateUtc="2024-11-11T15:37: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5AA73ADA" w14:textId="77777777" w:rsidR="00DE4E6D" w:rsidRPr="001E2A39" w:rsidRDefault="00DE4E6D" w:rsidP="001E2A39">
            <w:pPr>
              <w:spacing w:line="240" w:lineRule="auto"/>
              <w:jc w:val="left"/>
              <w:rPr>
                <w:ins w:id="6779" w:author="Dr Mamadou SANOGO" w:date="2024-11-11T15:37:00Z" w16du:dateUtc="2024-11-11T15:37:00Z"/>
                <w:rFonts w:ascii="Arial" w:hAnsi="Arial" w:cs="Arial"/>
                <w:color w:val="000000"/>
                <w:szCs w:val="24"/>
              </w:rPr>
            </w:pPr>
            <w:ins w:id="6780" w:author="Dr Mamadou SANOGO" w:date="2024-11-11T15:37:00Z" w16du:dateUtc="2024-11-11T15:37:00Z">
              <w:r w:rsidRPr="001E2A39">
                <w:rPr>
                  <w:rFonts w:ascii="Arial" w:hAnsi="Arial" w:cs="Arial"/>
                  <w:color w:val="000000"/>
                  <w:szCs w:val="24"/>
                </w:rPr>
                <w:t>Directeur Général</w:t>
              </w:r>
            </w:ins>
          </w:p>
        </w:tc>
      </w:tr>
      <w:tr w:rsidR="00DE4E6D" w:rsidRPr="008654E5" w14:paraId="2649F04F" w14:textId="77777777" w:rsidTr="001E2A39">
        <w:trPr>
          <w:trHeight w:val="315"/>
          <w:jc w:val="center"/>
          <w:ins w:id="678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5FB1FDD" w14:textId="77777777" w:rsidR="00DE4E6D" w:rsidRPr="001E2A39" w:rsidRDefault="00DE4E6D" w:rsidP="001E2A39">
            <w:pPr>
              <w:spacing w:line="240" w:lineRule="auto"/>
              <w:jc w:val="left"/>
              <w:rPr>
                <w:ins w:id="6782" w:author="Dr Mamadou SANOGO" w:date="2024-11-11T15:37:00Z" w16du:dateUtc="2024-11-11T15:37:00Z"/>
                <w:rFonts w:ascii="Arial" w:hAnsi="Arial" w:cs="Arial"/>
                <w:color w:val="000000"/>
                <w:szCs w:val="24"/>
              </w:rPr>
            </w:pPr>
            <w:ins w:id="6783" w:author="Dr Mamadou SANOGO" w:date="2024-11-11T15:37:00Z" w16du:dateUtc="2024-11-11T15:37: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2E0238CE" w14:textId="77777777" w:rsidR="00DE4E6D" w:rsidRPr="001E2A39" w:rsidRDefault="00DE4E6D" w:rsidP="001E2A39">
            <w:pPr>
              <w:spacing w:line="240" w:lineRule="auto"/>
              <w:jc w:val="left"/>
              <w:rPr>
                <w:ins w:id="6784" w:author="Dr Mamadou SANOGO" w:date="2024-11-11T15:37:00Z" w16du:dateUtc="2024-11-11T15:37:00Z"/>
                <w:rFonts w:ascii="Arial" w:hAnsi="Arial" w:cs="Arial"/>
                <w:color w:val="000000"/>
                <w:szCs w:val="24"/>
              </w:rPr>
            </w:pPr>
            <w:ins w:id="6785" w:author="Dr Mamadou SANOGO" w:date="2024-11-11T15:37:00Z" w16du:dateUtc="2024-11-11T15:37:00Z">
              <w:r w:rsidRPr="001E2A39">
                <w:rPr>
                  <w:rFonts w:ascii="Arial" w:hAnsi="Arial" w:cs="Arial"/>
                  <w:color w:val="000000"/>
                  <w:szCs w:val="24"/>
                </w:rPr>
                <w:t>Directeur des Etudes</w:t>
              </w:r>
            </w:ins>
          </w:p>
        </w:tc>
      </w:tr>
      <w:tr w:rsidR="00DE4E6D" w:rsidRPr="008654E5" w14:paraId="3C765F76" w14:textId="77777777" w:rsidTr="001E2A39">
        <w:trPr>
          <w:trHeight w:val="315"/>
          <w:jc w:val="center"/>
          <w:ins w:id="678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D94C663" w14:textId="77777777" w:rsidR="00DE4E6D" w:rsidRPr="001E2A39" w:rsidRDefault="00DE4E6D" w:rsidP="001E2A39">
            <w:pPr>
              <w:spacing w:line="240" w:lineRule="auto"/>
              <w:jc w:val="left"/>
              <w:rPr>
                <w:ins w:id="6787" w:author="Dr Mamadou SANOGO" w:date="2024-11-11T15:37:00Z" w16du:dateUtc="2024-11-11T15:37:00Z"/>
                <w:rFonts w:ascii="Arial" w:hAnsi="Arial" w:cs="Arial"/>
                <w:color w:val="000000"/>
                <w:szCs w:val="24"/>
              </w:rPr>
            </w:pPr>
            <w:ins w:id="6788" w:author="Dr Mamadou SANOGO" w:date="2024-11-11T15:37:00Z" w16du:dateUtc="2024-11-11T15:37: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4F8BACF0" w14:textId="77777777" w:rsidR="00DE4E6D" w:rsidRPr="001E2A39" w:rsidRDefault="00DE4E6D" w:rsidP="001E2A39">
            <w:pPr>
              <w:spacing w:line="240" w:lineRule="auto"/>
              <w:jc w:val="left"/>
              <w:rPr>
                <w:ins w:id="6789" w:author="Dr Mamadou SANOGO" w:date="2024-11-11T15:37:00Z" w16du:dateUtc="2024-11-11T15:37:00Z"/>
                <w:rFonts w:ascii="Arial" w:hAnsi="Arial" w:cs="Arial"/>
                <w:color w:val="000000"/>
                <w:szCs w:val="24"/>
              </w:rPr>
            </w:pPr>
            <w:ins w:id="6790" w:author="Dr Mamadou SANOGO" w:date="2024-11-11T15:37:00Z" w16du:dateUtc="2024-11-11T15:37:00Z">
              <w:r w:rsidRPr="001E2A39">
                <w:rPr>
                  <w:rFonts w:ascii="Arial" w:hAnsi="Arial" w:cs="Arial"/>
                  <w:color w:val="000000"/>
                  <w:szCs w:val="24"/>
                </w:rPr>
                <w:t>Responsable CIAQ</w:t>
              </w:r>
            </w:ins>
          </w:p>
        </w:tc>
      </w:tr>
      <w:tr w:rsidR="00DE4E6D" w:rsidRPr="008654E5" w14:paraId="6CC4469D" w14:textId="77777777" w:rsidTr="001E2A39">
        <w:trPr>
          <w:trHeight w:val="315"/>
          <w:jc w:val="center"/>
          <w:ins w:id="679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438F767" w14:textId="77777777" w:rsidR="00DE4E6D" w:rsidRPr="001E2A39" w:rsidRDefault="00DE4E6D" w:rsidP="001E2A39">
            <w:pPr>
              <w:spacing w:line="240" w:lineRule="auto"/>
              <w:jc w:val="left"/>
              <w:rPr>
                <w:ins w:id="6792" w:author="Dr Mamadou SANOGO" w:date="2024-11-11T15:37:00Z" w16du:dateUtc="2024-11-11T15:37:00Z"/>
                <w:rFonts w:ascii="Arial" w:hAnsi="Arial" w:cs="Arial"/>
                <w:color w:val="000000"/>
                <w:szCs w:val="24"/>
              </w:rPr>
            </w:pPr>
            <w:ins w:id="6793" w:author="Dr Mamadou SANOGO" w:date="2024-11-11T15:37:00Z" w16du:dateUtc="2024-11-11T15:37: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3877F379" w14:textId="77777777" w:rsidR="00DE4E6D" w:rsidRPr="001E2A39" w:rsidRDefault="00DE4E6D" w:rsidP="001E2A39">
            <w:pPr>
              <w:spacing w:line="240" w:lineRule="auto"/>
              <w:jc w:val="left"/>
              <w:rPr>
                <w:ins w:id="6794" w:author="Dr Mamadou SANOGO" w:date="2024-11-11T15:37:00Z" w16du:dateUtc="2024-11-11T15:37:00Z"/>
                <w:rFonts w:ascii="Arial" w:hAnsi="Arial" w:cs="Arial"/>
                <w:color w:val="000000"/>
                <w:szCs w:val="24"/>
              </w:rPr>
            </w:pPr>
            <w:ins w:id="6795" w:author="Dr Mamadou SANOGO" w:date="2024-11-11T15:37:00Z" w16du:dateUtc="2024-11-11T15:37:00Z">
              <w:r w:rsidRPr="001E2A39">
                <w:rPr>
                  <w:rFonts w:ascii="Arial" w:hAnsi="Arial" w:cs="Arial"/>
                  <w:color w:val="000000"/>
                  <w:szCs w:val="24"/>
                </w:rPr>
                <w:t>Surveillant Général</w:t>
              </w:r>
            </w:ins>
          </w:p>
        </w:tc>
      </w:tr>
      <w:tr w:rsidR="00DE4E6D" w:rsidRPr="008654E5" w14:paraId="108CC3CD" w14:textId="77777777" w:rsidTr="001E2A39">
        <w:trPr>
          <w:trHeight w:val="315"/>
          <w:jc w:val="center"/>
          <w:ins w:id="679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0D5F730" w14:textId="77777777" w:rsidR="00DE4E6D" w:rsidRPr="001E2A39" w:rsidRDefault="00DE4E6D" w:rsidP="001E2A39">
            <w:pPr>
              <w:spacing w:line="240" w:lineRule="auto"/>
              <w:jc w:val="left"/>
              <w:rPr>
                <w:ins w:id="6797" w:author="Dr Mamadou SANOGO" w:date="2024-11-11T15:37:00Z" w16du:dateUtc="2024-11-11T15:37:00Z"/>
                <w:rFonts w:ascii="Arial" w:hAnsi="Arial" w:cs="Arial"/>
                <w:color w:val="000000"/>
                <w:szCs w:val="24"/>
              </w:rPr>
            </w:pPr>
            <w:ins w:id="6798" w:author="Dr Mamadou SANOGO" w:date="2024-11-11T15:37:00Z" w16du:dateUtc="2024-11-11T15:37: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6B78B38B" w14:textId="77777777" w:rsidR="00DE4E6D" w:rsidRPr="001E2A39" w:rsidRDefault="00DE4E6D" w:rsidP="001E2A39">
            <w:pPr>
              <w:spacing w:line="240" w:lineRule="auto"/>
              <w:jc w:val="left"/>
              <w:rPr>
                <w:ins w:id="6799" w:author="Dr Mamadou SANOGO" w:date="2024-11-11T15:37:00Z" w16du:dateUtc="2024-11-11T15:37:00Z"/>
                <w:rFonts w:ascii="Arial" w:hAnsi="Arial" w:cs="Arial"/>
                <w:color w:val="000000"/>
                <w:szCs w:val="24"/>
              </w:rPr>
            </w:pPr>
            <w:ins w:id="6800" w:author="Dr Mamadou SANOGO" w:date="2024-11-11T15:37:00Z" w16du:dateUtc="2024-11-11T15:37:00Z">
              <w:r w:rsidRPr="001E2A39">
                <w:rPr>
                  <w:rFonts w:ascii="Arial" w:hAnsi="Arial" w:cs="Arial"/>
                  <w:color w:val="000000"/>
                  <w:szCs w:val="24"/>
                </w:rPr>
                <w:t>Gestion et comptabilité</w:t>
              </w:r>
            </w:ins>
          </w:p>
        </w:tc>
      </w:tr>
      <w:tr w:rsidR="00DE4E6D" w:rsidRPr="008654E5" w14:paraId="11026D6B" w14:textId="77777777" w:rsidTr="001E2A39">
        <w:trPr>
          <w:trHeight w:val="315"/>
          <w:jc w:val="center"/>
          <w:ins w:id="680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3403CF5" w14:textId="77777777" w:rsidR="00DE4E6D" w:rsidRPr="001E2A39" w:rsidRDefault="00DE4E6D" w:rsidP="001E2A39">
            <w:pPr>
              <w:spacing w:line="240" w:lineRule="auto"/>
              <w:jc w:val="left"/>
              <w:rPr>
                <w:ins w:id="6802" w:author="Dr Mamadou SANOGO" w:date="2024-11-11T15:37:00Z" w16du:dateUtc="2024-11-11T15:37:00Z"/>
                <w:rFonts w:ascii="Arial" w:hAnsi="Arial" w:cs="Arial"/>
                <w:color w:val="000000"/>
                <w:szCs w:val="24"/>
              </w:rPr>
            </w:pPr>
            <w:ins w:id="6803" w:author="Dr Mamadou SANOGO" w:date="2024-11-11T15:37:00Z" w16du:dateUtc="2024-11-11T15:37: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526F404B" w14:textId="77777777" w:rsidR="00DE4E6D" w:rsidRPr="001E2A39" w:rsidRDefault="00DE4E6D" w:rsidP="001E2A39">
            <w:pPr>
              <w:spacing w:line="240" w:lineRule="auto"/>
              <w:jc w:val="left"/>
              <w:rPr>
                <w:ins w:id="6804" w:author="Dr Mamadou SANOGO" w:date="2024-11-11T15:37:00Z" w16du:dateUtc="2024-11-11T15:37:00Z"/>
                <w:rFonts w:ascii="Arial" w:hAnsi="Arial" w:cs="Arial"/>
                <w:color w:val="000000"/>
                <w:szCs w:val="24"/>
              </w:rPr>
            </w:pPr>
            <w:ins w:id="6805" w:author="Dr Mamadou SANOGO" w:date="2024-11-11T15:37:00Z" w16du:dateUtc="2024-11-11T15:37:00Z">
              <w:r w:rsidRPr="001E2A39">
                <w:rPr>
                  <w:rFonts w:ascii="Arial" w:hAnsi="Arial" w:cs="Arial"/>
                  <w:color w:val="000000"/>
                  <w:szCs w:val="24"/>
                </w:rPr>
                <w:t>Assistante de Direction</w:t>
              </w:r>
            </w:ins>
          </w:p>
        </w:tc>
      </w:tr>
      <w:tr w:rsidR="00DE4E6D" w:rsidRPr="008654E5" w14:paraId="63AA77E3" w14:textId="77777777" w:rsidTr="001E2A39">
        <w:trPr>
          <w:trHeight w:val="315"/>
          <w:jc w:val="center"/>
          <w:ins w:id="680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52C6921" w14:textId="77777777" w:rsidR="00DE4E6D" w:rsidRPr="001E2A39" w:rsidRDefault="00DE4E6D" w:rsidP="001E2A39">
            <w:pPr>
              <w:spacing w:line="240" w:lineRule="auto"/>
              <w:jc w:val="left"/>
              <w:rPr>
                <w:ins w:id="6807" w:author="Dr Mamadou SANOGO" w:date="2024-11-11T15:37:00Z" w16du:dateUtc="2024-11-11T15:37:00Z"/>
                <w:rFonts w:ascii="Arial" w:hAnsi="Arial" w:cs="Arial"/>
                <w:color w:val="000000"/>
                <w:szCs w:val="24"/>
              </w:rPr>
            </w:pPr>
            <w:ins w:id="6808" w:author="Dr Mamadou SANOGO" w:date="2024-11-11T15:37:00Z" w16du:dateUtc="2024-11-11T15:37: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33C9E6DD" w14:textId="77777777" w:rsidR="00DE4E6D" w:rsidRPr="001E2A39" w:rsidRDefault="00DE4E6D" w:rsidP="001E2A39">
            <w:pPr>
              <w:spacing w:line="240" w:lineRule="auto"/>
              <w:jc w:val="left"/>
              <w:rPr>
                <w:ins w:id="6809" w:author="Dr Mamadou SANOGO" w:date="2024-11-11T15:37:00Z" w16du:dateUtc="2024-11-11T15:37:00Z"/>
                <w:rFonts w:ascii="Arial" w:hAnsi="Arial" w:cs="Arial"/>
                <w:color w:val="000000"/>
                <w:szCs w:val="24"/>
              </w:rPr>
            </w:pPr>
            <w:ins w:id="6810" w:author="Dr Mamadou SANOGO" w:date="2024-11-11T15:37:00Z" w16du:dateUtc="2024-11-11T15:37:00Z">
              <w:r w:rsidRPr="001E2A39">
                <w:rPr>
                  <w:rFonts w:ascii="Arial" w:hAnsi="Arial" w:cs="Arial"/>
                  <w:color w:val="000000"/>
                  <w:szCs w:val="24"/>
                </w:rPr>
                <w:t>Professeur</w:t>
              </w:r>
            </w:ins>
          </w:p>
        </w:tc>
      </w:tr>
      <w:tr w:rsidR="00DE4E6D" w:rsidRPr="008654E5" w14:paraId="1B0753B4" w14:textId="77777777" w:rsidTr="001E2A39">
        <w:trPr>
          <w:trHeight w:val="315"/>
          <w:jc w:val="center"/>
          <w:ins w:id="681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DC623DF" w14:textId="77777777" w:rsidR="00DE4E6D" w:rsidRPr="001E2A39" w:rsidRDefault="00DE4E6D" w:rsidP="001E2A39">
            <w:pPr>
              <w:spacing w:line="240" w:lineRule="auto"/>
              <w:jc w:val="left"/>
              <w:rPr>
                <w:ins w:id="6812" w:author="Dr Mamadou SANOGO" w:date="2024-11-11T15:37:00Z" w16du:dateUtc="2024-11-11T15:37:00Z"/>
                <w:rFonts w:ascii="Arial" w:hAnsi="Arial" w:cs="Arial"/>
                <w:color w:val="000000"/>
                <w:szCs w:val="24"/>
              </w:rPr>
            </w:pPr>
            <w:ins w:id="6813" w:author="Dr Mamadou SANOGO" w:date="2024-11-11T15:37:00Z" w16du:dateUtc="2024-11-11T15:37: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555AE4C6" w14:textId="77777777" w:rsidR="00DE4E6D" w:rsidRPr="001E2A39" w:rsidRDefault="00DE4E6D" w:rsidP="001E2A39">
            <w:pPr>
              <w:spacing w:line="240" w:lineRule="auto"/>
              <w:jc w:val="left"/>
              <w:rPr>
                <w:ins w:id="6814" w:author="Dr Mamadou SANOGO" w:date="2024-11-11T15:37:00Z" w16du:dateUtc="2024-11-11T15:37:00Z"/>
                <w:rFonts w:ascii="Arial" w:hAnsi="Arial" w:cs="Arial"/>
                <w:color w:val="000000"/>
                <w:szCs w:val="24"/>
              </w:rPr>
            </w:pPr>
            <w:ins w:id="6815" w:author="Dr Mamadou SANOGO" w:date="2024-11-11T15:37:00Z" w16du:dateUtc="2024-11-11T15:37:00Z">
              <w:r w:rsidRPr="001E2A39">
                <w:rPr>
                  <w:rFonts w:ascii="Arial" w:hAnsi="Arial" w:cs="Arial"/>
                  <w:color w:val="000000"/>
                  <w:szCs w:val="24"/>
                </w:rPr>
                <w:t>Professeur</w:t>
              </w:r>
            </w:ins>
          </w:p>
        </w:tc>
      </w:tr>
      <w:tr w:rsidR="00DE4E6D" w:rsidRPr="008654E5" w14:paraId="49AD8407" w14:textId="77777777" w:rsidTr="001E2A39">
        <w:trPr>
          <w:trHeight w:val="315"/>
          <w:jc w:val="center"/>
          <w:ins w:id="681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322D6B8" w14:textId="77777777" w:rsidR="00DE4E6D" w:rsidRPr="001E2A39" w:rsidRDefault="00DE4E6D" w:rsidP="001E2A39">
            <w:pPr>
              <w:spacing w:line="240" w:lineRule="auto"/>
              <w:jc w:val="left"/>
              <w:rPr>
                <w:ins w:id="6817" w:author="Dr Mamadou SANOGO" w:date="2024-11-11T15:37:00Z" w16du:dateUtc="2024-11-11T15:37:00Z"/>
                <w:rFonts w:ascii="Arial" w:hAnsi="Arial" w:cs="Arial"/>
                <w:color w:val="000000"/>
                <w:szCs w:val="24"/>
              </w:rPr>
            </w:pPr>
            <w:ins w:id="6818" w:author="Dr Mamadou SANOGO" w:date="2024-11-11T15:37:00Z" w16du:dateUtc="2024-11-11T15:37: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6A93F867" w14:textId="77777777" w:rsidR="00DE4E6D" w:rsidRPr="001E2A39" w:rsidRDefault="00DE4E6D" w:rsidP="001E2A39">
            <w:pPr>
              <w:spacing w:line="240" w:lineRule="auto"/>
              <w:jc w:val="left"/>
              <w:rPr>
                <w:ins w:id="6819" w:author="Dr Mamadou SANOGO" w:date="2024-11-11T15:37:00Z" w16du:dateUtc="2024-11-11T15:37:00Z"/>
                <w:rFonts w:ascii="Arial" w:hAnsi="Arial" w:cs="Arial"/>
                <w:color w:val="000000"/>
                <w:szCs w:val="24"/>
              </w:rPr>
            </w:pPr>
            <w:ins w:id="6820" w:author="Dr Mamadou SANOGO" w:date="2024-11-11T15:37:00Z" w16du:dateUtc="2024-11-11T15:37:00Z">
              <w:r w:rsidRPr="001E2A39">
                <w:rPr>
                  <w:rFonts w:ascii="Arial" w:hAnsi="Arial" w:cs="Arial"/>
                  <w:color w:val="000000"/>
                  <w:szCs w:val="24"/>
                </w:rPr>
                <w:t>Professeur</w:t>
              </w:r>
            </w:ins>
          </w:p>
        </w:tc>
      </w:tr>
      <w:tr w:rsidR="00DE4E6D" w:rsidRPr="008654E5" w14:paraId="34B40C68" w14:textId="77777777" w:rsidTr="001E2A39">
        <w:trPr>
          <w:trHeight w:val="315"/>
          <w:jc w:val="center"/>
          <w:ins w:id="682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0AECDA5" w14:textId="77777777" w:rsidR="00DE4E6D" w:rsidRPr="001E2A39" w:rsidRDefault="00DE4E6D" w:rsidP="001E2A39">
            <w:pPr>
              <w:spacing w:line="240" w:lineRule="auto"/>
              <w:jc w:val="left"/>
              <w:rPr>
                <w:ins w:id="6822" w:author="Dr Mamadou SANOGO" w:date="2024-11-11T15:37:00Z" w16du:dateUtc="2024-11-11T15:37:00Z"/>
                <w:rFonts w:ascii="Arial" w:hAnsi="Arial" w:cs="Arial"/>
                <w:color w:val="000000"/>
                <w:szCs w:val="24"/>
              </w:rPr>
            </w:pPr>
            <w:ins w:id="6823" w:author="Dr Mamadou SANOGO" w:date="2024-11-11T15:37:00Z" w16du:dateUtc="2024-11-11T15:37: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6D140942" w14:textId="77777777" w:rsidR="00DE4E6D" w:rsidRPr="001E2A39" w:rsidRDefault="00DE4E6D" w:rsidP="001E2A39">
            <w:pPr>
              <w:spacing w:line="240" w:lineRule="auto"/>
              <w:jc w:val="left"/>
              <w:rPr>
                <w:ins w:id="6824" w:author="Dr Mamadou SANOGO" w:date="2024-11-11T15:37:00Z" w16du:dateUtc="2024-11-11T15:37:00Z"/>
                <w:rFonts w:ascii="Arial" w:hAnsi="Arial" w:cs="Arial"/>
                <w:color w:val="000000"/>
                <w:szCs w:val="24"/>
              </w:rPr>
            </w:pPr>
            <w:ins w:id="6825" w:author="Dr Mamadou SANOGO" w:date="2024-11-11T15:37:00Z" w16du:dateUtc="2024-11-11T15:37:00Z">
              <w:r w:rsidRPr="001E2A39">
                <w:rPr>
                  <w:rFonts w:ascii="Arial" w:hAnsi="Arial" w:cs="Arial"/>
                  <w:color w:val="000000"/>
                  <w:szCs w:val="24"/>
                </w:rPr>
                <w:t>Professeur</w:t>
              </w:r>
            </w:ins>
          </w:p>
        </w:tc>
      </w:tr>
      <w:tr w:rsidR="00DE4E6D" w:rsidRPr="008654E5" w14:paraId="329615AE" w14:textId="77777777" w:rsidTr="001E2A39">
        <w:trPr>
          <w:trHeight w:val="315"/>
          <w:jc w:val="center"/>
          <w:ins w:id="682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A4CCD1E" w14:textId="77777777" w:rsidR="00DE4E6D" w:rsidRPr="001E2A39" w:rsidRDefault="00DE4E6D" w:rsidP="001E2A39">
            <w:pPr>
              <w:spacing w:line="240" w:lineRule="auto"/>
              <w:jc w:val="left"/>
              <w:rPr>
                <w:ins w:id="6827" w:author="Dr Mamadou SANOGO" w:date="2024-11-11T15:37:00Z" w16du:dateUtc="2024-11-11T15:37:00Z"/>
                <w:rFonts w:ascii="Arial" w:hAnsi="Arial" w:cs="Arial"/>
                <w:color w:val="000000"/>
                <w:szCs w:val="24"/>
              </w:rPr>
            </w:pPr>
            <w:ins w:id="6828" w:author="Dr Mamadou SANOGO" w:date="2024-11-11T15:37:00Z" w16du:dateUtc="2024-11-11T15:37: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6F65E1D8" w14:textId="77777777" w:rsidR="00DE4E6D" w:rsidRPr="001E2A39" w:rsidRDefault="00DE4E6D" w:rsidP="001E2A39">
            <w:pPr>
              <w:spacing w:line="240" w:lineRule="auto"/>
              <w:jc w:val="left"/>
              <w:rPr>
                <w:ins w:id="6829" w:author="Dr Mamadou SANOGO" w:date="2024-11-11T15:37:00Z" w16du:dateUtc="2024-11-11T15:37:00Z"/>
                <w:rFonts w:ascii="Arial" w:hAnsi="Arial" w:cs="Arial"/>
                <w:color w:val="000000"/>
                <w:szCs w:val="24"/>
              </w:rPr>
            </w:pPr>
            <w:ins w:id="6830" w:author="Dr Mamadou SANOGO" w:date="2024-11-11T15:37:00Z" w16du:dateUtc="2024-11-11T15:37:00Z">
              <w:r w:rsidRPr="001E2A39">
                <w:rPr>
                  <w:rFonts w:ascii="Arial" w:hAnsi="Arial" w:cs="Arial"/>
                  <w:color w:val="000000"/>
                  <w:szCs w:val="24"/>
                </w:rPr>
                <w:t>Etudiant</w:t>
              </w:r>
            </w:ins>
          </w:p>
        </w:tc>
      </w:tr>
      <w:tr w:rsidR="00DE4E6D" w:rsidRPr="008654E5" w14:paraId="5DEB7FA1" w14:textId="77777777" w:rsidTr="001E2A39">
        <w:trPr>
          <w:trHeight w:val="315"/>
          <w:jc w:val="center"/>
          <w:ins w:id="683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2CA7194" w14:textId="77777777" w:rsidR="00DE4E6D" w:rsidRPr="001E2A39" w:rsidRDefault="00DE4E6D" w:rsidP="001E2A39">
            <w:pPr>
              <w:spacing w:line="240" w:lineRule="auto"/>
              <w:jc w:val="left"/>
              <w:rPr>
                <w:ins w:id="6832" w:author="Dr Mamadou SANOGO" w:date="2024-11-11T15:37:00Z" w16du:dateUtc="2024-11-11T15:37:00Z"/>
                <w:rFonts w:ascii="Arial" w:hAnsi="Arial" w:cs="Arial"/>
                <w:color w:val="000000"/>
                <w:szCs w:val="24"/>
              </w:rPr>
            </w:pPr>
            <w:ins w:id="6833" w:author="Dr Mamadou SANOGO" w:date="2024-11-11T15:37:00Z" w16du:dateUtc="2024-11-11T15:37: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6B740B89" w14:textId="77777777" w:rsidR="00DE4E6D" w:rsidRPr="001E2A39" w:rsidRDefault="00DE4E6D" w:rsidP="001E2A39">
            <w:pPr>
              <w:spacing w:line="240" w:lineRule="auto"/>
              <w:jc w:val="left"/>
              <w:rPr>
                <w:ins w:id="6834" w:author="Dr Mamadou SANOGO" w:date="2024-11-11T15:37:00Z" w16du:dateUtc="2024-11-11T15:37:00Z"/>
                <w:rFonts w:ascii="Arial" w:hAnsi="Arial" w:cs="Arial"/>
                <w:color w:val="000000"/>
                <w:szCs w:val="24"/>
              </w:rPr>
            </w:pPr>
            <w:ins w:id="6835" w:author="Dr Mamadou SANOGO" w:date="2024-11-11T15:37:00Z" w16du:dateUtc="2024-11-11T15:37:00Z">
              <w:r w:rsidRPr="001E2A39">
                <w:rPr>
                  <w:rFonts w:ascii="Arial" w:hAnsi="Arial" w:cs="Arial"/>
                  <w:color w:val="000000"/>
                  <w:szCs w:val="24"/>
                </w:rPr>
                <w:t>Etudiant</w:t>
              </w:r>
            </w:ins>
          </w:p>
        </w:tc>
      </w:tr>
      <w:tr w:rsidR="00DE4E6D" w:rsidRPr="008654E5" w14:paraId="43841C7C" w14:textId="77777777" w:rsidTr="001E2A39">
        <w:trPr>
          <w:trHeight w:val="315"/>
          <w:jc w:val="center"/>
          <w:ins w:id="683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E8C1CE1" w14:textId="77777777" w:rsidR="00DE4E6D" w:rsidRPr="001E2A39" w:rsidRDefault="00DE4E6D" w:rsidP="001E2A39">
            <w:pPr>
              <w:spacing w:line="240" w:lineRule="auto"/>
              <w:jc w:val="left"/>
              <w:rPr>
                <w:ins w:id="6837" w:author="Dr Mamadou SANOGO" w:date="2024-11-11T15:37:00Z" w16du:dateUtc="2024-11-11T15:37:00Z"/>
                <w:rFonts w:ascii="Arial" w:hAnsi="Arial" w:cs="Arial"/>
                <w:color w:val="000000"/>
                <w:szCs w:val="24"/>
              </w:rPr>
            </w:pPr>
            <w:ins w:id="6838" w:author="Dr Mamadou SANOGO" w:date="2024-11-11T15:37:00Z" w16du:dateUtc="2024-11-11T15:37: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503CB1F6" w14:textId="77777777" w:rsidR="00DE4E6D" w:rsidRPr="001E2A39" w:rsidRDefault="00DE4E6D" w:rsidP="001E2A39">
            <w:pPr>
              <w:spacing w:line="240" w:lineRule="auto"/>
              <w:jc w:val="left"/>
              <w:rPr>
                <w:ins w:id="6839" w:author="Dr Mamadou SANOGO" w:date="2024-11-11T15:37:00Z" w16du:dateUtc="2024-11-11T15:37:00Z"/>
                <w:rFonts w:ascii="Arial" w:hAnsi="Arial" w:cs="Arial"/>
                <w:color w:val="000000"/>
                <w:szCs w:val="24"/>
              </w:rPr>
            </w:pPr>
            <w:ins w:id="6840" w:author="Dr Mamadou SANOGO" w:date="2024-11-11T15:37:00Z" w16du:dateUtc="2024-11-11T15:37:00Z">
              <w:r w:rsidRPr="001E2A39">
                <w:rPr>
                  <w:rFonts w:ascii="Arial" w:hAnsi="Arial" w:cs="Arial"/>
                  <w:color w:val="000000"/>
                  <w:szCs w:val="24"/>
                </w:rPr>
                <w:t>Parent d’étudiant</w:t>
              </w:r>
            </w:ins>
          </w:p>
        </w:tc>
      </w:tr>
      <w:tr w:rsidR="00DE4E6D" w:rsidRPr="008654E5" w14:paraId="6B4F3A54" w14:textId="77777777" w:rsidTr="001E2A39">
        <w:trPr>
          <w:trHeight w:val="315"/>
          <w:jc w:val="center"/>
          <w:ins w:id="6841"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E458D06" w14:textId="77777777" w:rsidR="00DE4E6D" w:rsidRPr="001E2A39" w:rsidRDefault="00DE4E6D" w:rsidP="001E2A39">
            <w:pPr>
              <w:spacing w:line="240" w:lineRule="auto"/>
              <w:jc w:val="left"/>
              <w:rPr>
                <w:ins w:id="6842" w:author="Dr Mamadou SANOGO" w:date="2024-11-11T15:37:00Z" w16du:dateUtc="2024-11-11T15:37:00Z"/>
                <w:rFonts w:ascii="Arial" w:hAnsi="Arial" w:cs="Arial"/>
                <w:color w:val="000000"/>
                <w:szCs w:val="24"/>
              </w:rPr>
            </w:pPr>
            <w:ins w:id="6843" w:author="Dr Mamadou SANOGO" w:date="2024-11-11T15:37:00Z" w16du:dateUtc="2024-11-11T15:37: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0D400011" w14:textId="77777777" w:rsidR="00DE4E6D" w:rsidRPr="001E2A39" w:rsidRDefault="00DE4E6D" w:rsidP="001E2A39">
            <w:pPr>
              <w:spacing w:line="240" w:lineRule="auto"/>
              <w:jc w:val="left"/>
              <w:rPr>
                <w:ins w:id="6844" w:author="Dr Mamadou SANOGO" w:date="2024-11-11T15:37:00Z" w16du:dateUtc="2024-11-11T15:37:00Z"/>
                <w:rFonts w:ascii="Arial" w:hAnsi="Arial" w:cs="Arial"/>
                <w:color w:val="000000"/>
                <w:szCs w:val="24"/>
              </w:rPr>
            </w:pPr>
            <w:ins w:id="6845" w:author="Dr Mamadou SANOGO" w:date="2024-11-11T15:37:00Z" w16du:dateUtc="2024-11-11T15:37:00Z">
              <w:r w:rsidRPr="001E2A39">
                <w:rPr>
                  <w:rFonts w:ascii="Arial" w:hAnsi="Arial" w:cs="Arial"/>
                  <w:color w:val="000000"/>
                  <w:szCs w:val="24"/>
                </w:rPr>
                <w:t>Parent d’étudiant</w:t>
              </w:r>
            </w:ins>
          </w:p>
        </w:tc>
      </w:tr>
      <w:tr w:rsidR="00DE4E6D" w:rsidRPr="008654E5" w14:paraId="38F19356" w14:textId="77777777" w:rsidTr="001E2A39">
        <w:trPr>
          <w:trHeight w:val="315"/>
          <w:jc w:val="center"/>
          <w:ins w:id="6846" w:author="Dr Mamadou SANOGO" w:date="2024-11-11T15:37:00Z" w16du:dateUtc="2024-11-11T15:3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97DA485" w14:textId="77777777" w:rsidR="00DE4E6D" w:rsidRPr="001E2A39" w:rsidRDefault="00DE4E6D" w:rsidP="001E2A39">
            <w:pPr>
              <w:spacing w:line="240" w:lineRule="auto"/>
              <w:jc w:val="left"/>
              <w:rPr>
                <w:ins w:id="6847" w:author="Dr Mamadou SANOGO" w:date="2024-11-11T15:37:00Z" w16du:dateUtc="2024-11-11T15:37:00Z"/>
                <w:rFonts w:ascii="Arial" w:hAnsi="Arial" w:cs="Arial"/>
                <w:color w:val="000000"/>
                <w:szCs w:val="24"/>
              </w:rPr>
            </w:pPr>
            <w:ins w:id="6848" w:author="Dr Mamadou SANOGO" w:date="2024-11-11T15:37:00Z" w16du:dateUtc="2024-11-11T15:37: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441D73D5" w14:textId="77777777" w:rsidR="00DE4E6D" w:rsidRPr="001E2A39" w:rsidRDefault="00DE4E6D" w:rsidP="001E2A39">
            <w:pPr>
              <w:spacing w:line="240" w:lineRule="auto"/>
              <w:jc w:val="left"/>
              <w:rPr>
                <w:ins w:id="6849" w:author="Dr Mamadou SANOGO" w:date="2024-11-11T15:37:00Z" w16du:dateUtc="2024-11-11T15:37:00Z"/>
                <w:rFonts w:ascii="Arial" w:hAnsi="Arial" w:cs="Arial"/>
                <w:color w:val="000000"/>
                <w:szCs w:val="24"/>
              </w:rPr>
            </w:pPr>
            <w:ins w:id="6850" w:author="Dr Mamadou SANOGO" w:date="2024-11-11T15:37:00Z" w16du:dateUtc="2024-11-11T15:37:00Z">
              <w:r w:rsidRPr="001E2A39">
                <w:rPr>
                  <w:rFonts w:ascii="Arial" w:hAnsi="Arial" w:cs="Arial"/>
                  <w:color w:val="000000"/>
                  <w:szCs w:val="24"/>
                </w:rPr>
                <w:t>Monde professionnel</w:t>
              </w:r>
            </w:ins>
          </w:p>
        </w:tc>
      </w:tr>
    </w:tbl>
    <w:p w14:paraId="26AE25BB" w14:textId="77777777" w:rsidR="00DE4E6D" w:rsidRDefault="00DE4E6D" w:rsidP="00DE4E6D">
      <w:pPr>
        <w:pStyle w:val="4-TextePAO"/>
        <w:spacing w:before="0" w:line="240" w:lineRule="auto"/>
        <w:ind w:firstLine="0"/>
        <w:jc w:val="center"/>
        <w:rPr>
          <w:ins w:id="6851" w:author="Dr Mamadou SANOGO" w:date="2024-11-11T15:37:00Z" w16du:dateUtc="2024-11-11T15:37:00Z"/>
          <w:rFonts w:ascii="Arial Rounded MT Bold" w:hAnsi="Arial Rounded MT Bold"/>
          <w:b/>
          <w:color w:val="000000" w:themeColor="text1"/>
          <w:sz w:val="24"/>
          <w:szCs w:val="72"/>
          <w:lang w:val="fr-ML"/>
        </w:rPr>
      </w:pPr>
    </w:p>
    <w:p w14:paraId="01EA4876" w14:textId="77777777" w:rsidR="00DE4E6D" w:rsidRPr="001E2A39" w:rsidRDefault="00DE4E6D" w:rsidP="00DE4E6D">
      <w:pPr>
        <w:pStyle w:val="4-TextePAO"/>
        <w:spacing w:before="0" w:line="240" w:lineRule="auto"/>
        <w:ind w:firstLine="0"/>
        <w:jc w:val="center"/>
        <w:rPr>
          <w:ins w:id="6852" w:author="Dr Mamadou SANOGO" w:date="2024-11-11T15:37:00Z" w16du:dateUtc="2024-11-11T15:37:00Z"/>
          <w:rFonts w:ascii="Arial Rounded MT Bold" w:hAnsi="Arial Rounded MT Bold"/>
          <w:bCs/>
          <w:color w:val="000000" w:themeColor="text1"/>
          <w:sz w:val="20"/>
          <w:szCs w:val="52"/>
          <w:lang w:val="fr-ML"/>
        </w:rPr>
      </w:pPr>
      <w:ins w:id="6853" w:author="Dr Mamadou SANOGO" w:date="2024-11-11T15:37:00Z" w16du:dateUtc="2024-11-11T15:37: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23</w:t>
        </w:r>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13EA7BF6" w14:textId="77777777" w:rsidR="00DE4E6D" w:rsidRPr="001E2A39" w:rsidRDefault="00DE4E6D" w:rsidP="00DE4E6D">
      <w:pPr>
        <w:pStyle w:val="4-TextePAO"/>
        <w:spacing w:before="0" w:line="240" w:lineRule="auto"/>
        <w:ind w:firstLine="0"/>
        <w:jc w:val="center"/>
        <w:rPr>
          <w:ins w:id="6854" w:author="Dr Mamadou SANOGO" w:date="2024-11-11T15:37:00Z" w16du:dateUtc="2024-11-11T15:37:00Z"/>
          <w:rFonts w:ascii="Arial Rounded MT Bold" w:hAnsi="Arial Rounded MT Bold"/>
          <w:bCs/>
          <w:color w:val="000000" w:themeColor="text1"/>
          <w:sz w:val="20"/>
          <w:szCs w:val="52"/>
          <w:lang w:val="fr-ML"/>
        </w:rPr>
      </w:pPr>
    </w:p>
    <w:p w14:paraId="25A23C7A" w14:textId="77777777" w:rsidR="00DE4E6D" w:rsidRPr="001E2A39" w:rsidRDefault="00DE4E6D" w:rsidP="00DE4E6D">
      <w:pPr>
        <w:pStyle w:val="4-TextePAO"/>
        <w:spacing w:before="0" w:line="240" w:lineRule="auto"/>
        <w:ind w:firstLine="0"/>
        <w:jc w:val="center"/>
        <w:rPr>
          <w:ins w:id="6855" w:author="Dr Mamadou SANOGO" w:date="2024-11-11T15:37:00Z" w16du:dateUtc="2024-11-11T15:37:00Z"/>
          <w:rFonts w:ascii="Arial Rounded MT Bold" w:hAnsi="Arial Rounded MT Bold"/>
          <w:bCs/>
          <w:color w:val="000000" w:themeColor="text1"/>
          <w:sz w:val="20"/>
          <w:szCs w:val="52"/>
          <w:lang w:val="fr-ML"/>
        </w:rPr>
      </w:pPr>
      <w:ins w:id="6856" w:author="Dr Mamadou SANOGO" w:date="2024-11-11T15:37:00Z" w16du:dateUtc="2024-11-11T15:37:00Z">
        <w:r w:rsidRPr="001E2A39">
          <w:rPr>
            <w:rFonts w:ascii="Arial Rounded MT Bold" w:hAnsi="Arial Rounded MT Bold"/>
            <w:bCs/>
            <w:color w:val="000000" w:themeColor="text1"/>
            <w:sz w:val="20"/>
            <w:szCs w:val="52"/>
            <w:lang w:val="fr-ML"/>
          </w:rPr>
          <w:t>Le Directeur Général,</w:t>
        </w:r>
      </w:ins>
    </w:p>
    <w:p w14:paraId="5BF6CFF6" w14:textId="77777777" w:rsidR="00DE4E6D" w:rsidRPr="001E2A39" w:rsidRDefault="00DE4E6D" w:rsidP="00DE4E6D">
      <w:pPr>
        <w:pStyle w:val="4-TextePAO"/>
        <w:spacing w:before="0" w:line="240" w:lineRule="auto"/>
        <w:ind w:firstLine="0"/>
        <w:jc w:val="center"/>
        <w:rPr>
          <w:ins w:id="6857" w:author="Dr Mamadou SANOGO" w:date="2024-11-11T15:37:00Z" w16du:dateUtc="2024-11-11T15:37:00Z"/>
          <w:rFonts w:ascii="Arial Rounded MT Bold" w:hAnsi="Arial Rounded MT Bold"/>
          <w:bCs/>
          <w:color w:val="000000" w:themeColor="text1"/>
          <w:sz w:val="20"/>
          <w:szCs w:val="52"/>
          <w:lang w:val="fr-ML"/>
        </w:rPr>
      </w:pPr>
    </w:p>
    <w:p w14:paraId="269500B0" w14:textId="77777777" w:rsidR="00DE4E6D" w:rsidRPr="001E2A39" w:rsidRDefault="00DE4E6D" w:rsidP="00DE4E6D">
      <w:pPr>
        <w:pStyle w:val="4-TextePAO"/>
        <w:spacing w:before="0" w:line="240" w:lineRule="auto"/>
        <w:ind w:firstLine="0"/>
        <w:jc w:val="center"/>
        <w:rPr>
          <w:ins w:id="6858" w:author="Dr Mamadou SANOGO" w:date="2024-11-11T15:37:00Z" w16du:dateUtc="2024-11-11T15:37:00Z"/>
          <w:rFonts w:ascii="Arial Rounded MT Bold" w:hAnsi="Arial Rounded MT Bold"/>
          <w:bCs/>
          <w:color w:val="000000" w:themeColor="text1"/>
          <w:sz w:val="20"/>
          <w:szCs w:val="52"/>
          <w:lang w:val="fr-ML"/>
        </w:rPr>
      </w:pPr>
    </w:p>
    <w:p w14:paraId="3D481E21" w14:textId="77777777" w:rsidR="00DE4E6D" w:rsidRPr="001E2A39" w:rsidRDefault="00DE4E6D" w:rsidP="00DE4E6D">
      <w:pPr>
        <w:pStyle w:val="4-TextePAO"/>
        <w:spacing w:before="0" w:line="240" w:lineRule="auto"/>
        <w:ind w:firstLine="0"/>
        <w:jc w:val="center"/>
        <w:rPr>
          <w:ins w:id="6859" w:author="Dr Mamadou SANOGO" w:date="2024-11-11T15:37:00Z" w16du:dateUtc="2024-11-11T15:37:00Z"/>
          <w:rFonts w:ascii="Arial Rounded MT Bold" w:hAnsi="Arial Rounded MT Bold"/>
          <w:bCs/>
          <w:color w:val="000000" w:themeColor="text1"/>
          <w:sz w:val="20"/>
          <w:szCs w:val="52"/>
          <w:lang w:val="fr-ML"/>
        </w:rPr>
      </w:pPr>
    </w:p>
    <w:p w14:paraId="12B8A8B0" w14:textId="77777777" w:rsidR="00DE4E6D" w:rsidRPr="001E2A39" w:rsidRDefault="00DE4E6D" w:rsidP="00DE4E6D">
      <w:pPr>
        <w:pStyle w:val="4-TextePAO"/>
        <w:spacing w:before="0" w:line="240" w:lineRule="auto"/>
        <w:ind w:firstLine="0"/>
        <w:jc w:val="center"/>
        <w:rPr>
          <w:ins w:id="6860" w:author="Dr Mamadou SANOGO" w:date="2024-11-11T15:37:00Z" w16du:dateUtc="2024-11-11T15:37:00Z"/>
          <w:rFonts w:ascii="Arial Rounded MT Bold" w:hAnsi="Arial Rounded MT Bold"/>
          <w:bCs/>
          <w:color w:val="000000" w:themeColor="text1"/>
          <w:sz w:val="20"/>
          <w:szCs w:val="52"/>
          <w:lang w:val="fr-ML"/>
        </w:rPr>
      </w:pPr>
    </w:p>
    <w:p w14:paraId="512C3377" w14:textId="77777777" w:rsidR="00DE4E6D" w:rsidRPr="001E2A39" w:rsidRDefault="00DE4E6D" w:rsidP="00DE4E6D">
      <w:pPr>
        <w:pStyle w:val="4-TextePAO"/>
        <w:spacing w:before="0" w:line="240" w:lineRule="auto"/>
        <w:ind w:firstLine="0"/>
        <w:jc w:val="center"/>
        <w:rPr>
          <w:ins w:id="6861" w:author="Dr Mamadou SANOGO" w:date="2024-11-11T15:37:00Z" w16du:dateUtc="2024-11-11T15:37:00Z"/>
          <w:rFonts w:ascii="Arial Rounded MT Bold" w:hAnsi="Arial Rounded MT Bold"/>
          <w:bCs/>
          <w:color w:val="000000" w:themeColor="text1"/>
          <w:sz w:val="20"/>
          <w:szCs w:val="52"/>
          <w:lang w:val="fr-ML"/>
        </w:rPr>
      </w:pPr>
      <w:ins w:id="6862" w:author="Dr Mamadou SANOGO" w:date="2024-11-11T15:37:00Z" w16du:dateUtc="2024-11-11T15:37:00Z">
        <w:r>
          <w:rPr>
            <w:rFonts w:ascii="Arial Rounded MT Bold" w:hAnsi="Arial Rounded MT Bold"/>
            <w:bCs/>
            <w:color w:val="000000" w:themeColor="text1"/>
            <w:sz w:val="20"/>
            <w:szCs w:val="52"/>
            <w:lang w:val="fr-ML"/>
          </w:rPr>
          <w:t>M. SANGARE Adama</w:t>
        </w:r>
      </w:ins>
    </w:p>
    <w:bookmarkEnd w:id="6755"/>
    <w:p w14:paraId="4378A474" w14:textId="77777777" w:rsidR="000E0336" w:rsidRPr="007A4AFC" w:rsidRDefault="000E0336" w:rsidP="000E0336">
      <w:pPr>
        <w:rPr>
          <w:ins w:id="6863" w:author="Dr Mamadou SANOGO" w:date="2023-10-25T13:23:00Z"/>
          <w:rFonts w:ascii="Cambria" w:hAnsi="Cambria"/>
          <w:b/>
          <w:color w:val="000000" w:themeColor="text1"/>
          <w:szCs w:val="24"/>
          <w:lang w:val="fr-CA"/>
          <w:rPrChange w:id="6864" w:author="Dr Mamadou SANOGO" w:date="2023-10-25T18:15:00Z">
            <w:rPr>
              <w:ins w:id="6865" w:author="Dr Mamadou SANOGO" w:date="2023-10-25T13:23:00Z"/>
              <w:rFonts w:ascii="Cambria" w:hAnsi="Cambria"/>
              <w:b/>
              <w:szCs w:val="24"/>
              <w:lang w:val="fr-CA"/>
            </w:rPr>
          </w:rPrChange>
        </w:rPr>
      </w:pPr>
    </w:p>
    <w:p w14:paraId="0649DD05" w14:textId="77777777" w:rsidR="000E0336" w:rsidRPr="007A4AFC" w:rsidRDefault="000E0336" w:rsidP="000E0336">
      <w:pPr>
        <w:rPr>
          <w:ins w:id="6866" w:author="Dr Mamadou SANOGO" w:date="2023-10-25T13:23:00Z"/>
          <w:rFonts w:ascii="Cambria" w:hAnsi="Cambria"/>
          <w:b/>
          <w:color w:val="000000" w:themeColor="text1"/>
          <w:szCs w:val="24"/>
          <w:lang w:val="fr-CA"/>
          <w:rPrChange w:id="6867" w:author="Dr Mamadou SANOGO" w:date="2023-10-25T18:15:00Z">
            <w:rPr>
              <w:ins w:id="6868"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869"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870"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871"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872"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873"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874"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875"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876"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877"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878"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879"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880"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881"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882"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883"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884"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885"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886"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887"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888"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889"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890"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891"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892" w:author="Dr Mamadou SANOGO" w:date="2023-10-27T14:00:00Z">
            <w:rPr>
              <w:rFonts w:eastAsiaTheme="minorHAnsi" w:cs="Times New Roman"/>
              <w:b w:val="0"/>
              <w:color w:val="auto"/>
              <w:sz w:val="44"/>
              <w:lang w:eastAsia="en-US"/>
            </w:rPr>
          </w:rPrChange>
        </w:rPr>
        <w:pPrChange w:id="6893" w:author="Dr Mamadou SANOGO" w:date="2023-10-25T18:09:00Z">
          <w:pPr>
            <w:pStyle w:val="Titre1"/>
            <w:spacing w:before="0" w:line="240" w:lineRule="auto"/>
            <w:jc w:val="center"/>
          </w:pPr>
        </w:pPrChange>
      </w:pPr>
      <w:bookmarkStart w:id="6894" w:name="_Toc145944528"/>
      <w:r w:rsidRPr="006778CD">
        <w:rPr>
          <w:rFonts w:eastAsiaTheme="minorHAnsi"/>
          <w:b/>
          <w:bCs/>
          <w:color w:val="000000" w:themeColor="text1"/>
          <w:sz w:val="52"/>
          <w:szCs w:val="52"/>
          <w:lang w:eastAsia="en-US"/>
          <w:rPrChange w:id="6895" w:author="Dr Mamadou SANOGO" w:date="2023-10-27T14:00:00Z">
            <w:rPr>
              <w:rFonts w:eastAsiaTheme="minorHAnsi"/>
              <w:color w:val="2E74B5" w:themeColor="accent1" w:themeShade="BF"/>
              <w:sz w:val="44"/>
              <w:lang w:eastAsia="en-US"/>
            </w:rPr>
          </w:rPrChange>
        </w:rPr>
        <w:t xml:space="preserve">Annexe </w:t>
      </w:r>
      <w:ins w:id="6896" w:author="Dr Mamadou SANOGO" w:date="2023-10-25T13:24:00Z">
        <w:r w:rsidR="000E0336" w:rsidRPr="006778CD">
          <w:rPr>
            <w:rFonts w:eastAsiaTheme="minorHAnsi"/>
            <w:b/>
            <w:bCs/>
            <w:color w:val="000000" w:themeColor="text1"/>
            <w:sz w:val="52"/>
            <w:szCs w:val="52"/>
            <w:lang w:eastAsia="en-US"/>
            <w:rPrChange w:id="6897" w:author="Dr Mamadou SANOGO" w:date="2023-10-27T14:00:00Z">
              <w:rPr>
                <w:rFonts w:eastAsiaTheme="minorHAnsi"/>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898" w:author="Dr Mamadou SANOGO" w:date="2023-10-27T14:00:00Z">
            <w:rPr>
              <w:rFonts w:eastAsiaTheme="minorHAnsi"/>
              <w:color w:val="2E74B5" w:themeColor="accent1" w:themeShade="BF"/>
              <w:sz w:val="44"/>
              <w:lang w:eastAsia="en-US"/>
            </w:rPr>
          </w:rPrChange>
        </w:rPr>
        <w:t>3</w:t>
      </w:r>
      <w:r w:rsidRPr="006778CD">
        <w:rPr>
          <w:rFonts w:eastAsiaTheme="minorHAnsi"/>
          <w:b/>
          <w:bCs/>
          <w:color w:val="000000" w:themeColor="text1"/>
          <w:sz w:val="52"/>
          <w:szCs w:val="52"/>
          <w:lang w:eastAsia="en-US"/>
          <w:rPrChange w:id="6899" w:author="Dr Mamadou SANOGO" w:date="2023-10-27T14:00:00Z">
            <w:rPr>
              <w:rFonts w:eastAsiaTheme="minorHAnsi"/>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00" w:author="Dr Mamadou SANOGO" w:date="2023-10-27T14:00:00Z">
            <w:rPr>
              <w:rFonts w:eastAsiaTheme="minorHAnsi"/>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01" w:author="Dr Mamadou SANOGO" w:date="2023-10-27T14:00:00Z">
            <w:rPr>
              <w:rFonts w:eastAsiaTheme="minorHAnsi"/>
              <w:color w:val="2E74B5" w:themeColor="accent1" w:themeShade="BF"/>
              <w:sz w:val="44"/>
              <w:lang w:eastAsia="en-US"/>
            </w:rPr>
          </w:rPrChange>
        </w:rPr>
        <w:t xml:space="preserve"> </w:t>
      </w:r>
      <w:del w:id="6902" w:author="Dr Mamadou SANOGO" w:date="2023-10-25T13:24:00Z">
        <w:r w:rsidR="007B4390" w:rsidRPr="006778CD" w:rsidDel="000E0336">
          <w:rPr>
            <w:rFonts w:eastAsiaTheme="minorHAnsi"/>
            <w:b/>
            <w:bCs/>
            <w:color w:val="000000" w:themeColor="text1"/>
            <w:sz w:val="44"/>
            <w:lang w:eastAsia="en-US"/>
            <w:rPrChange w:id="6903" w:author="Dr Mamadou SANOGO" w:date="2023-10-27T14:00:00Z">
              <w:rPr>
                <w:rFonts w:eastAsiaTheme="minorHAnsi"/>
                <w:color w:val="2E74B5" w:themeColor="accent1" w:themeShade="BF"/>
                <w:sz w:val="44"/>
                <w:lang w:eastAsia="en-US"/>
              </w:rPr>
            </w:rPrChange>
          </w:rPr>
          <w:delText>de la réunion</w:delText>
        </w:r>
      </w:del>
      <w:bookmarkEnd w:id="6894"/>
    </w:p>
    <w:p w14:paraId="1407F230" w14:textId="39BA5EA6" w:rsidR="00D654DD" w:rsidRPr="007A4AFC" w:rsidRDefault="00011374">
      <w:pPr>
        <w:spacing w:line="240" w:lineRule="auto"/>
        <w:rPr>
          <w:color w:val="000000" w:themeColor="text1"/>
          <w:sz w:val="28"/>
          <w:szCs w:val="28"/>
          <w:rPrChange w:id="6904" w:author="Dr Mamadou SANOGO" w:date="2023-10-25T18:15:00Z">
            <w:rPr>
              <w:color w:val="000000"/>
              <w:sz w:val="28"/>
              <w:szCs w:val="28"/>
            </w:rPr>
          </w:rPrChange>
        </w:rPr>
      </w:pPr>
      <w:r w:rsidRPr="007A4AFC">
        <w:rPr>
          <w:color w:val="000000" w:themeColor="text1"/>
          <w:sz w:val="28"/>
          <w:szCs w:val="28"/>
          <w:rPrChange w:id="6905" w:author="Dr Mamadou SANOGO" w:date="2023-10-25T18:15:00Z">
            <w:rPr>
              <w:color w:val="000000"/>
              <w:sz w:val="28"/>
              <w:szCs w:val="28"/>
            </w:rPr>
          </w:rPrChange>
        </w:rPr>
        <w:br w:type="page"/>
      </w:r>
    </w:p>
    <w:p w14:paraId="36A9688F" w14:textId="2680E61B" w:rsidR="000E0336" w:rsidRPr="007A4AFC" w:rsidRDefault="000E0336">
      <w:pPr>
        <w:jc w:val="center"/>
        <w:rPr>
          <w:ins w:id="6906" w:author="Dr Mamadou SANOGO" w:date="2023-10-25T13:24:00Z"/>
          <w:b/>
          <w:color w:val="000000" w:themeColor="text1"/>
          <w:rPrChange w:id="6907" w:author="Dr Mamadou SANOGO" w:date="2023-10-25T18:15:00Z">
            <w:rPr>
              <w:ins w:id="6908" w:author="Dr Mamadou SANOGO" w:date="2023-10-25T13:24:00Z"/>
            </w:rPr>
          </w:rPrChange>
        </w:rPr>
        <w:pPrChange w:id="6909" w:author="Dr Mamadou SANOGO" w:date="2023-10-25T13:25:00Z">
          <w:pPr/>
        </w:pPrChange>
      </w:pPr>
      <w:ins w:id="6910" w:author="Dr Mamadou SANOGO" w:date="2023-10-25T13:24:00Z">
        <w:r w:rsidRPr="007A4AFC">
          <w:rPr>
            <w:b/>
            <w:color w:val="000000" w:themeColor="text1"/>
            <w:rPrChange w:id="6911" w:author="Dr Mamadou SANOGO" w:date="2023-10-25T18:15:00Z">
              <w:rPr>
                <w:b/>
              </w:rPr>
            </w:rPrChange>
          </w:rPr>
          <w:lastRenderedPageBreak/>
          <w:t>Procès-verbal de réunion</w:t>
        </w:r>
      </w:ins>
    </w:p>
    <w:p w14:paraId="1EBA8F2C" w14:textId="51103143" w:rsidR="000E0336" w:rsidRPr="007A4AFC" w:rsidRDefault="000E0336" w:rsidP="00614D94">
      <w:pPr>
        <w:rPr>
          <w:ins w:id="6912" w:author="Dr Mamadou SANOGO" w:date="2023-10-25T13:24:00Z"/>
          <w:color w:val="000000" w:themeColor="text1"/>
          <w:rPrChange w:id="6913" w:author="Dr Mamadou SANOGO" w:date="2023-10-25T18:15:00Z">
            <w:rPr>
              <w:ins w:id="6914" w:author="Dr Mamadou SANOGO" w:date="2023-10-25T13:24:00Z"/>
            </w:rPr>
          </w:rPrChange>
        </w:rPr>
      </w:pPr>
      <w:bookmarkStart w:id="6915" w:name="_Hlk182231958"/>
      <w:ins w:id="6916" w:author="Dr Mamadou SANOGO" w:date="2023-10-25T13:24:00Z">
        <w:r w:rsidRPr="007A4AFC">
          <w:rPr>
            <w:color w:val="000000" w:themeColor="text1"/>
            <w:rPrChange w:id="6917" w:author="Dr Mamadou SANOGO" w:date="2023-10-25T18:15:00Z">
              <w:rPr/>
            </w:rPrChange>
          </w:rPr>
          <w:t>L’an deux mille vingt-</w:t>
        </w:r>
      </w:ins>
      <w:ins w:id="6918" w:author="Dr Mamadou SANOGO" w:date="2024-11-11T15:36:00Z" w16du:dateUtc="2024-11-11T15:36:00Z">
        <w:r w:rsidR="00DE4E6D">
          <w:rPr>
            <w:color w:val="000000" w:themeColor="text1"/>
          </w:rPr>
          <w:t>quatre</w:t>
        </w:r>
      </w:ins>
      <w:ins w:id="6919" w:author="Dr Mamadou SANOGO" w:date="2023-10-25T13:24:00Z">
        <w:r w:rsidRPr="007A4AFC">
          <w:rPr>
            <w:color w:val="000000" w:themeColor="text1"/>
            <w:rPrChange w:id="6920" w:author="Dr Mamadou SANOGO" w:date="2023-10-25T18:15:00Z">
              <w:rPr/>
            </w:rPrChange>
          </w:rPr>
          <w:t xml:space="preserve"> le </w:t>
        </w:r>
      </w:ins>
      <w:ins w:id="6921" w:author="Dr Mamadou SANOGO" w:date="2024-11-11T15:37:00Z" w16du:dateUtc="2024-11-11T15:37:00Z">
        <w:r w:rsidR="00DE4E6D">
          <w:rPr>
            <w:color w:val="000000" w:themeColor="text1"/>
          </w:rPr>
          <w:t>dix-neuf</w:t>
        </w:r>
      </w:ins>
      <w:ins w:id="6922" w:author="Dr Mamadou SANOGO" w:date="2023-10-25T13:24:00Z">
        <w:r w:rsidRPr="007A4AFC">
          <w:rPr>
            <w:color w:val="000000" w:themeColor="text1"/>
            <w:rPrChange w:id="6923" w:author="Dr Mamadou SANOGO" w:date="2023-10-25T18:15:00Z">
              <w:rPr/>
            </w:rPrChange>
          </w:rPr>
          <w:t xml:space="preserve"> </w:t>
        </w:r>
      </w:ins>
      <w:proofErr w:type="spellStart"/>
      <w:ins w:id="6924" w:author="Dr Mamadou SANOGO" w:date="2024-11-11T15:36:00Z" w16du:dateUtc="2024-11-11T15:36:00Z">
        <w:r w:rsidR="00DE4E6D">
          <w:rPr>
            <w:color w:val="000000" w:themeColor="text1"/>
          </w:rPr>
          <w:t>sepembre</w:t>
        </w:r>
      </w:ins>
      <w:proofErr w:type="spellEnd"/>
      <w:ins w:id="6925" w:author="Dr Mamadou SANOGO" w:date="2023-10-25T13:24:00Z">
        <w:r w:rsidRPr="007A4AFC">
          <w:rPr>
            <w:color w:val="000000" w:themeColor="text1"/>
            <w:rPrChange w:id="6926" w:author="Dr Mamadou SANOGO" w:date="2023-10-25T18:15:00Z">
              <w:rPr/>
            </w:rPrChange>
          </w:rPr>
          <w:t xml:space="preserve"> à 10 heures s’est tenue la réunion extraordinaire dans la salle de conférence de l</w:t>
        </w:r>
      </w:ins>
      <w:ins w:id="6927" w:author="Dr Mamadou SANOGO" w:date="2024-11-11T14:15:00Z" w16du:dateUtc="2024-11-11T14:15:00Z">
        <w:r w:rsidR="003E2115">
          <w:rPr>
            <w:color w:val="000000" w:themeColor="text1"/>
          </w:rPr>
          <w:t>’Université Félix Houphouët Boigny-Mali</w:t>
        </w:r>
      </w:ins>
      <w:ins w:id="6928" w:author="Dr Mamadou SANOGO" w:date="2023-10-25T13:24:00Z">
        <w:r w:rsidRPr="007A4AFC">
          <w:rPr>
            <w:color w:val="000000" w:themeColor="text1"/>
            <w:rPrChange w:id="6929" w:author="Dr Mamadou SANOGO" w:date="2023-10-25T18:15:00Z">
              <w:rPr/>
            </w:rPrChange>
          </w:rPr>
          <w:t>.</w:t>
        </w:r>
      </w:ins>
    </w:p>
    <w:p w14:paraId="6004705A" w14:textId="61AAFDB7" w:rsidR="000E0336" w:rsidRPr="007A4AFC" w:rsidRDefault="000E0336" w:rsidP="000E0336">
      <w:pPr>
        <w:rPr>
          <w:ins w:id="6930" w:author="Dr Mamadou SANOGO" w:date="2023-10-25T13:24:00Z"/>
          <w:color w:val="000000" w:themeColor="text1"/>
          <w:rPrChange w:id="6931" w:author="Dr Mamadou SANOGO" w:date="2023-10-25T18:15:00Z">
            <w:rPr>
              <w:ins w:id="6932" w:author="Dr Mamadou SANOGO" w:date="2023-10-25T13:24:00Z"/>
            </w:rPr>
          </w:rPrChange>
        </w:rPr>
      </w:pPr>
      <w:ins w:id="6933" w:author="Dr Mamadou SANOGO" w:date="2023-10-25T13:24:00Z">
        <w:r w:rsidRPr="007A4AFC">
          <w:rPr>
            <w:color w:val="000000" w:themeColor="text1"/>
            <w:rPrChange w:id="6934" w:author="Dr Mamadou SANOGO" w:date="2023-10-25T18:15:00Z">
              <w:rPr/>
            </w:rPrChange>
          </w:rPr>
          <w:t xml:space="preserve">Etaient présents outre le Directeur Général </w:t>
        </w:r>
      </w:ins>
      <w:ins w:id="6935" w:author="Dr Mamadou SANOGO" w:date="2024-11-11T14:16:00Z" w16du:dateUtc="2024-11-11T14:16:00Z">
        <w:r w:rsidR="003E2115">
          <w:rPr>
            <w:color w:val="000000" w:themeColor="text1"/>
          </w:rPr>
          <w:t>M. SANGARE Adama</w:t>
        </w:r>
      </w:ins>
      <w:ins w:id="6936" w:author="Dr Mamadou SANOGO" w:date="2023-10-25T13:24:00Z">
        <w:r w:rsidRPr="007A4AFC">
          <w:rPr>
            <w:color w:val="000000" w:themeColor="text1"/>
            <w:rPrChange w:id="6937" w:author="Dr Mamadou SANOGO" w:date="2023-10-25T18:15:00Z">
              <w:rPr/>
            </w:rPrChange>
          </w:rPr>
          <w:t xml:space="preserve"> qui présidait la séance. </w:t>
        </w:r>
      </w:ins>
    </w:p>
    <w:tbl>
      <w:tblPr>
        <w:tblW w:w="8100" w:type="dxa"/>
        <w:tblCellMar>
          <w:left w:w="70" w:type="dxa"/>
          <w:right w:w="70" w:type="dxa"/>
        </w:tblCellMar>
        <w:tblLook w:val="04A0" w:firstRow="1" w:lastRow="0" w:firstColumn="1" w:lastColumn="0" w:noHBand="0" w:noVBand="1"/>
        <w:tblPrChange w:id="6938" w:author="Dr Mamadou SANOGO" w:date="2024-11-11T15:22:00Z" w16du:dateUtc="2024-11-11T15:22:00Z">
          <w:tblPr>
            <w:tblW w:w="8100" w:type="dxa"/>
            <w:tblCellMar>
              <w:left w:w="70" w:type="dxa"/>
              <w:right w:w="70" w:type="dxa"/>
            </w:tblCellMar>
            <w:tblLook w:val="04A0" w:firstRow="1" w:lastRow="0" w:firstColumn="1" w:lastColumn="0" w:noHBand="0" w:noVBand="1"/>
          </w:tblPr>
        </w:tblPrChange>
      </w:tblPr>
      <w:tblGrid>
        <w:gridCol w:w="2830"/>
        <w:gridCol w:w="5270"/>
        <w:tblGridChange w:id="6939">
          <w:tblGrid>
            <w:gridCol w:w="2620"/>
            <w:gridCol w:w="210"/>
            <w:gridCol w:w="5270"/>
          </w:tblGrid>
        </w:tblGridChange>
      </w:tblGrid>
      <w:tr w:rsidR="009B2529" w:rsidRPr="009B2529" w14:paraId="0147278D" w14:textId="77777777" w:rsidTr="00DE4E6D">
        <w:trPr>
          <w:trHeight w:val="315"/>
          <w:ins w:id="6940" w:author="Dr Mamadou SANOGO" w:date="2024-11-11T14:27:00Z" w16du:dateUtc="2024-11-11T14:27:00Z"/>
          <w:trPrChange w:id="6941" w:author="Dr Mamadou SANOGO" w:date="2024-11-11T15:22:00Z" w16du:dateUtc="2024-11-11T15:22:00Z">
            <w:trPr>
              <w:trHeight w:val="315"/>
            </w:trPr>
          </w:trPrChange>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Change w:id="6942" w:author="Dr Mamadou SANOGO" w:date="2024-11-11T15:22:00Z" w16du:dateUtc="2024-11-11T15:22:00Z">
              <w:tcPr>
                <w:tcW w:w="2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tcPrChange>
          </w:tcPr>
          <w:p w14:paraId="207222E2" w14:textId="77777777" w:rsidR="009B2529" w:rsidRPr="009B2529" w:rsidRDefault="009B2529" w:rsidP="009B2529">
            <w:pPr>
              <w:spacing w:line="240" w:lineRule="auto"/>
              <w:jc w:val="left"/>
              <w:rPr>
                <w:ins w:id="6943" w:author="Dr Mamadou SANOGO" w:date="2024-11-11T14:27:00Z" w16du:dateUtc="2024-11-11T14:27:00Z"/>
                <w:b/>
                <w:bCs/>
                <w:color w:val="000000"/>
                <w:szCs w:val="24"/>
              </w:rPr>
            </w:pPr>
            <w:ins w:id="6944" w:author="Dr Mamadou SANOGO" w:date="2024-11-11T14:27:00Z" w16du:dateUtc="2024-11-11T14:27: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Change w:id="6945" w:author="Dr Mamadou SANOGO" w:date="2024-11-11T15:22:00Z" w16du:dateUtc="2024-11-11T15:22:00Z">
              <w:tcPr>
                <w:tcW w:w="5480" w:type="dxa"/>
                <w:gridSpan w:val="2"/>
                <w:tcBorders>
                  <w:top w:val="single" w:sz="4" w:space="0" w:color="auto"/>
                  <w:left w:val="nil"/>
                  <w:bottom w:val="single" w:sz="4" w:space="0" w:color="auto"/>
                  <w:right w:val="single" w:sz="4" w:space="0" w:color="auto"/>
                </w:tcBorders>
                <w:shd w:val="clear" w:color="auto" w:fill="auto"/>
                <w:noWrap/>
                <w:vAlign w:val="center"/>
                <w:hideMark/>
              </w:tcPr>
            </w:tcPrChange>
          </w:tcPr>
          <w:p w14:paraId="55B0F8D7" w14:textId="77777777" w:rsidR="009B2529" w:rsidRPr="009B2529" w:rsidRDefault="009B2529" w:rsidP="009B2529">
            <w:pPr>
              <w:spacing w:line="240" w:lineRule="auto"/>
              <w:jc w:val="left"/>
              <w:rPr>
                <w:ins w:id="6946" w:author="Dr Mamadou SANOGO" w:date="2024-11-11T14:27:00Z" w16du:dateUtc="2024-11-11T14:27:00Z"/>
                <w:b/>
                <w:bCs/>
                <w:color w:val="000000"/>
                <w:szCs w:val="24"/>
              </w:rPr>
            </w:pPr>
            <w:ins w:id="6947" w:author="Dr Mamadou SANOGO" w:date="2024-11-11T14:27:00Z" w16du:dateUtc="2024-11-11T14:27:00Z">
              <w:r w:rsidRPr="009B2529">
                <w:rPr>
                  <w:b/>
                  <w:bCs/>
                  <w:color w:val="000000"/>
                  <w:szCs w:val="24"/>
                </w:rPr>
                <w:t>Statut</w:t>
              </w:r>
            </w:ins>
          </w:p>
        </w:tc>
      </w:tr>
      <w:tr w:rsidR="009B2529" w:rsidRPr="009B2529" w14:paraId="76422256" w14:textId="77777777" w:rsidTr="00DE4E6D">
        <w:trPr>
          <w:trHeight w:val="315"/>
          <w:ins w:id="6948" w:author="Dr Mamadou SANOGO" w:date="2024-11-11T14:27:00Z" w16du:dateUtc="2024-11-11T14:27:00Z"/>
          <w:trPrChange w:id="6949"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6950"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1C4FEBA" w14:textId="77777777" w:rsidR="009B2529" w:rsidRPr="009B2529" w:rsidRDefault="009B2529" w:rsidP="009B2529">
            <w:pPr>
              <w:spacing w:line="240" w:lineRule="auto"/>
              <w:jc w:val="left"/>
              <w:rPr>
                <w:ins w:id="6951" w:author="Dr Mamadou SANOGO" w:date="2024-11-11T14:27:00Z" w16du:dateUtc="2024-11-11T14:27:00Z"/>
                <w:color w:val="000000"/>
                <w:szCs w:val="24"/>
              </w:rPr>
            </w:pPr>
            <w:ins w:id="6952" w:author="Dr Mamadou SANOGO" w:date="2024-11-11T14:27:00Z" w16du:dateUtc="2024-11-11T14:27: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Change w:id="6953"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1D6CE962" w14:textId="77777777" w:rsidR="009B2529" w:rsidRPr="009B2529" w:rsidRDefault="009B2529" w:rsidP="009B2529">
            <w:pPr>
              <w:spacing w:line="240" w:lineRule="auto"/>
              <w:jc w:val="left"/>
              <w:rPr>
                <w:ins w:id="6954" w:author="Dr Mamadou SANOGO" w:date="2024-11-11T14:27:00Z" w16du:dateUtc="2024-11-11T14:27:00Z"/>
                <w:color w:val="000000"/>
                <w:szCs w:val="24"/>
              </w:rPr>
            </w:pPr>
            <w:ins w:id="6955" w:author="Dr Mamadou SANOGO" w:date="2024-11-11T14:27:00Z" w16du:dateUtc="2024-11-11T14:27:00Z">
              <w:r w:rsidRPr="009B2529">
                <w:rPr>
                  <w:color w:val="000000"/>
                  <w:szCs w:val="24"/>
                </w:rPr>
                <w:t>Directeur Général</w:t>
              </w:r>
            </w:ins>
          </w:p>
        </w:tc>
      </w:tr>
      <w:tr w:rsidR="009B2529" w:rsidRPr="009B2529" w14:paraId="184322DF" w14:textId="77777777" w:rsidTr="00DE4E6D">
        <w:trPr>
          <w:trHeight w:val="315"/>
          <w:ins w:id="6956" w:author="Dr Mamadou SANOGO" w:date="2024-11-11T14:27:00Z" w16du:dateUtc="2024-11-11T14:27:00Z"/>
          <w:trPrChange w:id="6957"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6958"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22C3B9B" w14:textId="77777777" w:rsidR="009B2529" w:rsidRPr="009B2529" w:rsidRDefault="009B2529" w:rsidP="009B2529">
            <w:pPr>
              <w:spacing w:line="240" w:lineRule="auto"/>
              <w:jc w:val="left"/>
              <w:rPr>
                <w:ins w:id="6959" w:author="Dr Mamadou SANOGO" w:date="2024-11-11T14:27:00Z" w16du:dateUtc="2024-11-11T14:27:00Z"/>
                <w:color w:val="000000"/>
                <w:szCs w:val="24"/>
              </w:rPr>
            </w:pPr>
            <w:ins w:id="6960" w:author="Dr Mamadou SANOGO" w:date="2024-11-11T14:27:00Z" w16du:dateUtc="2024-11-11T14:27: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Change w:id="6961"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55F7A35E" w14:textId="77777777" w:rsidR="009B2529" w:rsidRPr="009B2529" w:rsidRDefault="009B2529" w:rsidP="009B2529">
            <w:pPr>
              <w:spacing w:line="240" w:lineRule="auto"/>
              <w:jc w:val="left"/>
              <w:rPr>
                <w:ins w:id="6962" w:author="Dr Mamadou SANOGO" w:date="2024-11-11T14:27:00Z" w16du:dateUtc="2024-11-11T14:27:00Z"/>
                <w:color w:val="000000"/>
                <w:szCs w:val="24"/>
              </w:rPr>
            </w:pPr>
            <w:ins w:id="6963" w:author="Dr Mamadou SANOGO" w:date="2024-11-11T14:27:00Z" w16du:dateUtc="2024-11-11T14:27:00Z">
              <w:r w:rsidRPr="009B2529">
                <w:rPr>
                  <w:color w:val="000000"/>
                  <w:szCs w:val="24"/>
                </w:rPr>
                <w:t>Directeur des Etudes</w:t>
              </w:r>
            </w:ins>
          </w:p>
        </w:tc>
      </w:tr>
      <w:tr w:rsidR="009B2529" w:rsidRPr="009B2529" w14:paraId="0F146B65" w14:textId="77777777" w:rsidTr="00DE4E6D">
        <w:trPr>
          <w:trHeight w:val="315"/>
          <w:ins w:id="6964" w:author="Dr Mamadou SANOGO" w:date="2024-11-11T14:27:00Z" w16du:dateUtc="2024-11-11T14:27:00Z"/>
          <w:trPrChange w:id="6965"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6966"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29D70B1" w14:textId="77777777" w:rsidR="009B2529" w:rsidRPr="009B2529" w:rsidRDefault="009B2529" w:rsidP="009B2529">
            <w:pPr>
              <w:spacing w:line="240" w:lineRule="auto"/>
              <w:jc w:val="left"/>
              <w:rPr>
                <w:ins w:id="6967" w:author="Dr Mamadou SANOGO" w:date="2024-11-11T14:27:00Z" w16du:dateUtc="2024-11-11T14:27:00Z"/>
                <w:color w:val="000000"/>
                <w:szCs w:val="24"/>
              </w:rPr>
            </w:pPr>
            <w:ins w:id="6968" w:author="Dr Mamadou SANOGO" w:date="2024-11-11T14:27:00Z" w16du:dateUtc="2024-11-11T14:27: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Change w:id="6969"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4CF93288" w14:textId="77777777" w:rsidR="009B2529" w:rsidRPr="009B2529" w:rsidRDefault="009B2529" w:rsidP="009B2529">
            <w:pPr>
              <w:spacing w:line="240" w:lineRule="auto"/>
              <w:jc w:val="left"/>
              <w:rPr>
                <w:ins w:id="6970" w:author="Dr Mamadou SANOGO" w:date="2024-11-11T14:27:00Z" w16du:dateUtc="2024-11-11T14:27:00Z"/>
                <w:color w:val="000000"/>
                <w:szCs w:val="24"/>
              </w:rPr>
            </w:pPr>
            <w:ins w:id="6971" w:author="Dr Mamadou SANOGO" w:date="2024-11-11T14:27:00Z" w16du:dateUtc="2024-11-11T14:27:00Z">
              <w:r w:rsidRPr="009B2529">
                <w:rPr>
                  <w:color w:val="000000"/>
                  <w:szCs w:val="24"/>
                </w:rPr>
                <w:t>Responsable CIAQ</w:t>
              </w:r>
            </w:ins>
          </w:p>
        </w:tc>
      </w:tr>
      <w:tr w:rsidR="009B2529" w:rsidRPr="009B2529" w14:paraId="060B1E76" w14:textId="77777777" w:rsidTr="00DE4E6D">
        <w:trPr>
          <w:trHeight w:val="315"/>
          <w:ins w:id="6972" w:author="Dr Mamadou SANOGO" w:date="2024-11-11T14:27:00Z" w16du:dateUtc="2024-11-11T14:27:00Z"/>
          <w:trPrChange w:id="6973"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6974"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D68A8F5" w14:textId="77777777" w:rsidR="009B2529" w:rsidRPr="009B2529" w:rsidRDefault="009B2529" w:rsidP="009B2529">
            <w:pPr>
              <w:spacing w:line="240" w:lineRule="auto"/>
              <w:jc w:val="left"/>
              <w:rPr>
                <w:ins w:id="6975" w:author="Dr Mamadou SANOGO" w:date="2024-11-11T14:27:00Z" w16du:dateUtc="2024-11-11T14:27:00Z"/>
                <w:color w:val="000000"/>
                <w:szCs w:val="24"/>
              </w:rPr>
            </w:pPr>
            <w:ins w:id="6976" w:author="Dr Mamadou SANOGO" w:date="2024-11-11T14:27:00Z" w16du:dateUtc="2024-11-11T14:27: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Change w:id="6977"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5326795F" w14:textId="77777777" w:rsidR="009B2529" w:rsidRPr="009B2529" w:rsidRDefault="009B2529" w:rsidP="009B2529">
            <w:pPr>
              <w:spacing w:line="240" w:lineRule="auto"/>
              <w:jc w:val="left"/>
              <w:rPr>
                <w:ins w:id="6978" w:author="Dr Mamadou SANOGO" w:date="2024-11-11T14:27:00Z" w16du:dateUtc="2024-11-11T14:27:00Z"/>
                <w:color w:val="000000"/>
                <w:szCs w:val="24"/>
              </w:rPr>
            </w:pPr>
            <w:ins w:id="6979" w:author="Dr Mamadou SANOGO" w:date="2024-11-11T14:27:00Z" w16du:dateUtc="2024-11-11T14:27:00Z">
              <w:r w:rsidRPr="009B2529">
                <w:rPr>
                  <w:color w:val="000000"/>
                  <w:szCs w:val="24"/>
                </w:rPr>
                <w:t>Surveillant Général</w:t>
              </w:r>
            </w:ins>
          </w:p>
        </w:tc>
      </w:tr>
      <w:tr w:rsidR="00DE4E6D" w:rsidRPr="009B2529" w14:paraId="4D716016" w14:textId="77777777" w:rsidTr="00DE4E6D">
        <w:trPr>
          <w:trHeight w:val="315"/>
          <w:ins w:id="6980" w:author="Dr Mamadou SANOGO" w:date="2024-11-11T15:26:00Z" w16du:dateUtc="2024-11-11T15:26: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2995A5E" w14:textId="63873CBD" w:rsidR="00DE4E6D" w:rsidRPr="009B2529" w:rsidRDefault="00DE4E6D" w:rsidP="009B2529">
            <w:pPr>
              <w:spacing w:line="240" w:lineRule="auto"/>
              <w:jc w:val="left"/>
              <w:rPr>
                <w:ins w:id="6981" w:author="Dr Mamadou SANOGO" w:date="2024-11-11T15:26:00Z" w16du:dateUtc="2024-11-11T15:26:00Z"/>
                <w:color w:val="000000"/>
                <w:szCs w:val="24"/>
              </w:rPr>
            </w:pPr>
            <w:ins w:id="6982" w:author="Dr Mamadou SANOGO" w:date="2024-11-11T15:26:00Z" w16du:dateUtc="2024-11-11T15:26: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002CB03A" w14:textId="2ADA5030" w:rsidR="00DE4E6D" w:rsidRPr="009B2529" w:rsidRDefault="00DE4E6D" w:rsidP="009B2529">
            <w:pPr>
              <w:spacing w:line="240" w:lineRule="auto"/>
              <w:jc w:val="left"/>
              <w:rPr>
                <w:ins w:id="6983" w:author="Dr Mamadou SANOGO" w:date="2024-11-11T15:26:00Z" w16du:dateUtc="2024-11-11T15:26:00Z"/>
                <w:color w:val="000000"/>
                <w:szCs w:val="24"/>
              </w:rPr>
            </w:pPr>
            <w:ins w:id="6984" w:author="Dr Mamadou SANOGO" w:date="2024-11-11T15:26:00Z" w16du:dateUtc="2024-11-11T15:26:00Z">
              <w:r>
                <w:rPr>
                  <w:color w:val="000000"/>
                  <w:szCs w:val="24"/>
                </w:rPr>
                <w:t>Responsable marketing communication</w:t>
              </w:r>
            </w:ins>
          </w:p>
        </w:tc>
      </w:tr>
      <w:tr w:rsidR="00DE4E6D" w:rsidRPr="009B2529" w14:paraId="06572F94" w14:textId="77777777" w:rsidTr="00DE4E6D">
        <w:trPr>
          <w:trHeight w:val="315"/>
          <w:ins w:id="6985" w:author="Dr Mamadou SANOGO" w:date="2024-11-11T15:26:00Z" w16du:dateUtc="2024-11-11T15:26: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5D30AC91" w14:textId="53668772" w:rsidR="00DE4E6D" w:rsidRDefault="00DE4E6D" w:rsidP="009B2529">
            <w:pPr>
              <w:spacing w:line="240" w:lineRule="auto"/>
              <w:jc w:val="left"/>
              <w:rPr>
                <w:ins w:id="6986" w:author="Dr Mamadou SANOGO" w:date="2024-11-11T15:26:00Z" w16du:dateUtc="2024-11-11T15:26:00Z"/>
                <w:color w:val="000000"/>
                <w:szCs w:val="24"/>
              </w:rPr>
            </w:pPr>
            <w:ins w:id="6987" w:author="Dr Mamadou SANOGO" w:date="2024-11-11T15:27:00Z" w16du:dateUtc="2024-11-11T15:27: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2F590D12" w14:textId="0DE068BF" w:rsidR="00DE4E6D" w:rsidRDefault="00DE4E6D" w:rsidP="009B2529">
            <w:pPr>
              <w:spacing w:line="240" w:lineRule="auto"/>
              <w:jc w:val="left"/>
              <w:rPr>
                <w:ins w:id="6988" w:author="Dr Mamadou SANOGO" w:date="2024-11-11T15:26:00Z" w16du:dateUtc="2024-11-11T15:26:00Z"/>
                <w:color w:val="000000"/>
                <w:szCs w:val="24"/>
              </w:rPr>
            </w:pPr>
            <w:ins w:id="6989" w:author="Dr Mamadou SANOGO" w:date="2024-11-11T15:35:00Z" w16du:dateUtc="2024-11-11T15:35:00Z">
              <w:r>
                <w:rPr>
                  <w:color w:val="000000"/>
                  <w:szCs w:val="24"/>
                </w:rPr>
                <w:t xml:space="preserve">Responsable infirmerie </w:t>
              </w:r>
            </w:ins>
          </w:p>
        </w:tc>
      </w:tr>
      <w:tr w:rsidR="00DE4E6D" w:rsidRPr="009B2529" w14:paraId="4B9C2FFE" w14:textId="77777777" w:rsidTr="00DE4E6D">
        <w:trPr>
          <w:trHeight w:val="315"/>
          <w:ins w:id="6990" w:author="Dr Mamadou SANOGO" w:date="2024-11-11T15:28:00Z" w16du:dateUtc="2024-11-11T15:28: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55D5F02F" w14:textId="38150719" w:rsidR="00DE4E6D" w:rsidRDefault="00DE4E6D" w:rsidP="009B2529">
            <w:pPr>
              <w:spacing w:line="240" w:lineRule="auto"/>
              <w:jc w:val="left"/>
              <w:rPr>
                <w:ins w:id="6991" w:author="Dr Mamadou SANOGO" w:date="2024-11-11T15:28:00Z" w16du:dateUtc="2024-11-11T15:28:00Z"/>
                <w:color w:val="000000"/>
                <w:szCs w:val="24"/>
              </w:rPr>
            </w:pPr>
            <w:ins w:id="6992" w:author="Dr Mamadou SANOGO" w:date="2024-11-11T15:28:00Z" w16du:dateUtc="2024-11-11T15:28: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0B6C0F86" w14:textId="00F2881E" w:rsidR="00DE4E6D" w:rsidRDefault="00DE4E6D" w:rsidP="009B2529">
            <w:pPr>
              <w:spacing w:line="240" w:lineRule="auto"/>
              <w:jc w:val="left"/>
              <w:rPr>
                <w:ins w:id="6993" w:author="Dr Mamadou SANOGO" w:date="2024-11-11T15:28:00Z" w16du:dateUtc="2024-11-11T15:28:00Z"/>
                <w:color w:val="000000"/>
                <w:szCs w:val="24"/>
              </w:rPr>
            </w:pPr>
            <w:ins w:id="6994" w:author="Dr Mamadou SANOGO" w:date="2024-11-11T15:28:00Z" w16du:dateUtc="2024-11-11T15:28:00Z">
              <w:r>
                <w:rPr>
                  <w:color w:val="000000"/>
                  <w:szCs w:val="24"/>
                </w:rPr>
                <w:t>Assistante de Direction</w:t>
              </w:r>
            </w:ins>
          </w:p>
        </w:tc>
      </w:tr>
      <w:tr w:rsidR="00DE4E6D" w:rsidRPr="009B2529" w14:paraId="64BEF361" w14:textId="77777777" w:rsidTr="00DE4E6D">
        <w:trPr>
          <w:trHeight w:val="315"/>
          <w:ins w:id="6995" w:author="Dr Mamadou SANOGO" w:date="2024-11-11T15:29:00Z" w16du:dateUtc="2024-11-11T15:2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5029682A" w14:textId="5D688324" w:rsidR="00DE4E6D" w:rsidRDefault="00DE4E6D" w:rsidP="009B2529">
            <w:pPr>
              <w:spacing w:line="240" w:lineRule="auto"/>
              <w:jc w:val="left"/>
              <w:rPr>
                <w:ins w:id="6996" w:author="Dr Mamadou SANOGO" w:date="2024-11-11T15:29:00Z" w16du:dateUtc="2024-11-11T15:29:00Z"/>
                <w:color w:val="000000"/>
                <w:szCs w:val="24"/>
              </w:rPr>
            </w:pPr>
            <w:ins w:id="6997" w:author="Dr Mamadou SANOGO" w:date="2024-11-11T15:29:00Z" w16du:dateUtc="2024-11-11T15:29:00Z">
              <w:r>
                <w:rPr>
                  <w:color w:val="000000"/>
                  <w:szCs w:val="24"/>
                </w:rPr>
                <w:t>KONE Koro</w:t>
              </w:r>
            </w:ins>
            <w:ins w:id="6998" w:author="Dr Mamadou SANOGO" w:date="2024-11-11T15:30:00Z" w16du:dateUtc="2024-11-11T15:30:00Z">
              <w:r>
                <w:rPr>
                  <w:color w:val="000000"/>
                  <w:szCs w:val="24"/>
                </w:rPr>
                <w:t>timi</w:t>
              </w:r>
            </w:ins>
          </w:p>
        </w:tc>
        <w:tc>
          <w:tcPr>
            <w:tcW w:w="5270" w:type="dxa"/>
            <w:tcBorders>
              <w:top w:val="nil"/>
              <w:left w:val="nil"/>
              <w:bottom w:val="single" w:sz="4" w:space="0" w:color="auto"/>
              <w:right w:val="single" w:sz="4" w:space="0" w:color="auto"/>
            </w:tcBorders>
            <w:shd w:val="clear" w:color="auto" w:fill="auto"/>
            <w:noWrap/>
            <w:vAlign w:val="center"/>
          </w:tcPr>
          <w:p w14:paraId="5F8DFA0F" w14:textId="649705AC" w:rsidR="00DE4E6D" w:rsidRDefault="00DE4E6D" w:rsidP="009B2529">
            <w:pPr>
              <w:spacing w:line="240" w:lineRule="auto"/>
              <w:jc w:val="left"/>
              <w:rPr>
                <w:ins w:id="6999" w:author="Dr Mamadou SANOGO" w:date="2024-11-11T15:29:00Z" w16du:dateUtc="2024-11-11T15:29:00Z"/>
                <w:color w:val="000000"/>
                <w:szCs w:val="24"/>
              </w:rPr>
            </w:pPr>
            <w:ins w:id="7000" w:author="Dr Mamadou SANOGO" w:date="2024-11-11T15:35:00Z" w16du:dateUtc="2024-11-11T15:35:00Z">
              <w:r>
                <w:rPr>
                  <w:color w:val="000000"/>
                  <w:szCs w:val="24"/>
                </w:rPr>
                <w:t>Responsable Hygiène assainissement</w:t>
              </w:r>
            </w:ins>
          </w:p>
        </w:tc>
      </w:tr>
      <w:tr w:rsidR="00DE4E6D" w:rsidRPr="009B2529" w14:paraId="78BBEB77" w14:textId="77777777" w:rsidTr="00DE4E6D">
        <w:trPr>
          <w:trHeight w:val="315"/>
          <w:ins w:id="7001" w:author="Dr Mamadou SANOGO" w:date="2024-11-11T15:29:00Z" w16du:dateUtc="2024-11-11T15:29: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CE2AA89" w14:textId="7579B1ED" w:rsidR="00DE4E6D" w:rsidRDefault="00DE4E6D" w:rsidP="009B2529">
            <w:pPr>
              <w:spacing w:line="240" w:lineRule="auto"/>
              <w:jc w:val="left"/>
              <w:rPr>
                <w:ins w:id="7002" w:author="Dr Mamadou SANOGO" w:date="2024-11-11T15:29:00Z" w16du:dateUtc="2024-11-11T15:29:00Z"/>
                <w:color w:val="000000"/>
                <w:szCs w:val="24"/>
              </w:rPr>
            </w:pPr>
            <w:ins w:id="7003" w:author="Dr Mamadou SANOGO" w:date="2024-11-11T15:29:00Z" w16du:dateUtc="2024-11-11T15:29: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2EB534EB" w14:textId="0A2DA7C1" w:rsidR="00DE4E6D" w:rsidRDefault="00DE4E6D" w:rsidP="009B2529">
            <w:pPr>
              <w:spacing w:line="240" w:lineRule="auto"/>
              <w:jc w:val="left"/>
              <w:rPr>
                <w:ins w:id="7004" w:author="Dr Mamadou SANOGO" w:date="2024-11-11T15:29:00Z" w16du:dateUtc="2024-11-11T15:29:00Z"/>
                <w:color w:val="000000"/>
                <w:szCs w:val="24"/>
              </w:rPr>
            </w:pPr>
            <w:ins w:id="7005" w:author="Dr Mamadou SANOGO" w:date="2024-11-11T15:29:00Z" w16du:dateUtc="2024-11-11T15:29:00Z">
              <w:r>
                <w:rPr>
                  <w:color w:val="000000"/>
                  <w:szCs w:val="24"/>
                </w:rPr>
                <w:t>Responsable informatique</w:t>
              </w:r>
            </w:ins>
          </w:p>
        </w:tc>
      </w:tr>
      <w:tr w:rsidR="009B2529" w:rsidRPr="009B2529" w14:paraId="7174A810" w14:textId="77777777" w:rsidTr="00DE4E6D">
        <w:trPr>
          <w:trHeight w:val="315"/>
          <w:ins w:id="7006" w:author="Dr Mamadou SANOGO" w:date="2024-11-11T14:27:00Z" w16du:dateUtc="2024-11-11T14:27:00Z"/>
          <w:trPrChange w:id="7007"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08"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39C4C63" w14:textId="348A4AB7" w:rsidR="009B2529" w:rsidRPr="009B2529" w:rsidRDefault="00DE4E6D" w:rsidP="009B2529">
            <w:pPr>
              <w:spacing w:line="240" w:lineRule="auto"/>
              <w:jc w:val="left"/>
              <w:rPr>
                <w:ins w:id="7009" w:author="Dr Mamadou SANOGO" w:date="2024-11-11T14:27:00Z" w16du:dateUtc="2024-11-11T14:27:00Z"/>
                <w:color w:val="000000"/>
                <w:szCs w:val="24"/>
              </w:rPr>
            </w:pPr>
            <w:ins w:id="7010" w:author="Dr Mamadou SANOGO" w:date="2024-11-11T15:22:00Z" w16du:dateUtc="2024-11-11T15:22: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Change w:id="7011"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4E2B62A8" w14:textId="77777777" w:rsidR="009B2529" w:rsidRPr="009B2529" w:rsidRDefault="009B2529" w:rsidP="009B2529">
            <w:pPr>
              <w:spacing w:line="240" w:lineRule="auto"/>
              <w:jc w:val="left"/>
              <w:rPr>
                <w:ins w:id="7012" w:author="Dr Mamadou SANOGO" w:date="2024-11-11T14:27:00Z" w16du:dateUtc="2024-11-11T14:27:00Z"/>
                <w:color w:val="000000"/>
                <w:szCs w:val="24"/>
              </w:rPr>
            </w:pPr>
            <w:ins w:id="7013" w:author="Dr Mamadou SANOGO" w:date="2024-11-11T14:27:00Z" w16du:dateUtc="2024-11-11T14:27:00Z">
              <w:r w:rsidRPr="009B2529">
                <w:rPr>
                  <w:color w:val="000000"/>
                  <w:szCs w:val="24"/>
                </w:rPr>
                <w:t>Gestion et comptabilité</w:t>
              </w:r>
            </w:ins>
          </w:p>
        </w:tc>
      </w:tr>
      <w:tr w:rsidR="009B2529" w:rsidRPr="009B2529" w14:paraId="73936B29" w14:textId="77777777" w:rsidTr="00DE4E6D">
        <w:trPr>
          <w:trHeight w:val="315"/>
          <w:ins w:id="7014" w:author="Dr Mamadou SANOGO" w:date="2024-11-11T14:27:00Z" w16du:dateUtc="2024-11-11T14:27:00Z"/>
          <w:trPrChange w:id="7015"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16"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3605045" w14:textId="77777777" w:rsidR="009B2529" w:rsidRPr="009B2529" w:rsidRDefault="009B2529" w:rsidP="009B2529">
            <w:pPr>
              <w:spacing w:line="240" w:lineRule="auto"/>
              <w:jc w:val="left"/>
              <w:rPr>
                <w:ins w:id="7017" w:author="Dr Mamadou SANOGO" w:date="2024-11-11T14:27:00Z" w16du:dateUtc="2024-11-11T14:27:00Z"/>
                <w:color w:val="000000"/>
                <w:szCs w:val="24"/>
              </w:rPr>
            </w:pPr>
            <w:ins w:id="7018" w:author="Dr Mamadou SANOGO" w:date="2024-11-11T14:27:00Z" w16du:dateUtc="2024-11-11T14:27: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Change w:id="7019"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40F4349E" w14:textId="77777777" w:rsidR="009B2529" w:rsidRPr="009B2529" w:rsidRDefault="009B2529" w:rsidP="009B2529">
            <w:pPr>
              <w:spacing w:line="240" w:lineRule="auto"/>
              <w:jc w:val="left"/>
              <w:rPr>
                <w:ins w:id="7020" w:author="Dr Mamadou SANOGO" w:date="2024-11-11T14:27:00Z" w16du:dateUtc="2024-11-11T14:27:00Z"/>
                <w:color w:val="000000"/>
                <w:szCs w:val="24"/>
              </w:rPr>
            </w:pPr>
            <w:ins w:id="7021" w:author="Dr Mamadou SANOGO" w:date="2024-11-11T14:27:00Z" w16du:dateUtc="2024-11-11T14:27:00Z">
              <w:r w:rsidRPr="009B2529">
                <w:rPr>
                  <w:color w:val="000000"/>
                  <w:szCs w:val="24"/>
                </w:rPr>
                <w:t>Assistante de Direction</w:t>
              </w:r>
            </w:ins>
          </w:p>
        </w:tc>
      </w:tr>
      <w:tr w:rsidR="009B2529" w:rsidRPr="009B2529" w14:paraId="7FD38B88" w14:textId="77777777" w:rsidTr="00DE4E6D">
        <w:trPr>
          <w:trHeight w:val="315"/>
          <w:ins w:id="7022" w:author="Dr Mamadou SANOGO" w:date="2024-11-11T14:27:00Z" w16du:dateUtc="2024-11-11T14:27:00Z"/>
          <w:trPrChange w:id="7023"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24"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982F4F5" w14:textId="77777777" w:rsidR="009B2529" w:rsidRPr="009B2529" w:rsidRDefault="009B2529" w:rsidP="009B2529">
            <w:pPr>
              <w:spacing w:line="240" w:lineRule="auto"/>
              <w:jc w:val="left"/>
              <w:rPr>
                <w:ins w:id="7025" w:author="Dr Mamadou SANOGO" w:date="2024-11-11T14:27:00Z" w16du:dateUtc="2024-11-11T14:27:00Z"/>
                <w:color w:val="000000"/>
                <w:szCs w:val="24"/>
              </w:rPr>
            </w:pPr>
            <w:ins w:id="7026" w:author="Dr Mamadou SANOGO" w:date="2024-11-11T14:27:00Z" w16du:dateUtc="2024-11-11T14:27: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Change w:id="7027"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2FFC5EF4" w14:textId="77777777" w:rsidR="009B2529" w:rsidRPr="009B2529" w:rsidRDefault="009B2529" w:rsidP="009B2529">
            <w:pPr>
              <w:spacing w:line="240" w:lineRule="auto"/>
              <w:jc w:val="left"/>
              <w:rPr>
                <w:ins w:id="7028" w:author="Dr Mamadou SANOGO" w:date="2024-11-11T14:27:00Z" w16du:dateUtc="2024-11-11T14:27:00Z"/>
                <w:color w:val="000000"/>
                <w:szCs w:val="24"/>
              </w:rPr>
            </w:pPr>
            <w:ins w:id="7029" w:author="Dr Mamadou SANOGO" w:date="2024-11-11T14:27:00Z" w16du:dateUtc="2024-11-11T14:27:00Z">
              <w:r w:rsidRPr="009B2529">
                <w:rPr>
                  <w:color w:val="000000"/>
                  <w:szCs w:val="24"/>
                </w:rPr>
                <w:t>Professeur</w:t>
              </w:r>
            </w:ins>
          </w:p>
        </w:tc>
      </w:tr>
      <w:tr w:rsidR="009B2529" w:rsidRPr="009B2529" w14:paraId="1DE378B2" w14:textId="77777777" w:rsidTr="00DE4E6D">
        <w:trPr>
          <w:trHeight w:val="315"/>
          <w:ins w:id="7030" w:author="Dr Mamadou SANOGO" w:date="2024-11-11T14:27:00Z" w16du:dateUtc="2024-11-11T14:27:00Z"/>
          <w:trPrChange w:id="7031"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32"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19CD8E3" w14:textId="77777777" w:rsidR="009B2529" w:rsidRPr="009B2529" w:rsidRDefault="009B2529" w:rsidP="009B2529">
            <w:pPr>
              <w:spacing w:line="240" w:lineRule="auto"/>
              <w:jc w:val="left"/>
              <w:rPr>
                <w:ins w:id="7033" w:author="Dr Mamadou SANOGO" w:date="2024-11-11T14:27:00Z" w16du:dateUtc="2024-11-11T14:27:00Z"/>
                <w:color w:val="000000"/>
                <w:szCs w:val="24"/>
              </w:rPr>
            </w:pPr>
            <w:ins w:id="7034" w:author="Dr Mamadou SANOGO" w:date="2024-11-11T14:27:00Z" w16du:dateUtc="2024-11-11T14:27: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Change w:id="7035"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29397FAA" w14:textId="77777777" w:rsidR="009B2529" w:rsidRPr="009B2529" w:rsidRDefault="009B2529" w:rsidP="009B2529">
            <w:pPr>
              <w:spacing w:line="240" w:lineRule="auto"/>
              <w:jc w:val="left"/>
              <w:rPr>
                <w:ins w:id="7036" w:author="Dr Mamadou SANOGO" w:date="2024-11-11T14:27:00Z" w16du:dateUtc="2024-11-11T14:27:00Z"/>
                <w:color w:val="000000"/>
                <w:szCs w:val="24"/>
              </w:rPr>
            </w:pPr>
            <w:ins w:id="7037" w:author="Dr Mamadou SANOGO" w:date="2024-11-11T14:27:00Z" w16du:dateUtc="2024-11-11T14:27:00Z">
              <w:r w:rsidRPr="009B2529">
                <w:rPr>
                  <w:color w:val="000000"/>
                  <w:szCs w:val="24"/>
                </w:rPr>
                <w:t>Professeur</w:t>
              </w:r>
            </w:ins>
          </w:p>
        </w:tc>
      </w:tr>
      <w:tr w:rsidR="009B2529" w:rsidRPr="009B2529" w14:paraId="68B9DA44" w14:textId="77777777" w:rsidTr="00DE4E6D">
        <w:trPr>
          <w:trHeight w:val="315"/>
          <w:ins w:id="7038" w:author="Dr Mamadou SANOGO" w:date="2024-11-11T14:27:00Z" w16du:dateUtc="2024-11-11T14:27:00Z"/>
          <w:trPrChange w:id="7039"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40"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A9A19A2" w14:textId="77777777" w:rsidR="009B2529" w:rsidRPr="009B2529" w:rsidRDefault="009B2529" w:rsidP="009B2529">
            <w:pPr>
              <w:spacing w:line="240" w:lineRule="auto"/>
              <w:jc w:val="left"/>
              <w:rPr>
                <w:ins w:id="7041" w:author="Dr Mamadou SANOGO" w:date="2024-11-11T14:27:00Z" w16du:dateUtc="2024-11-11T14:27:00Z"/>
                <w:color w:val="000000"/>
                <w:szCs w:val="24"/>
              </w:rPr>
            </w:pPr>
            <w:ins w:id="7042" w:author="Dr Mamadou SANOGO" w:date="2024-11-11T14:27:00Z" w16du:dateUtc="2024-11-11T14:27: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Change w:id="7043"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44D634F1" w14:textId="77777777" w:rsidR="009B2529" w:rsidRPr="009B2529" w:rsidRDefault="009B2529" w:rsidP="009B2529">
            <w:pPr>
              <w:spacing w:line="240" w:lineRule="auto"/>
              <w:jc w:val="left"/>
              <w:rPr>
                <w:ins w:id="7044" w:author="Dr Mamadou SANOGO" w:date="2024-11-11T14:27:00Z" w16du:dateUtc="2024-11-11T14:27:00Z"/>
                <w:color w:val="000000"/>
                <w:szCs w:val="24"/>
              </w:rPr>
            </w:pPr>
            <w:ins w:id="7045" w:author="Dr Mamadou SANOGO" w:date="2024-11-11T14:27:00Z" w16du:dateUtc="2024-11-11T14:27:00Z">
              <w:r w:rsidRPr="009B2529">
                <w:rPr>
                  <w:color w:val="000000"/>
                  <w:szCs w:val="24"/>
                </w:rPr>
                <w:t>Professeur</w:t>
              </w:r>
            </w:ins>
          </w:p>
        </w:tc>
      </w:tr>
      <w:tr w:rsidR="009B2529" w:rsidRPr="009B2529" w14:paraId="6727F182" w14:textId="77777777" w:rsidTr="00DE4E6D">
        <w:trPr>
          <w:trHeight w:val="315"/>
          <w:ins w:id="7046" w:author="Dr Mamadou SANOGO" w:date="2024-11-11T14:27:00Z" w16du:dateUtc="2024-11-11T14:27:00Z"/>
          <w:trPrChange w:id="7047"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48"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CF73EF1" w14:textId="77777777" w:rsidR="009B2529" w:rsidRPr="009B2529" w:rsidRDefault="009B2529" w:rsidP="009B2529">
            <w:pPr>
              <w:spacing w:line="240" w:lineRule="auto"/>
              <w:jc w:val="left"/>
              <w:rPr>
                <w:ins w:id="7049" w:author="Dr Mamadou SANOGO" w:date="2024-11-11T14:27:00Z" w16du:dateUtc="2024-11-11T14:27:00Z"/>
                <w:color w:val="000000"/>
                <w:szCs w:val="24"/>
              </w:rPr>
            </w:pPr>
            <w:ins w:id="7050" w:author="Dr Mamadou SANOGO" w:date="2024-11-11T14:27:00Z" w16du:dateUtc="2024-11-11T14:27: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Change w:id="7051"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74366E07" w14:textId="77777777" w:rsidR="009B2529" w:rsidRPr="009B2529" w:rsidRDefault="009B2529" w:rsidP="009B2529">
            <w:pPr>
              <w:spacing w:line="240" w:lineRule="auto"/>
              <w:jc w:val="left"/>
              <w:rPr>
                <w:ins w:id="7052" w:author="Dr Mamadou SANOGO" w:date="2024-11-11T14:27:00Z" w16du:dateUtc="2024-11-11T14:27:00Z"/>
                <w:color w:val="000000"/>
                <w:szCs w:val="24"/>
              </w:rPr>
            </w:pPr>
            <w:ins w:id="7053" w:author="Dr Mamadou SANOGO" w:date="2024-11-11T14:27:00Z" w16du:dateUtc="2024-11-11T14:27:00Z">
              <w:r w:rsidRPr="009B2529">
                <w:rPr>
                  <w:color w:val="000000"/>
                  <w:szCs w:val="24"/>
                </w:rPr>
                <w:t>Professeur</w:t>
              </w:r>
            </w:ins>
          </w:p>
        </w:tc>
      </w:tr>
      <w:tr w:rsidR="009B2529" w:rsidRPr="009B2529" w14:paraId="4B3DDC96" w14:textId="77777777" w:rsidTr="00DE4E6D">
        <w:trPr>
          <w:trHeight w:val="315"/>
          <w:ins w:id="7054" w:author="Dr Mamadou SANOGO" w:date="2024-11-11T14:27:00Z" w16du:dateUtc="2024-11-11T14:27:00Z"/>
          <w:trPrChange w:id="7055"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56"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26908E2" w14:textId="77777777" w:rsidR="009B2529" w:rsidRPr="009B2529" w:rsidRDefault="009B2529" w:rsidP="009B2529">
            <w:pPr>
              <w:spacing w:line="240" w:lineRule="auto"/>
              <w:jc w:val="left"/>
              <w:rPr>
                <w:ins w:id="7057" w:author="Dr Mamadou SANOGO" w:date="2024-11-11T14:27:00Z" w16du:dateUtc="2024-11-11T14:27:00Z"/>
                <w:color w:val="000000"/>
                <w:szCs w:val="24"/>
              </w:rPr>
            </w:pPr>
            <w:ins w:id="7058" w:author="Dr Mamadou SANOGO" w:date="2024-11-11T14:27:00Z" w16du:dateUtc="2024-11-11T14:27: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Change w:id="7059"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128674DC" w14:textId="77777777" w:rsidR="009B2529" w:rsidRPr="009B2529" w:rsidRDefault="009B2529" w:rsidP="009B2529">
            <w:pPr>
              <w:spacing w:line="240" w:lineRule="auto"/>
              <w:jc w:val="left"/>
              <w:rPr>
                <w:ins w:id="7060" w:author="Dr Mamadou SANOGO" w:date="2024-11-11T14:27:00Z" w16du:dateUtc="2024-11-11T14:27:00Z"/>
                <w:color w:val="000000"/>
                <w:szCs w:val="24"/>
              </w:rPr>
            </w:pPr>
            <w:ins w:id="7061" w:author="Dr Mamadou SANOGO" w:date="2024-11-11T14:27:00Z" w16du:dateUtc="2024-11-11T14:27:00Z">
              <w:r w:rsidRPr="009B2529">
                <w:rPr>
                  <w:color w:val="000000"/>
                  <w:szCs w:val="24"/>
                </w:rPr>
                <w:t>Etudiant</w:t>
              </w:r>
            </w:ins>
          </w:p>
        </w:tc>
      </w:tr>
      <w:tr w:rsidR="009B2529" w:rsidRPr="009B2529" w14:paraId="546418B6" w14:textId="77777777" w:rsidTr="00DE4E6D">
        <w:trPr>
          <w:trHeight w:val="315"/>
          <w:ins w:id="7062" w:author="Dr Mamadou SANOGO" w:date="2024-11-11T14:27:00Z" w16du:dateUtc="2024-11-11T14:27:00Z"/>
          <w:trPrChange w:id="7063"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64"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F444DF8" w14:textId="77777777" w:rsidR="009B2529" w:rsidRPr="009B2529" w:rsidRDefault="009B2529" w:rsidP="009B2529">
            <w:pPr>
              <w:spacing w:line="240" w:lineRule="auto"/>
              <w:jc w:val="left"/>
              <w:rPr>
                <w:ins w:id="7065" w:author="Dr Mamadou SANOGO" w:date="2024-11-11T14:27:00Z" w16du:dateUtc="2024-11-11T14:27:00Z"/>
                <w:color w:val="000000"/>
                <w:szCs w:val="24"/>
              </w:rPr>
            </w:pPr>
            <w:ins w:id="7066" w:author="Dr Mamadou SANOGO" w:date="2024-11-11T14:27:00Z" w16du:dateUtc="2024-11-11T14:27: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Change w:id="7067"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1A6FF704" w14:textId="77777777" w:rsidR="009B2529" w:rsidRPr="009B2529" w:rsidRDefault="009B2529" w:rsidP="009B2529">
            <w:pPr>
              <w:spacing w:line="240" w:lineRule="auto"/>
              <w:jc w:val="left"/>
              <w:rPr>
                <w:ins w:id="7068" w:author="Dr Mamadou SANOGO" w:date="2024-11-11T14:27:00Z" w16du:dateUtc="2024-11-11T14:27:00Z"/>
                <w:color w:val="000000"/>
                <w:szCs w:val="24"/>
              </w:rPr>
            </w:pPr>
            <w:ins w:id="7069" w:author="Dr Mamadou SANOGO" w:date="2024-11-11T14:27:00Z" w16du:dateUtc="2024-11-11T14:27:00Z">
              <w:r w:rsidRPr="009B2529">
                <w:rPr>
                  <w:color w:val="000000"/>
                  <w:szCs w:val="24"/>
                </w:rPr>
                <w:t>Etudiant</w:t>
              </w:r>
            </w:ins>
          </w:p>
        </w:tc>
      </w:tr>
      <w:tr w:rsidR="009B2529" w:rsidRPr="009B2529" w14:paraId="364380AB" w14:textId="77777777" w:rsidTr="00DE4E6D">
        <w:trPr>
          <w:trHeight w:val="315"/>
          <w:ins w:id="7070" w:author="Dr Mamadou SANOGO" w:date="2024-11-11T14:27:00Z" w16du:dateUtc="2024-11-11T14:27:00Z"/>
          <w:trPrChange w:id="7071"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72"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F14EA2B" w14:textId="77777777" w:rsidR="009B2529" w:rsidRPr="009B2529" w:rsidRDefault="009B2529" w:rsidP="009B2529">
            <w:pPr>
              <w:spacing w:line="240" w:lineRule="auto"/>
              <w:jc w:val="left"/>
              <w:rPr>
                <w:ins w:id="7073" w:author="Dr Mamadou SANOGO" w:date="2024-11-11T14:27:00Z" w16du:dateUtc="2024-11-11T14:27:00Z"/>
                <w:color w:val="000000"/>
                <w:szCs w:val="24"/>
              </w:rPr>
            </w:pPr>
            <w:ins w:id="7074" w:author="Dr Mamadou SANOGO" w:date="2024-11-11T14:27:00Z" w16du:dateUtc="2024-11-11T14:27: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Change w:id="7075"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00682441" w14:textId="77777777" w:rsidR="009B2529" w:rsidRPr="009B2529" w:rsidRDefault="009B2529" w:rsidP="009B2529">
            <w:pPr>
              <w:spacing w:line="240" w:lineRule="auto"/>
              <w:jc w:val="left"/>
              <w:rPr>
                <w:ins w:id="7076" w:author="Dr Mamadou SANOGO" w:date="2024-11-11T14:27:00Z" w16du:dateUtc="2024-11-11T14:27:00Z"/>
                <w:color w:val="000000"/>
                <w:szCs w:val="24"/>
              </w:rPr>
            </w:pPr>
            <w:ins w:id="7077" w:author="Dr Mamadou SANOGO" w:date="2024-11-11T14:27:00Z" w16du:dateUtc="2024-11-11T14:27:00Z">
              <w:r w:rsidRPr="009B2529">
                <w:rPr>
                  <w:color w:val="000000"/>
                  <w:szCs w:val="24"/>
                </w:rPr>
                <w:t>Parent d’étudiant</w:t>
              </w:r>
            </w:ins>
          </w:p>
        </w:tc>
      </w:tr>
      <w:tr w:rsidR="009B2529" w:rsidRPr="009B2529" w14:paraId="2AFF3842" w14:textId="77777777" w:rsidTr="00DE4E6D">
        <w:trPr>
          <w:trHeight w:val="315"/>
          <w:ins w:id="7078" w:author="Dr Mamadou SANOGO" w:date="2024-11-11T14:27:00Z" w16du:dateUtc="2024-11-11T14:27:00Z"/>
          <w:trPrChange w:id="7079" w:author="Dr Mamadou SANOGO" w:date="2024-11-11T15:22:00Z" w16du:dateUtc="2024-11-11T15:22:00Z">
            <w:trPr>
              <w:trHeight w:val="315"/>
            </w:trPr>
          </w:trPrChange>
        </w:trPr>
        <w:tc>
          <w:tcPr>
            <w:tcW w:w="2830" w:type="dxa"/>
            <w:tcBorders>
              <w:top w:val="nil"/>
              <w:left w:val="single" w:sz="4" w:space="0" w:color="auto"/>
              <w:bottom w:val="single" w:sz="4" w:space="0" w:color="auto"/>
              <w:right w:val="single" w:sz="4" w:space="0" w:color="auto"/>
            </w:tcBorders>
            <w:shd w:val="clear" w:color="auto" w:fill="auto"/>
            <w:noWrap/>
            <w:vAlign w:val="center"/>
            <w:hideMark/>
            <w:tcPrChange w:id="7080" w:author="Dr Mamadou SANOGO" w:date="2024-11-11T15:22:00Z" w16du:dateUtc="2024-11-11T15:22:00Z">
              <w:tcPr>
                <w:tcW w:w="2620"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6ABFCA8" w14:textId="77777777" w:rsidR="009B2529" w:rsidRPr="009B2529" w:rsidRDefault="009B2529" w:rsidP="009B2529">
            <w:pPr>
              <w:spacing w:line="240" w:lineRule="auto"/>
              <w:jc w:val="left"/>
              <w:rPr>
                <w:ins w:id="7081" w:author="Dr Mamadou SANOGO" w:date="2024-11-11T14:27:00Z" w16du:dateUtc="2024-11-11T14:27:00Z"/>
                <w:color w:val="000000"/>
                <w:szCs w:val="24"/>
              </w:rPr>
            </w:pPr>
            <w:ins w:id="7082" w:author="Dr Mamadou SANOGO" w:date="2024-11-11T14:27:00Z" w16du:dateUtc="2024-11-11T14:27: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Change w:id="7083" w:author="Dr Mamadou SANOGO" w:date="2024-11-11T15:22:00Z" w16du:dateUtc="2024-11-11T15:22:00Z">
              <w:tcPr>
                <w:tcW w:w="5480" w:type="dxa"/>
                <w:gridSpan w:val="2"/>
                <w:tcBorders>
                  <w:top w:val="nil"/>
                  <w:left w:val="nil"/>
                  <w:bottom w:val="single" w:sz="4" w:space="0" w:color="auto"/>
                  <w:right w:val="single" w:sz="4" w:space="0" w:color="auto"/>
                </w:tcBorders>
                <w:shd w:val="clear" w:color="auto" w:fill="auto"/>
                <w:noWrap/>
                <w:vAlign w:val="center"/>
                <w:hideMark/>
              </w:tcPr>
            </w:tcPrChange>
          </w:tcPr>
          <w:p w14:paraId="1F08ADC6" w14:textId="77777777" w:rsidR="009B2529" w:rsidRPr="009B2529" w:rsidRDefault="009B2529" w:rsidP="009B2529">
            <w:pPr>
              <w:spacing w:line="240" w:lineRule="auto"/>
              <w:jc w:val="left"/>
              <w:rPr>
                <w:ins w:id="7084" w:author="Dr Mamadou SANOGO" w:date="2024-11-11T14:27:00Z" w16du:dateUtc="2024-11-11T14:27:00Z"/>
                <w:color w:val="000000"/>
                <w:szCs w:val="24"/>
              </w:rPr>
            </w:pPr>
            <w:ins w:id="7085" w:author="Dr Mamadou SANOGO" w:date="2024-11-11T14:27:00Z" w16du:dateUtc="2024-11-11T14:27:00Z">
              <w:r w:rsidRPr="009B2529">
                <w:rPr>
                  <w:color w:val="000000"/>
                  <w:szCs w:val="24"/>
                </w:rPr>
                <w:t>Parent d’étudiant</w:t>
              </w:r>
            </w:ins>
          </w:p>
        </w:tc>
      </w:tr>
    </w:tbl>
    <w:p w14:paraId="74F5AA11" w14:textId="0F62345D" w:rsidR="000E0336" w:rsidRPr="007A4AFC" w:rsidRDefault="000E0336" w:rsidP="000E0336">
      <w:pPr>
        <w:rPr>
          <w:ins w:id="7086" w:author="Dr Mamadou SANOGO" w:date="2023-10-25T13:24:00Z"/>
          <w:color w:val="000000" w:themeColor="text1"/>
          <w:rPrChange w:id="7087" w:author="Dr Mamadou SANOGO" w:date="2023-10-25T18:15:00Z">
            <w:rPr>
              <w:ins w:id="7088" w:author="Dr Mamadou SANOGO" w:date="2023-10-25T13:24:00Z"/>
            </w:rPr>
          </w:rPrChange>
        </w:rPr>
      </w:pPr>
      <w:ins w:id="7089" w:author="Dr Mamadou SANOGO" w:date="2023-10-25T13:24:00Z">
        <w:r w:rsidRPr="007A4AFC">
          <w:rPr>
            <w:color w:val="000000" w:themeColor="text1"/>
            <w:rPrChange w:id="7090" w:author="Dr Mamadou SANOGO" w:date="2023-10-25T18:15:00Z">
              <w:rPr/>
            </w:rPrChange>
          </w:rPr>
          <w:t xml:space="preserve">Le secrétariat de séance était assuré par Mme </w:t>
        </w:r>
      </w:ins>
      <w:ins w:id="7091" w:author="Dr Mamadou SANOGO" w:date="2024-11-11T14:29:00Z" w16du:dateUtc="2024-11-11T14:29:00Z">
        <w:r w:rsidR="009B2529">
          <w:rPr>
            <w:color w:val="000000" w:themeColor="text1"/>
          </w:rPr>
          <w:t>TOURE Macou</w:t>
        </w:r>
      </w:ins>
      <w:ins w:id="7092" w:author="Dr Mamadou SANOGO" w:date="2023-10-25T13:24:00Z">
        <w:r w:rsidRPr="007A4AFC">
          <w:rPr>
            <w:color w:val="000000" w:themeColor="text1"/>
            <w:rPrChange w:id="7093" w:author="Dr Mamadou SANOGO" w:date="2023-10-25T18:15:00Z">
              <w:rPr/>
            </w:rPrChange>
          </w:rPr>
          <w:t>.</w:t>
        </w:r>
      </w:ins>
    </w:p>
    <w:p w14:paraId="0F8A5354" w14:textId="77777777" w:rsidR="000E0336" w:rsidRPr="007A4AFC" w:rsidRDefault="000E0336" w:rsidP="000E0336">
      <w:pPr>
        <w:rPr>
          <w:ins w:id="7094" w:author="Dr Mamadou SANOGO" w:date="2023-10-25T13:24:00Z"/>
          <w:color w:val="000000" w:themeColor="text1"/>
          <w:rPrChange w:id="7095" w:author="Dr Mamadou SANOGO" w:date="2023-10-25T18:15:00Z">
            <w:rPr>
              <w:ins w:id="7096" w:author="Dr Mamadou SANOGO" w:date="2023-10-25T13:24:00Z"/>
            </w:rPr>
          </w:rPrChange>
        </w:rPr>
      </w:pPr>
      <w:ins w:id="7097" w:author="Dr Mamadou SANOGO" w:date="2023-10-25T13:24:00Z">
        <w:r w:rsidRPr="007A4AFC">
          <w:rPr>
            <w:color w:val="000000" w:themeColor="text1"/>
            <w:rPrChange w:id="7098" w:author="Dr Mamadou SANOGO" w:date="2023-10-25T18:15:00Z">
              <w:rPr/>
            </w:rPrChange>
          </w:rPr>
          <w:t xml:space="preserve">L’ordre du jour portait sur : </w:t>
        </w:r>
      </w:ins>
    </w:p>
    <w:p w14:paraId="48AB6873" w14:textId="77777777" w:rsidR="000E0336" w:rsidRPr="007A4AFC" w:rsidRDefault="000E0336" w:rsidP="000E0336">
      <w:pPr>
        <w:pStyle w:val="Paragraphedeliste"/>
        <w:numPr>
          <w:ilvl w:val="0"/>
          <w:numId w:val="31"/>
        </w:numPr>
        <w:spacing w:line="240" w:lineRule="auto"/>
        <w:rPr>
          <w:ins w:id="7099" w:author="Dr Mamadou SANOGO" w:date="2023-10-25T13:24:00Z"/>
          <w:color w:val="000000" w:themeColor="text1"/>
          <w:rPrChange w:id="7100" w:author="Dr Mamadou SANOGO" w:date="2023-10-25T18:15:00Z">
            <w:rPr>
              <w:ins w:id="7101" w:author="Dr Mamadou SANOGO" w:date="2023-10-25T13:24:00Z"/>
            </w:rPr>
          </w:rPrChange>
        </w:rPr>
      </w:pPr>
      <w:ins w:id="7102" w:author="Dr Mamadou SANOGO" w:date="2023-10-25T13:24:00Z">
        <w:r w:rsidRPr="007A4AFC">
          <w:rPr>
            <w:color w:val="000000" w:themeColor="text1"/>
            <w:rPrChange w:id="7103" w:author="Dr Mamadou SANOGO" w:date="2023-10-25T18:15:00Z">
              <w:rPr/>
            </w:rPrChange>
          </w:rPr>
          <w:t>Sensibilisation autour de l’auto-évaluation des filières de formation initiée par l’AMAQ-SUP</w:t>
        </w:r>
      </w:ins>
    </w:p>
    <w:p w14:paraId="72D2E0B0" w14:textId="14EB0212" w:rsidR="000E0336" w:rsidRPr="007A4AFC" w:rsidRDefault="000E0336" w:rsidP="000E0336">
      <w:pPr>
        <w:pStyle w:val="Paragraphedeliste"/>
        <w:numPr>
          <w:ilvl w:val="0"/>
          <w:numId w:val="31"/>
        </w:numPr>
        <w:spacing w:line="240" w:lineRule="auto"/>
        <w:rPr>
          <w:ins w:id="7104" w:author="Dr Mamadou SANOGO" w:date="2023-10-25T13:24:00Z"/>
          <w:color w:val="000000" w:themeColor="text1"/>
          <w:rPrChange w:id="7105" w:author="Dr Mamadou SANOGO" w:date="2023-10-25T18:15:00Z">
            <w:rPr>
              <w:ins w:id="7106" w:author="Dr Mamadou SANOGO" w:date="2023-10-25T13:24:00Z"/>
            </w:rPr>
          </w:rPrChange>
        </w:rPr>
      </w:pPr>
      <w:ins w:id="7107" w:author="Dr Mamadou SANOGO" w:date="2023-10-25T13:24:00Z">
        <w:r w:rsidRPr="007A4AFC">
          <w:rPr>
            <w:color w:val="000000" w:themeColor="text1"/>
            <w:rPrChange w:id="7108" w:author="Dr Mamadou SANOGO" w:date="2023-10-25T18:15:00Z">
              <w:rPr/>
            </w:rPrChange>
          </w:rPr>
          <w:t>L’adoption d</w:t>
        </w:r>
      </w:ins>
      <w:ins w:id="7109" w:author="Dr Mamadou SANOGO" w:date="2023-10-27T11:31:00Z">
        <w:r w:rsidR="00AD42F4">
          <w:rPr>
            <w:color w:val="000000" w:themeColor="text1"/>
          </w:rPr>
          <w:t>es</w:t>
        </w:r>
      </w:ins>
      <w:ins w:id="7110" w:author="Dr Mamadou SANOGO" w:date="2023-10-25T13:24:00Z">
        <w:r w:rsidRPr="007A4AFC">
          <w:rPr>
            <w:color w:val="000000" w:themeColor="text1"/>
            <w:rPrChange w:id="7111" w:author="Dr Mamadou SANOGO" w:date="2023-10-25T18:15:00Z">
              <w:rPr/>
            </w:rPrChange>
          </w:rPr>
          <w:t xml:space="preserve"> comité</w:t>
        </w:r>
      </w:ins>
      <w:ins w:id="7112" w:author="Dr Mamadou SANOGO" w:date="2023-10-27T11:31:00Z">
        <w:r w:rsidR="00AD42F4">
          <w:rPr>
            <w:color w:val="000000" w:themeColor="text1"/>
          </w:rPr>
          <w:t>s</w:t>
        </w:r>
      </w:ins>
      <w:ins w:id="7113" w:author="Dr Mamadou SANOGO" w:date="2023-10-25T13:24:00Z">
        <w:r w:rsidRPr="007A4AFC">
          <w:rPr>
            <w:color w:val="000000" w:themeColor="text1"/>
            <w:rPrChange w:id="7114"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7115" w:author="Dr Mamadou SANOGO" w:date="2023-10-25T18:15:00Z">
              <w:rPr/>
            </w:rPrChange>
          </w:rPr>
          <w:t xml:space="preserve">pour l’auto-évaluation de </w:t>
        </w:r>
      </w:ins>
      <w:ins w:id="7116" w:author="Dr Mamadou SANOGO" w:date="2024-11-11T14:14:00Z" w16du:dateUtc="2024-11-11T14:14:00Z">
        <w:r w:rsidR="003E2115">
          <w:rPr>
            <w:color w:val="000000" w:themeColor="text1"/>
          </w:rPr>
          <w:t>8</w:t>
        </w:r>
      </w:ins>
      <w:ins w:id="7117" w:author="Dr Mamadou SANOGO" w:date="2023-10-25T13:24:00Z">
        <w:r w:rsidRPr="007A4AFC">
          <w:rPr>
            <w:color w:val="000000" w:themeColor="text1"/>
            <w:rPrChange w:id="7118" w:author="Dr Mamadou SANOGO" w:date="2023-10-25T18:15:00Z">
              <w:rPr/>
            </w:rPrChange>
          </w:rPr>
          <w:t xml:space="preserve"> filières de formation</w:t>
        </w:r>
      </w:ins>
    </w:p>
    <w:p w14:paraId="1F02A2C5" w14:textId="77777777" w:rsidR="000E0336" w:rsidRPr="007A4AFC" w:rsidRDefault="000E0336" w:rsidP="000E0336">
      <w:pPr>
        <w:pStyle w:val="Paragraphedeliste"/>
        <w:numPr>
          <w:ilvl w:val="0"/>
          <w:numId w:val="31"/>
        </w:numPr>
        <w:spacing w:line="240" w:lineRule="auto"/>
        <w:rPr>
          <w:ins w:id="7119" w:author="Dr Mamadou SANOGO" w:date="2023-10-25T13:24:00Z"/>
          <w:color w:val="000000" w:themeColor="text1"/>
          <w:rPrChange w:id="7120" w:author="Dr Mamadou SANOGO" w:date="2023-10-25T18:15:00Z">
            <w:rPr>
              <w:ins w:id="7121" w:author="Dr Mamadou SANOGO" w:date="2023-10-25T13:24:00Z"/>
            </w:rPr>
          </w:rPrChange>
        </w:rPr>
      </w:pPr>
      <w:ins w:id="7122" w:author="Dr Mamadou SANOGO" w:date="2023-10-25T13:24:00Z">
        <w:r w:rsidRPr="007A4AFC">
          <w:rPr>
            <w:color w:val="000000" w:themeColor="text1"/>
            <w:rPrChange w:id="7123" w:author="Dr Mamadou SANOGO" w:date="2023-10-25T18:15:00Z">
              <w:rPr/>
            </w:rPrChange>
          </w:rPr>
          <w:t>Divers</w:t>
        </w:r>
      </w:ins>
    </w:p>
    <w:p w14:paraId="432B2985" w14:textId="77777777" w:rsidR="000E0336" w:rsidRPr="007A4AFC" w:rsidRDefault="000E0336" w:rsidP="000E0336">
      <w:pPr>
        <w:rPr>
          <w:ins w:id="7124" w:author="Dr Mamadou SANOGO" w:date="2023-10-25T13:24:00Z"/>
          <w:color w:val="000000" w:themeColor="text1"/>
          <w:rPrChange w:id="7125" w:author="Dr Mamadou SANOGO" w:date="2023-10-25T18:15:00Z">
            <w:rPr>
              <w:ins w:id="7126" w:author="Dr Mamadou SANOGO" w:date="2023-10-25T13:24:00Z"/>
            </w:rPr>
          </w:rPrChange>
        </w:rPr>
      </w:pPr>
      <w:ins w:id="7127" w:author="Dr Mamadou SANOGO" w:date="2023-10-25T13:24:00Z">
        <w:r w:rsidRPr="007A4AFC">
          <w:rPr>
            <w:color w:val="000000" w:themeColor="text1"/>
            <w:rPrChange w:id="7128" w:author="Dr Mamadou SANOGO" w:date="2023-10-25T18:15:00Z">
              <w:rPr/>
            </w:rPrChange>
          </w:rPr>
          <w:t>Après les salutations et les remerciements du président pour la présence des uns et autres, le président procéda à l’ouverture de séance.</w:t>
        </w:r>
      </w:ins>
    </w:p>
    <w:p w14:paraId="76BB898D" w14:textId="29A376DE" w:rsidR="00CB3C42" w:rsidRPr="0027496F" w:rsidRDefault="000E0336" w:rsidP="00CB3C42">
      <w:pPr>
        <w:spacing w:line="240" w:lineRule="auto"/>
        <w:rPr>
          <w:ins w:id="7129" w:author="Dr Mamadou SANOGO" w:date="2023-10-26T15:42:00Z"/>
          <w:color w:val="000000" w:themeColor="text1"/>
          <w:rPrChange w:id="7130" w:author="Dr Mamadou SANOGO" w:date="2023-10-27T12:15:00Z">
            <w:rPr>
              <w:ins w:id="7131" w:author="Dr Mamadou SANOGO" w:date="2023-10-26T15:42:00Z"/>
              <w:b/>
              <w:color w:val="000000" w:themeColor="text1"/>
            </w:rPr>
          </w:rPrChange>
        </w:rPr>
      </w:pPr>
      <w:ins w:id="7132" w:author="Dr Mamadou SANOGO" w:date="2023-10-25T13:24:00Z">
        <w:r w:rsidRPr="007A4AFC">
          <w:rPr>
            <w:color w:val="000000" w:themeColor="text1"/>
            <w:rPrChange w:id="7133" w:author="Dr Mamadou SANOGO" w:date="2023-10-25T18:15:00Z">
              <w:rPr/>
            </w:rPrChange>
          </w:rPr>
          <w:t>Cette ouverture de séance fut précédée par un tour de table pour la présentation des participants.</w:t>
        </w:r>
      </w:ins>
    </w:p>
    <w:p w14:paraId="5323CFE9" w14:textId="77777777" w:rsidR="00CB3C42" w:rsidRPr="00CB3C42" w:rsidRDefault="00CB3C42">
      <w:pPr>
        <w:spacing w:line="240" w:lineRule="auto"/>
        <w:rPr>
          <w:ins w:id="7134" w:author="Dr Mamadou SANOGO" w:date="2023-10-26T15:41:00Z"/>
          <w:b/>
          <w:color w:val="000000" w:themeColor="text1"/>
          <w:rPrChange w:id="7135" w:author="Dr Mamadou SANOGO" w:date="2023-10-26T15:42:00Z">
            <w:rPr>
              <w:ins w:id="7136" w:author="Dr Mamadou SANOGO" w:date="2023-10-26T15:41:00Z"/>
            </w:rPr>
          </w:rPrChange>
        </w:rPr>
        <w:pPrChange w:id="7137" w:author="Dr Mamadou SANOGO" w:date="2023-10-26T15:42:00Z">
          <w:pPr>
            <w:pStyle w:val="Paragraphedeliste"/>
            <w:numPr>
              <w:numId w:val="33"/>
            </w:numPr>
            <w:spacing w:line="240" w:lineRule="auto"/>
            <w:ind w:hanging="360"/>
          </w:pPr>
        </w:pPrChange>
      </w:pPr>
    </w:p>
    <w:p w14:paraId="7E84AA60" w14:textId="24F56F4C" w:rsidR="000E0336" w:rsidRPr="007A4AFC" w:rsidRDefault="000E0336">
      <w:pPr>
        <w:pStyle w:val="Paragraphedeliste"/>
        <w:numPr>
          <w:ilvl w:val="0"/>
          <w:numId w:val="33"/>
        </w:numPr>
        <w:spacing w:line="240" w:lineRule="auto"/>
        <w:jc w:val="left"/>
        <w:rPr>
          <w:ins w:id="7138" w:author="Dr Mamadou SANOGO" w:date="2023-10-25T13:24:00Z"/>
          <w:b/>
          <w:color w:val="000000" w:themeColor="text1"/>
          <w:rPrChange w:id="7139" w:author="Dr Mamadou SANOGO" w:date="2023-10-25T18:15:00Z">
            <w:rPr>
              <w:ins w:id="7140" w:author="Dr Mamadou SANOGO" w:date="2023-10-25T13:24:00Z"/>
            </w:rPr>
          </w:rPrChange>
        </w:rPr>
        <w:pPrChange w:id="7141" w:author="Dr Mamadou SANOGO" w:date="2023-10-28T00:00:00Z">
          <w:pPr/>
        </w:pPrChange>
      </w:pPr>
      <w:ins w:id="7142" w:author="Dr Mamadou SANOGO" w:date="2023-10-25T13:24:00Z">
        <w:r w:rsidRPr="007A4AFC">
          <w:rPr>
            <w:b/>
            <w:color w:val="000000" w:themeColor="text1"/>
            <w:rPrChange w:id="7143" w:author="Dr Mamadou SANOGO" w:date="2023-10-25T18:15:00Z">
              <w:rPr>
                <w:b/>
              </w:rPr>
            </w:rPrChange>
          </w:rPr>
          <w:t>SENSIBILISATION AUTOUR DE L’AUTOÉVALUATION DES FILIÈRES DE FORMATION INITIÉE PAR L’AMAQ-SUP</w:t>
        </w:r>
      </w:ins>
    </w:p>
    <w:p w14:paraId="4289121F" w14:textId="516EC108" w:rsidR="000E0336" w:rsidRPr="007A4AFC" w:rsidRDefault="000E0336">
      <w:pPr>
        <w:jc w:val="left"/>
        <w:rPr>
          <w:ins w:id="7144" w:author="Dr Mamadou SANOGO" w:date="2023-10-25T13:24:00Z"/>
          <w:color w:val="000000" w:themeColor="text1"/>
          <w:rPrChange w:id="7145" w:author="Dr Mamadou SANOGO" w:date="2023-10-25T18:15:00Z">
            <w:rPr>
              <w:ins w:id="7146" w:author="Dr Mamadou SANOGO" w:date="2023-10-25T13:24:00Z"/>
            </w:rPr>
          </w:rPrChange>
        </w:rPr>
        <w:pPrChange w:id="7147" w:author="Dr Mamadou SANOGO" w:date="2023-10-28T00:00:00Z">
          <w:pPr/>
        </w:pPrChange>
      </w:pPr>
      <w:ins w:id="7148" w:author="Dr Mamadou SANOGO" w:date="2023-10-25T13:24:00Z">
        <w:r w:rsidRPr="007A4AFC">
          <w:rPr>
            <w:b/>
            <w:color w:val="000000" w:themeColor="text1"/>
            <w:rPrChange w:id="7149" w:author="Dr Mamadou SANOGO" w:date="2023-10-25T18:15:00Z">
              <w:rPr>
                <w:b/>
              </w:rPr>
            </w:rPrChange>
          </w:rPr>
          <w:t xml:space="preserve">Président : </w:t>
        </w:r>
      </w:ins>
      <w:proofErr w:type="gramStart"/>
      <w:ins w:id="7150" w:author="Dr Mamadou SANOGO" w:date="2024-11-11T15:14:00Z" w16du:dateUtc="2024-11-11T15:14:00Z">
        <w:r w:rsidR="00DE4E6D">
          <w:rPr>
            <w:b/>
            <w:color w:val="000000" w:themeColor="text1"/>
          </w:rPr>
          <w:t>M.SANOGO</w:t>
        </w:r>
        <w:proofErr w:type="gramEnd"/>
        <w:r w:rsidR="00DE4E6D">
          <w:rPr>
            <w:b/>
            <w:color w:val="000000" w:themeColor="text1"/>
          </w:rPr>
          <w:t xml:space="preserve"> Mamadou</w:t>
        </w:r>
      </w:ins>
    </w:p>
    <w:p w14:paraId="663D86FB" w14:textId="4297CE9D" w:rsidR="000E0336" w:rsidRPr="007A4AFC" w:rsidRDefault="000E0336" w:rsidP="00F076C8">
      <w:pPr>
        <w:rPr>
          <w:ins w:id="7151" w:author="Dr Mamadou SANOGO" w:date="2023-10-25T13:24:00Z"/>
          <w:color w:val="000000" w:themeColor="text1"/>
          <w:sz w:val="22"/>
          <w:rPrChange w:id="7152" w:author="Dr Mamadou SANOGO" w:date="2023-10-25T18:15:00Z">
            <w:rPr>
              <w:ins w:id="7153" w:author="Dr Mamadou SANOGO" w:date="2023-10-25T13:24:00Z"/>
              <w:sz w:val="4"/>
            </w:rPr>
          </w:rPrChange>
        </w:rPr>
      </w:pPr>
      <w:ins w:id="7154" w:author="Dr Mamadou SANOGO" w:date="2023-10-25T13:24:00Z">
        <w:r w:rsidRPr="007A4AFC">
          <w:rPr>
            <w:color w:val="000000" w:themeColor="text1"/>
            <w:rPrChange w:id="7155" w:author="Dr Mamadou SANOGO" w:date="2023-10-25T18:15:00Z">
              <w:rPr/>
            </w:rPrChange>
          </w:rPr>
          <w:t>Il expliqua aux participants tout d’abord le rôle de l’Agence Malienne d’Assurance Qualité de l’Enseignement Supérieur et de la Recherche Scientifique (AMAQ-SUP) qui est un établissement public à caractère scientifique et technologique.</w:t>
        </w:r>
      </w:ins>
    </w:p>
    <w:p w14:paraId="3A0685EF" w14:textId="3CB2A9DB" w:rsidR="000E0336" w:rsidRPr="007A4AFC" w:rsidRDefault="000E0336" w:rsidP="00614D94">
      <w:pPr>
        <w:rPr>
          <w:ins w:id="7156" w:author="Dr Mamadou SANOGO" w:date="2023-10-25T13:24:00Z"/>
          <w:color w:val="000000" w:themeColor="text1"/>
          <w:rPrChange w:id="7157" w:author="Dr Mamadou SANOGO" w:date="2023-10-25T18:15:00Z">
            <w:rPr>
              <w:ins w:id="7158" w:author="Dr Mamadou SANOGO" w:date="2023-10-25T13:24:00Z"/>
              <w:b/>
            </w:rPr>
          </w:rPrChange>
        </w:rPr>
      </w:pPr>
      <w:ins w:id="7159" w:author="Dr Mamadou SANOGO" w:date="2023-10-25T13:24:00Z">
        <w:r w:rsidRPr="007A4AFC">
          <w:rPr>
            <w:color w:val="000000" w:themeColor="text1"/>
            <w:rPrChange w:id="7160" w:author="Dr Mamadou SANOGO" w:date="2023-10-25T18:15:00Z">
              <w:rPr/>
            </w:rPrChange>
          </w:rPr>
          <w:t>Il parla également des missions de l’AMAQ qui sont : évaluer la qualité des institutions d’enseignement supérieur, des programmes de formation et de la recherche, et œuvrer à leur amélioration continue.</w:t>
        </w:r>
      </w:ins>
    </w:p>
    <w:p w14:paraId="274CFEF6" w14:textId="77777777" w:rsidR="000E0336" w:rsidRPr="007A4AFC" w:rsidRDefault="000E0336" w:rsidP="000E0336">
      <w:pPr>
        <w:rPr>
          <w:ins w:id="7161" w:author="Dr Mamadou SANOGO" w:date="2023-10-25T13:24:00Z"/>
          <w:color w:val="000000" w:themeColor="text1"/>
          <w:rPrChange w:id="7162" w:author="Dr Mamadou SANOGO" w:date="2023-10-25T18:15:00Z">
            <w:rPr>
              <w:ins w:id="7163" w:author="Dr Mamadou SANOGO" w:date="2023-10-25T13:24:00Z"/>
            </w:rPr>
          </w:rPrChange>
        </w:rPr>
      </w:pPr>
      <w:ins w:id="7164" w:author="Dr Mamadou SANOGO" w:date="2023-10-25T13:24:00Z">
        <w:r w:rsidRPr="007A4AFC">
          <w:rPr>
            <w:color w:val="000000" w:themeColor="text1"/>
            <w:rPrChange w:id="7165" w:author="Dr Mamadou SANOGO" w:date="2023-10-25T18:15:00Z">
              <w:rPr/>
            </w:rPrChange>
          </w:rPr>
          <w:t>Enfin, il procéda à la présentation des nouveaux outils de l’AMAQ-SUP à savoir</w:t>
        </w:r>
      </w:ins>
    </w:p>
    <w:p w14:paraId="4FDDF4BD" w14:textId="77777777" w:rsidR="000E0336" w:rsidRPr="007A4AFC" w:rsidRDefault="000E0336" w:rsidP="000E0336">
      <w:pPr>
        <w:pStyle w:val="Paragraphedeliste"/>
        <w:numPr>
          <w:ilvl w:val="0"/>
          <w:numId w:val="32"/>
        </w:numPr>
        <w:spacing w:line="240" w:lineRule="auto"/>
        <w:rPr>
          <w:ins w:id="7166" w:author="Dr Mamadou SANOGO" w:date="2023-10-25T13:24:00Z"/>
          <w:color w:val="000000" w:themeColor="text1"/>
          <w:rPrChange w:id="7167" w:author="Dr Mamadou SANOGO" w:date="2023-10-25T18:15:00Z">
            <w:rPr>
              <w:ins w:id="7168" w:author="Dr Mamadou SANOGO" w:date="2023-10-25T13:24:00Z"/>
            </w:rPr>
          </w:rPrChange>
        </w:rPr>
      </w:pPr>
      <w:ins w:id="7169" w:author="Dr Mamadou SANOGO" w:date="2023-10-25T13:24:00Z">
        <w:r w:rsidRPr="007A4AFC">
          <w:rPr>
            <w:color w:val="000000" w:themeColor="text1"/>
            <w:rPrChange w:id="7170" w:author="Dr Mamadou SANOGO" w:date="2023-10-25T18:15:00Z">
              <w:rPr/>
            </w:rPrChange>
          </w:rPr>
          <w:t>Le Référentiel de l’évaluation des formations ;</w:t>
        </w:r>
      </w:ins>
    </w:p>
    <w:p w14:paraId="1102DA8B" w14:textId="77777777" w:rsidR="000E0336" w:rsidRPr="007A4AFC" w:rsidRDefault="000E0336" w:rsidP="000E0336">
      <w:pPr>
        <w:pStyle w:val="Paragraphedeliste"/>
        <w:numPr>
          <w:ilvl w:val="0"/>
          <w:numId w:val="32"/>
        </w:numPr>
        <w:spacing w:line="240" w:lineRule="auto"/>
        <w:rPr>
          <w:ins w:id="7171" w:author="Dr Mamadou SANOGO" w:date="2023-10-25T13:24:00Z"/>
          <w:color w:val="000000" w:themeColor="text1"/>
          <w:rPrChange w:id="7172" w:author="Dr Mamadou SANOGO" w:date="2023-10-25T18:15:00Z">
            <w:rPr>
              <w:ins w:id="7173" w:author="Dr Mamadou SANOGO" w:date="2023-10-25T13:24:00Z"/>
            </w:rPr>
          </w:rPrChange>
        </w:rPr>
      </w:pPr>
      <w:ins w:id="7174" w:author="Dr Mamadou SANOGO" w:date="2023-10-25T13:24:00Z">
        <w:r w:rsidRPr="007A4AFC">
          <w:rPr>
            <w:color w:val="000000" w:themeColor="text1"/>
            <w:rPrChange w:id="7175" w:author="Dr Mamadou SANOGO" w:date="2023-10-25T18:15:00Z">
              <w:rPr/>
            </w:rPrChange>
          </w:rPr>
          <w:t>Le Guide de l’évaluation des formations ;</w:t>
        </w:r>
      </w:ins>
    </w:p>
    <w:p w14:paraId="3586BED8" w14:textId="77777777" w:rsidR="000E0336" w:rsidRPr="007A4AFC" w:rsidRDefault="000E0336" w:rsidP="000E0336">
      <w:pPr>
        <w:pStyle w:val="Paragraphedeliste"/>
        <w:numPr>
          <w:ilvl w:val="0"/>
          <w:numId w:val="32"/>
        </w:numPr>
        <w:spacing w:line="240" w:lineRule="auto"/>
        <w:rPr>
          <w:ins w:id="7176" w:author="Dr Mamadou SANOGO" w:date="2023-10-25T13:24:00Z"/>
          <w:color w:val="000000" w:themeColor="text1"/>
          <w:rPrChange w:id="7177" w:author="Dr Mamadou SANOGO" w:date="2023-10-25T18:15:00Z">
            <w:rPr>
              <w:ins w:id="7178" w:author="Dr Mamadou SANOGO" w:date="2023-10-25T13:24:00Z"/>
            </w:rPr>
          </w:rPrChange>
        </w:rPr>
      </w:pPr>
      <w:ins w:id="7179" w:author="Dr Mamadou SANOGO" w:date="2023-10-25T13:24:00Z">
        <w:r w:rsidRPr="007A4AFC">
          <w:rPr>
            <w:color w:val="000000" w:themeColor="text1"/>
            <w:rPrChange w:id="7180" w:author="Dr Mamadou SANOGO" w:date="2023-10-25T18:15:00Z">
              <w:rPr/>
            </w:rPrChange>
          </w:rPr>
          <w:t>Le Guide de rédaction du RAE-Formation ;</w:t>
        </w:r>
      </w:ins>
    </w:p>
    <w:p w14:paraId="0D542EBA" w14:textId="50770158" w:rsidR="000E0336" w:rsidRPr="007A4AFC" w:rsidRDefault="000E0336" w:rsidP="000E0336">
      <w:pPr>
        <w:pStyle w:val="Paragraphedeliste"/>
        <w:numPr>
          <w:ilvl w:val="0"/>
          <w:numId w:val="32"/>
        </w:numPr>
        <w:spacing w:line="240" w:lineRule="auto"/>
        <w:rPr>
          <w:ins w:id="7181" w:author="Dr Mamadou SANOGO" w:date="2023-10-25T13:24:00Z"/>
          <w:color w:val="000000" w:themeColor="text1"/>
          <w:rPrChange w:id="7182" w:author="Dr Mamadou SANOGO" w:date="2023-10-25T18:15:00Z">
            <w:rPr>
              <w:ins w:id="7183" w:author="Dr Mamadou SANOGO" w:date="2023-10-25T13:24:00Z"/>
            </w:rPr>
          </w:rPrChange>
        </w:rPr>
      </w:pPr>
      <w:ins w:id="7184" w:author="Dr Mamadou SANOGO" w:date="2023-10-25T13:24:00Z">
        <w:r w:rsidRPr="007A4AFC">
          <w:rPr>
            <w:color w:val="000000" w:themeColor="text1"/>
            <w:rPrChange w:id="7185" w:author="Dr Mamadou SANOGO" w:date="2023-10-25T18:15:00Z">
              <w:rPr/>
            </w:rPrChange>
          </w:rPr>
          <w:t>Fiche caractérisation formation</w:t>
        </w:r>
      </w:ins>
      <w:ins w:id="7186" w:author="Dr Mamadou SANOGO" w:date="2023-10-25T13:27:00Z">
        <w:r w:rsidR="00140A0F" w:rsidRPr="007A4AFC">
          <w:rPr>
            <w:color w:val="000000" w:themeColor="text1"/>
            <w:rPrChange w:id="7187" w:author="Dr Mamadou SANOGO" w:date="2023-10-25T18:15:00Z">
              <w:rPr/>
            </w:rPrChange>
          </w:rPr>
          <w:t xml:space="preserve">, </w:t>
        </w:r>
      </w:ins>
      <w:ins w:id="7188" w:author="Dr Mamadou SANOGO" w:date="2023-10-25T13:24:00Z">
        <w:r w:rsidRPr="007A4AFC">
          <w:rPr>
            <w:color w:val="000000" w:themeColor="text1"/>
            <w:rPrChange w:id="7189" w:author="Dr Mamadou SANOGO" w:date="2023-10-25T18:15:00Z">
              <w:rPr/>
            </w:rPrChange>
          </w:rPr>
          <w:t>Licence et Master</w:t>
        </w:r>
      </w:ins>
    </w:p>
    <w:p w14:paraId="71914945" w14:textId="77777777" w:rsidR="000E0336" w:rsidRPr="007A4AFC" w:rsidRDefault="000E0336" w:rsidP="00F076C8">
      <w:pPr>
        <w:rPr>
          <w:ins w:id="7190" w:author="Dr Mamadou SANOGO" w:date="2023-10-25T13:24:00Z"/>
          <w:color w:val="000000" w:themeColor="text1"/>
          <w:rPrChange w:id="7191" w:author="Dr Mamadou SANOGO" w:date="2023-10-25T18:15:00Z">
            <w:rPr>
              <w:ins w:id="7192" w:author="Dr Mamadou SANOGO" w:date="2023-10-25T13:24:00Z"/>
            </w:rPr>
          </w:rPrChange>
        </w:rPr>
      </w:pPr>
      <w:ins w:id="7193" w:author="Dr Mamadou SANOGO" w:date="2023-10-25T13:24:00Z">
        <w:r w:rsidRPr="007A4AFC">
          <w:rPr>
            <w:color w:val="000000" w:themeColor="text1"/>
            <w:rPrChange w:id="7194" w:author="Dr Mamadou SANOGO" w:date="2023-10-25T18:15:00Z">
              <w:rPr/>
            </w:rPrChange>
          </w:rPr>
          <w:t xml:space="preserve">Après cette présentation, ce fut des questions/réponses. </w:t>
        </w:r>
      </w:ins>
    </w:p>
    <w:p w14:paraId="6DB4C2A4" w14:textId="77777777" w:rsidR="000E0336" w:rsidRPr="007A4AFC" w:rsidRDefault="000E0336" w:rsidP="000E0336">
      <w:pPr>
        <w:rPr>
          <w:ins w:id="7195" w:author="Dr Mamadou SANOGO" w:date="2023-10-25T13:24:00Z"/>
          <w:color w:val="000000" w:themeColor="text1"/>
          <w:rPrChange w:id="7196" w:author="Dr Mamadou SANOGO" w:date="2023-10-25T18:15:00Z">
            <w:rPr>
              <w:ins w:id="7197" w:author="Dr Mamadou SANOGO" w:date="2023-10-25T13:24:00Z"/>
            </w:rPr>
          </w:rPrChange>
        </w:rPr>
      </w:pPr>
      <w:ins w:id="7198" w:author="Dr Mamadou SANOGO" w:date="2023-10-25T13:24:00Z">
        <w:r w:rsidRPr="007A4AFC">
          <w:rPr>
            <w:color w:val="000000" w:themeColor="text1"/>
            <w:rPrChange w:id="7199" w:author="Dr Mamadou SANOGO" w:date="2023-10-25T18:15:00Z">
              <w:rPr/>
            </w:rPrChange>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71DBDEE6" w14:textId="26E5255B" w:rsidR="0027496F" w:rsidRPr="00DE4E6D" w:rsidRDefault="000E0336" w:rsidP="00614D94">
      <w:pPr>
        <w:rPr>
          <w:ins w:id="7200" w:author="Dr Mamadou SANOGO" w:date="2023-10-25T13:24:00Z"/>
          <w:color w:val="000000" w:themeColor="text1"/>
          <w:rPrChange w:id="7201" w:author="Dr Mamadou SANOGO" w:date="2024-11-11T15:14:00Z" w16du:dateUtc="2024-11-11T15:14:00Z">
            <w:rPr>
              <w:ins w:id="7202" w:author="Dr Mamadou SANOGO" w:date="2023-10-25T13:24:00Z"/>
              <w:sz w:val="10"/>
            </w:rPr>
          </w:rPrChange>
        </w:rPr>
      </w:pPr>
      <w:ins w:id="7203" w:author="Dr Mamadou SANOGO" w:date="2023-10-25T13:24:00Z">
        <w:r w:rsidRPr="007A4AFC">
          <w:rPr>
            <w:color w:val="000000" w:themeColor="text1"/>
            <w:rPrChange w:id="7204" w:author="Dr Mamadou SANOGO" w:date="2023-10-25T18:15:00Z">
              <w:rPr/>
            </w:rPrChange>
          </w:rPr>
          <w:t>Après discussions et validation de ces questions, une équipe composée de 5 personnes a été chargée de la ventilation des questionnaires au sein et en dehors de l’établissement.</w:t>
        </w:r>
      </w:ins>
    </w:p>
    <w:p w14:paraId="1600955E" w14:textId="0E884419" w:rsidR="000E0336" w:rsidRPr="007A4AFC" w:rsidRDefault="000E0336" w:rsidP="000E0336">
      <w:pPr>
        <w:pStyle w:val="Paragraphedeliste"/>
        <w:numPr>
          <w:ilvl w:val="0"/>
          <w:numId w:val="33"/>
        </w:numPr>
        <w:spacing w:line="240" w:lineRule="auto"/>
        <w:rPr>
          <w:ins w:id="7205" w:author="Dr Mamadou SANOGO" w:date="2023-10-25T13:24:00Z"/>
          <w:b/>
          <w:color w:val="000000" w:themeColor="text1"/>
          <w:rPrChange w:id="7206" w:author="Dr Mamadou SANOGO" w:date="2023-10-25T18:15:00Z">
            <w:rPr>
              <w:ins w:id="7207" w:author="Dr Mamadou SANOGO" w:date="2023-10-25T13:24:00Z"/>
              <w:b/>
            </w:rPr>
          </w:rPrChange>
        </w:rPr>
      </w:pPr>
      <w:ins w:id="7208" w:author="Dr Mamadou SANOGO" w:date="2023-10-25T13:24:00Z">
        <w:r w:rsidRPr="007A4AFC">
          <w:rPr>
            <w:b/>
            <w:color w:val="000000" w:themeColor="text1"/>
            <w:rPrChange w:id="7209" w:author="Dr Mamadou SANOGO" w:date="2023-10-25T18:15:00Z">
              <w:rPr>
                <w:b/>
              </w:rPr>
            </w:rPrChange>
          </w:rPr>
          <w:t>L’ADOPTION D’UN COMITÉ AD HOC POUR L’AUTO-ÉVALUATION</w:t>
        </w:r>
        <w:r w:rsidRPr="004D676A">
          <w:rPr>
            <w:b/>
            <w:color w:val="5B9BD5" w:themeColor="accent1"/>
            <w:rPrChange w:id="7210" w:author="Dr Mamadou SANOGO" w:date="2023-10-26T20:59:00Z">
              <w:rPr>
                <w:b/>
              </w:rPr>
            </w:rPrChange>
          </w:rPr>
          <w:t xml:space="preserve"> </w:t>
        </w:r>
        <w:r w:rsidRPr="00AD42F4">
          <w:rPr>
            <w:b/>
            <w:color w:val="000000" w:themeColor="text1"/>
            <w:rPrChange w:id="7211" w:author="Dr Mamadou SANOGO" w:date="2023-10-27T11:33:00Z">
              <w:rPr>
                <w:b/>
              </w:rPr>
            </w:rPrChange>
          </w:rPr>
          <w:t>DE</w:t>
        </w:r>
      </w:ins>
      <w:ins w:id="7212" w:author="Dr Mamadou SANOGO" w:date="2023-10-26T20:59:00Z">
        <w:r w:rsidR="004D676A" w:rsidRPr="00AD42F4">
          <w:rPr>
            <w:b/>
            <w:color w:val="000000" w:themeColor="text1"/>
          </w:rPr>
          <w:t>S</w:t>
        </w:r>
      </w:ins>
      <w:ins w:id="7213" w:author="Dr Mamadou SANOGO" w:date="2023-10-25T13:24:00Z">
        <w:r w:rsidRPr="004D676A">
          <w:rPr>
            <w:b/>
            <w:color w:val="5B9BD5" w:themeColor="accent1"/>
            <w:rPrChange w:id="7214" w:author="Dr Mamadou SANOGO" w:date="2023-10-26T20:59:00Z">
              <w:rPr>
                <w:b/>
              </w:rPr>
            </w:rPrChange>
          </w:rPr>
          <w:t xml:space="preserve"> </w:t>
        </w:r>
        <w:r w:rsidRPr="007A4AFC">
          <w:rPr>
            <w:b/>
            <w:color w:val="000000" w:themeColor="text1"/>
            <w:rPrChange w:id="7215" w:author="Dr Mamadou SANOGO" w:date="2023-10-25T18:15:00Z">
              <w:rPr>
                <w:b/>
              </w:rPr>
            </w:rPrChange>
          </w:rPr>
          <w:t>FILIÈRES DE FORMATION</w:t>
        </w:r>
      </w:ins>
    </w:p>
    <w:p w14:paraId="2A26FFB2" w14:textId="77777777" w:rsidR="00DE4E6D" w:rsidRDefault="000E0336" w:rsidP="00DE4E6D">
      <w:pPr>
        <w:rPr>
          <w:ins w:id="7216" w:author="Dr Mamadou SANOGO" w:date="2024-11-11T15:15:00Z" w16du:dateUtc="2024-11-11T15:15:00Z"/>
          <w:color w:val="000000" w:themeColor="text1"/>
        </w:rPr>
      </w:pPr>
      <w:ins w:id="7217" w:author="Dr Mamadou SANOGO" w:date="2023-10-25T13:24:00Z">
        <w:r w:rsidRPr="007A4AFC">
          <w:rPr>
            <w:color w:val="000000" w:themeColor="text1"/>
            <w:rPrChange w:id="7218" w:author="Dr Mamadou SANOGO" w:date="2023-10-25T18:15:00Z">
              <w:rPr/>
            </w:rPrChange>
          </w:rPr>
          <w:t xml:space="preserve">Prenant toujours la parole, le président proposa alors de former </w:t>
        </w:r>
      </w:ins>
      <w:ins w:id="7219" w:author="Dr Mamadou SANOGO" w:date="2023-10-27T11:32:00Z">
        <w:r w:rsidR="00AD42F4">
          <w:rPr>
            <w:color w:val="000000" w:themeColor="text1"/>
          </w:rPr>
          <w:t>des</w:t>
        </w:r>
      </w:ins>
      <w:ins w:id="7220" w:author="Dr Mamadou SANOGO" w:date="2023-10-25T13:24:00Z">
        <w:r w:rsidRPr="007A4AFC">
          <w:rPr>
            <w:color w:val="000000" w:themeColor="text1"/>
            <w:rPrChange w:id="7221" w:author="Dr Mamadou SANOGO" w:date="2023-10-25T18:15:00Z">
              <w:rPr/>
            </w:rPrChange>
          </w:rPr>
          <w:t xml:space="preserve"> comité</w:t>
        </w:r>
      </w:ins>
      <w:ins w:id="7222" w:author="Dr Mamadou SANOGO" w:date="2023-10-27T11:32:00Z">
        <w:r w:rsidR="00AD42F4">
          <w:rPr>
            <w:color w:val="000000" w:themeColor="text1"/>
          </w:rPr>
          <w:t>s</w:t>
        </w:r>
      </w:ins>
      <w:ins w:id="7223" w:author="Dr Mamadou SANOGO" w:date="2023-10-25T13:24:00Z">
        <w:r w:rsidRPr="007A4AFC">
          <w:rPr>
            <w:color w:val="000000" w:themeColor="text1"/>
            <w:rPrChange w:id="7224"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7225" w:author="Dr Mamadou SANOGO" w:date="2023-10-25T18:15:00Z">
              <w:rPr/>
            </w:rPrChange>
          </w:rPr>
          <w:t>pour l’évaluation des filières qui sont :</w:t>
        </w:r>
        <w:r w:rsidRPr="00AD42F4">
          <w:rPr>
            <w:color w:val="000000" w:themeColor="text1"/>
            <w:rPrChange w:id="7226" w:author="Dr Mamadou SANOGO" w:date="2023-10-27T11:32:00Z">
              <w:rPr/>
            </w:rPrChange>
          </w:rPr>
          <w:t xml:space="preserve"> </w:t>
        </w:r>
      </w:ins>
    </w:p>
    <w:p w14:paraId="4E7F0F63" w14:textId="2355B5AA" w:rsidR="00DE4E6D" w:rsidRPr="00DE4E6D" w:rsidRDefault="00DE4E6D" w:rsidP="00DE4E6D">
      <w:pPr>
        <w:numPr>
          <w:ilvl w:val="1"/>
          <w:numId w:val="2"/>
        </w:numPr>
        <w:rPr>
          <w:ins w:id="7227" w:author="Dr Mamadou SANOGO" w:date="2024-11-11T15:15:00Z"/>
          <w:bCs/>
          <w:color w:val="000000" w:themeColor="text1"/>
          <w:lang w:val="fr-ML"/>
        </w:rPr>
      </w:pPr>
      <w:ins w:id="7228" w:author="Dr Mamadou SANOGO" w:date="2024-11-11T15:15:00Z">
        <w:r w:rsidRPr="00DE4E6D">
          <w:rPr>
            <w:bCs/>
            <w:color w:val="000000" w:themeColor="text1"/>
          </w:rPr>
          <w:t>Gestion des Ressources Humaines</w:t>
        </w:r>
      </w:ins>
    </w:p>
    <w:p w14:paraId="7B7E1D8E" w14:textId="77777777" w:rsidR="00DE4E6D" w:rsidRPr="00DE4E6D" w:rsidRDefault="00DE4E6D" w:rsidP="00DE4E6D">
      <w:pPr>
        <w:numPr>
          <w:ilvl w:val="1"/>
          <w:numId w:val="2"/>
        </w:numPr>
        <w:rPr>
          <w:ins w:id="7229" w:author="Dr Mamadou SANOGO" w:date="2024-11-11T15:15:00Z"/>
          <w:bCs/>
          <w:color w:val="000000" w:themeColor="text1"/>
          <w:lang w:val="fr-ML"/>
        </w:rPr>
      </w:pPr>
      <w:ins w:id="7230" w:author="Dr Mamadou SANOGO" w:date="2024-11-11T15:15:00Z">
        <w:r w:rsidRPr="00DE4E6D">
          <w:rPr>
            <w:bCs/>
            <w:color w:val="000000" w:themeColor="text1"/>
          </w:rPr>
          <w:t>Gestion des Entreprises et Administrations</w:t>
        </w:r>
      </w:ins>
    </w:p>
    <w:p w14:paraId="3040D390" w14:textId="77777777" w:rsidR="00DE4E6D" w:rsidRPr="00DE4E6D" w:rsidRDefault="00DE4E6D" w:rsidP="00DE4E6D">
      <w:pPr>
        <w:numPr>
          <w:ilvl w:val="1"/>
          <w:numId w:val="2"/>
        </w:numPr>
        <w:rPr>
          <w:ins w:id="7231" w:author="Dr Mamadou SANOGO" w:date="2024-11-11T15:15:00Z"/>
          <w:bCs/>
          <w:color w:val="000000" w:themeColor="text1"/>
          <w:lang w:val="fr-ML"/>
        </w:rPr>
      </w:pPr>
      <w:ins w:id="7232" w:author="Dr Mamadou SANOGO" w:date="2024-11-11T15:15:00Z">
        <w:r w:rsidRPr="00DE4E6D">
          <w:rPr>
            <w:bCs/>
            <w:color w:val="000000" w:themeColor="text1"/>
          </w:rPr>
          <w:t>Marketing et Communication</w:t>
        </w:r>
      </w:ins>
    </w:p>
    <w:p w14:paraId="42010245" w14:textId="2555329A" w:rsidR="00DE4E6D" w:rsidRPr="00DE4E6D" w:rsidRDefault="00DE4E6D" w:rsidP="00DE4E6D">
      <w:pPr>
        <w:numPr>
          <w:ilvl w:val="1"/>
          <w:numId w:val="2"/>
        </w:numPr>
        <w:rPr>
          <w:ins w:id="7233" w:author="Dr Mamadou SANOGO" w:date="2024-11-11T15:16:00Z" w16du:dateUtc="2024-11-11T15:16:00Z"/>
          <w:bCs/>
          <w:color w:val="000000" w:themeColor="text1"/>
          <w:lang w:val="fr-ML"/>
          <w:rPrChange w:id="7234" w:author="Dr Mamadou SANOGO" w:date="2024-11-11T15:16:00Z" w16du:dateUtc="2024-11-11T15:16:00Z">
            <w:rPr>
              <w:ins w:id="7235" w:author="Dr Mamadou SANOGO" w:date="2024-11-11T15:16:00Z" w16du:dateUtc="2024-11-11T15:16:00Z"/>
              <w:bCs/>
              <w:color w:val="000000" w:themeColor="text1"/>
            </w:rPr>
          </w:rPrChange>
        </w:rPr>
      </w:pPr>
      <w:ins w:id="7236" w:author="Dr Mamadou SANOGO" w:date="2024-11-11T15:15:00Z">
        <w:r w:rsidRPr="00DE4E6D">
          <w:rPr>
            <w:bCs/>
            <w:color w:val="000000" w:themeColor="text1"/>
          </w:rPr>
          <w:t>Finances et Comptabilité</w:t>
        </w:r>
      </w:ins>
      <w:ins w:id="7237" w:author="Dr Mamadou SANOGO" w:date="2024-11-11T15:19:00Z" w16du:dateUtc="2024-11-11T15:19:00Z">
        <w:r>
          <w:rPr>
            <w:bCs/>
            <w:color w:val="000000" w:themeColor="text1"/>
          </w:rPr>
          <w:t xml:space="preserve"> </w:t>
        </w:r>
      </w:ins>
      <w:ins w:id="7238" w:author="Dr Mamadou SANOGO" w:date="2024-11-11T15:17:00Z" w16du:dateUtc="2024-11-11T15:17:00Z">
        <w:r>
          <w:rPr>
            <w:bCs/>
            <w:color w:val="000000" w:themeColor="text1"/>
          </w:rPr>
          <w:t>(licence)</w:t>
        </w:r>
      </w:ins>
      <w:ins w:id="7239" w:author="Dr Mamadou SANOGO" w:date="2024-11-11T15:15:00Z">
        <w:r w:rsidRPr="00DE4E6D">
          <w:rPr>
            <w:bCs/>
            <w:color w:val="000000" w:themeColor="text1"/>
          </w:rPr>
          <w:t xml:space="preserve"> </w:t>
        </w:r>
      </w:ins>
    </w:p>
    <w:p w14:paraId="730A7590" w14:textId="6DA2771C" w:rsidR="00DE4E6D" w:rsidRPr="00DE4E6D" w:rsidRDefault="00DE4E6D" w:rsidP="00DE4E6D">
      <w:pPr>
        <w:numPr>
          <w:ilvl w:val="1"/>
          <w:numId w:val="2"/>
        </w:numPr>
        <w:rPr>
          <w:ins w:id="7240" w:author="Dr Mamadou SANOGO" w:date="2024-11-11T15:15:00Z"/>
          <w:bCs/>
          <w:color w:val="000000" w:themeColor="text1"/>
          <w:lang w:val="fr-ML"/>
        </w:rPr>
      </w:pPr>
      <w:ins w:id="7241" w:author="Dr Mamadou SANOGO" w:date="2024-11-11T15:16:00Z" w16du:dateUtc="2024-11-11T15:16:00Z">
        <w:r w:rsidRPr="00DE4E6D">
          <w:rPr>
            <w:bCs/>
            <w:color w:val="000000" w:themeColor="text1"/>
          </w:rPr>
          <w:t xml:space="preserve">Finances et </w:t>
        </w:r>
        <w:proofErr w:type="gramStart"/>
        <w:r w:rsidRPr="00DE4E6D">
          <w:rPr>
            <w:bCs/>
            <w:color w:val="000000" w:themeColor="text1"/>
          </w:rPr>
          <w:t>Comptabilité</w:t>
        </w:r>
      </w:ins>
      <w:ins w:id="7242" w:author="Dr Mamadou SANOGO" w:date="2024-11-11T15:17:00Z" w16du:dateUtc="2024-11-11T15:17:00Z">
        <w:r>
          <w:rPr>
            <w:bCs/>
            <w:color w:val="000000" w:themeColor="text1"/>
          </w:rPr>
          <w:t>(</w:t>
        </w:r>
        <w:proofErr w:type="gramEnd"/>
        <w:r>
          <w:rPr>
            <w:bCs/>
            <w:color w:val="000000" w:themeColor="text1"/>
          </w:rPr>
          <w:t>DUT)</w:t>
        </w:r>
      </w:ins>
    </w:p>
    <w:p w14:paraId="3BC0EB6E" w14:textId="2EF6CEAD" w:rsidR="00DE4E6D" w:rsidRPr="00DE4E6D" w:rsidRDefault="00DE4E6D" w:rsidP="00DE4E6D">
      <w:pPr>
        <w:numPr>
          <w:ilvl w:val="1"/>
          <w:numId w:val="2"/>
        </w:numPr>
        <w:rPr>
          <w:ins w:id="7243" w:author="Dr Mamadou SANOGO" w:date="2024-11-11T15:16:00Z" w16du:dateUtc="2024-11-11T15:16:00Z"/>
          <w:bCs/>
          <w:color w:val="000000" w:themeColor="text1"/>
          <w:lang w:val="fr-ML"/>
          <w:rPrChange w:id="7244" w:author="Dr Mamadou SANOGO" w:date="2024-11-11T15:16:00Z" w16du:dateUtc="2024-11-11T15:16:00Z">
            <w:rPr>
              <w:ins w:id="7245" w:author="Dr Mamadou SANOGO" w:date="2024-11-11T15:16:00Z" w16du:dateUtc="2024-11-11T15:16:00Z"/>
              <w:bCs/>
              <w:color w:val="000000" w:themeColor="text1"/>
            </w:rPr>
          </w:rPrChange>
        </w:rPr>
      </w:pPr>
      <w:ins w:id="7246" w:author="Dr Mamadou SANOGO" w:date="2024-11-11T15:15:00Z">
        <w:r w:rsidRPr="00DE4E6D">
          <w:rPr>
            <w:bCs/>
            <w:color w:val="000000" w:themeColor="text1"/>
          </w:rPr>
          <w:t>Informatique de Gestion</w:t>
        </w:r>
      </w:ins>
      <w:ins w:id="7247" w:author="Dr Mamadou SANOGO" w:date="2024-11-11T15:19:00Z" w16du:dateUtc="2024-11-11T15:19:00Z">
        <w:r>
          <w:rPr>
            <w:bCs/>
            <w:color w:val="000000" w:themeColor="text1"/>
          </w:rPr>
          <w:t xml:space="preserve"> </w:t>
        </w:r>
      </w:ins>
      <w:ins w:id="7248" w:author="Dr Mamadou SANOGO" w:date="2024-11-11T15:16:00Z" w16du:dateUtc="2024-11-11T15:16:00Z">
        <w:r>
          <w:rPr>
            <w:bCs/>
            <w:color w:val="000000" w:themeColor="text1"/>
          </w:rPr>
          <w:t>(licence)</w:t>
        </w:r>
      </w:ins>
    </w:p>
    <w:p w14:paraId="3A843CB3" w14:textId="608957B0" w:rsidR="00DE4E6D" w:rsidRPr="00DE4E6D" w:rsidRDefault="00DE4E6D" w:rsidP="00DE4E6D">
      <w:pPr>
        <w:numPr>
          <w:ilvl w:val="1"/>
          <w:numId w:val="2"/>
        </w:numPr>
        <w:rPr>
          <w:ins w:id="7249" w:author="Dr Mamadou SANOGO" w:date="2024-11-11T15:15:00Z"/>
          <w:bCs/>
          <w:color w:val="000000" w:themeColor="text1"/>
          <w:lang w:val="fr-ML"/>
        </w:rPr>
      </w:pPr>
      <w:ins w:id="7250" w:author="Dr Mamadou SANOGO" w:date="2024-11-11T15:16:00Z" w16du:dateUtc="2024-11-11T15:16:00Z">
        <w:r w:rsidRPr="00DE4E6D">
          <w:rPr>
            <w:bCs/>
            <w:color w:val="000000" w:themeColor="text1"/>
          </w:rPr>
          <w:t>Informatique de Gestion</w:t>
        </w:r>
      </w:ins>
      <w:ins w:id="7251" w:author="Dr Mamadou SANOGO" w:date="2024-11-11T15:19:00Z" w16du:dateUtc="2024-11-11T15:19:00Z">
        <w:r>
          <w:rPr>
            <w:bCs/>
            <w:color w:val="000000" w:themeColor="text1"/>
          </w:rPr>
          <w:t xml:space="preserve"> </w:t>
        </w:r>
      </w:ins>
      <w:ins w:id="7252" w:author="Dr Mamadou SANOGO" w:date="2024-11-11T15:16:00Z" w16du:dateUtc="2024-11-11T15:16:00Z">
        <w:r>
          <w:rPr>
            <w:bCs/>
            <w:color w:val="000000" w:themeColor="text1"/>
          </w:rPr>
          <w:t>(</w:t>
        </w:r>
        <w:r>
          <w:rPr>
            <w:bCs/>
            <w:color w:val="000000" w:themeColor="text1"/>
          </w:rPr>
          <w:t>DUT</w:t>
        </w:r>
        <w:r>
          <w:rPr>
            <w:bCs/>
            <w:color w:val="000000" w:themeColor="text1"/>
          </w:rPr>
          <w:t>)</w:t>
        </w:r>
      </w:ins>
    </w:p>
    <w:p w14:paraId="7314B70C" w14:textId="77777777" w:rsidR="00DE4E6D" w:rsidRPr="00DE4E6D" w:rsidRDefault="00DE4E6D" w:rsidP="00DE4E6D">
      <w:pPr>
        <w:numPr>
          <w:ilvl w:val="1"/>
          <w:numId w:val="2"/>
        </w:numPr>
        <w:rPr>
          <w:ins w:id="7253" w:author="Dr Mamadou SANOGO" w:date="2024-11-11T15:15:00Z"/>
          <w:bCs/>
          <w:color w:val="000000" w:themeColor="text1"/>
          <w:lang w:val="fr-ML"/>
        </w:rPr>
      </w:pPr>
      <w:ins w:id="7254" w:author="Dr Mamadou SANOGO" w:date="2024-11-11T15:15:00Z">
        <w:r w:rsidRPr="00DE4E6D">
          <w:rPr>
            <w:bCs/>
            <w:color w:val="000000" w:themeColor="text1"/>
          </w:rPr>
          <w:t>Réseaux et Télécommunications</w:t>
        </w:r>
      </w:ins>
    </w:p>
    <w:p w14:paraId="2F6EE7EE" w14:textId="7CBF2A43" w:rsidR="000E0336" w:rsidRPr="00AD42F4" w:rsidRDefault="000E0336" w:rsidP="000E0336">
      <w:pPr>
        <w:rPr>
          <w:ins w:id="7255" w:author="Dr Mamadou SANOGO" w:date="2023-10-25T13:24:00Z"/>
          <w:color w:val="000000" w:themeColor="text1"/>
          <w:rPrChange w:id="7256" w:author="Dr Mamadou SANOGO" w:date="2023-10-27T11:32:00Z">
            <w:rPr>
              <w:ins w:id="7257" w:author="Dr Mamadou SANOGO" w:date="2023-10-25T13:24:00Z"/>
            </w:rPr>
          </w:rPrChange>
        </w:rPr>
      </w:pPr>
    </w:p>
    <w:p w14:paraId="229C0070" w14:textId="386759D4" w:rsidR="000E0336" w:rsidRPr="007A4AFC" w:rsidRDefault="000E0336" w:rsidP="000E0336">
      <w:pPr>
        <w:rPr>
          <w:ins w:id="7258" w:author="Dr Mamadou SANOGO" w:date="2023-10-25T13:24:00Z"/>
          <w:color w:val="000000" w:themeColor="text1"/>
          <w:rPrChange w:id="7259" w:author="Dr Mamadou SANOGO" w:date="2023-10-25T18:15:00Z">
            <w:rPr>
              <w:ins w:id="7260" w:author="Dr Mamadou SANOGO" w:date="2023-10-25T13:24:00Z"/>
            </w:rPr>
          </w:rPrChange>
        </w:rPr>
      </w:pPr>
      <w:ins w:id="7261" w:author="Dr Mamadou SANOGO" w:date="2023-10-25T13:24:00Z">
        <w:r w:rsidRPr="00AD42F4">
          <w:rPr>
            <w:color w:val="000000" w:themeColor="text1"/>
            <w:rPrChange w:id="7262" w:author="Dr Mamadou SANOGO" w:date="2023-10-27T11:32:00Z">
              <w:rPr/>
            </w:rPrChange>
          </w:rPr>
          <w:t xml:space="preserve">À l’unanimité et en toute </w:t>
        </w:r>
        <w:r w:rsidRPr="007A4AFC">
          <w:rPr>
            <w:color w:val="000000" w:themeColor="text1"/>
            <w:rPrChange w:id="7263" w:author="Dr Mamadou SANOGO" w:date="2023-10-25T18:15:00Z">
              <w:rPr/>
            </w:rPrChange>
          </w:rPr>
          <w:t>indépendance, ont procédé la nomination des membres d</w:t>
        </w:r>
      </w:ins>
      <w:ins w:id="7264" w:author="Dr Mamadou SANOGO" w:date="2023-10-27T11:33:00Z">
        <w:r w:rsidR="00AD42F4">
          <w:rPr>
            <w:color w:val="000000" w:themeColor="text1"/>
          </w:rPr>
          <w:t>es</w:t>
        </w:r>
      </w:ins>
      <w:ins w:id="7265" w:author="Dr Mamadou SANOGO" w:date="2023-10-25T13:24:00Z">
        <w:r w:rsidRPr="007A4AFC">
          <w:rPr>
            <w:color w:val="000000" w:themeColor="text1"/>
            <w:rPrChange w:id="7266" w:author="Dr Mamadou SANOGO" w:date="2023-10-25T18:15:00Z">
              <w:rPr/>
            </w:rPrChange>
          </w:rPr>
          <w:t xml:space="preserve"> comité</w:t>
        </w:r>
      </w:ins>
      <w:ins w:id="7267" w:author="Dr Mamadou SANOGO" w:date="2023-10-27T11:33:00Z">
        <w:r w:rsidR="00AD42F4">
          <w:rPr>
            <w:color w:val="000000" w:themeColor="text1"/>
          </w:rPr>
          <w:t>s</w:t>
        </w:r>
      </w:ins>
      <w:ins w:id="7268" w:author="Dr Mamadou SANOGO" w:date="2023-10-25T13:24:00Z">
        <w:r w:rsidRPr="007A4AFC">
          <w:rPr>
            <w:color w:val="000000" w:themeColor="text1"/>
            <w:rPrChange w:id="7269" w:author="Dr Mamadou SANOGO" w:date="2023-10-25T18:15:00Z">
              <w:rPr/>
            </w:rPrChange>
          </w:rPr>
          <w:t xml:space="preserve"> d’évaluation. Voir en annexe la liste d</w:t>
        </w:r>
      </w:ins>
      <w:ins w:id="7270" w:author="Dr Mamadou SANOGO" w:date="2023-10-27T11:33:00Z">
        <w:r w:rsidR="00AD42F4">
          <w:rPr>
            <w:color w:val="000000" w:themeColor="text1"/>
          </w:rPr>
          <w:t>es</w:t>
        </w:r>
      </w:ins>
      <w:ins w:id="7271" w:author="Dr Mamadou SANOGO" w:date="2023-10-25T13:24:00Z">
        <w:r w:rsidRPr="007A4AFC">
          <w:rPr>
            <w:color w:val="000000" w:themeColor="text1"/>
            <w:rPrChange w:id="7272" w:author="Dr Mamadou SANOGO" w:date="2023-10-25T18:15:00Z">
              <w:rPr/>
            </w:rPrChange>
          </w:rPr>
          <w:t xml:space="preserve"> comité</w:t>
        </w:r>
      </w:ins>
      <w:ins w:id="7273" w:author="Dr Mamadou SANOGO" w:date="2023-10-27T11:33:00Z">
        <w:r w:rsidR="00AD42F4">
          <w:rPr>
            <w:color w:val="000000" w:themeColor="text1"/>
          </w:rPr>
          <w:t>s</w:t>
        </w:r>
      </w:ins>
      <w:ins w:id="7274" w:author="Dr Mamadou SANOGO" w:date="2023-10-25T13:24:00Z">
        <w:r w:rsidRPr="007A4AFC">
          <w:rPr>
            <w:color w:val="000000" w:themeColor="text1"/>
            <w:rPrChange w:id="7275" w:author="Dr Mamadou SANOGO" w:date="2023-10-25T18:15:00Z">
              <w:rPr/>
            </w:rPrChange>
          </w:rPr>
          <w:t xml:space="preserve"> </w:t>
        </w:r>
      </w:ins>
      <w:ins w:id="7276" w:author="Dr Mamadou SANOGO" w:date="2023-10-27T11:33:00Z">
        <w:r w:rsidR="00AD42F4">
          <w:rPr>
            <w:color w:val="000000" w:themeColor="text1"/>
          </w:rPr>
          <w:t>a</w:t>
        </w:r>
      </w:ins>
      <w:ins w:id="7277" w:author="Dr Mamadou SANOGO" w:date="2023-10-25T13:24:00Z">
        <w:r w:rsidRPr="007A4AFC">
          <w:rPr>
            <w:color w:val="000000" w:themeColor="text1"/>
            <w:rPrChange w:id="7278" w:author="Dr Mamadou SANOGO" w:date="2023-10-25T18:15:00Z">
              <w:rPr/>
            </w:rPrChange>
          </w:rPr>
          <w:t>d hoc.</w:t>
        </w:r>
      </w:ins>
    </w:p>
    <w:p w14:paraId="55C9896D" w14:textId="77777777" w:rsidR="000E0336" w:rsidRPr="007A4AFC" w:rsidRDefault="000E0336" w:rsidP="000E0336">
      <w:pPr>
        <w:pStyle w:val="Paragraphedeliste"/>
        <w:numPr>
          <w:ilvl w:val="0"/>
          <w:numId w:val="33"/>
        </w:numPr>
        <w:spacing w:line="240" w:lineRule="auto"/>
        <w:rPr>
          <w:ins w:id="7279" w:author="Dr Mamadou SANOGO" w:date="2023-10-25T13:24:00Z"/>
          <w:b/>
          <w:color w:val="000000" w:themeColor="text1"/>
          <w:rPrChange w:id="7280" w:author="Dr Mamadou SANOGO" w:date="2023-10-25T18:15:00Z">
            <w:rPr>
              <w:ins w:id="7281" w:author="Dr Mamadou SANOGO" w:date="2023-10-25T13:24:00Z"/>
              <w:b/>
            </w:rPr>
          </w:rPrChange>
        </w:rPr>
      </w:pPr>
      <w:ins w:id="7282" w:author="Dr Mamadou SANOGO" w:date="2023-10-25T13:24:00Z">
        <w:r w:rsidRPr="007A4AFC">
          <w:rPr>
            <w:b/>
            <w:color w:val="000000" w:themeColor="text1"/>
            <w:rPrChange w:id="7283" w:author="Dr Mamadou SANOGO" w:date="2023-10-25T18:15:00Z">
              <w:rPr>
                <w:b/>
              </w:rPr>
            </w:rPrChange>
          </w:rPr>
          <w:t>DIVERS</w:t>
        </w:r>
      </w:ins>
    </w:p>
    <w:p w14:paraId="25B74280" w14:textId="268D4A7C" w:rsidR="000E0336" w:rsidRPr="007A4AFC" w:rsidRDefault="000E0336" w:rsidP="000E0336">
      <w:pPr>
        <w:rPr>
          <w:ins w:id="7284" w:author="Dr Mamadou SANOGO" w:date="2023-10-25T13:24:00Z"/>
          <w:color w:val="000000" w:themeColor="text1"/>
          <w:rPrChange w:id="7285" w:author="Dr Mamadou SANOGO" w:date="2023-10-25T18:15:00Z">
            <w:rPr>
              <w:ins w:id="7286" w:author="Dr Mamadou SANOGO" w:date="2023-10-25T13:24:00Z"/>
            </w:rPr>
          </w:rPrChange>
        </w:rPr>
      </w:pPr>
      <w:ins w:id="7287" w:author="Dr Mamadou SANOGO" w:date="2023-10-25T13:24:00Z">
        <w:r w:rsidRPr="007A4AFC">
          <w:rPr>
            <w:color w:val="000000" w:themeColor="text1"/>
            <w:rPrChange w:id="7288" w:author="Dr Mamadou SANOGO" w:date="2023-10-25T18:15:00Z">
              <w:rPr/>
            </w:rPrChange>
          </w:rPr>
          <w:t>Un calendrier de travail contenant les délais de livrables et la rédaction du rapport d’auto-évaluation a été également élaboré, pour la réussite de l’activité.</w:t>
        </w:r>
      </w:ins>
    </w:p>
    <w:p w14:paraId="027EEC50" w14:textId="77777777" w:rsidR="000E0336" w:rsidRDefault="000E0336" w:rsidP="000E0336">
      <w:pPr>
        <w:rPr>
          <w:ins w:id="7289" w:author="Dr Mamadou SANOGO" w:date="2024-11-11T15:21:00Z" w16du:dateUtc="2024-11-11T15:21:00Z"/>
          <w:color w:val="000000" w:themeColor="text1"/>
        </w:rPr>
      </w:pPr>
      <w:ins w:id="7290" w:author="Dr Mamadou SANOGO" w:date="2023-10-25T13:24:00Z">
        <w:r w:rsidRPr="007A4AFC">
          <w:rPr>
            <w:color w:val="000000" w:themeColor="text1"/>
            <w:rPrChange w:id="7291" w:author="Dr Mamadou SANOGO" w:date="2023-10-25T18:15:00Z">
              <w:rPr/>
            </w:rPrChange>
          </w:rPr>
          <w:t>L’ordre du jour étant épuisé, le président demanda à tout un chacun de s’impliquer dans la réussite de l’activité. Puis il procéda à la fermeture de la séance.</w:t>
        </w:r>
      </w:ins>
    </w:p>
    <w:p w14:paraId="2AE029DE" w14:textId="77777777" w:rsidR="00DE4E6D" w:rsidRPr="007A4AFC" w:rsidRDefault="00DE4E6D" w:rsidP="000E0336">
      <w:pPr>
        <w:rPr>
          <w:ins w:id="7292" w:author="Dr Mamadou SANOGO" w:date="2023-10-25T13:24:00Z"/>
          <w:color w:val="000000" w:themeColor="text1"/>
          <w:rPrChange w:id="7293" w:author="Dr Mamadou SANOGO" w:date="2023-10-25T18:15:00Z">
            <w:rPr>
              <w:ins w:id="7294" w:author="Dr Mamadou SANOGO" w:date="2023-10-25T13:24:00Z"/>
            </w:rPr>
          </w:rPrChange>
        </w:rPr>
      </w:pPr>
    </w:p>
    <w:p w14:paraId="5A3C7B4C" w14:textId="3A4A9C99" w:rsidR="000E0336" w:rsidRPr="00DE4E6D" w:rsidRDefault="000E0336" w:rsidP="000E0336">
      <w:pPr>
        <w:jc w:val="right"/>
        <w:rPr>
          <w:ins w:id="7295" w:author="Dr Mamadou SANOGO" w:date="2023-10-25T13:24:00Z"/>
          <w:bCs/>
          <w:i/>
          <w:color w:val="000000" w:themeColor="text1"/>
          <w:rPrChange w:id="7296" w:author="Dr Mamadou SANOGO" w:date="2024-11-11T15:21:00Z" w16du:dateUtc="2024-11-11T15:21:00Z">
            <w:rPr>
              <w:ins w:id="7297" w:author="Dr Mamadou SANOGO" w:date="2023-10-25T13:24:00Z"/>
              <w:b/>
              <w:i/>
            </w:rPr>
          </w:rPrChange>
        </w:rPr>
      </w:pPr>
      <w:ins w:id="7298" w:author="Dr Mamadou SANOGO" w:date="2023-10-25T13:24:00Z">
        <w:r w:rsidRPr="00DE4E6D">
          <w:rPr>
            <w:bCs/>
            <w:i/>
            <w:color w:val="000000" w:themeColor="text1"/>
            <w:rPrChange w:id="7299" w:author="Dr Mamadou SANOGO" w:date="2024-11-11T15:21:00Z" w16du:dateUtc="2024-11-11T15:21:00Z">
              <w:rPr>
                <w:b/>
                <w:i/>
              </w:rPr>
            </w:rPrChange>
          </w:rPr>
          <w:t xml:space="preserve">Bamako, le </w:t>
        </w:r>
      </w:ins>
      <w:ins w:id="7300" w:author="Dr Mamadou SANOGO" w:date="2024-11-11T15:20:00Z" w16du:dateUtc="2024-11-11T15:20:00Z">
        <w:r w:rsidR="00DE4E6D" w:rsidRPr="00DE4E6D">
          <w:rPr>
            <w:bCs/>
            <w:i/>
            <w:color w:val="000000" w:themeColor="text1"/>
            <w:rPrChange w:id="7301" w:author="Dr Mamadou SANOGO" w:date="2024-11-11T15:21:00Z" w16du:dateUtc="2024-11-11T15:21:00Z">
              <w:rPr>
                <w:b/>
                <w:i/>
                <w:color w:val="000000" w:themeColor="text1"/>
              </w:rPr>
            </w:rPrChange>
          </w:rPr>
          <w:t>19</w:t>
        </w:r>
      </w:ins>
      <w:ins w:id="7302" w:author="Dr Mamadou SANOGO" w:date="2023-10-25T13:24:00Z">
        <w:r w:rsidRPr="00DE4E6D">
          <w:rPr>
            <w:bCs/>
            <w:i/>
            <w:color w:val="000000" w:themeColor="text1"/>
            <w:rPrChange w:id="7303" w:author="Dr Mamadou SANOGO" w:date="2024-11-11T15:21:00Z" w16du:dateUtc="2024-11-11T15:21:00Z">
              <w:rPr>
                <w:b/>
                <w:i/>
              </w:rPr>
            </w:rPrChange>
          </w:rPr>
          <w:t xml:space="preserve"> </w:t>
        </w:r>
      </w:ins>
      <w:ins w:id="7304" w:author="Dr Mamadou SANOGO" w:date="2024-11-11T15:20:00Z" w16du:dateUtc="2024-11-11T15:20:00Z">
        <w:r w:rsidR="00DE4E6D" w:rsidRPr="00DE4E6D">
          <w:rPr>
            <w:bCs/>
            <w:i/>
            <w:color w:val="000000" w:themeColor="text1"/>
            <w:rPrChange w:id="7305" w:author="Dr Mamadou SANOGO" w:date="2024-11-11T15:21:00Z" w16du:dateUtc="2024-11-11T15:21:00Z">
              <w:rPr>
                <w:b/>
                <w:i/>
                <w:color w:val="000000" w:themeColor="text1"/>
              </w:rPr>
            </w:rPrChange>
          </w:rPr>
          <w:t>septembre</w:t>
        </w:r>
      </w:ins>
      <w:ins w:id="7306" w:author="Dr Mamadou SANOGO" w:date="2023-10-25T13:24:00Z">
        <w:r w:rsidRPr="00DE4E6D">
          <w:rPr>
            <w:bCs/>
            <w:i/>
            <w:color w:val="000000" w:themeColor="text1"/>
            <w:rPrChange w:id="7307" w:author="Dr Mamadou SANOGO" w:date="2024-11-11T15:21:00Z" w16du:dateUtc="2024-11-11T15:21:00Z">
              <w:rPr>
                <w:b/>
                <w:i/>
              </w:rPr>
            </w:rPrChange>
          </w:rPr>
          <w:t xml:space="preserve"> 202</w:t>
        </w:r>
      </w:ins>
      <w:ins w:id="7308" w:author="Dr Mamadou SANOGO" w:date="2024-11-11T15:20:00Z" w16du:dateUtc="2024-11-11T15:20:00Z">
        <w:r w:rsidR="00DE4E6D" w:rsidRPr="00DE4E6D">
          <w:rPr>
            <w:bCs/>
            <w:i/>
            <w:color w:val="000000" w:themeColor="text1"/>
            <w:rPrChange w:id="7309" w:author="Dr Mamadou SANOGO" w:date="2024-11-11T15:21:00Z" w16du:dateUtc="2024-11-11T15:21:00Z">
              <w:rPr>
                <w:b/>
                <w:i/>
                <w:color w:val="000000" w:themeColor="text1"/>
              </w:rPr>
            </w:rPrChange>
          </w:rPr>
          <w:t>4</w:t>
        </w:r>
      </w:ins>
    </w:p>
    <w:p w14:paraId="5D530254" w14:textId="77777777" w:rsidR="000E0336" w:rsidRPr="007A4AFC" w:rsidRDefault="000E0336" w:rsidP="000E0336">
      <w:pPr>
        <w:jc w:val="right"/>
        <w:rPr>
          <w:ins w:id="7310" w:author="Dr Mamadou SANOGO" w:date="2023-10-25T13:24:00Z"/>
          <w:b/>
          <w:i/>
          <w:color w:val="000000" w:themeColor="text1"/>
          <w:rPrChange w:id="7311" w:author="Dr Mamadou SANOGO" w:date="2023-10-25T18:15:00Z">
            <w:rPr>
              <w:ins w:id="7312" w:author="Dr Mamadou SANOGO" w:date="2023-10-25T13:24:00Z"/>
              <w:b/>
              <w:i/>
            </w:rPr>
          </w:rPrChange>
        </w:rPr>
      </w:pPr>
    </w:p>
    <w:p w14:paraId="548D3AB0" w14:textId="0AA0BEC8" w:rsidR="000E0336" w:rsidRPr="007A4AFC" w:rsidRDefault="000E0336" w:rsidP="000E0336">
      <w:pPr>
        <w:rPr>
          <w:ins w:id="7313" w:author="Dr Mamadou SANOGO" w:date="2023-10-25T13:24:00Z"/>
          <w:b/>
          <w:i/>
          <w:color w:val="000000" w:themeColor="text1"/>
          <w:rPrChange w:id="7314" w:author="Dr Mamadou SANOGO" w:date="2023-10-25T18:15:00Z">
            <w:rPr>
              <w:ins w:id="7315" w:author="Dr Mamadou SANOGO" w:date="2023-10-25T13:24:00Z"/>
              <w:b/>
              <w:i/>
            </w:rPr>
          </w:rPrChange>
        </w:rPr>
      </w:pPr>
      <w:ins w:id="7316" w:author="Dr Mamadou SANOGO" w:date="2023-10-25T13:24:00Z">
        <w:r w:rsidRPr="007A4AFC">
          <w:rPr>
            <w:b/>
            <w:i/>
            <w:color w:val="000000" w:themeColor="text1"/>
            <w:rPrChange w:id="7317" w:author="Dr Mamadou SANOGO" w:date="2023-10-25T18:15:00Z">
              <w:rPr>
                <w:b/>
                <w:i/>
              </w:rPr>
            </w:rPrChange>
          </w:rPr>
          <w:t>La secrétaire de séance</w:t>
        </w:r>
        <w:r w:rsidRPr="007A4AFC">
          <w:rPr>
            <w:b/>
            <w:i/>
            <w:color w:val="000000" w:themeColor="text1"/>
            <w:rPrChange w:id="7318" w:author="Dr Mamadou SANOGO" w:date="2023-10-25T18:15:00Z">
              <w:rPr>
                <w:b/>
                <w:i/>
              </w:rPr>
            </w:rPrChange>
          </w:rPr>
          <w:tab/>
        </w:r>
        <w:r w:rsidRPr="007A4AFC">
          <w:rPr>
            <w:b/>
            <w:i/>
            <w:color w:val="000000" w:themeColor="text1"/>
            <w:rPrChange w:id="7319" w:author="Dr Mamadou SANOGO" w:date="2023-10-25T18:15:00Z">
              <w:rPr>
                <w:b/>
                <w:i/>
              </w:rPr>
            </w:rPrChange>
          </w:rPr>
          <w:tab/>
        </w:r>
        <w:r w:rsidRPr="007A4AFC">
          <w:rPr>
            <w:b/>
            <w:i/>
            <w:color w:val="000000" w:themeColor="text1"/>
            <w:rPrChange w:id="7320" w:author="Dr Mamadou SANOGO" w:date="2023-10-25T18:15:00Z">
              <w:rPr>
                <w:b/>
                <w:i/>
              </w:rPr>
            </w:rPrChange>
          </w:rPr>
          <w:tab/>
        </w:r>
        <w:r w:rsidRPr="007A4AFC">
          <w:rPr>
            <w:b/>
            <w:i/>
            <w:color w:val="000000" w:themeColor="text1"/>
            <w:rPrChange w:id="7321" w:author="Dr Mamadou SANOGO" w:date="2023-10-25T18:15:00Z">
              <w:rPr>
                <w:b/>
                <w:i/>
              </w:rPr>
            </w:rPrChange>
          </w:rPr>
          <w:tab/>
        </w:r>
        <w:r w:rsidRPr="007A4AFC">
          <w:rPr>
            <w:b/>
            <w:i/>
            <w:color w:val="000000" w:themeColor="text1"/>
            <w:rPrChange w:id="7322" w:author="Dr Mamadou SANOGO" w:date="2023-10-25T18:15:00Z">
              <w:rPr>
                <w:b/>
                <w:i/>
              </w:rPr>
            </w:rPrChange>
          </w:rPr>
          <w:tab/>
        </w:r>
      </w:ins>
      <w:ins w:id="7323" w:author="Dr Mamadou SANOGO" w:date="2024-11-11T15:21:00Z" w16du:dateUtc="2024-11-11T15:21:00Z">
        <w:r w:rsidR="00DE4E6D">
          <w:rPr>
            <w:b/>
            <w:i/>
            <w:color w:val="000000" w:themeColor="text1"/>
          </w:rPr>
          <w:t xml:space="preserve">            </w:t>
        </w:r>
      </w:ins>
      <w:ins w:id="7324" w:author="Dr Mamadou SANOGO" w:date="2023-10-25T13:24:00Z">
        <w:r w:rsidRPr="007A4AFC">
          <w:rPr>
            <w:b/>
            <w:i/>
            <w:color w:val="000000" w:themeColor="text1"/>
            <w:rPrChange w:id="7325" w:author="Dr Mamadou SANOGO" w:date="2023-10-25T18:15:00Z">
              <w:rPr>
                <w:b/>
                <w:i/>
              </w:rPr>
            </w:rPrChange>
          </w:rPr>
          <w:tab/>
          <w:t>Le Président de séance</w:t>
        </w:r>
      </w:ins>
    </w:p>
    <w:p w14:paraId="49115A8A" w14:textId="77777777" w:rsidR="000E0336" w:rsidRPr="007A4AFC" w:rsidRDefault="000E0336" w:rsidP="000E0336">
      <w:pPr>
        <w:rPr>
          <w:ins w:id="7326" w:author="Dr Mamadou SANOGO" w:date="2023-10-25T13:24:00Z"/>
          <w:b/>
          <w:i/>
          <w:color w:val="000000" w:themeColor="text1"/>
          <w:rPrChange w:id="7327" w:author="Dr Mamadou SANOGO" w:date="2023-10-25T18:15:00Z">
            <w:rPr>
              <w:ins w:id="7328" w:author="Dr Mamadou SANOGO" w:date="2023-10-25T13:24:00Z"/>
              <w:b/>
              <w:i/>
            </w:rPr>
          </w:rPrChange>
        </w:rPr>
      </w:pPr>
    </w:p>
    <w:p w14:paraId="39CB297D" w14:textId="77777777" w:rsidR="000E0336" w:rsidRPr="007A4AFC" w:rsidRDefault="000E0336" w:rsidP="000E0336">
      <w:pPr>
        <w:rPr>
          <w:ins w:id="7329" w:author="Dr Mamadou SANOGO" w:date="2023-10-25T13:24:00Z"/>
          <w:b/>
          <w:i/>
          <w:color w:val="000000" w:themeColor="text1"/>
          <w:rPrChange w:id="7330" w:author="Dr Mamadou SANOGO" w:date="2023-10-25T18:15:00Z">
            <w:rPr>
              <w:ins w:id="7331" w:author="Dr Mamadou SANOGO" w:date="2023-10-25T13:24:00Z"/>
              <w:b/>
              <w:i/>
            </w:rPr>
          </w:rPrChange>
        </w:rPr>
      </w:pPr>
    </w:p>
    <w:p w14:paraId="073AA9E2" w14:textId="77777777" w:rsidR="00683B98" w:rsidRDefault="00683B98" w:rsidP="000E0336">
      <w:pPr>
        <w:rPr>
          <w:ins w:id="7332" w:author="Dr Mamadou SANOGO" w:date="2023-10-26T15:44:00Z"/>
          <w:b/>
          <w:i/>
          <w:color w:val="000000" w:themeColor="text1"/>
        </w:rPr>
      </w:pPr>
    </w:p>
    <w:p w14:paraId="5B15F8DA" w14:textId="4A1DDA2C" w:rsidR="000E0336" w:rsidRPr="007A4AFC" w:rsidRDefault="000E0336" w:rsidP="000E0336">
      <w:pPr>
        <w:rPr>
          <w:ins w:id="7333" w:author="Dr Mamadou SANOGO" w:date="2023-10-25T13:24:00Z"/>
          <w:b/>
          <w:i/>
          <w:color w:val="000000" w:themeColor="text1"/>
          <w:rPrChange w:id="7334" w:author="Dr Mamadou SANOGO" w:date="2023-10-25T18:15:00Z">
            <w:rPr>
              <w:ins w:id="7335" w:author="Dr Mamadou SANOGO" w:date="2023-10-25T13:24:00Z"/>
              <w:b/>
              <w:i/>
            </w:rPr>
          </w:rPrChange>
        </w:rPr>
      </w:pPr>
      <w:ins w:id="7336" w:author="Dr Mamadou SANOGO" w:date="2023-10-25T13:24:00Z">
        <w:r w:rsidRPr="007A4AFC">
          <w:rPr>
            <w:b/>
            <w:i/>
            <w:color w:val="000000" w:themeColor="text1"/>
            <w:rPrChange w:id="7337" w:author="Dr Mamadou SANOGO" w:date="2023-10-25T18:15:00Z">
              <w:rPr>
                <w:b/>
                <w:i/>
              </w:rPr>
            </w:rPrChange>
          </w:rPr>
          <w:t xml:space="preserve">Mme </w:t>
        </w:r>
      </w:ins>
      <w:ins w:id="7338" w:author="Dr Mamadou SANOGO" w:date="2024-11-11T15:20:00Z" w16du:dateUtc="2024-11-11T15:20:00Z">
        <w:r w:rsidR="00DE4E6D">
          <w:rPr>
            <w:b/>
            <w:i/>
            <w:color w:val="000000" w:themeColor="text1"/>
          </w:rPr>
          <w:t>TOURE Macou</w:t>
        </w:r>
      </w:ins>
      <w:ins w:id="7339" w:author="Dr Mamadou SANOGO" w:date="2023-10-25T13:24:00Z">
        <w:r w:rsidRPr="007A4AFC">
          <w:rPr>
            <w:b/>
            <w:i/>
            <w:color w:val="000000" w:themeColor="text1"/>
            <w:rPrChange w:id="7340" w:author="Dr Mamadou SANOGO" w:date="2023-10-25T18:15:00Z">
              <w:rPr>
                <w:b/>
                <w:i/>
              </w:rPr>
            </w:rPrChange>
          </w:rPr>
          <w:tab/>
        </w:r>
        <w:r w:rsidRPr="007A4AFC">
          <w:rPr>
            <w:b/>
            <w:i/>
            <w:color w:val="000000" w:themeColor="text1"/>
            <w:rPrChange w:id="7341" w:author="Dr Mamadou SANOGO" w:date="2023-10-25T18:15:00Z">
              <w:rPr>
                <w:b/>
                <w:i/>
              </w:rPr>
            </w:rPrChange>
          </w:rPr>
          <w:tab/>
        </w:r>
        <w:r w:rsidRPr="007A4AFC">
          <w:rPr>
            <w:b/>
            <w:i/>
            <w:color w:val="000000" w:themeColor="text1"/>
            <w:rPrChange w:id="7342" w:author="Dr Mamadou SANOGO" w:date="2023-10-25T18:15:00Z">
              <w:rPr>
                <w:b/>
                <w:i/>
              </w:rPr>
            </w:rPrChange>
          </w:rPr>
          <w:tab/>
        </w:r>
        <w:r w:rsidRPr="007A4AFC">
          <w:rPr>
            <w:b/>
            <w:i/>
            <w:color w:val="000000" w:themeColor="text1"/>
            <w:rPrChange w:id="7343" w:author="Dr Mamadou SANOGO" w:date="2023-10-25T18:15:00Z">
              <w:rPr>
                <w:b/>
                <w:i/>
              </w:rPr>
            </w:rPrChange>
          </w:rPr>
          <w:tab/>
        </w:r>
        <w:r w:rsidRPr="007A4AFC">
          <w:rPr>
            <w:b/>
            <w:i/>
            <w:color w:val="000000" w:themeColor="text1"/>
            <w:rPrChange w:id="7344" w:author="Dr Mamadou SANOGO" w:date="2023-10-25T18:15:00Z">
              <w:rPr>
                <w:b/>
                <w:i/>
              </w:rPr>
            </w:rPrChange>
          </w:rPr>
          <w:tab/>
        </w:r>
      </w:ins>
      <w:ins w:id="7345" w:author="Dr Mamadou SANOGO" w:date="2024-11-11T15:21:00Z" w16du:dateUtc="2024-11-11T15:21:00Z">
        <w:r w:rsidR="00DE4E6D">
          <w:rPr>
            <w:b/>
            <w:i/>
            <w:color w:val="000000" w:themeColor="text1"/>
          </w:rPr>
          <w:t xml:space="preserve">                        </w:t>
        </w:r>
      </w:ins>
      <w:ins w:id="7346" w:author="Dr Mamadou SANOGO" w:date="2023-10-25T13:24:00Z">
        <w:r w:rsidRPr="007A4AFC">
          <w:rPr>
            <w:b/>
            <w:i/>
            <w:color w:val="000000" w:themeColor="text1"/>
            <w:rPrChange w:id="7347" w:author="Dr Mamadou SANOGO" w:date="2023-10-25T18:15:00Z">
              <w:rPr>
                <w:b/>
                <w:i/>
              </w:rPr>
            </w:rPrChange>
          </w:rPr>
          <w:tab/>
        </w:r>
      </w:ins>
      <w:ins w:id="7348" w:author="Dr Mamadou SANOGO" w:date="2024-11-11T15:21:00Z" w16du:dateUtc="2024-11-11T15:21:00Z">
        <w:r w:rsidR="00DE4E6D">
          <w:rPr>
            <w:b/>
            <w:i/>
            <w:color w:val="000000" w:themeColor="text1"/>
          </w:rPr>
          <w:t>M. SANGARE Adama</w:t>
        </w:r>
      </w:ins>
    </w:p>
    <w:bookmarkEnd w:id="6915"/>
    <w:p w14:paraId="74F8BCCD" w14:textId="77777777" w:rsidR="000E0336" w:rsidRPr="007A4AFC" w:rsidRDefault="000E0336" w:rsidP="000E0336">
      <w:pPr>
        <w:rPr>
          <w:ins w:id="7349" w:author="Dr Mamadou SANOGO" w:date="2023-10-25T13:24:00Z"/>
          <w:b/>
          <w:i/>
          <w:color w:val="000000" w:themeColor="text1"/>
          <w:rPrChange w:id="7350" w:author="Dr Mamadou SANOGO" w:date="2023-10-25T18:15:00Z">
            <w:rPr>
              <w:ins w:id="7351"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2"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3"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4"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5"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6"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7"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8"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59"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0"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1"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2"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3"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4"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5"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6"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7"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8"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69"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70"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371"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372"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373"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374"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375"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376"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377"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378"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79"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80"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381" w:author="Dr Mamadou SANOGO" w:date="2023-10-27T14:01:00Z"/>
          <w:rFonts w:eastAsiaTheme="minorHAnsi"/>
          <w:b/>
          <w:color w:val="000000" w:themeColor="text1"/>
          <w:sz w:val="44"/>
          <w:lang w:eastAsia="en-US"/>
        </w:rPr>
      </w:pPr>
      <w:bookmarkStart w:id="7382" w:name="_Toc145944529"/>
    </w:p>
    <w:p w14:paraId="5CC35C36" w14:textId="77777777" w:rsidR="006778CD" w:rsidRDefault="006778CD">
      <w:pPr>
        <w:shd w:val="clear" w:color="auto" w:fill="FFFFFF"/>
        <w:spacing w:line="240" w:lineRule="auto"/>
        <w:ind w:right="9"/>
        <w:jc w:val="center"/>
        <w:rPr>
          <w:ins w:id="7383"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384"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385"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386"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387"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388"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389"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390"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391" w:author="Dr Mamadou SANOGO" w:date="2023-10-25T18:15:00Z">
            <w:rPr>
              <w:rFonts w:eastAsiaTheme="minorHAnsi"/>
              <w:b/>
              <w:sz w:val="44"/>
              <w:lang w:eastAsia="en-US"/>
            </w:rPr>
          </w:rPrChange>
        </w:rPr>
        <w:t xml:space="preserve">Annexe </w:t>
      </w:r>
      <w:ins w:id="7392" w:author="Dr Mamadou SANOGO" w:date="2023-10-25T13:33:00Z">
        <w:r w:rsidR="00534F19" w:rsidRPr="007A4AFC">
          <w:rPr>
            <w:rFonts w:eastAsiaTheme="minorHAnsi"/>
            <w:b/>
            <w:color w:val="000000" w:themeColor="text1"/>
            <w:sz w:val="44"/>
            <w:lang w:eastAsia="en-US"/>
            <w:rPrChange w:id="7393"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7394"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7395"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396"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397" w:author="Dr Mamadou SANOGO" w:date="2023-10-25T18:15:00Z">
            <w:rPr>
              <w:rFonts w:eastAsiaTheme="minorHAnsi"/>
              <w:b/>
              <w:sz w:val="44"/>
              <w:lang w:eastAsia="en-US"/>
            </w:rPr>
          </w:rPrChange>
        </w:rPr>
        <w:t xml:space="preserve"> </w:t>
      </w:r>
      <w:bookmarkStart w:id="7398" w:name="_Hlk149135279"/>
      <w:ins w:id="7399" w:author="Dr Mamadou SANOGO" w:date="2023-10-25T14:04:00Z">
        <w:r w:rsidR="00F46E5D" w:rsidRPr="007A4AFC">
          <w:rPr>
            <w:rFonts w:eastAsiaTheme="minorHAnsi"/>
            <w:b/>
            <w:color w:val="000000" w:themeColor="text1"/>
            <w:sz w:val="44"/>
            <w:lang w:eastAsia="en-US"/>
            <w:rPrChange w:id="7400"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401" w:author="Dr Mamadou SANOGO" w:date="2023-10-25T18:15:00Z">
              <w:rPr>
                <w:rFonts w:eastAsiaTheme="minorHAnsi"/>
                <w:b/>
                <w:sz w:val="44"/>
                <w:lang w:eastAsia="en-US"/>
              </w:rPr>
            </w:rPrChange>
          </w:rPr>
          <w:t xml:space="preserve"> </w:t>
        </w:r>
      </w:ins>
      <w:bookmarkEnd w:id="7398"/>
      <w:del w:id="7402" w:author="Dr Mamadou SANOGO" w:date="2023-10-25T14:02:00Z">
        <w:r w:rsidR="007B4390" w:rsidRPr="007A4AFC" w:rsidDel="00F46E5D">
          <w:rPr>
            <w:rFonts w:eastAsiaTheme="minorHAnsi"/>
            <w:b/>
            <w:color w:val="000000" w:themeColor="text1"/>
            <w:sz w:val="44"/>
            <w:szCs w:val="32"/>
            <w:lang w:eastAsia="en-US"/>
            <w:rPrChange w:id="7403" w:author="Dr Mamadou SANOGO" w:date="2023-10-25T18:15:00Z">
              <w:rPr>
                <w:rFonts w:eastAsiaTheme="minorHAnsi"/>
                <w:b/>
                <w:sz w:val="44"/>
                <w:szCs w:val="32"/>
                <w:lang w:eastAsia="en-US"/>
              </w:rPr>
            </w:rPrChange>
          </w:rPr>
          <w:delText>Fiche d’enquête Choix de filière pour le Master</w:delText>
        </w:r>
      </w:del>
    </w:p>
    <w:bookmarkEnd w:id="7382"/>
    <w:p w14:paraId="11B07B2E" w14:textId="77777777" w:rsidR="00011374" w:rsidRPr="007A4AFC" w:rsidRDefault="00011374">
      <w:pPr>
        <w:spacing w:line="240" w:lineRule="auto"/>
        <w:rPr>
          <w:color w:val="000000" w:themeColor="text1"/>
          <w:sz w:val="28"/>
          <w:szCs w:val="28"/>
          <w:rPrChange w:id="7404"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405"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06"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07"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08"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09"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410" w:author="Dr Mamadou SANOGO" w:date="2023-10-25T14:06:00Z"/>
          <w:color w:val="000000" w:themeColor="text1"/>
          <w:szCs w:val="24"/>
          <w:rPrChange w:id="7411" w:author="Dr Mamadou SANOGO" w:date="2023-10-25T18:15:00Z">
            <w:rPr>
              <w:ins w:id="7412"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413" w:author="Dr Mamadou SANOGO" w:date="2023-10-25T14:06:00Z"/>
          <w:color w:val="000000" w:themeColor="text1"/>
          <w:szCs w:val="24"/>
          <w:rPrChange w:id="7414" w:author="Dr Mamadou SANOGO" w:date="2023-10-25T18:15:00Z">
            <w:rPr>
              <w:ins w:id="7415"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416" w:author="Dr Mamadou SANOGO" w:date="2023-10-25T14:06:00Z"/>
          <w:color w:val="000000" w:themeColor="text1"/>
          <w:szCs w:val="24"/>
          <w:rPrChange w:id="7417" w:author="Dr Mamadou SANOGO" w:date="2023-10-25T18:15:00Z">
            <w:rPr>
              <w:ins w:id="7418"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419" w:author="Dr Mamadou SANOGO" w:date="2023-10-25T14:06:00Z"/>
          <w:color w:val="000000" w:themeColor="text1"/>
          <w:szCs w:val="24"/>
          <w:rPrChange w:id="7420" w:author="Dr Mamadou SANOGO" w:date="2023-10-25T18:15:00Z">
            <w:rPr>
              <w:ins w:id="7421"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422" w:author="Dr Mamadou SANOGO" w:date="2023-10-25T14:06:00Z"/>
          <w:color w:val="000000" w:themeColor="text1"/>
          <w:szCs w:val="24"/>
          <w:rPrChange w:id="7423" w:author="Dr Mamadou SANOGO" w:date="2023-10-25T18:15:00Z">
            <w:rPr>
              <w:ins w:id="7424"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425"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426"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427"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428"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429"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430"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431"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432"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433"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434"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435"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436"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437"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438"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439" w:author="Dr Mamadou SANOGO" w:date="2023-10-25T14:06:00Z"/>
          <w:color w:val="000000" w:themeColor="text1"/>
          <w:szCs w:val="24"/>
          <w:rPrChange w:id="7440" w:author="Dr Mamadou SANOGO" w:date="2023-10-25T18:15:00Z">
            <w:rPr>
              <w:ins w:id="7441"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442" w:author="Dr Mamadou SANOGO" w:date="2023-10-25T14:06:00Z"/>
          <w:color w:val="000000" w:themeColor="text1"/>
          <w:szCs w:val="24"/>
          <w:rPrChange w:id="7443" w:author="Dr Mamadou SANOGO" w:date="2023-10-25T18:15:00Z">
            <w:rPr>
              <w:ins w:id="7444"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445" w:author="Dr Mamadou SANOGO" w:date="2023-10-25T14:06:00Z"/>
          <w:color w:val="000000" w:themeColor="text1"/>
          <w:szCs w:val="24"/>
          <w:rPrChange w:id="7446" w:author="Dr Mamadou SANOGO" w:date="2023-10-25T18:15:00Z">
            <w:rPr>
              <w:ins w:id="7447"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448" w:author="Dr Mamadou SANOGO" w:date="2023-10-25T14:06:00Z"/>
          <w:color w:val="000000" w:themeColor="text1"/>
          <w:szCs w:val="24"/>
          <w:rPrChange w:id="7449" w:author="Dr Mamadou SANOGO" w:date="2023-10-25T18:15:00Z">
            <w:rPr>
              <w:ins w:id="7450"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451"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452"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453" w:author="Dr Mamadou SANOGO" w:date="2023-10-25T14:06:00Z"/>
          <w:color w:val="000000" w:themeColor="text1"/>
          <w:szCs w:val="24"/>
          <w:rPrChange w:id="7454" w:author="Dr Mamadou SANOGO" w:date="2023-10-25T18:15:00Z">
            <w:rPr>
              <w:ins w:id="7455"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456" w:author="Dr Mamadou SANOGO" w:date="2023-10-25T14:06:00Z"/>
          <w:color w:val="000000" w:themeColor="text1"/>
          <w:szCs w:val="24"/>
          <w:rPrChange w:id="7457" w:author="Dr Mamadou SANOGO" w:date="2023-10-25T18:15:00Z">
            <w:rPr>
              <w:ins w:id="7458"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459" w:author="Dr Mamadou SANOGO" w:date="2023-10-25T14:07:00Z"/>
          <w:color w:val="000000" w:themeColor="text1"/>
          <w:szCs w:val="24"/>
          <w:rPrChange w:id="7460" w:author="Dr Mamadou SANOGO" w:date="2023-10-25T18:15:00Z">
            <w:rPr>
              <w:ins w:id="7461" w:author="Dr Mamadou SANOGO" w:date="2023-10-25T14:07:00Z"/>
              <w:color w:val="000000"/>
              <w:szCs w:val="24"/>
            </w:rPr>
          </w:rPrChange>
        </w:rPr>
      </w:pPr>
    </w:p>
    <w:p w14:paraId="56AB985B" w14:textId="77777777" w:rsidR="008A0B1D" w:rsidRPr="007A4AFC" w:rsidRDefault="008A0B1D" w:rsidP="008A0B1D">
      <w:pPr>
        <w:rPr>
          <w:ins w:id="7462" w:author="Dr Mamadou SANOGO" w:date="2023-10-25T14:07:00Z"/>
          <w:color w:val="000000" w:themeColor="text1"/>
          <w:rPrChange w:id="7463" w:author="Dr Mamadou SANOGO" w:date="2023-10-25T18:15:00Z">
            <w:rPr>
              <w:ins w:id="7464" w:author="Dr Mamadou SANOGO" w:date="2023-10-25T14:07:00Z"/>
            </w:rPr>
          </w:rPrChange>
        </w:rPr>
      </w:pPr>
      <w:ins w:id="7465" w:author="Dr Mamadou SANOGO" w:date="2023-10-25T14:07:00Z">
        <w:r w:rsidRPr="007A4AFC">
          <w:rPr>
            <w:bCs/>
            <w:noProof/>
            <w:color w:val="000000" w:themeColor="text1"/>
            <w:sz w:val="40"/>
            <w:szCs w:val="40"/>
            <w:rPrChange w:id="7466"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467" w:author="Dr Mamadou SANOGO" w:date="2023-10-25T14:07:00Z"/>
          <w:b/>
          <w:bCs/>
          <w:color w:val="000000" w:themeColor="text1"/>
          <w:sz w:val="36"/>
          <w:szCs w:val="36"/>
          <w:rPrChange w:id="7468" w:author="Dr Mamadou SANOGO" w:date="2023-10-25T18:15:00Z">
            <w:rPr>
              <w:ins w:id="7469" w:author="Dr Mamadou SANOGO" w:date="2023-10-25T14:07:00Z"/>
              <w:b/>
              <w:bCs/>
              <w:sz w:val="36"/>
              <w:szCs w:val="36"/>
            </w:rPr>
          </w:rPrChange>
        </w:rPr>
      </w:pPr>
    </w:p>
    <w:p w14:paraId="03587344" w14:textId="77777777" w:rsidR="008A0B1D" w:rsidRPr="007A4AFC" w:rsidRDefault="008A0B1D" w:rsidP="008A0B1D">
      <w:pPr>
        <w:jc w:val="center"/>
        <w:rPr>
          <w:ins w:id="7470" w:author="Dr Mamadou SANOGO" w:date="2023-10-25T14:07:00Z"/>
          <w:rFonts w:ascii="Arial" w:hAnsi="Arial" w:cs="Arial"/>
          <w:b/>
          <w:bCs/>
          <w:color w:val="000000" w:themeColor="text1"/>
          <w:sz w:val="36"/>
          <w:szCs w:val="36"/>
          <w:rPrChange w:id="7471" w:author="Dr Mamadou SANOGO" w:date="2023-10-25T18:15:00Z">
            <w:rPr>
              <w:ins w:id="7472" w:author="Dr Mamadou SANOGO" w:date="2023-10-25T14:07:00Z"/>
              <w:rFonts w:ascii="Arial" w:hAnsi="Arial" w:cs="Arial"/>
              <w:b/>
              <w:bCs/>
              <w:sz w:val="36"/>
              <w:szCs w:val="36"/>
            </w:rPr>
          </w:rPrChange>
        </w:rPr>
      </w:pPr>
      <w:ins w:id="7473" w:author="Dr Mamadou SANOGO" w:date="2023-10-25T14:07:00Z">
        <w:r w:rsidRPr="007A4AFC">
          <w:rPr>
            <w:rFonts w:ascii="Arial" w:hAnsi="Arial" w:cs="Arial"/>
            <w:b/>
            <w:bCs/>
            <w:color w:val="000000" w:themeColor="text1"/>
            <w:sz w:val="36"/>
            <w:szCs w:val="36"/>
            <w:rPrChange w:id="7474"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475" w:author="Dr Mamadou SANOGO" w:date="2023-10-25T14:07:00Z"/>
          <w:rFonts w:ascii="Arial" w:hAnsi="Arial" w:cs="Arial"/>
          <w:color w:val="000000" w:themeColor="text1"/>
          <w:rPrChange w:id="7476" w:author="Dr Mamadou SANOGO" w:date="2023-10-25T18:15:00Z">
            <w:rPr>
              <w:ins w:id="7477" w:author="Dr Mamadou SANOGO" w:date="2023-10-25T14:07:00Z"/>
              <w:rFonts w:ascii="Arial" w:hAnsi="Arial" w:cs="Arial"/>
            </w:rPr>
          </w:rPrChange>
        </w:rPr>
      </w:pPr>
    </w:p>
    <w:p w14:paraId="2AA345F7" w14:textId="66098EF6" w:rsidR="008A0B1D" w:rsidRPr="006778CD" w:rsidRDefault="008A0B1D">
      <w:pPr>
        <w:rPr>
          <w:ins w:id="7478" w:author="Dr Mamadou SANOGO" w:date="2023-10-25T14:07:00Z"/>
          <w:rFonts w:ascii="Arial" w:hAnsi="Arial" w:cs="Arial"/>
          <w:color w:val="000000" w:themeColor="text1"/>
          <w:rPrChange w:id="7479" w:author="Dr Mamadou SANOGO" w:date="2023-10-27T14:01:00Z">
            <w:rPr>
              <w:ins w:id="7480" w:author="Dr Mamadou SANOGO" w:date="2023-10-25T14:07:00Z"/>
              <w:rFonts w:ascii="Arial" w:hAnsi="Arial" w:cs="Arial"/>
              <w:szCs w:val="24"/>
            </w:rPr>
          </w:rPrChange>
        </w:rPr>
        <w:pPrChange w:id="7481" w:author="Dr Mamadou SANOGO" w:date="2023-10-27T14:01:00Z">
          <w:pPr>
            <w:spacing w:line="276" w:lineRule="auto"/>
          </w:pPr>
        </w:pPrChange>
      </w:pPr>
      <w:ins w:id="7482" w:author="Dr Mamadou SANOGO" w:date="2023-10-25T14:07:00Z">
        <w:r w:rsidRPr="007A4AFC">
          <w:rPr>
            <w:rFonts w:ascii="Arial" w:hAnsi="Arial" w:cs="Arial"/>
            <w:color w:val="000000" w:themeColor="text1"/>
            <w:rPrChange w:id="7483"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484" w:author="Dr Mamadou SANOGO" w:date="2023-10-25T14:07:00Z"/>
          <w:rFonts w:ascii="Arial" w:hAnsi="Arial" w:cs="Arial"/>
          <w:color w:val="000000" w:themeColor="text1"/>
          <w:rPrChange w:id="7485" w:author="Dr Mamadou SANOGO" w:date="2023-10-25T18:15:00Z">
            <w:rPr>
              <w:ins w:id="7486" w:author="Dr Mamadou SANOGO" w:date="2023-10-25T14:07:00Z"/>
              <w:rFonts w:ascii="Arial" w:hAnsi="Arial" w:cs="Arial"/>
            </w:rPr>
          </w:rPrChange>
        </w:rPr>
      </w:pPr>
      <w:ins w:id="7487" w:author="Dr Mamadou SANOGO" w:date="2023-10-25T14:07:00Z">
        <w:r w:rsidRPr="007A4AFC">
          <w:rPr>
            <w:rFonts w:ascii="Arial" w:hAnsi="Arial" w:cs="Arial"/>
            <w:color w:val="000000" w:themeColor="text1"/>
            <w:rPrChange w:id="7488"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489" w:author="Dr Mamadou SANOGO" w:date="2023-10-25T14:07:00Z"/>
          <w:rFonts w:ascii="Arial" w:hAnsi="Arial" w:cs="Arial"/>
          <w:color w:val="000000" w:themeColor="text1"/>
          <w:rPrChange w:id="7490" w:author="Dr Mamadou SANOGO" w:date="2023-10-25T18:15:00Z">
            <w:rPr>
              <w:ins w:id="7491" w:author="Dr Mamadou SANOGO" w:date="2023-10-25T14:07:00Z"/>
              <w:rFonts w:ascii="Arial" w:hAnsi="Arial" w:cs="Arial"/>
            </w:rPr>
          </w:rPrChange>
        </w:rPr>
      </w:pPr>
      <w:ins w:id="7492" w:author="Dr Mamadou SANOGO" w:date="2023-10-25T14:07:00Z">
        <w:r w:rsidRPr="007A4AFC">
          <w:rPr>
            <w:rFonts w:ascii="Arial" w:hAnsi="Arial" w:cs="Arial"/>
            <w:color w:val="000000" w:themeColor="text1"/>
            <w:rPrChange w:id="7493"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494" w:author="Dr Mamadou SANOGO" w:date="2023-10-25T14:07:00Z"/>
          <w:rFonts w:ascii="Arial" w:hAnsi="Arial" w:cs="Arial"/>
          <w:color w:val="000000" w:themeColor="text1"/>
          <w:rPrChange w:id="7495" w:author="Dr Mamadou SANOGO" w:date="2023-10-25T18:15:00Z">
            <w:rPr>
              <w:ins w:id="7496" w:author="Dr Mamadou SANOGO" w:date="2023-10-25T14:07:00Z"/>
              <w:rFonts w:ascii="Arial" w:hAnsi="Arial" w:cs="Arial"/>
            </w:rPr>
          </w:rPrChange>
        </w:rPr>
      </w:pPr>
      <w:ins w:id="7497" w:author="Dr Mamadou SANOGO" w:date="2023-10-25T14:07:00Z">
        <w:r w:rsidRPr="007A4AFC">
          <w:rPr>
            <w:rFonts w:ascii="Arial" w:hAnsi="Arial" w:cs="Arial"/>
            <w:color w:val="000000" w:themeColor="text1"/>
            <w:rPrChange w:id="7498"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499" w:author="Dr Mamadou SANOGO" w:date="2023-10-25T14:07:00Z"/>
          <w:rFonts w:ascii="Arial" w:hAnsi="Arial" w:cs="Arial"/>
          <w:color w:val="000000" w:themeColor="text1"/>
          <w:rPrChange w:id="7500" w:author="Dr Mamadou SANOGO" w:date="2023-10-25T18:15:00Z">
            <w:rPr>
              <w:ins w:id="7501" w:author="Dr Mamadou SANOGO" w:date="2023-10-25T14:07:00Z"/>
              <w:rFonts w:ascii="Arial" w:hAnsi="Arial" w:cs="Arial"/>
            </w:rPr>
          </w:rPrChange>
        </w:rPr>
      </w:pPr>
      <w:ins w:id="7502" w:author="Dr Mamadou SANOGO" w:date="2023-10-25T14:07:00Z">
        <w:r w:rsidRPr="007A4AFC">
          <w:rPr>
            <w:rFonts w:ascii="Arial" w:hAnsi="Arial" w:cs="Arial"/>
            <w:color w:val="000000" w:themeColor="text1"/>
            <w:rPrChange w:id="7503"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504" w:author="Dr Mamadou SANOGO" w:date="2023-10-25T14:07:00Z"/>
          <w:rFonts w:ascii="Arial" w:hAnsi="Arial" w:cs="Arial"/>
          <w:color w:val="000000" w:themeColor="text1"/>
          <w:rPrChange w:id="7505" w:author="Dr Mamadou SANOGO" w:date="2023-10-25T18:15:00Z">
            <w:rPr>
              <w:ins w:id="7506" w:author="Dr Mamadou SANOGO" w:date="2023-10-25T14:07:00Z"/>
              <w:rFonts w:ascii="Arial" w:hAnsi="Arial" w:cs="Arial"/>
            </w:rPr>
          </w:rPrChange>
        </w:rPr>
      </w:pPr>
      <w:ins w:id="7507" w:author="Dr Mamadou SANOGO" w:date="2023-10-25T14:07:00Z">
        <w:r w:rsidRPr="007A4AFC">
          <w:rPr>
            <w:rFonts w:ascii="Arial" w:hAnsi="Arial" w:cs="Arial"/>
            <w:color w:val="000000" w:themeColor="text1"/>
            <w:rPrChange w:id="7508"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509" w:author="Dr Mamadou SANOGO" w:date="2023-10-25T14:07:00Z"/>
          <w:rFonts w:ascii="Arial" w:hAnsi="Arial" w:cs="Arial"/>
          <w:color w:val="000000" w:themeColor="text1"/>
          <w:rPrChange w:id="7510" w:author="Dr Mamadou SANOGO" w:date="2023-10-25T18:15:00Z">
            <w:rPr>
              <w:ins w:id="7511" w:author="Dr Mamadou SANOGO" w:date="2023-10-25T14:07:00Z"/>
              <w:rFonts w:ascii="Arial" w:hAnsi="Arial" w:cs="Arial"/>
            </w:rPr>
          </w:rPrChange>
        </w:rPr>
      </w:pPr>
      <w:ins w:id="7512" w:author="Dr Mamadou SANOGO" w:date="2023-10-25T14:07:00Z">
        <w:r w:rsidRPr="007A4AFC">
          <w:rPr>
            <w:rFonts w:ascii="Arial" w:hAnsi="Arial" w:cs="Arial"/>
            <w:color w:val="000000" w:themeColor="text1"/>
            <w:rPrChange w:id="7513"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514" w:author="Dr Mamadou SANOGO" w:date="2023-10-25T14:07:00Z"/>
          <w:rFonts w:ascii="Arial" w:hAnsi="Arial" w:cs="Arial"/>
          <w:color w:val="000000" w:themeColor="text1"/>
          <w:rPrChange w:id="7515" w:author="Dr Mamadou SANOGO" w:date="2023-10-25T18:15:00Z">
            <w:rPr>
              <w:ins w:id="7516" w:author="Dr Mamadou SANOGO" w:date="2023-10-25T14:07:00Z"/>
              <w:rFonts w:ascii="Arial" w:hAnsi="Arial" w:cs="Arial"/>
            </w:rPr>
          </w:rPrChange>
        </w:rPr>
      </w:pPr>
      <w:ins w:id="7517"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518" w:author="Dr Mamadou SANOGO" w:date="2023-10-25T14:07:00Z"/>
          <w:rFonts w:ascii="Arial" w:hAnsi="Arial" w:cs="Arial"/>
          <w:color w:val="000000" w:themeColor="text1"/>
          <w:rPrChange w:id="7519" w:author="Dr Mamadou SANOGO" w:date="2023-10-25T18:15:00Z">
            <w:rPr>
              <w:ins w:id="7520" w:author="Dr Mamadou SANOGO" w:date="2023-10-25T14:07:00Z"/>
              <w:rFonts w:ascii="Arial" w:hAnsi="Arial" w:cs="Arial"/>
            </w:rPr>
          </w:rPrChange>
        </w:rPr>
      </w:pPr>
    </w:p>
    <w:p w14:paraId="38058737" w14:textId="33206ECF" w:rsidR="008A0B1D" w:rsidRPr="007A4AFC" w:rsidRDefault="008A0B1D">
      <w:pPr>
        <w:spacing w:line="276" w:lineRule="auto"/>
        <w:jc w:val="left"/>
        <w:rPr>
          <w:ins w:id="7521" w:author="Dr Mamadou SANOGO" w:date="2023-10-25T14:07:00Z"/>
          <w:rFonts w:ascii="Arial" w:hAnsi="Arial" w:cs="Arial"/>
          <w:color w:val="000000" w:themeColor="text1"/>
          <w:rPrChange w:id="7522" w:author="Dr Mamadou SANOGO" w:date="2023-10-25T18:15:00Z">
            <w:rPr>
              <w:ins w:id="7523" w:author="Dr Mamadou SANOGO" w:date="2023-10-25T14:07:00Z"/>
              <w:rFonts w:ascii="Arial" w:hAnsi="Arial" w:cs="Arial"/>
            </w:rPr>
          </w:rPrChange>
        </w:rPr>
        <w:pPrChange w:id="7524" w:author="Dr Mamadou SANOGO" w:date="2023-10-26T15:45:00Z">
          <w:pPr>
            <w:spacing w:line="276" w:lineRule="auto"/>
          </w:pPr>
        </w:pPrChange>
      </w:pPr>
      <w:ins w:id="7525" w:author="Dr Mamadou SANOGO" w:date="2023-10-25T14:07:00Z">
        <w:r w:rsidRPr="007A4AFC">
          <w:rPr>
            <w:rFonts w:ascii="Arial" w:hAnsi="Arial" w:cs="Arial"/>
            <w:color w:val="000000" w:themeColor="text1"/>
            <w:rPrChange w:id="7526"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527" w:author="Dr Mamadou SANOGO" w:date="2023-10-25T14:07:00Z"/>
          <w:rFonts w:ascii="Arial" w:hAnsi="Arial" w:cs="Arial"/>
          <w:color w:val="000000" w:themeColor="text1"/>
          <w:rPrChange w:id="7528" w:author="Dr Mamadou SANOGO" w:date="2023-10-25T18:15:00Z">
            <w:rPr>
              <w:ins w:id="7529" w:author="Dr Mamadou SANOGO" w:date="2023-10-25T14:07:00Z"/>
              <w:rFonts w:ascii="Arial" w:hAnsi="Arial" w:cs="Arial"/>
            </w:rPr>
          </w:rPrChange>
        </w:rPr>
      </w:pPr>
      <w:ins w:id="7530" w:author="Dr Mamadou SANOGO" w:date="2023-10-25T14:07:00Z">
        <w:r w:rsidRPr="007A4AFC">
          <w:rPr>
            <w:rFonts w:ascii="Arial" w:hAnsi="Arial" w:cs="Arial"/>
            <w:color w:val="000000" w:themeColor="text1"/>
            <w:rPrChange w:id="7531"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532" w:author="Dr Mamadou SANOGO" w:date="2023-10-25T14:07:00Z"/>
          <w:rFonts w:ascii="Arial" w:hAnsi="Arial" w:cs="Arial"/>
          <w:color w:val="000000" w:themeColor="text1"/>
          <w:rPrChange w:id="7533" w:author="Dr Mamadou SANOGO" w:date="2023-10-25T18:15:00Z">
            <w:rPr>
              <w:ins w:id="7534" w:author="Dr Mamadou SANOGO" w:date="2023-10-25T14:07:00Z"/>
              <w:rFonts w:ascii="Arial" w:hAnsi="Arial" w:cs="Arial"/>
            </w:rPr>
          </w:rPrChange>
        </w:rPr>
      </w:pPr>
      <w:ins w:id="7535" w:author="Dr Mamadou SANOGO" w:date="2023-10-25T14:07:00Z">
        <w:r w:rsidRPr="007A4AFC">
          <w:rPr>
            <w:rFonts w:ascii="Arial" w:hAnsi="Arial" w:cs="Arial"/>
            <w:color w:val="000000" w:themeColor="text1"/>
            <w:rPrChange w:id="7536"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537" w:author="Dr Mamadou SANOGO" w:date="2023-10-25T14:07:00Z"/>
          <w:rFonts w:ascii="Arial" w:hAnsi="Arial" w:cs="Arial"/>
          <w:color w:val="000000" w:themeColor="text1"/>
          <w:rPrChange w:id="7538" w:author="Dr Mamadou SANOGO" w:date="2023-10-25T18:15:00Z">
            <w:rPr>
              <w:ins w:id="7539" w:author="Dr Mamadou SANOGO" w:date="2023-10-25T14:07:00Z"/>
              <w:rFonts w:ascii="Arial" w:hAnsi="Arial" w:cs="Arial"/>
            </w:rPr>
          </w:rPrChange>
        </w:rPr>
      </w:pPr>
    </w:p>
    <w:p w14:paraId="7B15058B" w14:textId="77777777" w:rsidR="008A0B1D" w:rsidRPr="007A4AFC" w:rsidRDefault="008A0B1D" w:rsidP="008A0B1D">
      <w:pPr>
        <w:rPr>
          <w:ins w:id="7540" w:author="Dr Mamadou SANOGO" w:date="2023-10-25T14:07:00Z"/>
          <w:rFonts w:ascii="Arial" w:hAnsi="Arial" w:cs="Arial"/>
          <w:color w:val="000000" w:themeColor="text1"/>
          <w:rPrChange w:id="7541" w:author="Dr Mamadou SANOGO" w:date="2023-10-25T18:15:00Z">
            <w:rPr>
              <w:ins w:id="7542" w:author="Dr Mamadou SANOGO" w:date="2023-10-25T14:07:00Z"/>
              <w:rFonts w:ascii="Arial" w:hAnsi="Arial" w:cs="Arial"/>
            </w:rPr>
          </w:rPrChange>
        </w:rPr>
      </w:pPr>
    </w:p>
    <w:p w14:paraId="708291FD" w14:textId="51886C86" w:rsidR="008A0B1D" w:rsidRPr="007A4AFC" w:rsidRDefault="008A0B1D" w:rsidP="008A0B1D">
      <w:pPr>
        <w:ind w:left="5664"/>
        <w:rPr>
          <w:ins w:id="7543" w:author="Dr Mamadou SANOGO" w:date="2023-10-25T14:07:00Z"/>
          <w:rFonts w:ascii="Arial" w:hAnsi="Arial" w:cs="Arial"/>
          <w:color w:val="000000" w:themeColor="text1"/>
          <w:u w:val="single"/>
          <w:rPrChange w:id="7544" w:author="Dr Mamadou SANOGO" w:date="2023-10-25T18:15:00Z">
            <w:rPr>
              <w:ins w:id="7545" w:author="Dr Mamadou SANOGO" w:date="2023-10-25T14:07:00Z"/>
              <w:rFonts w:ascii="Arial" w:hAnsi="Arial" w:cs="Arial"/>
              <w:u w:val="single"/>
            </w:rPr>
          </w:rPrChange>
        </w:rPr>
      </w:pPr>
      <w:ins w:id="7546" w:author="Dr Mamadou SANOGO" w:date="2023-10-25T14:07:00Z">
        <w:r w:rsidRPr="007A4AFC">
          <w:rPr>
            <w:rFonts w:ascii="Arial" w:hAnsi="Arial" w:cs="Arial"/>
            <w:color w:val="000000" w:themeColor="text1"/>
            <w:u w:val="single"/>
            <w:rPrChange w:id="7547"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548" w:author="Dr Mamadou SANOGO" w:date="2023-10-25T14:07:00Z"/>
          <w:rFonts w:ascii="Arial" w:hAnsi="Arial" w:cs="Arial"/>
          <w:color w:val="000000" w:themeColor="text1"/>
          <w:rPrChange w:id="7549" w:author="Dr Mamadou SANOGO" w:date="2023-10-25T18:15:00Z">
            <w:rPr>
              <w:ins w:id="7550" w:author="Dr Mamadou SANOGO" w:date="2023-10-25T14:07:00Z"/>
              <w:rFonts w:ascii="Arial" w:hAnsi="Arial" w:cs="Arial"/>
            </w:rPr>
          </w:rPrChange>
        </w:rPr>
      </w:pPr>
    </w:p>
    <w:p w14:paraId="75F4043F" w14:textId="77777777" w:rsidR="008A0B1D" w:rsidRPr="007A4AFC" w:rsidRDefault="008A0B1D" w:rsidP="008A0B1D">
      <w:pPr>
        <w:ind w:left="5664"/>
        <w:rPr>
          <w:ins w:id="7551" w:author="Dr Mamadou SANOGO" w:date="2023-10-25T14:07:00Z"/>
          <w:rFonts w:ascii="Arial" w:hAnsi="Arial" w:cs="Arial"/>
          <w:color w:val="000000" w:themeColor="text1"/>
          <w:rPrChange w:id="7552" w:author="Dr Mamadou SANOGO" w:date="2023-10-25T18:15:00Z">
            <w:rPr>
              <w:ins w:id="7553" w:author="Dr Mamadou SANOGO" w:date="2023-10-25T14:07:00Z"/>
              <w:rFonts w:ascii="Arial" w:hAnsi="Arial" w:cs="Arial"/>
            </w:rPr>
          </w:rPrChange>
        </w:rPr>
      </w:pPr>
    </w:p>
    <w:p w14:paraId="2D53CAA4" w14:textId="77777777" w:rsidR="008A0B1D" w:rsidRPr="007A4AFC" w:rsidRDefault="008A0B1D" w:rsidP="008A0B1D">
      <w:pPr>
        <w:ind w:left="5664"/>
        <w:rPr>
          <w:ins w:id="7554" w:author="Dr Mamadou SANOGO" w:date="2023-10-25T14:07:00Z"/>
          <w:rFonts w:ascii="Arial" w:hAnsi="Arial" w:cs="Arial"/>
          <w:color w:val="000000" w:themeColor="text1"/>
          <w:rPrChange w:id="7555" w:author="Dr Mamadou SANOGO" w:date="2023-10-25T18:15:00Z">
            <w:rPr>
              <w:ins w:id="7556" w:author="Dr Mamadou SANOGO" w:date="2023-10-25T14:07:00Z"/>
              <w:rFonts w:ascii="Arial" w:hAnsi="Arial" w:cs="Arial"/>
            </w:rPr>
          </w:rPrChange>
        </w:rPr>
      </w:pPr>
    </w:p>
    <w:p w14:paraId="0291C2D5" w14:textId="77777777" w:rsidR="008A0B1D" w:rsidRPr="007A4AFC" w:rsidRDefault="008A0B1D" w:rsidP="008A0B1D">
      <w:pPr>
        <w:ind w:left="5664"/>
        <w:rPr>
          <w:ins w:id="7557" w:author="Dr Mamadou SANOGO" w:date="2023-10-25T14:07:00Z"/>
          <w:rFonts w:ascii="Arial" w:hAnsi="Arial" w:cs="Arial"/>
          <w:color w:val="000000" w:themeColor="text1"/>
          <w:rPrChange w:id="7558" w:author="Dr Mamadou SANOGO" w:date="2023-10-25T18:15:00Z">
            <w:rPr>
              <w:ins w:id="7559" w:author="Dr Mamadou SANOGO" w:date="2023-10-25T14:07:00Z"/>
              <w:rFonts w:ascii="Arial" w:hAnsi="Arial" w:cs="Arial"/>
            </w:rPr>
          </w:rPrChange>
        </w:rPr>
      </w:pPr>
    </w:p>
    <w:p w14:paraId="2CEC2345" w14:textId="48036BB2" w:rsidR="008A0B1D" w:rsidRPr="007A4AFC" w:rsidRDefault="006778CD">
      <w:pPr>
        <w:rPr>
          <w:ins w:id="7560" w:author="Dr Mamadou SANOGO" w:date="2023-10-25T14:07:00Z"/>
          <w:rFonts w:ascii="Arial" w:hAnsi="Arial" w:cs="Arial"/>
          <w:color w:val="000000" w:themeColor="text1"/>
          <w:rPrChange w:id="7561" w:author="Dr Mamadou SANOGO" w:date="2023-10-25T18:15:00Z">
            <w:rPr>
              <w:ins w:id="7562" w:author="Dr Mamadou SANOGO" w:date="2023-10-25T14:07:00Z"/>
              <w:rFonts w:ascii="Arial" w:hAnsi="Arial" w:cs="Arial"/>
            </w:rPr>
          </w:rPrChange>
        </w:rPr>
        <w:pPrChange w:id="7563" w:author="Dr Mamadou SANOGO" w:date="2023-10-27T14:02:00Z">
          <w:pPr>
            <w:ind w:left="5664"/>
          </w:pPr>
        </w:pPrChange>
      </w:pPr>
      <w:ins w:id="7564" w:author="Dr Mamadou SANOGO" w:date="2023-10-27T14:02:00Z">
        <w:r>
          <w:rPr>
            <w:rFonts w:ascii="Arial" w:hAnsi="Arial" w:cs="Arial"/>
            <w:b/>
            <w:bCs/>
            <w:color w:val="000000" w:themeColor="text1"/>
          </w:rPr>
          <w:t xml:space="preserve">                                                                                    </w:t>
        </w:r>
      </w:ins>
      <w:ins w:id="7565" w:author="Dr Mamadou SANOGO" w:date="2023-10-25T14:07:00Z">
        <w:r w:rsidR="008A0B1D" w:rsidRPr="007A4AFC">
          <w:rPr>
            <w:rFonts w:ascii="Arial" w:hAnsi="Arial" w:cs="Arial"/>
            <w:b/>
            <w:bCs/>
            <w:color w:val="000000" w:themeColor="text1"/>
            <w:rPrChange w:id="7566"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567" w:author="Dr Mamadou SANOGO" w:date="2023-10-25T14:07:00Z"/>
          <w:rFonts w:ascii="Arial" w:hAnsi="Arial" w:cs="Arial"/>
          <w:color w:val="000000" w:themeColor="text1"/>
          <w:rPrChange w:id="7568" w:author="Dr Mamadou SANOGO" w:date="2023-10-25T18:15:00Z">
            <w:rPr>
              <w:ins w:id="7569" w:author="Dr Mamadou SANOGO" w:date="2023-10-25T14:07:00Z"/>
              <w:rFonts w:ascii="Arial" w:hAnsi="Arial" w:cs="Arial"/>
            </w:rPr>
          </w:rPrChange>
        </w:rPr>
      </w:pPr>
      <w:ins w:id="7570" w:author="Dr Mamadou SANOGO" w:date="2023-10-25T14:07:00Z">
        <w:r w:rsidRPr="007A4AFC">
          <w:rPr>
            <w:rFonts w:ascii="Arial" w:hAnsi="Arial" w:cs="Arial"/>
            <w:color w:val="000000" w:themeColor="text1"/>
            <w:rPrChange w:id="7571"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572"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73"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74"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75"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576" w:author="Dr Mamadou SANOGO" w:date="2023-10-25T14:08:00Z"/>
          <w:rFonts w:eastAsiaTheme="minorHAnsi"/>
          <w:b/>
          <w:color w:val="000000" w:themeColor="text1"/>
          <w:sz w:val="44"/>
          <w:lang w:eastAsia="en-US"/>
          <w:rPrChange w:id="7577" w:author="Dr Mamadou SANOGO" w:date="2023-10-25T18:15:00Z">
            <w:rPr>
              <w:ins w:id="7578"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579" w:author="Dr Mamadou SANOGO" w:date="2023-10-25T14:08:00Z"/>
          <w:rFonts w:eastAsiaTheme="minorHAnsi"/>
          <w:b/>
          <w:color w:val="000000" w:themeColor="text1"/>
          <w:sz w:val="44"/>
          <w:lang w:eastAsia="en-US"/>
          <w:rPrChange w:id="7580" w:author="Dr Mamadou SANOGO" w:date="2023-10-25T18:15:00Z">
            <w:rPr>
              <w:ins w:id="7581"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582" w:author="Dr Mamadou SANOGO" w:date="2023-10-25T14:08:00Z"/>
          <w:rFonts w:eastAsiaTheme="minorHAnsi"/>
          <w:b/>
          <w:color w:val="000000" w:themeColor="text1"/>
          <w:sz w:val="44"/>
          <w:lang w:eastAsia="en-US"/>
          <w:rPrChange w:id="7583" w:author="Dr Mamadou SANOGO" w:date="2023-10-25T18:15:00Z">
            <w:rPr>
              <w:ins w:id="7584"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585" w:author="Dr Mamadou SANOGO" w:date="2023-10-25T14:08:00Z"/>
          <w:rFonts w:eastAsiaTheme="minorHAnsi"/>
          <w:b/>
          <w:color w:val="000000" w:themeColor="text1"/>
          <w:sz w:val="44"/>
          <w:lang w:eastAsia="en-US"/>
          <w:rPrChange w:id="7586" w:author="Dr Mamadou SANOGO" w:date="2023-10-25T18:15:00Z">
            <w:rPr>
              <w:ins w:id="7587"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588" w:author="Dr Mamadou SANOGO" w:date="2023-10-25T14:08:00Z"/>
          <w:rFonts w:eastAsiaTheme="minorHAnsi"/>
          <w:b/>
          <w:color w:val="000000" w:themeColor="text1"/>
          <w:sz w:val="44"/>
          <w:lang w:eastAsia="en-US"/>
          <w:rPrChange w:id="7589" w:author="Dr Mamadou SANOGO" w:date="2023-10-25T18:15:00Z">
            <w:rPr>
              <w:ins w:id="7590"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591"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592"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593"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594"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595"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596" w:author="Dr Mamadou SANOGO" w:date="2023-10-25T14:08:00Z"/>
          <w:rFonts w:eastAsiaTheme="minorHAnsi"/>
          <w:b/>
          <w:color w:val="000000" w:themeColor="text1"/>
          <w:sz w:val="44"/>
          <w:lang w:eastAsia="en-US"/>
          <w:rPrChange w:id="7597" w:author="Dr Mamadou SANOGO" w:date="2023-10-25T18:15:00Z">
            <w:rPr>
              <w:ins w:id="7598" w:author="Dr Mamadou SANOGO" w:date="2023-10-25T14:08:00Z"/>
              <w:rFonts w:eastAsiaTheme="minorHAnsi"/>
              <w:b/>
              <w:sz w:val="44"/>
              <w:lang w:eastAsia="en-US"/>
            </w:rPr>
          </w:rPrChange>
        </w:rPr>
      </w:pPr>
    </w:p>
    <w:p w14:paraId="70D9330E" w14:textId="77777777" w:rsidR="009875ED" w:rsidRPr="000D72CE" w:rsidRDefault="009875ED" w:rsidP="009875ED">
      <w:pPr>
        <w:spacing w:line="240" w:lineRule="auto"/>
        <w:rPr>
          <w:ins w:id="7599" w:author="Dr Mamadou SANOGO" w:date="2024-11-11T16:01:00Z" w16du:dateUtc="2024-11-11T16:01:00Z"/>
          <w:color w:val="FF0000"/>
        </w:rPr>
      </w:pPr>
      <w:ins w:id="7600" w:author="Dr Mamadou SANOGO" w:date="2024-11-11T16:01:00Z" w16du:dateUtc="2024-11-11T16:01:00Z">
        <w:r w:rsidRPr="001E2A39">
          <w:rPr>
            <w:rFonts w:eastAsiaTheme="minorHAnsi"/>
            <w:b/>
            <w:color w:val="000000" w:themeColor="text1"/>
            <w:sz w:val="44"/>
            <w:lang w:eastAsia="en-US"/>
          </w:rPr>
          <w:t>Annexe n°</w:t>
        </w:r>
        <w:proofErr w:type="gramStart"/>
        <w:r w:rsidRPr="001E2A39">
          <w:rPr>
            <w:rFonts w:eastAsiaTheme="minorHAnsi"/>
            <w:b/>
            <w:color w:val="000000" w:themeColor="text1"/>
            <w:sz w:val="44"/>
            <w:lang w:eastAsia="en-US"/>
          </w:rPr>
          <w:t>05:</w:t>
        </w:r>
        <w:proofErr w:type="gramEnd"/>
        <w:r w:rsidRPr="001E2A39">
          <w:rPr>
            <w:rFonts w:eastAsiaTheme="minorHAnsi"/>
            <w:b/>
            <w:color w:val="000000" w:themeColor="text1"/>
            <w:sz w:val="44"/>
            <w:lang w:eastAsia="en-US"/>
          </w:rPr>
          <w:t xml:space="preserve"> Rapport de demande de formation</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1"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2"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3"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4"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5"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6"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7"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8"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09"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10"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11"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612"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613" w:author="Dr Mamadou SANOGO" w:date="2023-10-25T14:08:00Z"/>
          <w:color w:val="000000" w:themeColor="text1"/>
          <w:szCs w:val="24"/>
          <w:rPrChange w:id="7614" w:author="Dr Mamadou SANOGO" w:date="2023-10-25T18:15:00Z">
            <w:rPr>
              <w:ins w:id="7615"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616" w:author="Dr Mamadou SANOGO" w:date="2023-10-25T14:08:00Z"/>
          <w:color w:val="000000" w:themeColor="text1"/>
          <w:szCs w:val="24"/>
          <w:rPrChange w:id="7617" w:author="Dr Mamadou SANOGO" w:date="2023-10-25T18:15:00Z">
            <w:rPr>
              <w:ins w:id="7618"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619" w:author="Dr Mamadou SANOGO" w:date="2023-10-25T14:08:00Z"/>
          <w:color w:val="000000" w:themeColor="text1"/>
          <w:szCs w:val="24"/>
          <w:rPrChange w:id="7620" w:author="Dr Mamadou SANOGO" w:date="2023-10-25T18:15:00Z">
            <w:rPr>
              <w:ins w:id="7621"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622" w:author="Dr Mamadou SANOGO" w:date="2023-10-25T14:08:00Z"/>
          <w:color w:val="000000" w:themeColor="text1"/>
          <w:szCs w:val="24"/>
          <w:rPrChange w:id="7623" w:author="Dr Mamadou SANOGO" w:date="2023-10-25T18:15:00Z">
            <w:rPr>
              <w:ins w:id="7624"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625" w:author="Dr Mamadou SANOGO" w:date="2023-10-25T14:08:00Z"/>
          <w:color w:val="000000" w:themeColor="text1"/>
          <w:szCs w:val="24"/>
          <w:rPrChange w:id="7626" w:author="Dr Mamadou SANOGO" w:date="2023-10-25T18:15:00Z">
            <w:rPr>
              <w:ins w:id="7627"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628" w:author="Dr Mamadou SANOGO" w:date="2023-10-25T14:08:00Z"/>
          <w:color w:val="000000" w:themeColor="text1"/>
          <w:szCs w:val="24"/>
          <w:rPrChange w:id="7629" w:author="Dr Mamadou SANOGO" w:date="2023-10-25T18:15:00Z">
            <w:rPr>
              <w:ins w:id="7630"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631" w:author="Dr Mamadou SANOGO" w:date="2023-10-25T14:08:00Z"/>
          <w:color w:val="000000" w:themeColor="text1"/>
          <w:szCs w:val="24"/>
          <w:rPrChange w:id="7632" w:author="Dr Mamadou SANOGO" w:date="2023-10-25T18:15:00Z">
            <w:rPr>
              <w:ins w:id="7633"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634" w:author="Dr Mamadou SANOGO" w:date="2023-10-25T14:08:00Z"/>
          <w:color w:val="000000" w:themeColor="text1"/>
          <w:szCs w:val="24"/>
          <w:rPrChange w:id="7635" w:author="Dr Mamadou SANOGO" w:date="2023-10-25T18:15:00Z">
            <w:rPr>
              <w:ins w:id="7636"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637" w:author="Dr Mamadou SANOGO" w:date="2023-10-25T14:08:00Z"/>
          <w:color w:val="000000" w:themeColor="text1"/>
          <w:szCs w:val="24"/>
          <w:rPrChange w:id="7638" w:author="Dr Mamadou SANOGO" w:date="2023-10-25T18:15:00Z">
            <w:rPr>
              <w:ins w:id="7639"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640" w:author="Dr Mamadou SANOGO" w:date="2023-10-25T14:08:00Z"/>
          <w:color w:val="000000" w:themeColor="text1"/>
          <w:szCs w:val="24"/>
          <w:rPrChange w:id="7641" w:author="Dr Mamadou SANOGO" w:date="2023-10-25T18:15:00Z">
            <w:rPr>
              <w:ins w:id="7642"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643" w:author="Dr Mamadou SANOGO" w:date="2023-10-25T14:08:00Z"/>
          <w:color w:val="000000" w:themeColor="text1"/>
          <w:szCs w:val="24"/>
          <w:rPrChange w:id="7644" w:author="Dr Mamadou SANOGO" w:date="2023-10-25T18:15:00Z">
            <w:rPr>
              <w:ins w:id="7645"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646" w:author="Dr Mamadou SANOGO" w:date="2023-10-25T14:08:00Z"/>
          <w:color w:val="000000" w:themeColor="text1"/>
          <w:szCs w:val="24"/>
          <w:rPrChange w:id="7647" w:author="Dr Mamadou SANOGO" w:date="2023-10-25T18:15:00Z">
            <w:rPr>
              <w:ins w:id="7648"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649" w:author="Dr Mamadou SANOGO" w:date="2023-10-25T14:08:00Z"/>
          <w:color w:val="000000" w:themeColor="text1"/>
          <w:szCs w:val="24"/>
          <w:rPrChange w:id="7650" w:author="Dr Mamadou SANOGO" w:date="2023-10-25T18:15:00Z">
            <w:rPr>
              <w:ins w:id="7651"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652" w:author="Dr Mamadou SANOGO" w:date="2023-10-25T14:08:00Z"/>
          <w:color w:val="000000" w:themeColor="text1"/>
          <w:szCs w:val="24"/>
          <w:rPrChange w:id="7653" w:author="Dr Mamadou SANOGO" w:date="2023-10-25T18:15:00Z">
            <w:rPr>
              <w:ins w:id="7654"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655" w:author="Dr Mamadou SANOGO" w:date="2023-10-25T14:08:00Z"/>
          <w:color w:val="000000" w:themeColor="text1"/>
          <w:szCs w:val="24"/>
          <w:rPrChange w:id="7656" w:author="Dr Mamadou SANOGO" w:date="2023-10-25T18:15:00Z">
            <w:rPr>
              <w:ins w:id="7657" w:author="Dr Mamadou SANOGO" w:date="2023-10-25T14:08:00Z"/>
              <w:color w:val="000000"/>
              <w:szCs w:val="24"/>
            </w:rPr>
          </w:rPrChange>
        </w:rPr>
      </w:pPr>
    </w:p>
    <w:p w14:paraId="37EB00DF" w14:textId="77777777" w:rsidR="009875ED" w:rsidRPr="001E2A39" w:rsidRDefault="009875ED" w:rsidP="009875ED">
      <w:pPr>
        <w:widowControl w:val="0"/>
        <w:autoSpaceDE w:val="0"/>
        <w:autoSpaceDN w:val="0"/>
        <w:adjustRightInd w:val="0"/>
        <w:spacing w:line="240" w:lineRule="auto"/>
        <w:ind w:right="9"/>
        <w:rPr>
          <w:ins w:id="7658" w:author="Dr Mamadou SANOGO" w:date="2024-11-11T16:00:00Z" w16du:dateUtc="2024-11-11T16:00:00Z"/>
          <w:color w:val="000000" w:themeColor="text1"/>
          <w:szCs w:val="24"/>
        </w:rPr>
      </w:pPr>
    </w:p>
    <w:p w14:paraId="4D8D4A8B" w14:textId="77777777" w:rsidR="009875ED" w:rsidRPr="001E2A39" w:rsidRDefault="009875ED" w:rsidP="009875ED">
      <w:pPr>
        <w:widowControl w:val="0"/>
        <w:autoSpaceDE w:val="0"/>
        <w:autoSpaceDN w:val="0"/>
        <w:adjustRightInd w:val="0"/>
        <w:spacing w:line="240" w:lineRule="auto"/>
        <w:ind w:right="9"/>
        <w:rPr>
          <w:ins w:id="7659" w:author="Dr Mamadou SANOGO" w:date="2024-11-11T16:00:00Z" w16du:dateUtc="2024-11-11T16:00:00Z"/>
          <w:color w:val="000000" w:themeColor="text1"/>
          <w:szCs w:val="24"/>
        </w:rPr>
      </w:pPr>
    </w:p>
    <w:p w14:paraId="4071A70A" w14:textId="77777777" w:rsidR="009875ED" w:rsidRPr="001E2A39" w:rsidRDefault="009875ED" w:rsidP="009875ED">
      <w:pPr>
        <w:widowControl w:val="0"/>
        <w:autoSpaceDE w:val="0"/>
        <w:autoSpaceDN w:val="0"/>
        <w:adjustRightInd w:val="0"/>
        <w:spacing w:line="240" w:lineRule="auto"/>
        <w:ind w:right="9"/>
        <w:rPr>
          <w:ins w:id="7660" w:author="Dr Mamadou SANOGO" w:date="2024-11-11T16:00:00Z" w16du:dateUtc="2024-11-11T16:00:00Z"/>
          <w:color w:val="000000" w:themeColor="text1"/>
          <w:szCs w:val="24"/>
        </w:rPr>
      </w:pPr>
    </w:p>
    <w:p w14:paraId="6321FDBA" w14:textId="77777777" w:rsidR="009875ED" w:rsidRPr="001E2A39" w:rsidRDefault="009875ED" w:rsidP="009875ED">
      <w:pPr>
        <w:widowControl w:val="0"/>
        <w:autoSpaceDE w:val="0"/>
        <w:autoSpaceDN w:val="0"/>
        <w:adjustRightInd w:val="0"/>
        <w:spacing w:line="240" w:lineRule="auto"/>
        <w:ind w:right="9"/>
        <w:rPr>
          <w:ins w:id="7661" w:author="Dr Mamadou SANOGO" w:date="2024-11-11T16:00:00Z" w16du:dateUtc="2024-11-11T16:00:00Z"/>
          <w:color w:val="000000" w:themeColor="text1"/>
          <w:szCs w:val="24"/>
        </w:rPr>
      </w:pPr>
    </w:p>
    <w:p w14:paraId="2A0FB345" w14:textId="5AF0709D" w:rsidR="009875ED" w:rsidRPr="001E2A39" w:rsidRDefault="009875ED" w:rsidP="009875ED">
      <w:pPr>
        <w:widowControl w:val="0"/>
        <w:autoSpaceDE w:val="0"/>
        <w:autoSpaceDN w:val="0"/>
        <w:adjustRightInd w:val="0"/>
        <w:spacing w:line="240" w:lineRule="auto"/>
        <w:ind w:right="9"/>
        <w:rPr>
          <w:ins w:id="7662" w:author="Dr Mamadou SANOGO" w:date="2024-11-11T16:00:00Z" w16du:dateUtc="2024-11-11T16:00:00Z"/>
          <w:color w:val="000000" w:themeColor="text1"/>
          <w:szCs w:val="24"/>
        </w:rPr>
      </w:pPr>
      <w:ins w:id="7663" w:author="Dr Mamadou SANOGO" w:date="2024-11-11T16:00:00Z" w16du:dateUtc="2024-11-11T16:00:00Z">
        <w:r>
          <w:rPr>
            <w:noProof/>
          </w:rPr>
          <w:drawing>
            <wp:anchor distT="0" distB="0" distL="114300" distR="114300" simplePos="0" relativeHeight="251672576" behindDoc="0" locked="0" layoutInCell="1" allowOverlap="1" wp14:anchorId="5B1F52A6" wp14:editId="551D0D94">
              <wp:simplePos x="0" y="0"/>
              <wp:positionH relativeFrom="page">
                <wp:align>center</wp:align>
              </wp:positionH>
              <wp:positionV relativeFrom="margin">
                <wp:posOffset>937511</wp:posOffset>
              </wp:positionV>
              <wp:extent cx="2867025" cy="1917700"/>
              <wp:effectExtent l="76200" t="57150" r="66675" b="101600"/>
              <wp:wrapSquare wrapText="bothSides"/>
              <wp:docPr id="3332641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2867025" cy="19177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375D2AB8" w14:textId="77777777" w:rsidR="009875ED" w:rsidRPr="001E2A39" w:rsidRDefault="009875ED" w:rsidP="009875ED">
      <w:pPr>
        <w:widowControl w:val="0"/>
        <w:autoSpaceDE w:val="0"/>
        <w:autoSpaceDN w:val="0"/>
        <w:adjustRightInd w:val="0"/>
        <w:spacing w:line="240" w:lineRule="auto"/>
        <w:ind w:right="9"/>
        <w:rPr>
          <w:ins w:id="7664" w:author="Dr Mamadou SANOGO" w:date="2024-11-11T16:00:00Z" w16du:dateUtc="2024-11-11T16:00:00Z"/>
          <w:color w:val="000000" w:themeColor="text1"/>
          <w:szCs w:val="24"/>
        </w:rPr>
      </w:pPr>
    </w:p>
    <w:p w14:paraId="0C3CA7B8" w14:textId="77777777" w:rsidR="009875ED" w:rsidRPr="001E2A39" w:rsidRDefault="009875ED" w:rsidP="009875ED">
      <w:pPr>
        <w:widowControl w:val="0"/>
        <w:autoSpaceDE w:val="0"/>
        <w:autoSpaceDN w:val="0"/>
        <w:adjustRightInd w:val="0"/>
        <w:spacing w:line="240" w:lineRule="auto"/>
        <w:ind w:right="9"/>
        <w:rPr>
          <w:ins w:id="7665" w:author="Dr Mamadou SANOGO" w:date="2024-11-11T16:00:00Z" w16du:dateUtc="2024-11-11T16:00:00Z"/>
          <w:color w:val="000000" w:themeColor="text1"/>
          <w:szCs w:val="24"/>
        </w:rPr>
      </w:pPr>
    </w:p>
    <w:p w14:paraId="0DFAED47" w14:textId="77777777" w:rsidR="009875ED" w:rsidRPr="001E2A39" w:rsidRDefault="009875ED" w:rsidP="009875ED">
      <w:pPr>
        <w:widowControl w:val="0"/>
        <w:autoSpaceDE w:val="0"/>
        <w:autoSpaceDN w:val="0"/>
        <w:adjustRightInd w:val="0"/>
        <w:spacing w:line="240" w:lineRule="auto"/>
        <w:ind w:right="9"/>
        <w:rPr>
          <w:ins w:id="7666" w:author="Dr Mamadou SANOGO" w:date="2024-11-11T16:00:00Z" w16du:dateUtc="2024-11-11T16:00:00Z"/>
          <w:color w:val="000000" w:themeColor="text1"/>
          <w:szCs w:val="24"/>
        </w:rPr>
      </w:pPr>
    </w:p>
    <w:p w14:paraId="6E6D6F71" w14:textId="77777777" w:rsidR="009875ED" w:rsidRPr="001E2A39" w:rsidRDefault="009875ED" w:rsidP="009875ED">
      <w:pPr>
        <w:widowControl w:val="0"/>
        <w:autoSpaceDE w:val="0"/>
        <w:autoSpaceDN w:val="0"/>
        <w:adjustRightInd w:val="0"/>
        <w:spacing w:line="240" w:lineRule="auto"/>
        <w:ind w:right="9"/>
        <w:rPr>
          <w:ins w:id="7667" w:author="Dr Mamadou SANOGO" w:date="2024-11-11T16:00:00Z" w16du:dateUtc="2024-11-11T16:00:00Z"/>
          <w:color w:val="000000" w:themeColor="text1"/>
          <w:szCs w:val="24"/>
        </w:rPr>
      </w:pPr>
    </w:p>
    <w:p w14:paraId="77593A28" w14:textId="77777777" w:rsidR="009875ED" w:rsidRPr="001E2A39" w:rsidRDefault="009875ED" w:rsidP="009875ED">
      <w:pPr>
        <w:widowControl w:val="0"/>
        <w:autoSpaceDE w:val="0"/>
        <w:autoSpaceDN w:val="0"/>
        <w:adjustRightInd w:val="0"/>
        <w:spacing w:line="240" w:lineRule="auto"/>
        <w:ind w:right="9"/>
        <w:rPr>
          <w:ins w:id="7668" w:author="Dr Mamadou SANOGO" w:date="2024-11-11T16:00:00Z" w16du:dateUtc="2024-11-11T16:00:00Z"/>
          <w:color w:val="000000" w:themeColor="text1"/>
          <w:szCs w:val="24"/>
        </w:rPr>
      </w:pPr>
    </w:p>
    <w:p w14:paraId="35191754" w14:textId="77777777" w:rsidR="009875ED" w:rsidRPr="001E2A39" w:rsidRDefault="009875ED" w:rsidP="009875ED">
      <w:pPr>
        <w:widowControl w:val="0"/>
        <w:autoSpaceDE w:val="0"/>
        <w:autoSpaceDN w:val="0"/>
        <w:adjustRightInd w:val="0"/>
        <w:spacing w:line="240" w:lineRule="auto"/>
        <w:ind w:right="9"/>
        <w:rPr>
          <w:ins w:id="7669" w:author="Dr Mamadou SANOGO" w:date="2024-11-11T16:00:00Z" w16du:dateUtc="2024-11-11T16:00:00Z"/>
          <w:color w:val="000000" w:themeColor="text1"/>
          <w:szCs w:val="24"/>
        </w:rPr>
      </w:pPr>
    </w:p>
    <w:p w14:paraId="1EA0C2AA" w14:textId="77777777" w:rsidR="009875ED" w:rsidRPr="001E2A39" w:rsidRDefault="009875ED" w:rsidP="009875ED">
      <w:pPr>
        <w:widowControl w:val="0"/>
        <w:autoSpaceDE w:val="0"/>
        <w:autoSpaceDN w:val="0"/>
        <w:adjustRightInd w:val="0"/>
        <w:spacing w:line="240" w:lineRule="auto"/>
        <w:ind w:right="9"/>
        <w:rPr>
          <w:ins w:id="7670" w:author="Dr Mamadou SANOGO" w:date="2024-11-11T16:00:00Z" w16du:dateUtc="2024-11-11T16:00:00Z"/>
          <w:color w:val="000000" w:themeColor="text1"/>
          <w:szCs w:val="24"/>
        </w:rPr>
      </w:pPr>
    </w:p>
    <w:p w14:paraId="78BD77E2" w14:textId="41A4662C" w:rsidR="009875ED" w:rsidRPr="009875ED" w:rsidRDefault="009875ED" w:rsidP="009875ED">
      <w:pPr>
        <w:rPr>
          <w:ins w:id="7671" w:author="Dr Mamadou SANOGO" w:date="2024-11-11T16:00:00Z" w16du:dateUtc="2024-11-11T16:00:00Z"/>
          <w:rPrChange w:id="7672" w:author="Dr Mamadou SANOGO" w:date="2024-11-11T16:00:00Z" w16du:dateUtc="2024-11-11T16:00:00Z">
            <w:rPr>
              <w:ins w:id="7673" w:author="Dr Mamadou SANOGO" w:date="2024-11-11T16:00:00Z" w16du:dateUtc="2024-11-11T16:00:00Z"/>
              <w:color w:val="146C6C"/>
              <w:sz w:val="72"/>
            </w:rPr>
          </w:rPrChange>
        </w:rPr>
        <w:pPrChange w:id="7674" w:author="Dr Mamadou SANOGO" w:date="2024-11-11T16:00:00Z" w16du:dateUtc="2024-11-11T16:00:00Z">
          <w:pPr>
            <w:jc w:val="center"/>
          </w:pPr>
        </w:pPrChange>
      </w:pPr>
    </w:p>
    <w:p w14:paraId="17AD0740" w14:textId="77777777" w:rsidR="009875ED" w:rsidRDefault="009875ED" w:rsidP="009875ED">
      <w:pPr>
        <w:jc w:val="center"/>
        <w:rPr>
          <w:ins w:id="7675" w:author="Dr Mamadou SANOGO" w:date="2024-11-11T16:00:00Z" w16du:dateUtc="2024-11-11T16:00:00Z"/>
          <w:color w:val="146C6C"/>
          <w:sz w:val="72"/>
        </w:rPr>
      </w:pPr>
    </w:p>
    <w:p w14:paraId="63FBD653" w14:textId="77777777" w:rsidR="009875ED" w:rsidRDefault="009875ED" w:rsidP="009875ED">
      <w:pPr>
        <w:jc w:val="center"/>
        <w:rPr>
          <w:ins w:id="7676" w:author="Dr Mamadou SANOGO" w:date="2024-11-11T16:00:00Z" w16du:dateUtc="2024-11-11T16:00:00Z"/>
          <w:color w:val="146C6C"/>
          <w:sz w:val="72"/>
        </w:rPr>
      </w:pPr>
      <w:ins w:id="7677" w:author="Dr Mamadou SANOGO" w:date="2024-11-11T16:00:00Z" w16du:dateUtc="2024-11-11T16:00:00Z">
        <w:r w:rsidRPr="00ED4E26">
          <w:rPr>
            <w:color w:val="146C6C"/>
            <w:sz w:val="72"/>
          </w:rPr>
          <w:t>Rapport de demande d’information sur les filières de formation</w:t>
        </w:r>
      </w:ins>
    </w:p>
    <w:p w14:paraId="4F5A1135" w14:textId="77777777" w:rsidR="009875ED" w:rsidRPr="00ED4E26" w:rsidRDefault="009875ED" w:rsidP="009875ED">
      <w:pPr>
        <w:jc w:val="center"/>
        <w:rPr>
          <w:ins w:id="7678" w:author="Dr Mamadou SANOGO" w:date="2024-11-11T16:00:00Z" w16du:dateUtc="2024-11-11T16:00:00Z"/>
          <w:color w:val="146C6C"/>
          <w:sz w:val="72"/>
        </w:rPr>
      </w:pPr>
    </w:p>
    <w:p w14:paraId="4D52FD0A" w14:textId="77777777" w:rsidR="009875ED" w:rsidRDefault="009875ED" w:rsidP="009875ED">
      <w:pPr>
        <w:jc w:val="center"/>
        <w:rPr>
          <w:ins w:id="7679" w:author="Dr Mamadou SANOGO" w:date="2024-11-11T16:00:00Z" w16du:dateUtc="2024-11-11T16:00:00Z"/>
        </w:rPr>
      </w:pPr>
    </w:p>
    <w:p w14:paraId="03C239DC" w14:textId="77777777" w:rsidR="009875ED" w:rsidRPr="00ED4E26" w:rsidRDefault="009875ED" w:rsidP="009875ED">
      <w:pPr>
        <w:jc w:val="center"/>
        <w:rPr>
          <w:ins w:id="7680" w:author="Dr Mamadou SANOGO" w:date="2024-11-11T16:00:00Z" w16du:dateUtc="2024-11-11T16:00:00Z"/>
        </w:rPr>
      </w:pPr>
      <w:ins w:id="7681" w:author="Dr Mamadou SANOGO" w:date="2024-11-11T16:00:00Z" w16du:dateUtc="2024-11-11T16:00:00Z">
        <w:r>
          <w:t>Octobre 2023 à Octobre 2024</w:t>
        </w:r>
      </w:ins>
    </w:p>
    <w:p w14:paraId="4D325C80" w14:textId="77777777" w:rsidR="009875ED" w:rsidRPr="00ED4E26" w:rsidRDefault="009875ED" w:rsidP="009875ED">
      <w:pPr>
        <w:rPr>
          <w:ins w:id="7682" w:author="Dr Mamadou SANOGO" w:date="2024-11-11T16:00:00Z" w16du:dateUtc="2024-11-11T16:00:00Z"/>
        </w:rPr>
      </w:pPr>
    </w:p>
    <w:p w14:paraId="20138174" w14:textId="77777777" w:rsidR="009875ED" w:rsidRPr="00ED4E26" w:rsidRDefault="009875ED" w:rsidP="009875ED">
      <w:pPr>
        <w:rPr>
          <w:ins w:id="7683" w:author="Dr Mamadou SANOGO" w:date="2024-11-11T16:00:00Z" w16du:dateUtc="2024-11-11T16:00:00Z"/>
        </w:rPr>
      </w:pPr>
    </w:p>
    <w:p w14:paraId="275A08A6" w14:textId="77777777" w:rsidR="009875ED" w:rsidRPr="00ED4E26" w:rsidRDefault="009875ED" w:rsidP="009875ED">
      <w:pPr>
        <w:rPr>
          <w:ins w:id="7684" w:author="Dr Mamadou SANOGO" w:date="2024-11-11T16:00:00Z" w16du:dateUtc="2024-11-11T16:00:00Z"/>
        </w:rPr>
      </w:pPr>
    </w:p>
    <w:p w14:paraId="440A830C" w14:textId="77777777" w:rsidR="009875ED" w:rsidRPr="00ED4E26" w:rsidRDefault="009875ED" w:rsidP="009875ED">
      <w:pPr>
        <w:rPr>
          <w:ins w:id="7685" w:author="Dr Mamadou SANOGO" w:date="2024-11-11T16:00:00Z" w16du:dateUtc="2024-11-11T16:00:00Z"/>
        </w:rPr>
      </w:pPr>
    </w:p>
    <w:p w14:paraId="62524CC8" w14:textId="77777777" w:rsidR="009875ED" w:rsidRPr="00ED4E26" w:rsidRDefault="009875ED" w:rsidP="009875ED">
      <w:pPr>
        <w:rPr>
          <w:ins w:id="7686" w:author="Dr Mamadou SANOGO" w:date="2024-11-11T16:00:00Z" w16du:dateUtc="2024-11-11T16:00:00Z"/>
        </w:rPr>
      </w:pPr>
    </w:p>
    <w:p w14:paraId="0A58844E" w14:textId="77777777" w:rsidR="009875ED" w:rsidRPr="00ED4E26" w:rsidRDefault="009875ED" w:rsidP="009875ED">
      <w:pPr>
        <w:rPr>
          <w:ins w:id="7687" w:author="Dr Mamadou SANOGO" w:date="2024-11-11T16:00:00Z" w16du:dateUtc="2024-11-11T16:00:00Z"/>
        </w:rPr>
      </w:pPr>
    </w:p>
    <w:p w14:paraId="00D84A2E" w14:textId="77777777" w:rsidR="009875ED" w:rsidRPr="00ED4E26" w:rsidRDefault="009875ED" w:rsidP="009875ED">
      <w:pPr>
        <w:rPr>
          <w:ins w:id="7688" w:author="Dr Mamadou SANOGO" w:date="2024-11-11T16:00:00Z" w16du:dateUtc="2024-11-11T16:00:00Z"/>
        </w:rPr>
      </w:pPr>
    </w:p>
    <w:p w14:paraId="04A26FC7" w14:textId="77777777" w:rsidR="009875ED" w:rsidRPr="00ED4E26" w:rsidRDefault="009875ED" w:rsidP="009875ED">
      <w:pPr>
        <w:rPr>
          <w:ins w:id="7689" w:author="Dr Mamadou SANOGO" w:date="2024-11-11T16:00:00Z" w16du:dateUtc="2024-11-11T16:00:00Z"/>
        </w:rPr>
      </w:pPr>
    </w:p>
    <w:p w14:paraId="66A6C716" w14:textId="77777777" w:rsidR="009875ED" w:rsidRDefault="009875ED" w:rsidP="009875ED">
      <w:pPr>
        <w:rPr>
          <w:ins w:id="7690" w:author="Dr Mamadou SANOGO" w:date="2024-11-11T16:00:00Z" w16du:dateUtc="2024-11-11T16:00:00Z"/>
        </w:rPr>
      </w:pPr>
      <w:ins w:id="7691" w:author="Dr Mamadou SANOGO" w:date="2024-11-11T16:00:00Z" w16du:dateUtc="2024-11-11T16:00:00Z">
        <w:r>
          <w:t>15 octobre 2024</w:t>
        </w:r>
      </w:ins>
    </w:p>
    <w:p w14:paraId="27307942" w14:textId="77777777" w:rsidR="009875ED" w:rsidRPr="001E2A39" w:rsidRDefault="009875ED" w:rsidP="009875ED">
      <w:pPr>
        <w:widowControl w:val="0"/>
        <w:autoSpaceDE w:val="0"/>
        <w:autoSpaceDN w:val="0"/>
        <w:adjustRightInd w:val="0"/>
        <w:spacing w:line="240" w:lineRule="auto"/>
        <w:ind w:right="9"/>
        <w:rPr>
          <w:ins w:id="7692" w:author="Dr Mamadou SANOGO" w:date="2024-11-11T16:00:00Z" w16du:dateUtc="2024-11-11T16:00:00Z"/>
          <w:color w:val="000000" w:themeColor="text1"/>
          <w:szCs w:val="24"/>
        </w:rPr>
      </w:pPr>
    </w:p>
    <w:p w14:paraId="09A8A089" w14:textId="77777777" w:rsidR="009875ED" w:rsidRPr="001E2A39" w:rsidRDefault="009875ED" w:rsidP="009875ED">
      <w:pPr>
        <w:widowControl w:val="0"/>
        <w:autoSpaceDE w:val="0"/>
        <w:autoSpaceDN w:val="0"/>
        <w:adjustRightInd w:val="0"/>
        <w:spacing w:line="240" w:lineRule="auto"/>
        <w:ind w:right="9"/>
        <w:rPr>
          <w:ins w:id="7693" w:author="Dr Mamadou SANOGO" w:date="2024-11-11T16:00:00Z" w16du:dateUtc="2024-11-11T16:00:00Z"/>
          <w:color w:val="000000" w:themeColor="text1"/>
          <w:szCs w:val="24"/>
        </w:rPr>
      </w:pPr>
    </w:p>
    <w:p w14:paraId="25236D28" w14:textId="77777777" w:rsidR="009875ED" w:rsidRPr="001E2A39" w:rsidRDefault="009875ED" w:rsidP="009875ED">
      <w:pPr>
        <w:widowControl w:val="0"/>
        <w:autoSpaceDE w:val="0"/>
        <w:autoSpaceDN w:val="0"/>
        <w:adjustRightInd w:val="0"/>
        <w:spacing w:line="240" w:lineRule="auto"/>
        <w:ind w:right="9"/>
        <w:rPr>
          <w:ins w:id="7694" w:author="Dr Mamadou SANOGO" w:date="2024-11-11T16:00:00Z" w16du:dateUtc="2024-11-11T16:00:00Z"/>
          <w:color w:val="000000" w:themeColor="text1"/>
          <w:szCs w:val="24"/>
        </w:rPr>
      </w:pPr>
    </w:p>
    <w:p w14:paraId="1AE28D73" w14:textId="2751636B" w:rsidR="008A0B1D" w:rsidRPr="007A4AFC" w:rsidRDefault="008A0B1D" w:rsidP="00011374">
      <w:pPr>
        <w:widowControl w:val="0"/>
        <w:autoSpaceDE w:val="0"/>
        <w:autoSpaceDN w:val="0"/>
        <w:adjustRightInd w:val="0"/>
        <w:spacing w:line="240" w:lineRule="auto"/>
        <w:ind w:right="9"/>
        <w:rPr>
          <w:ins w:id="7695" w:author="Dr Mamadou SANOGO" w:date="2023-10-25T14:08:00Z"/>
          <w:color w:val="000000" w:themeColor="text1"/>
          <w:szCs w:val="24"/>
          <w:rPrChange w:id="7696" w:author="Dr Mamadou SANOGO" w:date="2023-10-25T18:15:00Z">
            <w:rPr>
              <w:ins w:id="7697"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698" w:author="Dr Mamadou SANOGO" w:date="2023-10-27T11:34:00Z"/>
          <w:color w:val="000000" w:themeColor="text1"/>
          <w:szCs w:val="24"/>
          <w:rPrChange w:id="7699" w:author="Dr Mamadou SANOGO" w:date="2023-10-25T18:15:00Z">
            <w:rPr>
              <w:del w:id="7700"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701" w:author="Dr Mamadou SANOGO" w:date="2023-10-27T11:34:00Z"/>
          <w:color w:val="000000" w:themeColor="text1"/>
          <w:szCs w:val="24"/>
          <w:rPrChange w:id="7702" w:author="Dr Mamadou SANOGO" w:date="2023-10-25T18:15:00Z">
            <w:rPr>
              <w:del w:id="7703" w:author="Dr Mamadou SANOGO" w:date="2023-10-27T11:34:00Z"/>
              <w:color w:val="000000"/>
              <w:szCs w:val="24"/>
            </w:rPr>
          </w:rPrChange>
        </w:rPr>
      </w:pPr>
    </w:p>
    <w:p w14:paraId="5F3962AF" w14:textId="114F723E" w:rsidR="008A0B1D" w:rsidRPr="007A4AFC" w:rsidRDefault="008A0B1D" w:rsidP="00011374">
      <w:pPr>
        <w:widowControl w:val="0"/>
        <w:autoSpaceDE w:val="0"/>
        <w:autoSpaceDN w:val="0"/>
        <w:adjustRightInd w:val="0"/>
        <w:spacing w:line="240" w:lineRule="auto"/>
        <w:ind w:right="9"/>
        <w:rPr>
          <w:ins w:id="7704" w:author="Dr Mamadou SANOGO" w:date="2023-10-25T14:12:00Z"/>
          <w:color w:val="000000" w:themeColor="text1"/>
          <w:szCs w:val="24"/>
          <w:rPrChange w:id="7705" w:author="Dr Mamadou SANOGO" w:date="2023-10-25T18:15:00Z">
            <w:rPr>
              <w:ins w:id="7706" w:author="Dr Mamadou SANOGO" w:date="2023-10-25T14:12:00Z"/>
              <w:color w:val="000000"/>
              <w:szCs w:val="24"/>
            </w:rPr>
          </w:rPrChange>
        </w:rPr>
      </w:pPr>
    </w:p>
    <w:p w14:paraId="4872B4DC" w14:textId="0C32010A" w:rsidR="008A0B1D" w:rsidRPr="007A4AFC" w:rsidRDefault="008A0B1D" w:rsidP="008A0B1D">
      <w:pPr>
        <w:shd w:val="clear" w:color="auto" w:fill="FFFFFF"/>
        <w:spacing w:line="240" w:lineRule="auto"/>
        <w:ind w:right="9"/>
        <w:jc w:val="center"/>
        <w:rPr>
          <w:ins w:id="7707" w:author="Dr Mamadou SANOGO" w:date="2023-10-25T14:13:00Z"/>
          <w:rFonts w:eastAsiaTheme="minorHAnsi"/>
          <w:b/>
          <w:color w:val="000000" w:themeColor="text1"/>
          <w:sz w:val="44"/>
          <w:lang w:eastAsia="en-US"/>
          <w:rPrChange w:id="7708" w:author="Dr Mamadou SANOGO" w:date="2023-10-25T18:15:00Z">
            <w:rPr>
              <w:ins w:id="7709" w:author="Dr Mamadou SANOGO" w:date="2023-10-25T14:13:00Z"/>
              <w:rFonts w:eastAsiaTheme="minorHAnsi"/>
              <w:b/>
              <w:sz w:val="44"/>
              <w:lang w:eastAsia="en-US"/>
            </w:rPr>
          </w:rPrChange>
        </w:rPr>
      </w:pPr>
    </w:p>
    <w:p w14:paraId="178D9953" w14:textId="77777777" w:rsidR="008A0B1D" w:rsidRPr="007A4AFC" w:rsidRDefault="008A0B1D" w:rsidP="008A0B1D">
      <w:pPr>
        <w:shd w:val="clear" w:color="auto" w:fill="FFFFFF"/>
        <w:spacing w:line="240" w:lineRule="auto"/>
        <w:ind w:right="9"/>
        <w:jc w:val="center"/>
        <w:rPr>
          <w:ins w:id="7710" w:author="Dr Mamadou SANOGO" w:date="2023-10-25T14:13:00Z"/>
          <w:rFonts w:eastAsiaTheme="minorHAnsi"/>
          <w:b/>
          <w:color w:val="000000" w:themeColor="text1"/>
          <w:sz w:val="44"/>
          <w:lang w:eastAsia="en-US"/>
          <w:rPrChange w:id="7711" w:author="Dr Mamadou SANOGO" w:date="2023-10-25T18:15:00Z">
            <w:rPr>
              <w:ins w:id="7712"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713" w:author="Dr Mamadou SANOGO" w:date="2023-10-25T14:13:00Z"/>
          <w:rFonts w:eastAsiaTheme="minorHAnsi"/>
          <w:b/>
          <w:color w:val="000000" w:themeColor="text1"/>
          <w:sz w:val="44"/>
          <w:lang w:eastAsia="en-US"/>
          <w:rPrChange w:id="7714" w:author="Dr Mamadou SANOGO" w:date="2023-10-25T18:15:00Z">
            <w:rPr>
              <w:ins w:id="7715" w:author="Dr Mamadou SANOGO" w:date="2023-10-25T14:13:00Z"/>
              <w:rFonts w:eastAsiaTheme="minorHAnsi"/>
              <w:b/>
              <w:sz w:val="44"/>
              <w:lang w:eastAsia="en-US"/>
            </w:rPr>
          </w:rPrChange>
        </w:rPr>
        <w:pPrChange w:id="7716"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717" w:author="Dr Mamadou SANOGO" w:date="2023-10-25T14:13:00Z"/>
          <w:rFonts w:eastAsiaTheme="minorHAnsi"/>
          <w:b/>
          <w:color w:val="000000" w:themeColor="text1"/>
          <w:sz w:val="44"/>
          <w:lang w:eastAsia="en-US"/>
          <w:rPrChange w:id="7718" w:author="Dr Mamadou SANOGO" w:date="2023-10-25T18:15:00Z">
            <w:rPr>
              <w:ins w:id="7719"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720" w:author="Dr Mamadou SANOGO" w:date="2023-10-25T14:13:00Z"/>
          <w:rFonts w:eastAsiaTheme="minorHAnsi"/>
          <w:b/>
          <w:color w:val="000000" w:themeColor="text1"/>
          <w:sz w:val="44"/>
          <w:lang w:eastAsia="en-US"/>
          <w:rPrChange w:id="7721" w:author="Dr Mamadou SANOGO" w:date="2023-10-25T18:15:00Z">
            <w:rPr>
              <w:ins w:id="7722"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723" w:author="Dr Mamadou SANOGO" w:date="2023-10-25T14:13:00Z"/>
          <w:rFonts w:eastAsiaTheme="minorHAnsi"/>
          <w:b/>
          <w:color w:val="000000" w:themeColor="text1"/>
          <w:sz w:val="44"/>
          <w:lang w:eastAsia="en-US"/>
          <w:rPrChange w:id="7724" w:author="Dr Mamadou SANOGO" w:date="2023-10-25T18:15:00Z">
            <w:rPr>
              <w:ins w:id="7725"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726" w:author="Dr Mamadou SANOGO" w:date="2023-10-25T14:13:00Z"/>
          <w:rFonts w:eastAsiaTheme="minorHAnsi"/>
          <w:b/>
          <w:color w:val="000000" w:themeColor="text1"/>
          <w:sz w:val="44"/>
          <w:lang w:eastAsia="en-US"/>
          <w:rPrChange w:id="7727" w:author="Dr Mamadou SANOGO" w:date="2023-10-25T18:15:00Z">
            <w:rPr>
              <w:ins w:id="7728"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729" w:author="Dr Mamadou SANOGO" w:date="2023-10-25T14:13:00Z"/>
          <w:rFonts w:eastAsiaTheme="minorHAnsi"/>
          <w:b/>
          <w:color w:val="000000" w:themeColor="text1"/>
          <w:sz w:val="44"/>
          <w:lang w:eastAsia="en-US"/>
          <w:rPrChange w:id="7730" w:author="Dr Mamadou SANOGO" w:date="2023-10-25T18:15:00Z">
            <w:rPr>
              <w:ins w:id="7731"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732" w:author="Dr Mamadou SANOGO" w:date="2023-10-25T14:13:00Z"/>
          <w:rFonts w:eastAsiaTheme="minorHAnsi"/>
          <w:b/>
          <w:color w:val="000000" w:themeColor="text1"/>
          <w:sz w:val="44"/>
          <w:lang w:eastAsia="en-US"/>
          <w:rPrChange w:id="7733" w:author="Dr Mamadou SANOGO" w:date="2023-10-25T18:15:00Z">
            <w:rPr>
              <w:ins w:id="7734"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735" w:author="Dr Mamadou SANOGO" w:date="2023-10-25T14:13:00Z"/>
          <w:rFonts w:eastAsiaTheme="minorHAnsi"/>
          <w:b/>
          <w:color w:val="000000" w:themeColor="text1"/>
          <w:sz w:val="44"/>
          <w:lang w:eastAsia="en-US"/>
          <w:rPrChange w:id="7736" w:author="Dr Mamadou SANOGO" w:date="2023-10-25T18:15:00Z">
            <w:rPr>
              <w:ins w:id="7737"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738" w:author="Dr Mamadou SANOGO" w:date="2023-10-25T14:13:00Z"/>
          <w:rFonts w:eastAsiaTheme="minorHAnsi"/>
          <w:b/>
          <w:color w:val="000000" w:themeColor="text1"/>
          <w:sz w:val="44"/>
          <w:lang w:eastAsia="en-US"/>
          <w:rPrChange w:id="7739" w:author="Dr Mamadou SANOGO" w:date="2023-10-25T18:15:00Z">
            <w:rPr>
              <w:ins w:id="7740"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741" w:author="Dr Mamadou SANOGO" w:date="2023-10-25T14:19:00Z"/>
          <w:rFonts w:eastAsiaTheme="minorHAnsi"/>
          <w:b/>
          <w:color w:val="000000" w:themeColor="text1"/>
          <w:sz w:val="44"/>
          <w:lang w:eastAsia="en-US"/>
          <w:rPrChange w:id="7742" w:author="Dr Mamadou SANOGO" w:date="2023-10-25T18:15:00Z">
            <w:rPr>
              <w:ins w:id="7743" w:author="Dr Mamadou SANOGO" w:date="2023-10-25T14:19:00Z"/>
              <w:rFonts w:eastAsiaTheme="minorHAnsi"/>
              <w:b/>
              <w:sz w:val="44"/>
              <w:lang w:eastAsia="en-US"/>
            </w:rPr>
          </w:rPrChange>
        </w:rPr>
        <w:pPrChange w:id="7744" w:author="Dr Mamadou SANOGO" w:date="2023-10-25T14:25:00Z">
          <w:pPr>
            <w:shd w:val="clear" w:color="auto" w:fill="FFFFFF"/>
            <w:spacing w:line="240" w:lineRule="auto"/>
            <w:ind w:right="9"/>
            <w:jc w:val="center"/>
          </w:pPr>
        </w:pPrChange>
      </w:pPr>
    </w:p>
    <w:p w14:paraId="614DA17B" w14:textId="71437408" w:rsidR="008A0B1D" w:rsidRPr="007A4AFC" w:rsidRDefault="008A0B1D" w:rsidP="008A0B1D">
      <w:pPr>
        <w:shd w:val="clear" w:color="auto" w:fill="FFFFFF"/>
        <w:spacing w:line="240" w:lineRule="auto"/>
        <w:ind w:right="9"/>
        <w:jc w:val="center"/>
        <w:rPr>
          <w:ins w:id="7745" w:author="Dr Mamadou SANOGO" w:date="2023-10-25T14:13:00Z"/>
          <w:rFonts w:eastAsiaTheme="minorHAnsi"/>
          <w:b/>
          <w:color w:val="000000" w:themeColor="text1"/>
          <w:sz w:val="44"/>
          <w:lang w:eastAsia="en-US"/>
          <w:rPrChange w:id="7746" w:author="Dr Mamadou SANOGO" w:date="2023-10-25T18:15:00Z">
            <w:rPr>
              <w:ins w:id="7747" w:author="Dr Mamadou SANOGO" w:date="2023-10-25T14:13:00Z"/>
              <w:rFonts w:eastAsiaTheme="minorHAnsi"/>
              <w:b/>
              <w:sz w:val="44"/>
              <w:lang w:eastAsia="en-US"/>
            </w:rPr>
          </w:rPrChange>
        </w:rPr>
      </w:pPr>
      <w:ins w:id="7748" w:author="Dr Mamadou SANOGO" w:date="2023-10-25T14:12:00Z">
        <w:r w:rsidRPr="007A4AFC">
          <w:rPr>
            <w:rFonts w:eastAsiaTheme="minorHAnsi"/>
            <w:b/>
            <w:color w:val="000000" w:themeColor="text1"/>
            <w:sz w:val="44"/>
            <w:lang w:eastAsia="en-US"/>
            <w:rPrChange w:id="7749"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750" w:author="Dr Mamadou SANOGO" w:date="2023-10-25T18:15:00Z">
              <w:rPr>
                <w:rFonts w:eastAsiaTheme="minorHAnsi"/>
                <w:b/>
                <w:sz w:val="44"/>
                <w:lang w:eastAsia="en-US"/>
              </w:rPr>
            </w:rPrChange>
          </w:rPr>
          <w:t>0</w:t>
        </w:r>
      </w:ins>
      <w:ins w:id="7751" w:author="Dr Mamadou SANOGO" w:date="2024-11-11T16:01:00Z" w16du:dateUtc="2024-11-11T16:01:00Z">
        <w:r w:rsidR="009875ED">
          <w:rPr>
            <w:rFonts w:eastAsiaTheme="minorHAnsi"/>
            <w:b/>
            <w:color w:val="000000" w:themeColor="text1"/>
            <w:sz w:val="44"/>
            <w:lang w:eastAsia="en-US"/>
          </w:rPr>
          <w:t>6</w:t>
        </w:r>
      </w:ins>
      <w:ins w:id="7752" w:author="Dr Mamadou SANOGO" w:date="2023-10-25T14:12:00Z">
        <w:r w:rsidRPr="007A4AFC">
          <w:rPr>
            <w:rFonts w:eastAsiaTheme="minorHAnsi"/>
            <w:b/>
            <w:color w:val="000000" w:themeColor="text1"/>
            <w:sz w:val="44"/>
            <w:lang w:eastAsia="en-US"/>
            <w:rPrChange w:id="7753"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754" w:author="Dr Mamadou SANOGO" w:date="2023-10-25T18:15:00Z">
              <w:rPr>
                <w:rFonts w:eastAsiaTheme="minorHAnsi"/>
                <w:b/>
                <w:sz w:val="44"/>
                <w:lang w:eastAsia="en-US"/>
              </w:rPr>
            </w:rPrChange>
          </w:rPr>
          <w:t xml:space="preserve"> </w:t>
        </w:r>
      </w:ins>
      <w:ins w:id="7755" w:author="Dr Mamadou SANOGO" w:date="2023-10-27T23:48:00Z">
        <w:r w:rsidR="00B43097">
          <w:rPr>
            <w:rFonts w:eastAsiaTheme="minorHAnsi"/>
            <w:b/>
            <w:color w:val="000000" w:themeColor="text1"/>
            <w:sz w:val="44"/>
            <w:lang w:eastAsia="en-US"/>
          </w:rPr>
          <w:t>F</w:t>
        </w:r>
      </w:ins>
      <w:ins w:id="7756" w:author="Dr Mamadou SANOGO" w:date="2023-10-25T14:19:00Z">
        <w:r w:rsidR="009727C1" w:rsidRPr="007A4AFC">
          <w:rPr>
            <w:rFonts w:eastAsiaTheme="minorHAnsi"/>
            <w:b/>
            <w:color w:val="000000" w:themeColor="text1"/>
            <w:sz w:val="44"/>
            <w:lang w:eastAsia="en-US"/>
            <w:rPrChange w:id="7757"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758" w:author="Dr Mamadou SANOGO" w:date="2023-10-25T14:13:00Z"/>
          <w:rFonts w:eastAsiaTheme="minorHAnsi"/>
          <w:b/>
          <w:color w:val="000000" w:themeColor="text1"/>
          <w:sz w:val="44"/>
          <w:lang w:eastAsia="en-US"/>
          <w:rPrChange w:id="7759" w:author="Dr Mamadou SANOGO" w:date="2023-10-25T18:15:00Z">
            <w:rPr>
              <w:ins w:id="7760"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761" w:author="Dr Mamadou SANOGO" w:date="2023-10-25T14:13:00Z"/>
          <w:rFonts w:eastAsiaTheme="minorHAnsi"/>
          <w:b/>
          <w:color w:val="000000" w:themeColor="text1"/>
          <w:sz w:val="44"/>
          <w:lang w:eastAsia="en-US"/>
          <w:rPrChange w:id="7762" w:author="Dr Mamadou SANOGO" w:date="2023-10-25T18:15:00Z">
            <w:rPr>
              <w:ins w:id="7763"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764" w:author="Dr Mamadou SANOGO" w:date="2023-10-25T14:13:00Z"/>
          <w:rFonts w:eastAsiaTheme="minorHAnsi"/>
          <w:b/>
          <w:color w:val="000000" w:themeColor="text1"/>
          <w:sz w:val="44"/>
          <w:lang w:eastAsia="en-US"/>
          <w:rPrChange w:id="7765" w:author="Dr Mamadou SANOGO" w:date="2023-10-25T18:15:00Z">
            <w:rPr>
              <w:ins w:id="7766"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767" w:author="Dr Mamadou SANOGO" w:date="2023-10-25T14:13:00Z"/>
          <w:rFonts w:eastAsiaTheme="minorHAnsi"/>
          <w:b/>
          <w:color w:val="000000" w:themeColor="text1"/>
          <w:sz w:val="44"/>
          <w:lang w:eastAsia="en-US"/>
          <w:rPrChange w:id="7768" w:author="Dr Mamadou SANOGO" w:date="2023-10-25T18:15:00Z">
            <w:rPr>
              <w:ins w:id="7769"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770" w:author="Dr Mamadou SANOGO" w:date="2023-10-25T14:13:00Z"/>
          <w:rFonts w:eastAsiaTheme="minorHAnsi"/>
          <w:b/>
          <w:color w:val="000000" w:themeColor="text1"/>
          <w:sz w:val="44"/>
          <w:lang w:eastAsia="en-US"/>
          <w:rPrChange w:id="7771" w:author="Dr Mamadou SANOGO" w:date="2023-10-25T18:15:00Z">
            <w:rPr>
              <w:ins w:id="7772"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773" w:author="Dr Mamadou SANOGO" w:date="2023-10-25T14:13:00Z"/>
          <w:rFonts w:eastAsiaTheme="minorHAnsi"/>
          <w:b/>
          <w:color w:val="000000" w:themeColor="text1"/>
          <w:sz w:val="44"/>
          <w:lang w:eastAsia="en-US"/>
          <w:rPrChange w:id="7774" w:author="Dr Mamadou SANOGO" w:date="2023-10-25T18:15:00Z">
            <w:rPr>
              <w:ins w:id="7775"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776" w:author="Dr Mamadou SANOGO" w:date="2023-10-25T14:13:00Z"/>
          <w:rFonts w:eastAsiaTheme="minorHAnsi"/>
          <w:b/>
          <w:color w:val="000000" w:themeColor="text1"/>
          <w:sz w:val="44"/>
          <w:lang w:eastAsia="en-US"/>
          <w:rPrChange w:id="7777" w:author="Dr Mamadou SANOGO" w:date="2023-10-25T18:15:00Z">
            <w:rPr>
              <w:ins w:id="7778"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779" w:author="Dr Mamadou SANOGO" w:date="2023-10-25T14:13:00Z"/>
          <w:rFonts w:eastAsiaTheme="minorHAnsi"/>
          <w:b/>
          <w:color w:val="000000" w:themeColor="text1"/>
          <w:sz w:val="44"/>
          <w:lang w:eastAsia="en-US"/>
          <w:rPrChange w:id="7780" w:author="Dr Mamadou SANOGO" w:date="2023-10-25T18:15:00Z">
            <w:rPr>
              <w:ins w:id="7781"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782" w:author="Dr Mamadou SANOGO" w:date="2023-10-25T14:13:00Z"/>
          <w:rFonts w:eastAsiaTheme="minorHAnsi"/>
          <w:b/>
          <w:color w:val="000000" w:themeColor="text1"/>
          <w:sz w:val="44"/>
          <w:lang w:eastAsia="en-US"/>
          <w:rPrChange w:id="7783" w:author="Dr Mamadou SANOGO" w:date="2023-10-25T18:15:00Z">
            <w:rPr>
              <w:ins w:id="7784"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785" w:author="Dr Mamadou SANOGO" w:date="2023-10-25T14:13:00Z"/>
          <w:rFonts w:eastAsiaTheme="minorHAnsi"/>
          <w:b/>
          <w:color w:val="000000" w:themeColor="text1"/>
          <w:sz w:val="44"/>
          <w:lang w:eastAsia="en-US"/>
          <w:rPrChange w:id="7786" w:author="Dr Mamadou SANOGO" w:date="2023-10-25T18:15:00Z">
            <w:rPr>
              <w:ins w:id="7787"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788" w:author="Dr Mamadou SANOGO" w:date="2023-10-25T14:13:00Z"/>
          <w:rFonts w:eastAsiaTheme="minorHAnsi"/>
          <w:b/>
          <w:color w:val="000000" w:themeColor="text1"/>
          <w:sz w:val="44"/>
          <w:lang w:eastAsia="en-US"/>
          <w:rPrChange w:id="7789" w:author="Dr Mamadou SANOGO" w:date="2023-10-25T18:15:00Z">
            <w:rPr>
              <w:ins w:id="7790"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791" w:author="Dr Mamadou SANOGO" w:date="2023-10-25T14:13:00Z"/>
          <w:rFonts w:eastAsiaTheme="minorHAnsi"/>
          <w:b/>
          <w:color w:val="000000" w:themeColor="text1"/>
          <w:sz w:val="44"/>
          <w:lang w:eastAsia="en-US"/>
          <w:rPrChange w:id="7792" w:author="Dr Mamadou SANOGO" w:date="2023-10-25T18:15:00Z">
            <w:rPr>
              <w:ins w:id="7793"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794" w:author="Dr Mamadou SANOGO" w:date="2023-10-25T14:13:00Z"/>
          <w:rFonts w:eastAsiaTheme="minorHAnsi"/>
          <w:b/>
          <w:color w:val="000000" w:themeColor="text1"/>
          <w:sz w:val="44"/>
          <w:lang w:eastAsia="en-US"/>
          <w:rPrChange w:id="7795" w:author="Dr Mamadou SANOGO" w:date="2023-10-25T18:15:00Z">
            <w:rPr>
              <w:ins w:id="7796"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797" w:author="Dr Mamadou SANOGO" w:date="2023-10-25T14:13:00Z"/>
          <w:rFonts w:eastAsiaTheme="minorHAnsi"/>
          <w:b/>
          <w:color w:val="000000" w:themeColor="text1"/>
          <w:sz w:val="44"/>
          <w:lang w:eastAsia="en-US"/>
          <w:rPrChange w:id="7798" w:author="Dr Mamadou SANOGO" w:date="2023-10-25T18:15:00Z">
            <w:rPr>
              <w:ins w:id="7799" w:author="Dr Mamadou SANOGO" w:date="2023-10-25T14:13:00Z"/>
              <w:rFonts w:eastAsiaTheme="minorHAnsi"/>
              <w:b/>
              <w:sz w:val="44"/>
              <w:lang w:eastAsia="en-US"/>
            </w:rPr>
          </w:rPrChange>
        </w:rPr>
        <w:pPrChange w:id="7800"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801"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802"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803"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804"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805"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806"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807"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808"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809"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810"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811" w:author="Dr Mamadou SANOGO" w:date="2023-10-25T14:13:00Z"/>
          <w:rFonts w:eastAsiaTheme="minorHAnsi"/>
          <w:b/>
          <w:color w:val="000000" w:themeColor="text1"/>
          <w:sz w:val="44"/>
          <w:lang w:eastAsia="en-US"/>
          <w:rPrChange w:id="7812" w:author="Dr Mamadou SANOGO" w:date="2023-10-25T18:15:00Z">
            <w:rPr>
              <w:ins w:id="7813" w:author="Dr Mamadou SANOGO" w:date="2023-10-25T14:13:00Z"/>
              <w:rFonts w:eastAsiaTheme="minorHAnsi"/>
              <w:b/>
              <w:sz w:val="44"/>
              <w:lang w:eastAsia="en-US"/>
            </w:rPr>
          </w:rPrChange>
        </w:rPr>
        <w:pPrChange w:id="7814" w:author="Dr Mamadou SANOGO" w:date="2023-10-27T22:59:00Z">
          <w:pPr>
            <w:shd w:val="clear" w:color="auto" w:fill="FFFFFF"/>
            <w:spacing w:line="240" w:lineRule="auto"/>
            <w:ind w:right="9"/>
            <w:jc w:val="center"/>
          </w:pPr>
        </w:pPrChange>
      </w:pPr>
    </w:p>
    <w:p w14:paraId="498A7A18" w14:textId="5B7DFD1E" w:rsidR="008A0B1D" w:rsidRDefault="008A0B1D" w:rsidP="008A0B1D">
      <w:pPr>
        <w:shd w:val="clear" w:color="auto" w:fill="FFFFFF"/>
        <w:spacing w:line="240" w:lineRule="auto"/>
        <w:ind w:right="9"/>
        <w:jc w:val="center"/>
        <w:rPr>
          <w:ins w:id="7815" w:author="Dr Mamadou SANOGO" w:date="2024-11-11T16:01:00Z" w16du:dateUtc="2024-11-11T16:01:00Z"/>
          <w:rFonts w:eastAsiaTheme="minorHAnsi"/>
          <w:b/>
          <w:color w:val="000000" w:themeColor="text1"/>
          <w:sz w:val="44"/>
          <w:lang w:eastAsia="en-US"/>
        </w:rPr>
      </w:pPr>
    </w:p>
    <w:p w14:paraId="16CB4CD5" w14:textId="77777777" w:rsidR="009875ED" w:rsidRDefault="009875ED" w:rsidP="008A0B1D">
      <w:pPr>
        <w:shd w:val="clear" w:color="auto" w:fill="FFFFFF"/>
        <w:spacing w:line="240" w:lineRule="auto"/>
        <w:ind w:right="9"/>
        <w:jc w:val="center"/>
        <w:rPr>
          <w:ins w:id="7816" w:author="Dr Mamadou SANOGO" w:date="2024-11-11T16:01:00Z" w16du:dateUtc="2024-11-11T16:01:00Z"/>
          <w:rFonts w:eastAsiaTheme="minorHAnsi"/>
          <w:b/>
          <w:color w:val="000000" w:themeColor="text1"/>
          <w:sz w:val="44"/>
          <w:lang w:eastAsia="en-US"/>
        </w:rPr>
      </w:pPr>
    </w:p>
    <w:p w14:paraId="5E088413" w14:textId="77777777" w:rsidR="009875ED" w:rsidRDefault="009875ED" w:rsidP="008A0B1D">
      <w:pPr>
        <w:shd w:val="clear" w:color="auto" w:fill="FFFFFF"/>
        <w:spacing w:line="240" w:lineRule="auto"/>
        <w:ind w:right="9"/>
        <w:jc w:val="center"/>
        <w:rPr>
          <w:ins w:id="7817" w:author="Dr Mamadou SANOGO" w:date="2024-11-11T16:01:00Z" w16du:dateUtc="2024-11-11T16:01:00Z"/>
          <w:rFonts w:eastAsiaTheme="minorHAnsi"/>
          <w:b/>
          <w:color w:val="000000" w:themeColor="text1"/>
          <w:sz w:val="44"/>
          <w:lang w:eastAsia="en-US"/>
        </w:rPr>
      </w:pPr>
    </w:p>
    <w:p w14:paraId="6243AC77" w14:textId="77777777" w:rsidR="009875ED" w:rsidRDefault="009875ED" w:rsidP="008A0B1D">
      <w:pPr>
        <w:shd w:val="clear" w:color="auto" w:fill="FFFFFF"/>
        <w:spacing w:line="240" w:lineRule="auto"/>
        <w:ind w:right="9"/>
        <w:jc w:val="center"/>
        <w:rPr>
          <w:ins w:id="7818" w:author="Dr Mamadou SANOGO" w:date="2024-11-11T16:01:00Z" w16du:dateUtc="2024-11-11T16:01:00Z"/>
          <w:rFonts w:eastAsiaTheme="minorHAnsi"/>
          <w:b/>
          <w:color w:val="000000" w:themeColor="text1"/>
          <w:sz w:val="44"/>
          <w:lang w:eastAsia="en-US"/>
        </w:rPr>
      </w:pPr>
    </w:p>
    <w:p w14:paraId="75BD12A7" w14:textId="77777777" w:rsidR="009875ED" w:rsidRDefault="009875ED" w:rsidP="008A0B1D">
      <w:pPr>
        <w:shd w:val="clear" w:color="auto" w:fill="FFFFFF"/>
        <w:spacing w:line="240" w:lineRule="auto"/>
        <w:ind w:right="9"/>
        <w:jc w:val="center"/>
        <w:rPr>
          <w:ins w:id="7819" w:author="Dr Mamadou SANOGO" w:date="2024-11-11T16:01:00Z" w16du:dateUtc="2024-11-11T16:01:00Z"/>
          <w:rFonts w:eastAsiaTheme="minorHAnsi"/>
          <w:b/>
          <w:color w:val="000000" w:themeColor="text1"/>
          <w:sz w:val="44"/>
          <w:lang w:eastAsia="en-US"/>
        </w:rPr>
      </w:pPr>
    </w:p>
    <w:p w14:paraId="13FE3CFC" w14:textId="77777777" w:rsidR="009875ED" w:rsidRDefault="009875ED" w:rsidP="008A0B1D">
      <w:pPr>
        <w:shd w:val="clear" w:color="auto" w:fill="FFFFFF"/>
        <w:spacing w:line="240" w:lineRule="auto"/>
        <w:ind w:right="9"/>
        <w:jc w:val="center"/>
        <w:rPr>
          <w:ins w:id="7820" w:author="Dr Mamadou SANOGO" w:date="2024-11-11T16:01:00Z" w16du:dateUtc="2024-11-11T16:01:00Z"/>
          <w:rFonts w:eastAsiaTheme="minorHAnsi"/>
          <w:b/>
          <w:color w:val="000000" w:themeColor="text1"/>
          <w:sz w:val="44"/>
          <w:lang w:eastAsia="en-US"/>
        </w:rPr>
      </w:pPr>
    </w:p>
    <w:p w14:paraId="2357CA75" w14:textId="77777777" w:rsidR="009875ED" w:rsidRDefault="009875ED" w:rsidP="008A0B1D">
      <w:pPr>
        <w:shd w:val="clear" w:color="auto" w:fill="FFFFFF"/>
        <w:spacing w:line="240" w:lineRule="auto"/>
        <w:ind w:right="9"/>
        <w:jc w:val="center"/>
        <w:rPr>
          <w:ins w:id="7821" w:author="Dr Mamadou SANOGO" w:date="2024-11-11T16:01:00Z" w16du:dateUtc="2024-11-11T16:01:00Z"/>
          <w:rFonts w:eastAsiaTheme="minorHAnsi"/>
          <w:b/>
          <w:color w:val="000000" w:themeColor="text1"/>
          <w:sz w:val="44"/>
          <w:lang w:eastAsia="en-US"/>
        </w:rPr>
      </w:pPr>
    </w:p>
    <w:p w14:paraId="39EDE19D" w14:textId="77777777" w:rsidR="009875ED" w:rsidRDefault="009875ED" w:rsidP="008A0B1D">
      <w:pPr>
        <w:shd w:val="clear" w:color="auto" w:fill="FFFFFF"/>
        <w:spacing w:line="240" w:lineRule="auto"/>
        <w:ind w:right="9"/>
        <w:jc w:val="center"/>
        <w:rPr>
          <w:ins w:id="7822" w:author="Dr Mamadou SANOGO" w:date="2024-11-11T16:01:00Z" w16du:dateUtc="2024-11-11T16:01:00Z"/>
          <w:rFonts w:eastAsiaTheme="minorHAnsi"/>
          <w:b/>
          <w:color w:val="000000" w:themeColor="text1"/>
          <w:sz w:val="44"/>
          <w:lang w:eastAsia="en-US"/>
        </w:rPr>
      </w:pPr>
    </w:p>
    <w:p w14:paraId="54BF0C1E" w14:textId="77777777" w:rsidR="009875ED" w:rsidRDefault="009875ED" w:rsidP="008A0B1D">
      <w:pPr>
        <w:shd w:val="clear" w:color="auto" w:fill="FFFFFF"/>
        <w:spacing w:line="240" w:lineRule="auto"/>
        <w:ind w:right="9"/>
        <w:jc w:val="center"/>
        <w:rPr>
          <w:ins w:id="7823" w:author="Dr Mamadou SANOGO" w:date="2024-11-11T16:01:00Z" w16du:dateUtc="2024-11-11T16:01:00Z"/>
          <w:rFonts w:eastAsiaTheme="minorHAnsi"/>
          <w:b/>
          <w:color w:val="000000" w:themeColor="text1"/>
          <w:sz w:val="44"/>
          <w:lang w:eastAsia="en-US"/>
        </w:rPr>
      </w:pPr>
    </w:p>
    <w:p w14:paraId="1105DE6F" w14:textId="77777777" w:rsidR="009875ED" w:rsidRDefault="009875ED" w:rsidP="008A0B1D">
      <w:pPr>
        <w:shd w:val="clear" w:color="auto" w:fill="FFFFFF"/>
        <w:spacing w:line="240" w:lineRule="auto"/>
        <w:ind w:right="9"/>
        <w:jc w:val="center"/>
        <w:rPr>
          <w:ins w:id="7824" w:author="Dr Mamadou SANOGO" w:date="2024-11-11T16:01:00Z" w16du:dateUtc="2024-11-11T16:01:00Z"/>
          <w:rFonts w:eastAsiaTheme="minorHAnsi"/>
          <w:b/>
          <w:color w:val="000000" w:themeColor="text1"/>
          <w:sz w:val="44"/>
          <w:lang w:eastAsia="en-US"/>
        </w:rPr>
      </w:pPr>
    </w:p>
    <w:p w14:paraId="05A08881" w14:textId="77777777" w:rsidR="009875ED" w:rsidRDefault="009875ED" w:rsidP="008A0B1D">
      <w:pPr>
        <w:shd w:val="clear" w:color="auto" w:fill="FFFFFF"/>
        <w:spacing w:line="240" w:lineRule="auto"/>
        <w:ind w:right="9"/>
        <w:jc w:val="center"/>
        <w:rPr>
          <w:ins w:id="7825" w:author="Dr Mamadou SANOGO" w:date="2024-11-11T16:01:00Z" w16du:dateUtc="2024-11-11T16:01:00Z"/>
          <w:rFonts w:eastAsiaTheme="minorHAnsi"/>
          <w:b/>
          <w:color w:val="000000" w:themeColor="text1"/>
          <w:sz w:val="44"/>
          <w:lang w:eastAsia="en-US"/>
        </w:rPr>
      </w:pPr>
    </w:p>
    <w:p w14:paraId="69A8D709" w14:textId="77777777" w:rsidR="009875ED" w:rsidRDefault="009875ED" w:rsidP="008A0B1D">
      <w:pPr>
        <w:shd w:val="clear" w:color="auto" w:fill="FFFFFF"/>
        <w:spacing w:line="240" w:lineRule="auto"/>
        <w:ind w:right="9"/>
        <w:jc w:val="center"/>
        <w:rPr>
          <w:ins w:id="7826" w:author="Dr Mamadou SANOGO" w:date="2024-11-11T16:01:00Z" w16du:dateUtc="2024-11-11T16:01:00Z"/>
          <w:rFonts w:eastAsiaTheme="minorHAnsi"/>
          <w:b/>
          <w:color w:val="000000" w:themeColor="text1"/>
          <w:sz w:val="44"/>
          <w:lang w:eastAsia="en-US"/>
        </w:rPr>
      </w:pPr>
    </w:p>
    <w:p w14:paraId="187DF62E" w14:textId="77777777" w:rsidR="009875ED" w:rsidRPr="007A4AFC" w:rsidRDefault="009875ED" w:rsidP="008A0B1D">
      <w:pPr>
        <w:shd w:val="clear" w:color="auto" w:fill="FFFFFF"/>
        <w:spacing w:line="240" w:lineRule="auto"/>
        <w:ind w:right="9"/>
        <w:jc w:val="center"/>
        <w:rPr>
          <w:ins w:id="7827" w:author="Dr Mamadou SANOGO" w:date="2023-10-25T14:13:00Z"/>
          <w:rFonts w:eastAsiaTheme="minorHAnsi"/>
          <w:b/>
          <w:color w:val="000000" w:themeColor="text1"/>
          <w:sz w:val="44"/>
          <w:lang w:eastAsia="en-US"/>
          <w:rPrChange w:id="7828" w:author="Dr Mamadou SANOGO" w:date="2023-10-25T18:15:00Z">
            <w:rPr>
              <w:ins w:id="7829" w:author="Dr Mamadou SANOGO" w:date="2023-10-25T14:13:00Z"/>
              <w:rFonts w:eastAsiaTheme="minorHAnsi"/>
              <w:b/>
              <w:sz w:val="44"/>
              <w:lang w:eastAsia="en-US"/>
            </w:rPr>
          </w:rPrChange>
        </w:rPr>
      </w:pPr>
    </w:p>
    <w:p w14:paraId="4D5CE5B4" w14:textId="535FC9FB" w:rsidR="008A0B1D" w:rsidRPr="007A4AFC" w:rsidRDefault="008A0B1D" w:rsidP="008A0B1D">
      <w:pPr>
        <w:shd w:val="clear" w:color="auto" w:fill="FFFFFF"/>
        <w:spacing w:line="240" w:lineRule="auto"/>
        <w:ind w:right="9"/>
        <w:jc w:val="center"/>
        <w:rPr>
          <w:ins w:id="7830" w:author="Dr Mamadou SANOGO" w:date="2023-10-25T14:13:00Z"/>
          <w:rFonts w:eastAsiaTheme="minorHAnsi"/>
          <w:b/>
          <w:color w:val="000000" w:themeColor="text1"/>
          <w:sz w:val="44"/>
          <w:lang w:eastAsia="en-US"/>
          <w:rPrChange w:id="7831" w:author="Dr Mamadou SANOGO" w:date="2023-10-25T18:15:00Z">
            <w:rPr>
              <w:ins w:id="7832"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833"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834"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835"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836"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837"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838"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839"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840"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841"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842" w:author="Dr Mamadou SANOGO" w:date="2023-10-27T14:02:00Z"/>
          <w:iCs/>
          <w:color w:val="000000" w:themeColor="text1"/>
        </w:rPr>
      </w:pPr>
    </w:p>
    <w:p w14:paraId="3B28BE56" w14:textId="77777777" w:rsidR="006778CD" w:rsidRDefault="006778CD" w:rsidP="008A0B1D">
      <w:pPr>
        <w:shd w:val="clear" w:color="auto" w:fill="FFFFFF"/>
        <w:spacing w:line="240" w:lineRule="auto"/>
        <w:ind w:right="9"/>
        <w:jc w:val="center"/>
        <w:rPr>
          <w:ins w:id="7843" w:author="Dr Mamadou SANOGO" w:date="2024-11-11T16:02:00Z" w16du:dateUtc="2024-11-11T16:02:00Z"/>
          <w:iCs/>
          <w:color w:val="000000" w:themeColor="text1"/>
        </w:rPr>
      </w:pPr>
    </w:p>
    <w:p w14:paraId="165D7A54" w14:textId="77777777" w:rsidR="009875ED" w:rsidRDefault="009875ED" w:rsidP="008A0B1D">
      <w:pPr>
        <w:shd w:val="clear" w:color="auto" w:fill="FFFFFF"/>
        <w:spacing w:line="240" w:lineRule="auto"/>
        <w:ind w:right="9"/>
        <w:jc w:val="center"/>
        <w:rPr>
          <w:ins w:id="7844" w:author="Dr Mamadou SANOGO" w:date="2024-11-11T16:02:00Z" w16du:dateUtc="2024-11-11T16:02:00Z"/>
          <w:iCs/>
          <w:color w:val="000000" w:themeColor="text1"/>
        </w:rPr>
      </w:pPr>
    </w:p>
    <w:p w14:paraId="5BD53E71" w14:textId="77777777" w:rsidR="009875ED" w:rsidRDefault="009875ED" w:rsidP="008A0B1D">
      <w:pPr>
        <w:shd w:val="clear" w:color="auto" w:fill="FFFFFF"/>
        <w:spacing w:line="240" w:lineRule="auto"/>
        <w:ind w:right="9"/>
        <w:jc w:val="center"/>
        <w:rPr>
          <w:ins w:id="7845" w:author="Dr Mamadou SANOGO" w:date="2024-11-11T16:02:00Z" w16du:dateUtc="2024-11-11T16:02:00Z"/>
          <w:iCs/>
          <w:color w:val="000000" w:themeColor="text1"/>
        </w:rPr>
      </w:pPr>
    </w:p>
    <w:p w14:paraId="3028B85C" w14:textId="77777777" w:rsidR="009875ED" w:rsidRDefault="009875ED" w:rsidP="008A0B1D">
      <w:pPr>
        <w:shd w:val="clear" w:color="auto" w:fill="FFFFFF"/>
        <w:spacing w:line="240" w:lineRule="auto"/>
        <w:ind w:right="9"/>
        <w:jc w:val="center"/>
        <w:rPr>
          <w:ins w:id="7846" w:author="Dr Mamadou SANOGO" w:date="2024-11-11T16:02:00Z" w16du:dateUtc="2024-11-11T16:02:00Z"/>
          <w:iCs/>
          <w:color w:val="000000" w:themeColor="text1"/>
        </w:rPr>
      </w:pPr>
    </w:p>
    <w:p w14:paraId="0F61EF8B" w14:textId="77777777" w:rsidR="009875ED" w:rsidRDefault="009875ED" w:rsidP="008A0B1D">
      <w:pPr>
        <w:shd w:val="clear" w:color="auto" w:fill="FFFFFF"/>
        <w:spacing w:line="240" w:lineRule="auto"/>
        <w:ind w:right="9"/>
        <w:jc w:val="center"/>
        <w:rPr>
          <w:ins w:id="7847" w:author="Dr Mamadou SANOGO" w:date="2024-11-11T16:02:00Z" w16du:dateUtc="2024-11-11T16:02:00Z"/>
          <w:iCs/>
          <w:color w:val="000000" w:themeColor="text1"/>
        </w:rPr>
      </w:pPr>
    </w:p>
    <w:p w14:paraId="214F04D0" w14:textId="77777777" w:rsidR="009875ED" w:rsidRDefault="009875ED" w:rsidP="008A0B1D">
      <w:pPr>
        <w:shd w:val="clear" w:color="auto" w:fill="FFFFFF"/>
        <w:spacing w:line="240" w:lineRule="auto"/>
        <w:ind w:right="9"/>
        <w:jc w:val="center"/>
        <w:rPr>
          <w:ins w:id="7848" w:author="Dr Mamadou SANOGO" w:date="2024-11-11T16:02:00Z" w16du:dateUtc="2024-11-11T16:02:00Z"/>
          <w:iCs/>
          <w:color w:val="000000" w:themeColor="text1"/>
        </w:rPr>
      </w:pPr>
    </w:p>
    <w:p w14:paraId="7AF3204E" w14:textId="77777777" w:rsidR="009875ED" w:rsidRDefault="009875ED" w:rsidP="008A0B1D">
      <w:pPr>
        <w:shd w:val="clear" w:color="auto" w:fill="FFFFFF"/>
        <w:spacing w:line="240" w:lineRule="auto"/>
        <w:ind w:right="9"/>
        <w:jc w:val="center"/>
        <w:rPr>
          <w:ins w:id="7849" w:author="Dr Mamadou SANOGO" w:date="2024-11-11T16:02:00Z" w16du:dateUtc="2024-11-11T16:02:00Z"/>
          <w:iCs/>
          <w:color w:val="000000" w:themeColor="text1"/>
        </w:rPr>
      </w:pPr>
    </w:p>
    <w:p w14:paraId="01BB328B" w14:textId="77777777" w:rsidR="009875ED" w:rsidRDefault="009875ED" w:rsidP="008A0B1D">
      <w:pPr>
        <w:shd w:val="clear" w:color="auto" w:fill="FFFFFF"/>
        <w:spacing w:line="240" w:lineRule="auto"/>
        <w:ind w:right="9"/>
        <w:jc w:val="center"/>
        <w:rPr>
          <w:ins w:id="7850" w:author="Dr Mamadou SANOGO" w:date="2024-11-11T16:02:00Z" w16du:dateUtc="2024-11-11T16:02:00Z"/>
          <w:iCs/>
          <w:color w:val="000000" w:themeColor="text1"/>
        </w:rPr>
      </w:pPr>
    </w:p>
    <w:p w14:paraId="4E1211D9" w14:textId="77777777" w:rsidR="009875ED" w:rsidRDefault="009875ED" w:rsidP="008A0B1D">
      <w:pPr>
        <w:shd w:val="clear" w:color="auto" w:fill="FFFFFF"/>
        <w:spacing w:line="240" w:lineRule="auto"/>
        <w:ind w:right="9"/>
        <w:jc w:val="center"/>
        <w:rPr>
          <w:ins w:id="7851" w:author="Dr Mamadou SANOGO" w:date="2024-11-11T16:02:00Z" w16du:dateUtc="2024-11-11T16:02:00Z"/>
          <w:iCs/>
          <w:color w:val="000000" w:themeColor="text1"/>
        </w:rPr>
      </w:pPr>
    </w:p>
    <w:p w14:paraId="076BC57E" w14:textId="77777777" w:rsidR="009875ED" w:rsidRDefault="009875ED" w:rsidP="008A0B1D">
      <w:pPr>
        <w:shd w:val="clear" w:color="auto" w:fill="FFFFFF"/>
        <w:spacing w:line="240" w:lineRule="auto"/>
        <w:ind w:right="9"/>
        <w:jc w:val="center"/>
        <w:rPr>
          <w:ins w:id="7852" w:author="Dr Mamadou SANOGO" w:date="2024-11-11T16:02:00Z" w16du:dateUtc="2024-11-11T16:02:00Z"/>
          <w:iCs/>
          <w:color w:val="000000" w:themeColor="text1"/>
        </w:rPr>
      </w:pPr>
    </w:p>
    <w:p w14:paraId="2621EEE5" w14:textId="77777777" w:rsidR="009875ED" w:rsidRDefault="009875ED" w:rsidP="008A0B1D">
      <w:pPr>
        <w:shd w:val="clear" w:color="auto" w:fill="FFFFFF"/>
        <w:spacing w:line="240" w:lineRule="auto"/>
        <w:ind w:right="9"/>
        <w:jc w:val="center"/>
        <w:rPr>
          <w:ins w:id="7853" w:author="Dr Mamadou SANOGO" w:date="2024-11-11T16:02:00Z" w16du:dateUtc="2024-11-11T16:02:00Z"/>
          <w:iCs/>
          <w:color w:val="000000" w:themeColor="text1"/>
        </w:rPr>
      </w:pPr>
    </w:p>
    <w:p w14:paraId="200AC460" w14:textId="77777777" w:rsidR="009875ED" w:rsidRDefault="009875ED" w:rsidP="008A0B1D">
      <w:pPr>
        <w:shd w:val="clear" w:color="auto" w:fill="FFFFFF"/>
        <w:spacing w:line="240" w:lineRule="auto"/>
        <w:ind w:right="9"/>
        <w:jc w:val="center"/>
        <w:rPr>
          <w:ins w:id="7854" w:author="Dr Mamadou SANOGO" w:date="2024-11-11T16:02:00Z" w16du:dateUtc="2024-11-11T16:02:00Z"/>
          <w:iCs/>
          <w:color w:val="000000" w:themeColor="text1"/>
        </w:rPr>
      </w:pPr>
    </w:p>
    <w:p w14:paraId="05DBE4FE" w14:textId="77777777" w:rsidR="009875ED" w:rsidRDefault="009875ED" w:rsidP="008A0B1D">
      <w:pPr>
        <w:shd w:val="clear" w:color="auto" w:fill="FFFFFF"/>
        <w:spacing w:line="240" w:lineRule="auto"/>
        <w:ind w:right="9"/>
        <w:jc w:val="center"/>
        <w:rPr>
          <w:ins w:id="7855" w:author="Dr Mamadou SANOGO" w:date="2024-11-11T16:02:00Z" w16du:dateUtc="2024-11-11T16:02:00Z"/>
          <w:iCs/>
          <w:color w:val="000000" w:themeColor="text1"/>
        </w:rPr>
      </w:pPr>
    </w:p>
    <w:p w14:paraId="3CA9201C" w14:textId="77777777" w:rsidR="009875ED" w:rsidRDefault="009875ED" w:rsidP="008A0B1D">
      <w:pPr>
        <w:shd w:val="clear" w:color="auto" w:fill="FFFFFF"/>
        <w:spacing w:line="240" w:lineRule="auto"/>
        <w:ind w:right="9"/>
        <w:jc w:val="center"/>
        <w:rPr>
          <w:ins w:id="7856" w:author="Dr Mamadou SANOGO" w:date="2024-11-11T16:02:00Z" w16du:dateUtc="2024-11-11T16:02:00Z"/>
          <w:iCs/>
          <w:color w:val="000000" w:themeColor="text1"/>
        </w:rPr>
      </w:pPr>
    </w:p>
    <w:p w14:paraId="3994CB14" w14:textId="77777777" w:rsidR="009875ED" w:rsidRDefault="009875ED" w:rsidP="008A0B1D">
      <w:pPr>
        <w:shd w:val="clear" w:color="auto" w:fill="FFFFFF"/>
        <w:spacing w:line="240" w:lineRule="auto"/>
        <w:ind w:right="9"/>
        <w:jc w:val="center"/>
        <w:rPr>
          <w:ins w:id="7857" w:author="Dr Mamadou SANOGO" w:date="2024-11-11T16:02:00Z" w16du:dateUtc="2024-11-11T16:02:00Z"/>
          <w:iCs/>
          <w:color w:val="000000" w:themeColor="text1"/>
        </w:rPr>
      </w:pPr>
    </w:p>
    <w:p w14:paraId="2A1CB5FD" w14:textId="77777777" w:rsidR="009875ED" w:rsidRDefault="009875ED" w:rsidP="008A0B1D">
      <w:pPr>
        <w:shd w:val="clear" w:color="auto" w:fill="FFFFFF"/>
        <w:spacing w:line="240" w:lineRule="auto"/>
        <w:ind w:right="9"/>
        <w:jc w:val="center"/>
        <w:rPr>
          <w:ins w:id="7858" w:author="Dr Mamadou SANOGO" w:date="2024-11-11T16:02:00Z" w16du:dateUtc="2024-11-11T16:02:00Z"/>
          <w:iCs/>
          <w:color w:val="000000" w:themeColor="text1"/>
        </w:rPr>
      </w:pPr>
    </w:p>
    <w:p w14:paraId="41FDBC16" w14:textId="77777777" w:rsidR="009875ED" w:rsidRDefault="009875ED" w:rsidP="008A0B1D">
      <w:pPr>
        <w:shd w:val="clear" w:color="auto" w:fill="FFFFFF"/>
        <w:spacing w:line="240" w:lineRule="auto"/>
        <w:ind w:right="9"/>
        <w:jc w:val="center"/>
        <w:rPr>
          <w:ins w:id="7859" w:author="Dr Mamadou SANOGO" w:date="2024-11-11T16:02:00Z" w16du:dateUtc="2024-11-11T16:02:00Z"/>
          <w:iCs/>
          <w:color w:val="000000" w:themeColor="text1"/>
        </w:rPr>
      </w:pPr>
    </w:p>
    <w:p w14:paraId="68339AC7" w14:textId="77777777" w:rsidR="009875ED" w:rsidRDefault="009875ED" w:rsidP="008A0B1D">
      <w:pPr>
        <w:shd w:val="clear" w:color="auto" w:fill="FFFFFF"/>
        <w:spacing w:line="240" w:lineRule="auto"/>
        <w:ind w:right="9"/>
        <w:jc w:val="center"/>
        <w:rPr>
          <w:ins w:id="7860" w:author="Dr Mamadou SANOGO" w:date="2024-11-11T16:02:00Z" w16du:dateUtc="2024-11-11T16:02:00Z"/>
          <w:iCs/>
          <w:color w:val="000000" w:themeColor="text1"/>
        </w:rPr>
      </w:pPr>
    </w:p>
    <w:p w14:paraId="14479162" w14:textId="568D42F1" w:rsidR="009875ED" w:rsidRDefault="009875ED" w:rsidP="009875ED">
      <w:pPr>
        <w:shd w:val="clear" w:color="auto" w:fill="FFFFFF"/>
        <w:spacing w:line="240" w:lineRule="auto"/>
        <w:ind w:right="9"/>
        <w:jc w:val="center"/>
        <w:rPr>
          <w:ins w:id="7861" w:author="Dr Mamadou SANOGO" w:date="2024-11-11T16:02:00Z" w16du:dateUtc="2024-11-11T16:02:00Z"/>
          <w:rFonts w:eastAsiaTheme="minorHAnsi"/>
          <w:b/>
          <w:color w:val="000000" w:themeColor="text1"/>
          <w:sz w:val="44"/>
          <w:lang w:eastAsia="en-US"/>
        </w:rPr>
      </w:pPr>
      <w:ins w:id="7862" w:author="Dr Mamadou SANOGO" w:date="2024-11-11T16:02:00Z" w16du:dateUtc="2024-11-11T16:02:00Z">
        <w:r w:rsidRPr="001E2A39">
          <w:rPr>
            <w:rFonts w:eastAsiaTheme="minorHAnsi"/>
            <w:b/>
            <w:color w:val="000000" w:themeColor="text1"/>
            <w:sz w:val="44"/>
            <w:lang w:eastAsia="en-US"/>
          </w:rPr>
          <w:t>Annexe n°</w:t>
        </w:r>
        <w:proofErr w:type="gramStart"/>
        <w:r w:rsidRPr="001E2A39">
          <w:rPr>
            <w:rFonts w:eastAsiaTheme="minorHAnsi"/>
            <w:b/>
            <w:color w:val="000000" w:themeColor="text1"/>
            <w:sz w:val="44"/>
            <w:lang w:eastAsia="en-US"/>
          </w:rPr>
          <w:t>0</w:t>
        </w:r>
        <w:r>
          <w:rPr>
            <w:rFonts w:eastAsiaTheme="minorHAnsi"/>
            <w:b/>
            <w:color w:val="000000" w:themeColor="text1"/>
            <w:sz w:val="44"/>
            <w:lang w:eastAsia="en-US"/>
          </w:rPr>
          <w:t>7</w:t>
        </w:r>
        <w:r w:rsidRPr="001E2A39">
          <w:rPr>
            <w:rFonts w:eastAsiaTheme="minorHAnsi"/>
            <w:b/>
            <w:color w:val="000000" w:themeColor="text1"/>
            <w:sz w:val="44"/>
            <w:lang w:eastAsia="en-US"/>
          </w:rPr>
          <w:t>:</w:t>
        </w:r>
        <w:proofErr w:type="gramEnd"/>
        <w:r w:rsidRPr="001E2A39">
          <w:rPr>
            <w:rFonts w:eastAsiaTheme="minorHAnsi"/>
            <w:b/>
            <w:color w:val="000000" w:themeColor="text1"/>
            <w:sz w:val="44"/>
            <w:lang w:eastAsia="en-US"/>
          </w:rPr>
          <w:t xml:space="preserve"> </w:t>
        </w:r>
        <w:r>
          <w:rPr>
            <w:rFonts w:eastAsiaTheme="minorHAnsi"/>
            <w:b/>
            <w:color w:val="000000" w:themeColor="text1"/>
            <w:sz w:val="44"/>
            <w:lang w:eastAsia="en-US"/>
          </w:rPr>
          <w:t>Catalogue</w:t>
        </w:r>
      </w:ins>
    </w:p>
    <w:p w14:paraId="3257C522" w14:textId="77777777" w:rsidR="009875ED" w:rsidRDefault="009875ED" w:rsidP="009875ED">
      <w:pPr>
        <w:shd w:val="clear" w:color="auto" w:fill="FFFFFF"/>
        <w:spacing w:line="240" w:lineRule="auto"/>
        <w:ind w:right="9"/>
        <w:jc w:val="center"/>
        <w:rPr>
          <w:ins w:id="7863" w:author="Dr Mamadou SANOGO" w:date="2024-11-11T16:02:00Z" w16du:dateUtc="2024-11-11T16:02:00Z"/>
          <w:rFonts w:eastAsiaTheme="minorHAnsi"/>
          <w:b/>
          <w:color w:val="000000" w:themeColor="text1"/>
          <w:sz w:val="44"/>
          <w:lang w:eastAsia="en-US"/>
        </w:rPr>
      </w:pPr>
    </w:p>
    <w:p w14:paraId="64875285" w14:textId="77777777" w:rsidR="009875ED" w:rsidRPr="001E2A39" w:rsidRDefault="009875ED" w:rsidP="009875ED">
      <w:pPr>
        <w:shd w:val="clear" w:color="auto" w:fill="FFFFFF"/>
        <w:spacing w:line="240" w:lineRule="auto"/>
        <w:ind w:right="9"/>
        <w:jc w:val="center"/>
        <w:rPr>
          <w:ins w:id="7864" w:author="Dr Mamadou SANOGO" w:date="2024-11-11T16:02:00Z" w16du:dateUtc="2024-11-11T16:02:00Z"/>
          <w:rFonts w:eastAsiaTheme="minorHAnsi"/>
          <w:b/>
          <w:color w:val="000000" w:themeColor="text1"/>
          <w:sz w:val="44"/>
          <w:lang w:eastAsia="en-US"/>
        </w:rPr>
      </w:pPr>
    </w:p>
    <w:p w14:paraId="35AD08B3" w14:textId="77777777" w:rsidR="009875ED" w:rsidRPr="007A4AFC" w:rsidRDefault="009875ED" w:rsidP="008A0B1D">
      <w:pPr>
        <w:shd w:val="clear" w:color="auto" w:fill="FFFFFF"/>
        <w:spacing w:line="240" w:lineRule="auto"/>
        <w:ind w:right="9"/>
        <w:jc w:val="center"/>
        <w:rPr>
          <w:ins w:id="7865" w:author="Dr Mamadou SANOGO" w:date="2023-10-25T14:33:00Z"/>
          <w:iCs/>
          <w:color w:val="000000" w:themeColor="text1"/>
        </w:rPr>
      </w:pPr>
    </w:p>
    <w:p w14:paraId="7D0EC0B2" w14:textId="77777777" w:rsidR="00A87F92" w:rsidRDefault="00A87F92" w:rsidP="008A0B1D">
      <w:pPr>
        <w:shd w:val="clear" w:color="auto" w:fill="FFFFFF"/>
        <w:spacing w:line="240" w:lineRule="auto"/>
        <w:ind w:right="9"/>
        <w:jc w:val="center"/>
        <w:rPr>
          <w:ins w:id="7866" w:author="Dr Mamadou SANOGO" w:date="2024-11-11T16:03:00Z" w16du:dateUtc="2024-11-11T16:03:00Z"/>
          <w:iCs/>
          <w:color w:val="000000" w:themeColor="text1"/>
        </w:rPr>
      </w:pPr>
    </w:p>
    <w:p w14:paraId="3336B5D0" w14:textId="77777777" w:rsidR="009875ED" w:rsidRDefault="009875ED" w:rsidP="008A0B1D">
      <w:pPr>
        <w:shd w:val="clear" w:color="auto" w:fill="FFFFFF"/>
        <w:spacing w:line="240" w:lineRule="auto"/>
        <w:ind w:right="9"/>
        <w:jc w:val="center"/>
        <w:rPr>
          <w:ins w:id="7867" w:author="Dr Mamadou SANOGO" w:date="2024-11-11T16:03:00Z" w16du:dateUtc="2024-11-11T16:03:00Z"/>
          <w:iCs/>
          <w:color w:val="000000" w:themeColor="text1"/>
        </w:rPr>
      </w:pPr>
    </w:p>
    <w:p w14:paraId="08C3D116" w14:textId="77777777" w:rsidR="009875ED" w:rsidRDefault="009875ED" w:rsidP="008A0B1D">
      <w:pPr>
        <w:shd w:val="clear" w:color="auto" w:fill="FFFFFF"/>
        <w:spacing w:line="240" w:lineRule="auto"/>
        <w:ind w:right="9"/>
        <w:jc w:val="center"/>
        <w:rPr>
          <w:ins w:id="7868" w:author="Dr Mamadou SANOGO" w:date="2024-11-11T16:03:00Z" w16du:dateUtc="2024-11-11T16:03:00Z"/>
          <w:iCs/>
          <w:color w:val="000000" w:themeColor="text1"/>
        </w:rPr>
      </w:pPr>
    </w:p>
    <w:p w14:paraId="19590120" w14:textId="77777777" w:rsidR="009875ED" w:rsidRDefault="009875ED" w:rsidP="008A0B1D">
      <w:pPr>
        <w:shd w:val="clear" w:color="auto" w:fill="FFFFFF"/>
        <w:spacing w:line="240" w:lineRule="auto"/>
        <w:ind w:right="9"/>
        <w:jc w:val="center"/>
        <w:rPr>
          <w:ins w:id="7869" w:author="Dr Mamadou SANOGO" w:date="2024-11-11T16:03:00Z" w16du:dateUtc="2024-11-11T16:03:00Z"/>
          <w:iCs/>
          <w:color w:val="000000" w:themeColor="text1"/>
        </w:rPr>
      </w:pPr>
    </w:p>
    <w:p w14:paraId="048D5DDC" w14:textId="77777777" w:rsidR="009875ED" w:rsidRDefault="009875ED" w:rsidP="008A0B1D">
      <w:pPr>
        <w:shd w:val="clear" w:color="auto" w:fill="FFFFFF"/>
        <w:spacing w:line="240" w:lineRule="auto"/>
        <w:ind w:right="9"/>
        <w:jc w:val="center"/>
        <w:rPr>
          <w:ins w:id="7870" w:author="Dr Mamadou SANOGO" w:date="2024-11-11T16:03:00Z" w16du:dateUtc="2024-11-11T16:03:00Z"/>
          <w:iCs/>
          <w:color w:val="000000" w:themeColor="text1"/>
        </w:rPr>
      </w:pPr>
    </w:p>
    <w:p w14:paraId="7E417934" w14:textId="77777777" w:rsidR="009875ED" w:rsidRDefault="009875ED" w:rsidP="008A0B1D">
      <w:pPr>
        <w:shd w:val="clear" w:color="auto" w:fill="FFFFFF"/>
        <w:spacing w:line="240" w:lineRule="auto"/>
        <w:ind w:right="9"/>
        <w:jc w:val="center"/>
        <w:rPr>
          <w:ins w:id="7871" w:author="Dr Mamadou SANOGO" w:date="2024-11-11T16:03:00Z" w16du:dateUtc="2024-11-11T16:03:00Z"/>
          <w:iCs/>
          <w:color w:val="000000" w:themeColor="text1"/>
        </w:rPr>
      </w:pPr>
    </w:p>
    <w:p w14:paraId="672F2D97" w14:textId="77777777" w:rsidR="009875ED" w:rsidRDefault="009875ED" w:rsidP="008A0B1D">
      <w:pPr>
        <w:shd w:val="clear" w:color="auto" w:fill="FFFFFF"/>
        <w:spacing w:line="240" w:lineRule="auto"/>
        <w:ind w:right="9"/>
        <w:jc w:val="center"/>
        <w:rPr>
          <w:ins w:id="7872" w:author="Dr Mamadou SANOGO" w:date="2024-11-11T16:03:00Z" w16du:dateUtc="2024-11-11T16:03:00Z"/>
          <w:iCs/>
          <w:color w:val="000000" w:themeColor="text1"/>
        </w:rPr>
      </w:pPr>
    </w:p>
    <w:p w14:paraId="5C16E6DE" w14:textId="77777777" w:rsidR="009875ED" w:rsidRDefault="009875ED" w:rsidP="008A0B1D">
      <w:pPr>
        <w:shd w:val="clear" w:color="auto" w:fill="FFFFFF"/>
        <w:spacing w:line="240" w:lineRule="auto"/>
        <w:ind w:right="9"/>
        <w:jc w:val="center"/>
        <w:rPr>
          <w:ins w:id="7873" w:author="Dr Mamadou SANOGO" w:date="2024-11-11T16:03:00Z" w16du:dateUtc="2024-11-11T16:03:00Z"/>
          <w:iCs/>
          <w:color w:val="000000" w:themeColor="text1"/>
        </w:rPr>
      </w:pPr>
    </w:p>
    <w:p w14:paraId="36C37E65" w14:textId="77777777" w:rsidR="009875ED" w:rsidRDefault="009875ED" w:rsidP="008A0B1D">
      <w:pPr>
        <w:shd w:val="clear" w:color="auto" w:fill="FFFFFF"/>
        <w:spacing w:line="240" w:lineRule="auto"/>
        <w:ind w:right="9"/>
        <w:jc w:val="center"/>
        <w:rPr>
          <w:ins w:id="7874" w:author="Dr Mamadou SANOGO" w:date="2024-11-11T16:03:00Z" w16du:dateUtc="2024-11-11T16:03:00Z"/>
          <w:iCs/>
          <w:color w:val="000000" w:themeColor="text1"/>
        </w:rPr>
      </w:pPr>
    </w:p>
    <w:p w14:paraId="59E2B8B5" w14:textId="77777777" w:rsidR="009875ED" w:rsidRDefault="009875ED" w:rsidP="008A0B1D">
      <w:pPr>
        <w:shd w:val="clear" w:color="auto" w:fill="FFFFFF"/>
        <w:spacing w:line="240" w:lineRule="auto"/>
        <w:ind w:right="9"/>
        <w:jc w:val="center"/>
        <w:rPr>
          <w:ins w:id="7875" w:author="Dr Mamadou SANOGO" w:date="2024-11-11T16:03:00Z" w16du:dateUtc="2024-11-11T16:03:00Z"/>
          <w:iCs/>
          <w:color w:val="000000" w:themeColor="text1"/>
        </w:rPr>
      </w:pPr>
    </w:p>
    <w:p w14:paraId="06BA31F9" w14:textId="77777777" w:rsidR="009875ED" w:rsidRDefault="009875ED" w:rsidP="008A0B1D">
      <w:pPr>
        <w:shd w:val="clear" w:color="auto" w:fill="FFFFFF"/>
        <w:spacing w:line="240" w:lineRule="auto"/>
        <w:ind w:right="9"/>
        <w:jc w:val="center"/>
        <w:rPr>
          <w:ins w:id="7876" w:author="Dr Mamadou SANOGO" w:date="2024-11-11T16:03:00Z" w16du:dateUtc="2024-11-11T16:03:00Z"/>
          <w:iCs/>
          <w:color w:val="000000" w:themeColor="text1"/>
        </w:rPr>
      </w:pPr>
    </w:p>
    <w:p w14:paraId="7CCFA4A3" w14:textId="77777777" w:rsidR="009875ED" w:rsidRDefault="009875ED" w:rsidP="008A0B1D">
      <w:pPr>
        <w:shd w:val="clear" w:color="auto" w:fill="FFFFFF"/>
        <w:spacing w:line="240" w:lineRule="auto"/>
        <w:ind w:right="9"/>
        <w:jc w:val="center"/>
        <w:rPr>
          <w:ins w:id="7877" w:author="Dr Mamadou SANOGO" w:date="2024-11-11T16:03:00Z" w16du:dateUtc="2024-11-11T16:03:00Z"/>
          <w:iCs/>
          <w:color w:val="000000" w:themeColor="text1"/>
        </w:rPr>
      </w:pPr>
    </w:p>
    <w:p w14:paraId="03E82AF0" w14:textId="77777777" w:rsidR="009875ED" w:rsidRDefault="009875ED" w:rsidP="008A0B1D">
      <w:pPr>
        <w:shd w:val="clear" w:color="auto" w:fill="FFFFFF"/>
        <w:spacing w:line="240" w:lineRule="auto"/>
        <w:ind w:right="9"/>
        <w:jc w:val="center"/>
        <w:rPr>
          <w:ins w:id="7878" w:author="Dr Mamadou SANOGO" w:date="2024-11-11T16:03:00Z" w16du:dateUtc="2024-11-11T16:03:00Z"/>
          <w:iCs/>
          <w:color w:val="000000" w:themeColor="text1"/>
        </w:rPr>
      </w:pPr>
    </w:p>
    <w:p w14:paraId="72B62AE0" w14:textId="77777777" w:rsidR="009875ED" w:rsidRDefault="009875ED" w:rsidP="008A0B1D">
      <w:pPr>
        <w:shd w:val="clear" w:color="auto" w:fill="FFFFFF"/>
        <w:spacing w:line="240" w:lineRule="auto"/>
        <w:ind w:right="9"/>
        <w:jc w:val="center"/>
        <w:rPr>
          <w:ins w:id="7879" w:author="Dr Mamadou SANOGO" w:date="2024-11-11T16:03:00Z" w16du:dateUtc="2024-11-11T16:03:00Z"/>
          <w:iCs/>
          <w:color w:val="000000" w:themeColor="text1"/>
        </w:rPr>
      </w:pPr>
    </w:p>
    <w:p w14:paraId="6B4A4D04" w14:textId="77777777" w:rsidR="009875ED" w:rsidRDefault="009875ED" w:rsidP="008A0B1D">
      <w:pPr>
        <w:shd w:val="clear" w:color="auto" w:fill="FFFFFF"/>
        <w:spacing w:line="240" w:lineRule="auto"/>
        <w:ind w:right="9"/>
        <w:jc w:val="center"/>
        <w:rPr>
          <w:ins w:id="7880" w:author="Dr Mamadou SANOGO" w:date="2024-11-11T16:03:00Z" w16du:dateUtc="2024-11-11T16:03:00Z"/>
          <w:iCs/>
          <w:color w:val="000000" w:themeColor="text1"/>
        </w:rPr>
      </w:pPr>
    </w:p>
    <w:p w14:paraId="7E605962" w14:textId="77777777" w:rsidR="009875ED" w:rsidRDefault="009875ED" w:rsidP="008A0B1D">
      <w:pPr>
        <w:shd w:val="clear" w:color="auto" w:fill="FFFFFF"/>
        <w:spacing w:line="240" w:lineRule="auto"/>
        <w:ind w:right="9"/>
        <w:jc w:val="center"/>
        <w:rPr>
          <w:ins w:id="7881" w:author="Dr Mamadou SANOGO" w:date="2024-11-11T16:03:00Z" w16du:dateUtc="2024-11-11T16:03:00Z"/>
          <w:iCs/>
          <w:color w:val="000000" w:themeColor="text1"/>
        </w:rPr>
      </w:pPr>
    </w:p>
    <w:p w14:paraId="0BA1C555" w14:textId="77777777" w:rsidR="009875ED" w:rsidRDefault="009875ED" w:rsidP="008A0B1D">
      <w:pPr>
        <w:shd w:val="clear" w:color="auto" w:fill="FFFFFF"/>
        <w:spacing w:line="240" w:lineRule="auto"/>
        <w:ind w:right="9"/>
        <w:jc w:val="center"/>
        <w:rPr>
          <w:ins w:id="7882" w:author="Dr Mamadou SANOGO" w:date="2024-11-11T16:03:00Z" w16du:dateUtc="2024-11-11T16:03:00Z"/>
          <w:iCs/>
          <w:color w:val="000000" w:themeColor="text1"/>
        </w:rPr>
      </w:pPr>
    </w:p>
    <w:p w14:paraId="315230D7" w14:textId="77777777" w:rsidR="009875ED" w:rsidRDefault="009875ED" w:rsidP="008A0B1D">
      <w:pPr>
        <w:shd w:val="clear" w:color="auto" w:fill="FFFFFF"/>
        <w:spacing w:line="240" w:lineRule="auto"/>
        <w:ind w:right="9"/>
        <w:jc w:val="center"/>
        <w:rPr>
          <w:ins w:id="7883" w:author="Dr Mamadou SANOGO" w:date="2024-11-11T16:03:00Z" w16du:dateUtc="2024-11-11T16:03:00Z"/>
          <w:iCs/>
          <w:color w:val="000000" w:themeColor="text1"/>
        </w:rPr>
      </w:pPr>
    </w:p>
    <w:p w14:paraId="13CB24AF" w14:textId="77777777" w:rsidR="009875ED" w:rsidRDefault="009875ED" w:rsidP="008A0B1D">
      <w:pPr>
        <w:shd w:val="clear" w:color="auto" w:fill="FFFFFF"/>
        <w:spacing w:line="240" w:lineRule="auto"/>
        <w:ind w:right="9"/>
        <w:jc w:val="center"/>
        <w:rPr>
          <w:ins w:id="7884" w:author="Dr Mamadou SANOGO" w:date="2024-11-11T16:03:00Z" w16du:dateUtc="2024-11-11T16:03:00Z"/>
          <w:iCs/>
          <w:color w:val="000000" w:themeColor="text1"/>
        </w:rPr>
      </w:pPr>
    </w:p>
    <w:p w14:paraId="1EB669EF" w14:textId="77777777" w:rsidR="009875ED" w:rsidRDefault="009875ED" w:rsidP="008A0B1D">
      <w:pPr>
        <w:shd w:val="clear" w:color="auto" w:fill="FFFFFF"/>
        <w:spacing w:line="240" w:lineRule="auto"/>
        <w:ind w:right="9"/>
        <w:jc w:val="center"/>
        <w:rPr>
          <w:ins w:id="7885" w:author="Dr Mamadou SANOGO" w:date="2024-11-11T16:03:00Z" w16du:dateUtc="2024-11-11T16:03:00Z"/>
          <w:iCs/>
          <w:color w:val="000000" w:themeColor="text1"/>
        </w:rPr>
      </w:pPr>
    </w:p>
    <w:p w14:paraId="5B58B854" w14:textId="77777777" w:rsidR="009875ED" w:rsidRDefault="009875ED" w:rsidP="008A0B1D">
      <w:pPr>
        <w:shd w:val="clear" w:color="auto" w:fill="FFFFFF"/>
        <w:spacing w:line="240" w:lineRule="auto"/>
        <w:ind w:right="9"/>
        <w:jc w:val="center"/>
        <w:rPr>
          <w:ins w:id="7886" w:author="Dr Mamadou SANOGO" w:date="2024-11-11T16:03:00Z" w16du:dateUtc="2024-11-11T16:03:00Z"/>
          <w:iCs/>
          <w:color w:val="000000" w:themeColor="text1"/>
        </w:rPr>
      </w:pPr>
    </w:p>
    <w:p w14:paraId="66D44D6A" w14:textId="77777777" w:rsidR="009875ED" w:rsidRDefault="009875ED" w:rsidP="008A0B1D">
      <w:pPr>
        <w:shd w:val="clear" w:color="auto" w:fill="FFFFFF"/>
        <w:spacing w:line="240" w:lineRule="auto"/>
        <w:ind w:right="9"/>
        <w:jc w:val="center"/>
        <w:rPr>
          <w:ins w:id="7887" w:author="Dr Mamadou SANOGO" w:date="2024-11-11T16:03:00Z" w16du:dateUtc="2024-11-11T16:03:00Z"/>
          <w:iCs/>
          <w:color w:val="000000" w:themeColor="text1"/>
        </w:rPr>
      </w:pPr>
    </w:p>
    <w:p w14:paraId="27B66994" w14:textId="77777777" w:rsidR="009875ED" w:rsidRDefault="009875ED" w:rsidP="008A0B1D">
      <w:pPr>
        <w:shd w:val="clear" w:color="auto" w:fill="FFFFFF"/>
        <w:spacing w:line="240" w:lineRule="auto"/>
        <w:ind w:right="9"/>
        <w:jc w:val="center"/>
        <w:rPr>
          <w:ins w:id="7888" w:author="Dr Mamadou SANOGO" w:date="2024-11-11T16:03:00Z" w16du:dateUtc="2024-11-11T16:03:00Z"/>
          <w:iCs/>
          <w:color w:val="000000" w:themeColor="text1"/>
        </w:rPr>
      </w:pPr>
    </w:p>
    <w:p w14:paraId="4F238FFE" w14:textId="77777777" w:rsidR="009875ED" w:rsidRDefault="009875ED" w:rsidP="008A0B1D">
      <w:pPr>
        <w:shd w:val="clear" w:color="auto" w:fill="FFFFFF"/>
        <w:spacing w:line="240" w:lineRule="auto"/>
        <w:ind w:right="9"/>
        <w:jc w:val="center"/>
        <w:rPr>
          <w:ins w:id="7889" w:author="Dr Mamadou SANOGO" w:date="2024-11-11T16:03:00Z" w16du:dateUtc="2024-11-11T16:03:00Z"/>
          <w:iCs/>
          <w:color w:val="000000" w:themeColor="text1"/>
        </w:rPr>
      </w:pPr>
    </w:p>
    <w:p w14:paraId="1E413CF5" w14:textId="77777777" w:rsidR="009875ED" w:rsidRDefault="009875ED" w:rsidP="008A0B1D">
      <w:pPr>
        <w:shd w:val="clear" w:color="auto" w:fill="FFFFFF"/>
        <w:spacing w:line="240" w:lineRule="auto"/>
        <w:ind w:right="9"/>
        <w:jc w:val="center"/>
        <w:rPr>
          <w:ins w:id="7890" w:author="Dr Mamadou SANOGO" w:date="2024-11-11T16:03:00Z" w16du:dateUtc="2024-11-11T16:03:00Z"/>
          <w:iCs/>
          <w:color w:val="000000" w:themeColor="text1"/>
        </w:rPr>
      </w:pPr>
    </w:p>
    <w:p w14:paraId="42E8A014" w14:textId="77777777" w:rsidR="009875ED" w:rsidRDefault="009875ED" w:rsidP="008A0B1D">
      <w:pPr>
        <w:shd w:val="clear" w:color="auto" w:fill="FFFFFF"/>
        <w:spacing w:line="240" w:lineRule="auto"/>
        <w:ind w:right="9"/>
        <w:jc w:val="center"/>
        <w:rPr>
          <w:ins w:id="7891" w:author="Dr Mamadou SANOGO" w:date="2024-11-11T16:03:00Z" w16du:dateUtc="2024-11-11T16:03:00Z"/>
          <w:iCs/>
          <w:color w:val="000000" w:themeColor="text1"/>
        </w:rPr>
      </w:pPr>
    </w:p>
    <w:p w14:paraId="4B224D12" w14:textId="77777777" w:rsidR="009875ED" w:rsidRDefault="009875ED" w:rsidP="008A0B1D">
      <w:pPr>
        <w:shd w:val="clear" w:color="auto" w:fill="FFFFFF"/>
        <w:spacing w:line="240" w:lineRule="auto"/>
        <w:ind w:right="9"/>
        <w:jc w:val="center"/>
        <w:rPr>
          <w:ins w:id="7892" w:author="Dr Mamadou SANOGO" w:date="2024-11-11T16:03:00Z" w16du:dateUtc="2024-11-11T16:03:00Z"/>
          <w:iCs/>
          <w:color w:val="000000" w:themeColor="text1"/>
        </w:rPr>
      </w:pPr>
    </w:p>
    <w:p w14:paraId="6B2D74A2" w14:textId="77777777" w:rsidR="009875ED" w:rsidRDefault="009875ED" w:rsidP="008A0B1D">
      <w:pPr>
        <w:shd w:val="clear" w:color="auto" w:fill="FFFFFF"/>
        <w:spacing w:line="240" w:lineRule="auto"/>
        <w:ind w:right="9"/>
        <w:jc w:val="center"/>
        <w:rPr>
          <w:ins w:id="7893" w:author="Dr Mamadou SANOGO" w:date="2024-11-11T16:03:00Z" w16du:dateUtc="2024-11-11T16:03:00Z"/>
          <w:iCs/>
          <w:color w:val="000000" w:themeColor="text1"/>
        </w:rPr>
      </w:pPr>
    </w:p>
    <w:p w14:paraId="7A9DB0E6" w14:textId="77777777" w:rsidR="009875ED" w:rsidRDefault="009875ED" w:rsidP="008A0B1D">
      <w:pPr>
        <w:shd w:val="clear" w:color="auto" w:fill="FFFFFF"/>
        <w:spacing w:line="240" w:lineRule="auto"/>
        <w:ind w:right="9"/>
        <w:jc w:val="center"/>
        <w:rPr>
          <w:ins w:id="7894" w:author="Dr Mamadou SANOGO" w:date="2024-11-11T16:03:00Z" w16du:dateUtc="2024-11-11T16:03:00Z"/>
          <w:iCs/>
          <w:color w:val="000000" w:themeColor="text1"/>
        </w:rPr>
      </w:pPr>
    </w:p>
    <w:p w14:paraId="0A69F595" w14:textId="77777777" w:rsidR="009875ED" w:rsidRDefault="009875ED" w:rsidP="008A0B1D">
      <w:pPr>
        <w:shd w:val="clear" w:color="auto" w:fill="FFFFFF"/>
        <w:spacing w:line="240" w:lineRule="auto"/>
        <w:ind w:right="9"/>
        <w:jc w:val="center"/>
        <w:rPr>
          <w:ins w:id="7895" w:author="Dr Mamadou SANOGO" w:date="2024-11-11T16:03:00Z" w16du:dateUtc="2024-11-11T16:03:00Z"/>
          <w:iCs/>
          <w:color w:val="000000" w:themeColor="text1"/>
        </w:rPr>
      </w:pPr>
    </w:p>
    <w:p w14:paraId="724475B3" w14:textId="77777777" w:rsidR="009875ED" w:rsidRDefault="009875ED" w:rsidP="008A0B1D">
      <w:pPr>
        <w:shd w:val="clear" w:color="auto" w:fill="FFFFFF"/>
        <w:spacing w:line="240" w:lineRule="auto"/>
        <w:ind w:right="9"/>
        <w:jc w:val="center"/>
        <w:rPr>
          <w:ins w:id="7896" w:author="Dr Mamadou SANOGO" w:date="2024-11-11T16:03:00Z" w16du:dateUtc="2024-11-11T16:03:00Z"/>
          <w:iCs/>
          <w:color w:val="000000" w:themeColor="text1"/>
        </w:rPr>
      </w:pPr>
    </w:p>
    <w:p w14:paraId="0E3E7D0B" w14:textId="77777777" w:rsidR="009875ED" w:rsidRDefault="009875ED" w:rsidP="008A0B1D">
      <w:pPr>
        <w:shd w:val="clear" w:color="auto" w:fill="FFFFFF"/>
        <w:spacing w:line="240" w:lineRule="auto"/>
        <w:ind w:right="9"/>
        <w:jc w:val="center"/>
        <w:rPr>
          <w:ins w:id="7897" w:author="Dr Mamadou SANOGO" w:date="2024-11-11T16:03:00Z" w16du:dateUtc="2024-11-11T16:03:00Z"/>
          <w:iCs/>
          <w:color w:val="000000" w:themeColor="text1"/>
        </w:rPr>
      </w:pPr>
    </w:p>
    <w:p w14:paraId="75E33E68" w14:textId="77777777" w:rsidR="009875ED" w:rsidRDefault="009875ED" w:rsidP="008A0B1D">
      <w:pPr>
        <w:shd w:val="clear" w:color="auto" w:fill="FFFFFF"/>
        <w:spacing w:line="240" w:lineRule="auto"/>
        <w:ind w:right="9"/>
        <w:jc w:val="center"/>
        <w:rPr>
          <w:ins w:id="7898" w:author="Dr Mamadou SANOGO" w:date="2024-11-11T16:03:00Z" w16du:dateUtc="2024-11-11T16:03:00Z"/>
          <w:iCs/>
          <w:color w:val="000000" w:themeColor="text1"/>
        </w:rPr>
      </w:pPr>
    </w:p>
    <w:p w14:paraId="45FF63AA" w14:textId="77777777" w:rsidR="009875ED" w:rsidRDefault="009875ED" w:rsidP="008A0B1D">
      <w:pPr>
        <w:shd w:val="clear" w:color="auto" w:fill="FFFFFF"/>
        <w:spacing w:line="240" w:lineRule="auto"/>
        <w:ind w:right="9"/>
        <w:jc w:val="center"/>
        <w:rPr>
          <w:ins w:id="7899" w:author="Dr Mamadou SANOGO" w:date="2024-11-11T16:03:00Z" w16du:dateUtc="2024-11-11T16:03:00Z"/>
          <w:iCs/>
          <w:color w:val="000000" w:themeColor="text1"/>
        </w:rPr>
      </w:pPr>
    </w:p>
    <w:p w14:paraId="058AD1F1" w14:textId="77777777" w:rsidR="009875ED" w:rsidRDefault="009875ED" w:rsidP="008A0B1D">
      <w:pPr>
        <w:shd w:val="clear" w:color="auto" w:fill="FFFFFF"/>
        <w:spacing w:line="240" w:lineRule="auto"/>
        <w:ind w:right="9"/>
        <w:jc w:val="center"/>
        <w:rPr>
          <w:ins w:id="7900" w:author="Dr Mamadou SANOGO" w:date="2024-11-11T16:03:00Z" w16du:dateUtc="2024-11-11T16:03:00Z"/>
          <w:iCs/>
          <w:color w:val="000000" w:themeColor="text1"/>
        </w:rPr>
      </w:pPr>
    </w:p>
    <w:p w14:paraId="7F3AAE4C" w14:textId="77777777" w:rsidR="009875ED" w:rsidRDefault="009875ED" w:rsidP="008A0B1D">
      <w:pPr>
        <w:shd w:val="clear" w:color="auto" w:fill="FFFFFF"/>
        <w:spacing w:line="240" w:lineRule="auto"/>
        <w:ind w:right="9"/>
        <w:jc w:val="center"/>
        <w:rPr>
          <w:ins w:id="7901" w:author="Dr Mamadou SANOGO" w:date="2024-11-11T16:03:00Z" w16du:dateUtc="2024-11-11T16:03:00Z"/>
          <w:iCs/>
          <w:color w:val="000000" w:themeColor="text1"/>
        </w:rPr>
      </w:pPr>
    </w:p>
    <w:p w14:paraId="1D5EFA00" w14:textId="77777777" w:rsidR="009875ED" w:rsidRDefault="009875ED" w:rsidP="008A0B1D">
      <w:pPr>
        <w:shd w:val="clear" w:color="auto" w:fill="FFFFFF"/>
        <w:spacing w:line="240" w:lineRule="auto"/>
        <w:ind w:right="9"/>
        <w:jc w:val="center"/>
        <w:rPr>
          <w:ins w:id="7902" w:author="Dr Mamadou SANOGO" w:date="2024-11-11T16:03:00Z" w16du:dateUtc="2024-11-11T16:03:00Z"/>
          <w:iCs/>
          <w:color w:val="000000" w:themeColor="text1"/>
        </w:rPr>
      </w:pPr>
    </w:p>
    <w:p w14:paraId="054D0CAD" w14:textId="77777777" w:rsidR="009875ED" w:rsidRDefault="009875ED" w:rsidP="008A0B1D">
      <w:pPr>
        <w:shd w:val="clear" w:color="auto" w:fill="FFFFFF"/>
        <w:spacing w:line="240" w:lineRule="auto"/>
        <w:ind w:right="9"/>
        <w:jc w:val="center"/>
        <w:rPr>
          <w:ins w:id="7903" w:author="Dr Mamadou SANOGO" w:date="2024-11-11T16:03:00Z" w16du:dateUtc="2024-11-11T16:03:00Z"/>
          <w:iCs/>
          <w:color w:val="000000" w:themeColor="text1"/>
        </w:rPr>
      </w:pPr>
    </w:p>
    <w:p w14:paraId="35721459" w14:textId="77777777" w:rsidR="009875ED" w:rsidRDefault="009875ED" w:rsidP="008A0B1D">
      <w:pPr>
        <w:shd w:val="clear" w:color="auto" w:fill="FFFFFF"/>
        <w:spacing w:line="240" w:lineRule="auto"/>
        <w:ind w:right="9"/>
        <w:jc w:val="center"/>
        <w:rPr>
          <w:ins w:id="7904" w:author="Dr Mamadou SANOGO" w:date="2024-11-11T16:03:00Z" w16du:dateUtc="2024-11-11T16:03:00Z"/>
          <w:iCs/>
          <w:color w:val="000000" w:themeColor="text1"/>
        </w:rPr>
      </w:pPr>
    </w:p>
    <w:p w14:paraId="0445216F" w14:textId="77777777" w:rsidR="009875ED" w:rsidRDefault="009875ED" w:rsidP="008A0B1D">
      <w:pPr>
        <w:shd w:val="clear" w:color="auto" w:fill="FFFFFF"/>
        <w:spacing w:line="240" w:lineRule="auto"/>
        <w:ind w:right="9"/>
        <w:jc w:val="center"/>
        <w:rPr>
          <w:ins w:id="7905" w:author="Dr Mamadou SANOGO" w:date="2024-11-11T16:03:00Z" w16du:dateUtc="2024-11-11T16:03:00Z"/>
          <w:iCs/>
          <w:color w:val="000000" w:themeColor="text1"/>
        </w:rPr>
      </w:pPr>
    </w:p>
    <w:p w14:paraId="24EA5DC9" w14:textId="77777777" w:rsidR="009875ED" w:rsidRDefault="009875ED" w:rsidP="008A0B1D">
      <w:pPr>
        <w:shd w:val="clear" w:color="auto" w:fill="FFFFFF"/>
        <w:spacing w:line="240" w:lineRule="auto"/>
        <w:ind w:right="9"/>
        <w:jc w:val="center"/>
        <w:rPr>
          <w:ins w:id="7906" w:author="Dr Mamadou SANOGO" w:date="2024-11-11T16:03:00Z" w16du:dateUtc="2024-11-11T16:03:00Z"/>
          <w:iCs/>
          <w:color w:val="000000" w:themeColor="text1"/>
        </w:rPr>
      </w:pPr>
    </w:p>
    <w:p w14:paraId="3A266F72" w14:textId="77777777" w:rsidR="009875ED" w:rsidRDefault="009875ED" w:rsidP="008A0B1D">
      <w:pPr>
        <w:shd w:val="clear" w:color="auto" w:fill="FFFFFF"/>
        <w:spacing w:line="240" w:lineRule="auto"/>
        <w:ind w:right="9"/>
        <w:jc w:val="center"/>
        <w:rPr>
          <w:ins w:id="7907" w:author="Dr Mamadou SANOGO" w:date="2024-11-11T16:03:00Z" w16du:dateUtc="2024-11-11T16:03:00Z"/>
          <w:iCs/>
          <w:color w:val="000000" w:themeColor="text1"/>
        </w:rPr>
      </w:pPr>
    </w:p>
    <w:p w14:paraId="1D4841D9" w14:textId="77777777" w:rsidR="009875ED" w:rsidRDefault="009875ED" w:rsidP="008A0B1D">
      <w:pPr>
        <w:shd w:val="clear" w:color="auto" w:fill="FFFFFF"/>
        <w:spacing w:line="240" w:lineRule="auto"/>
        <w:ind w:right="9"/>
        <w:jc w:val="center"/>
        <w:rPr>
          <w:ins w:id="7908" w:author="Dr Mamadou SANOGO" w:date="2024-11-11T16:03:00Z" w16du:dateUtc="2024-11-11T16:03:00Z"/>
          <w:iCs/>
          <w:color w:val="000000" w:themeColor="text1"/>
        </w:rPr>
      </w:pPr>
    </w:p>
    <w:p w14:paraId="7793E4A6" w14:textId="77777777" w:rsidR="009875ED" w:rsidRDefault="009875ED" w:rsidP="008A0B1D">
      <w:pPr>
        <w:shd w:val="clear" w:color="auto" w:fill="FFFFFF"/>
        <w:spacing w:line="240" w:lineRule="auto"/>
        <w:ind w:right="9"/>
        <w:jc w:val="center"/>
        <w:rPr>
          <w:ins w:id="7909" w:author="Dr Mamadou SANOGO" w:date="2024-11-11T16:03:00Z" w16du:dateUtc="2024-11-11T16:03:00Z"/>
          <w:iCs/>
          <w:color w:val="000000" w:themeColor="text1"/>
        </w:rPr>
      </w:pPr>
    </w:p>
    <w:p w14:paraId="1EA104C3" w14:textId="77777777" w:rsidR="009875ED" w:rsidRDefault="009875ED" w:rsidP="008A0B1D">
      <w:pPr>
        <w:shd w:val="clear" w:color="auto" w:fill="FFFFFF"/>
        <w:spacing w:line="240" w:lineRule="auto"/>
        <w:ind w:right="9"/>
        <w:jc w:val="center"/>
        <w:rPr>
          <w:ins w:id="7910" w:author="Dr Mamadou SANOGO" w:date="2024-11-11T16:03:00Z" w16du:dateUtc="2024-11-11T16:03:00Z"/>
          <w:iCs/>
          <w:color w:val="000000" w:themeColor="text1"/>
        </w:rPr>
      </w:pPr>
    </w:p>
    <w:p w14:paraId="6ECE6218" w14:textId="77777777" w:rsidR="009875ED" w:rsidRDefault="009875ED" w:rsidP="008A0B1D">
      <w:pPr>
        <w:shd w:val="clear" w:color="auto" w:fill="FFFFFF"/>
        <w:spacing w:line="240" w:lineRule="auto"/>
        <w:ind w:right="9"/>
        <w:jc w:val="center"/>
        <w:rPr>
          <w:ins w:id="7911" w:author="Dr Mamadou SANOGO" w:date="2024-11-11T16:03:00Z" w16du:dateUtc="2024-11-11T16:03:00Z"/>
          <w:iCs/>
          <w:color w:val="000000" w:themeColor="text1"/>
        </w:rPr>
      </w:pPr>
    </w:p>
    <w:p w14:paraId="4EB18B78" w14:textId="77777777" w:rsidR="009875ED" w:rsidRDefault="009875ED" w:rsidP="008A0B1D">
      <w:pPr>
        <w:shd w:val="clear" w:color="auto" w:fill="FFFFFF"/>
        <w:spacing w:line="240" w:lineRule="auto"/>
        <w:ind w:right="9"/>
        <w:jc w:val="center"/>
        <w:rPr>
          <w:ins w:id="7912" w:author="Dr Mamadou SANOGO" w:date="2024-11-11T16:03:00Z" w16du:dateUtc="2024-11-11T16:03:00Z"/>
          <w:iCs/>
          <w:color w:val="000000" w:themeColor="text1"/>
        </w:rPr>
      </w:pPr>
    </w:p>
    <w:p w14:paraId="4AAD95A1" w14:textId="77777777" w:rsidR="009875ED" w:rsidRDefault="009875ED" w:rsidP="008A0B1D">
      <w:pPr>
        <w:shd w:val="clear" w:color="auto" w:fill="FFFFFF"/>
        <w:spacing w:line="240" w:lineRule="auto"/>
        <w:ind w:right="9"/>
        <w:jc w:val="center"/>
        <w:rPr>
          <w:ins w:id="7913" w:author="Dr Mamadou SANOGO" w:date="2024-11-11T16:03:00Z" w16du:dateUtc="2024-11-11T16:03:00Z"/>
          <w:iCs/>
          <w:color w:val="000000" w:themeColor="text1"/>
        </w:rPr>
      </w:pPr>
    </w:p>
    <w:p w14:paraId="397A3A3B" w14:textId="77777777" w:rsidR="009875ED" w:rsidRDefault="009875ED" w:rsidP="008A0B1D">
      <w:pPr>
        <w:shd w:val="clear" w:color="auto" w:fill="FFFFFF"/>
        <w:spacing w:line="240" w:lineRule="auto"/>
        <w:ind w:right="9"/>
        <w:jc w:val="center"/>
        <w:rPr>
          <w:ins w:id="7914" w:author="Dr Mamadou SANOGO" w:date="2024-11-11T16:03:00Z" w16du:dateUtc="2024-11-11T16:03:00Z"/>
          <w:iCs/>
          <w:color w:val="000000" w:themeColor="text1"/>
        </w:rPr>
      </w:pPr>
    </w:p>
    <w:p w14:paraId="65946219" w14:textId="77777777" w:rsidR="009875ED" w:rsidRPr="007A4AFC" w:rsidRDefault="009875ED" w:rsidP="008A0B1D">
      <w:pPr>
        <w:shd w:val="clear" w:color="auto" w:fill="FFFFFF"/>
        <w:spacing w:line="240" w:lineRule="auto"/>
        <w:ind w:right="9"/>
        <w:jc w:val="center"/>
        <w:rPr>
          <w:ins w:id="7915"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916" w:author="Dr Mamadou SANOGO" w:date="2023-10-25T18:15:00Z">
            <w:rPr>
              <w:color w:val="000000"/>
              <w:szCs w:val="24"/>
            </w:rPr>
          </w:rPrChange>
        </w:rPr>
      </w:pPr>
    </w:p>
    <w:p w14:paraId="1A4A6B9D" w14:textId="2CDA6986"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917" w:author="Dr Mamadou SANOGO" w:date="2023-10-25T18:15:00Z">
            <w:rPr>
              <w:rFonts w:eastAsiaTheme="minorHAnsi" w:cs="Times New Roman"/>
              <w:b w:val="0"/>
              <w:color w:val="auto"/>
              <w:sz w:val="52"/>
              <w:lang w:eastAsia="en-US"/>
            </w:rPr>
          </w:rPrChange>
        </w:rPr>
        <w:pPrChange w:id="7918" w:author="Dr Mamadou SANOGO" w:date="2023-10-25T14:30:00Z">
          <w:pPr>
            <w:pStyle w:val="Titre1"/>
            <w:spacing w:before="0" w:line="240" w:lineRule="auto"/>
            <w:jc w:val="center"/>
          </w:pPr>
        </w:pPrChange>
      </w:pPr>
      <w:bookmarkStart w:id="7919" w:name="_Toc145944530"/>
      <w:r w:rsidRPr="007A4AFC">
        <w:rPr>
          <w:rFonts w:eastAsiaTheme="minorHAnsi"/>
          <w:b/>
          <w:color w:val="000000" w:themeColor="text1"/>
          <w:sz w:val="44"/>
          <w:lang w:eastAsia="en-US"/>
          <w:rPrChange w:id="7920" w:author="Dr Mamadou SANOGO" w:date="2023-10-25T18:15:00Z">
            <w:rPr>
              <w:rFonts w:eastAsiaTheme="minorHAnsi"/>
              <w:color w:val="2E74B5" w:themeColor="accent1" w:themeShade="BF"/>
              <w:sz w:val="52"/>
              <w:lang w:eastAsia="en-US"/>
            </w:rPr>
          </w:rPrChange>
        </w:rPr>
        <w:t xml:space="preserve">Annexe </w:t>
      </w:r>
      <w:ins w:id="7921" w:author="Dr Mamadou SANOGO" w:date="2023-10-25T14:30:00Z">
        <w:r w:rsidR="00A87F92" w:rsidRPr="007A4AFC">
          <w:rPr>
            <w:rFonts w:eastAsiaTheme="minorHAnsi"/>
            <w:b/>
            <w:color w:val="000000" w:themeColor="text1"/>
            <w:sz w:val="44"/>
            <w:lang w:eastAsia="en-US"/>
            <w:rPrChange w:id="7922" w:author="Dr Mamadou SANOGO" w:date="2023-10-25T18:15:00Z">
              <w:rPr>
                <w:rFonts w:eastAsiaTheme="minorHAnsi"/>
                <w:color w:val="2E74B5" w:themeColor="accent1" w:themeShade="BF"/>
                <w:sz w:val="52"/>
                <w:lang w:eastAsia="en-US"/>
              </w:rPr>
            </w:rPrChange>
          </w:rPr>
          <w:t>n°0</w:t>
        </w:r>
      </w:ins>
      <w:ins w:id="7923" w:author="Dr Mamadou SANOGO" w:date="2024-11-11T16:03:00Z" w16du:dateUtc="2024-11-11T16:03:00Z">
        <w:r w:rsidR="009875ED">
          <w:rPr>
            <w:rFonts w:eastAsiaTheme="minorHAnsi"/>
            <w:b/>
            <w:color w:val="000000" w:themeColor="text1"/>
            <w:sz w:val="44"/>
            <w:lang w:eastAsia="en-US"/>
          </w:rPr>
          <w:t>8</w:t>
        </w:r>
      </w:ins>
      <w:del w:id="7924" w:author="Dr Mamadou SANOGO" w:date="2023-10-25T14:30:00Z">
        <w:r w:rsidR="007B4390" w:rsidRPr="007A4AFC" w:rsidDel="00A87F92">
          <w:rPr>
            <w:rFonts w:eastAsiaTheme="minorHAnsi"/>
            <w:b/>
            <w:color w:val="000000" w:themeColor="text1"/>
            <w:sz w:val="44"/>
            <w:lang w:eastAsia="en-US"/>
            <w:rPrChange w:id="7925" w:author="Dr Mamadou SANOGO" w:date="2023-10-25T18:15:00Z">
              <w:rPr>
                <w:rFonts w:eastAsiaTheme="minorHAnsi"/>
                <w:color w:val="2E74B5" w:themeColor="accent1" w:themeShade="BF"/>
                <w:sz w:val="52"/>
                <w:lang w:eastAsia="en-US"/>
              </w:rPr>
            </w:rPrChange>
          </w:rPr>
          <w:delText>5</w:delText>
        </w:r>
      </w:del>
      <w:r w:rsidRPr="007A4AFC">
        <w:rPr>
          <w:rFonts w:eastAsiaTheme="minorHAnsi"/>
          <w:b/>
          <w:color w:val="000000" w:themeColor="text1"/>
          <w:sz w:val="44"/>
          <w:lang w:eastAsia="en-US"/>
          <w:rPrChange w:id="7926" w:author="Dr Mamadou SANOGO" w:date="2023-10-25T18:15:00Z">
            <w:rPr>
              <w:rFonts w:eastAsiaTheme="minorHAnsi"/>
              <w:color w:val="2E74B5" w:themeColor="accent1" w:themeShade="BF"/>
              <w:sz w:val="52"/>
              <w:lang w:eastAsia="en-US"/>
            </w:rPr>
          </w:rPrChange>
        </w:rPr>
        <w:t xml:space="preserve"> : </w:t>
      </w:r>
      <w:bookmarkEnd w:id="7919"/>
      <w:r w:rsidR="007B4390" w:rsidRPr="007A4AFC">
        <w:rPr>
          <w:rFonts w:eastAsiaTheme="minorHAnsi"/>
          <w:b/>
          <w:color w:val="000000" w:themeColor="text1"/>
          <w:sz w:val="44"/>
          <w:lang w:eastAsia="en-US"/>
          <w:rPrChange w:id="7927" w:author="Dr Mamadou SANOGO" w:date="2023-10-25T18:15:00Z">
            <w:rPr>
              <w:rFonts w:eastAsiaTheme="minorHAnsi"/>
              <w:color w:val="2E74B5" w:themeColor="accent1" w:themeShade="BF"/>
              <w:sz w:val="52"/>
              <w:lang w:eastAsia="en-US"/>
            </w:rPr>
          </w:rPrChange>
        </w:rPr>
        <w:t>Maquette</w:t>
      </w:r>
      <w:ins w:id="7928" w:author="Dr Mamadou SANOGO" w:date="2023-10-25T14:29:00Z">
        <w:r w:rsidR="00A87F92" w:rsidRPr="007A4AFC">
          <w:rPr>
            <w:rFonts w:eastAsiaTheme="minorHAnsi"/>
            <w:b/>
            <w:color w:val="000000" w:themeColor="text1"/>
            <w:sz w:val="44"/>
            <w:lang w:eastAsia="en-US"/>
            <w:rPrChange w:id="7929" w:author="Dr Mamadou SANOGO" w:date="2023-10-25T18:15:00Z">
              <w:rPr>
                <w:rFonts w:eastAsiaTheme="minorHAnsi"/>
                <w:color w:val="2E74B5" w:themeColor="accent1" w:themeShade="BF"/>
                <w:sz w:val="52"/>
                <w:lang w:eastAsia="en-US"/>
              </w:rPr>
            </w:rPrChange>
          </w:rPr>
          <w:t xml:space="preserve"> de la formation </w:t>
        </w:r>
      </w:ins>
      <w:ins w:id="7930" w:author="Dr Mamadou SANOGO" w:date="2023-10-25T14:30:00Z">
        <w:r w:rsidR="00A87F92" w:rsidRPr="007A4AFC">
          <w:rPr>
            <w:rFonts w:eastAsiaTheme="minorHAnsi"/>
            <w:b/>
            <w:color w:val="000000" w:themeColor="text1"/>
            <w:sz w:val="44"/>
            <w:lang w:eastAsia="en-US"/>
            <w:rPrChange w:id="7931" w:author="Dr Mamadou SANOGO" w:date="2023-10-25T18:15:00Z">
              <w:rPr>
                <w:rFonts w:eastAsiaTheme="minorHAnsi"/>
                <w:color w:val="2E74B5" w:themeColor="accent1" w:themeShade="BF"/>
                <w:sz w:val="52"/>
                <w:lang w:eastAsia="en-US"/>
              </w:rPr>
            </w:rPrChange>
          </w:rPr>
          <w:t>ou</w:t>
        </w:r>
      </w:ins>
      <w:r w:rsidR="007B4390" w:rsidRPr="007A4AFC">
        <w:rPr>
          <w:rFonts w:eastAsiaTheme="minorHAnsi"/>
          <w:b/>
          <w:color w:val="000000" w:themeColor="text1"/>
          <w:sz w:val="44"/>
          <w:lang w:eastAsia="en-US"/>
          <w:rPrChange w:id="7932" w:author="Dr Mamadou SANOGO" w:date="2023-10-25T18:15:00Z">
            <w:rPr>
              <w:rFonts w:eastAsiaTheme="minorHAnsi"/>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933"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934"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935"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936"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937"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938"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939"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940"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941"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942"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943"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944"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945"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946"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947"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948"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949"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950"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951"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952" w:author="Dr Mamadou SANOGO" w:date="2023-10-25T14:29:00Z"/>
          <w:rFonts w:ascii="Berlin Sans FB Demi" w:hAnsi="Berlin Sans FB Demi"/>
          <w:color w:val="000000" w:themeColor="text1"/>
        </w:rPr>
        <w:pPrChange w:id="7953"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954" w:author="Cauris Cosmetics" w:date="2023-10-27T17:57:00Z"/>
          <w:rFonts w:ascii="Berlin Sans FB Demi" w:hAnsi="Berlin Sans FB Demi"/>
          <w:rPrChange w:id="7955" w:author="Dr Mamadou SANOGO" w:date="2023-10-26T15:55:00Z">
            <w:rPr>
              <w:del w:id="7956" w:author="Cauris Cosmetics" w:date="2023-10-27T17:57:00Z"/>
              <w:rFonts w:ascii="Berlin Sans FB Demi" w:hAnsi="Berlin Sans FB Demi"/>
              <w:color w:val="000000" w:themeColor="text1"/>
            </w:rPr>
          </w:rPrChange>
        </w:rPr>
      </w:pPr>
      <w:del w:id="7957" w:author="Cauris Cosmetics" w:date="2023-10-27T17:57:00Z">
        <w:r w:rsidRPr="00561D9D" w:rsidDel="00FA173A">
          <w:rPr>
            <w:rFonts w:ascii="Berlin Sans FB Demi" w:hAnsi="Berlin Sans FB Demi"/>
            <w:rPrChange w:id="7958" w:author="Dr Mamadou SANOGO" w:date="2023-10-26T15:55:00Z">
              <w:rPr>
                <w:rFonts w:ascii="Berlin Sans FB Demi" w:hAnsi="Berlin Sans FB Demi"/>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959" w:author="Cauris Cosmetics" w:date="2023-10-27T17:57:00Z"/>
          <w:rFonts w:asciiTheme="minorHAnsi" w:hAnsiTheme="minorHAnsi"/>
          <w:b w:val="0"/>
          <w:bCs/>
          <w:sz w:val="20"/>
        </w:rPr>
      </w:pPr>
      <w:del w:id="7960"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961"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962"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963" w:author="Cauris Cosmetics" w:date="2023-10-27T17:57:00Z"/>
                <w:rFonts w:asciiTheme="minorHAnsi" w:hAnsiTheme="minorHAnsi"/>
                <w:b/>
                <w:bCs/>
                <w:sz w:val="18"/>
                <w:szCs w:val="20"/>
                <w:rPrChange w:id="7964" w:author="Dr Mamadou SANOGO" w:date="2023-10-26T15:55:00Z">
                  <w:rPr>
                    <w:del w:id="7965" w:author="Cauris Cosmetics" w:date="2023-10-27T17:57:00Z"/>
                    <w:rFonts w:asciiTheme="minorHAnsi" w:hAnsiTheme="minorHAnsi"/>
                    <w:b/>
                    <w:bCs/>
                    <w:color w:val="000000" w:themeColor="text1"/>
                    <w:sz w:val="18"/>
                    <w:szCs w:val="20"/>
                  </w:rPr>
                </w:rPrChange>
              </w:rPr>
            </w:pPr>
            <w:del w:id="7966" w:author="Cauris Cosmetics" w:date="2023-10-27T17:57:00Z">
              <w:r w:rsidRPr="00561D9D" w:rsidDel="00FA173A">
                <w:rPr>
                  <w:rFonts w:asciiTheme="minorHAnsi" w:hAnsiTheme="minorHAnsi"/>
                  <w:b/>
                  <w:bCs/>
                  <w:sz w:val="18"/>
                  <w:szCs w:val="20"/>
                  <w:rPrChange w:id="7967"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968" w:author="Cauris Cosmetics" w:date="2023-10-27T17:57:00Z"/>
                <w:rFonts w:asciiTheme="minorHAnsi" w:hAnsiTheme="minorHAnsi"/>
                <w:b/>
                <w:bCs/>
                <w:sz w:val="18"/>
                <w:szCs w:val="20"/>
                <w:rPrChange w:id="7969" w:author="Dr Mamadou SANOGO" w:date="2023-10-26T15:55:00Z">
                  <w:rPr>
                    <w:del w:id="7970" w:author="Cauris Cosmetics" w:date="2023-10-27T17:57:00Z"/>
                    <w:rFonts w:asciiTheme="minorHAnsi" w:hAnsiTheme="minorHAnsi"/>
                    <w:b/>
                    <w:bCs/>
                    <w:color w:val="000000" w:themeColor="text1"/>
                    <w:sz w:val="18"/>
                    <w:szCs w:val="20"/>
                  </w:rPr>
                </w:rPrChange>
              </w:rPr>
            </w:pPr>
            <w:del w:id="7971" w:author="Cauris Cosmetics" w:date="2023-10-27T17:57:00Z">
              <w:r w:rsidRPr="00561D9D" w:rsidDel="00FA173A">
                <w:rPr>
                  <w:rFonts w:asciiTheme="minorHAnsi" w:hAnsiTheme="minorHAnsi"/>
                  <w:b/>
                  <w:bCs/>
                  <w:sz w:val="18"/>
                  <w:szCs w:val="20"/>
                  <w:rPrChange w:id="7972"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973" w:author="Cauris Cosmetics" w:date="2023-10-27T17:57:00Z"/>
                <w:rFonts w:asciiTheme="minorHAnsi" w:hAnsiTheme="minorHAnsi"/>
                <w:b/>
                <w:bCs/>
                <w:sz w:val="18"/>
                <w:szCs w:val="20"/>
                <w:rPrChange w:id="7974" w:author="Dr Mamadou SANOGO" w:date="2023-10-26T15:55:00Z">
                  <w:rPr>
                    <w:del w:id="7975" w:author="Cauris Cosmetics" w:date="2023-10-27T17:57:00Z"/>
                    <w:rFonts w:asciiTheme="minorHAnsi" w:hAnsiTheme="minorHAnsi"/>
                    <w:b/>
                    <w:bCs/>
                    <w:color w:val="000000" w:themeColor="text1"/>
                    <w:sz w:val="18"/>
                    <w:szCs w:val="20"/>
                  </w:rPr>
                </w:rPrChange>
              </w:rPr>
            </w:pPr>
            <w:del w:id="7976" w:author="Cauris Cosmetics" w:date="2023-10-27T17:57:00Z">
              <w:r w:rsidRPr="00561D9D" w:rsidDel="00FA173A">
                <w:rPr>
                  <w:rFonts w:asciiTheme="minorHAnsi" w:hAnsiTheme="minorHAnsi"/>
                  <w:b/>
                  <w:bCs/>
                  <w:sz w:val="18"/>
                  <w:szCs w:val="20"/>
                  <w:rPrChange w:id="7977"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978" w:author="Cauris Cosmetics" w:date="2023-10-27T17:57:00Z"/>
                <w:rFonts w:asciiTheme="minorHAnsi" w:hAnsiTheme="minorHAnsi"/>
                <w:b/>
                <w:bCs/>
                <w:sz w:val="18"/>
                <w:szCs w:val="20"/>
                <w:rPrChange w:id="7979" w:author="Dr Mamadou SANOGO" w:date="2023-10-26T15:55:00Z">
                  <w:rPr>
                    <w:del w:id="7980" w:author="Cauris Cosmetics" w:date="2023-10-27T17:57:00Z"/>
                    <w:rFonts w:asciiTheme="minorHAnsi" w:hAnsiTheme="minorHAnsi"/>
                    <w:b/>
                    <w:bCs/>
                    <w:color w:val="000000" w:themeColor="text1"/>
                    <w:sz w:val="18"/>
                    <w:szCs w:val="20"/>
                  </w:rPr>
                </w:rPrChange>
              </w:rPr>
            </w:pPr>
            <w:del w:id="7981" w:author="Cauris Cosmetics" w:date="2023-10-27T17:57:00Z">
              <w:r w:rsidRPr="00561D9D" w:rsidDel="00FA173A">
                <w:rPr>
                  <w:rFonts w:asciiTheme="minorHAnsi" w:hAnsiTheme="minorHAnsi"/>
                  <w:b/>
                  <w:bCs/>
                  <w:sz w:val="18"/>
                  <w:szCs w:val="20"/>
                  <w:rPrChange w:id="7982"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983" w:author="Cauris Cosmetics" w:date="2023-10-27T17:57:00Z"/>
                <w:rFonts w:asciiTheme="minorHAnsi" w:hAnsiTheme="minorHAnsi"/>
                <w:b/>
                <w:bCs/>
                <w:sz w:val="18"/>
                <w:szCs w:val="20"/>
                <w:rPrChange w:id="7984" w:author="Dr Mamadou SANOGO" w:date="2023-10-26T15:55:00Z">
                  <w:rPr>
                    <w:del w:id="7985" w:author="Cauris Cosmetics" w:date="2023-10-27T17:57:00Z"/>
                    <w:rFonts w:asciiTheme="minorHAnsi" w:hAnsiTheme="minorHAnsi"/>
                    <w:b/>
                    <w:bCs/>
                    <w:color w:val="000000" w:themeColor="text1"/>
                    <w:sz w:val="18"/>
                    <w:szCs w:val="20"/>
                  </w:rPr>
                </w:rPrChange>
              </w:rPr>
            </w:pPr>
            <w:del w:id="7986" w:author="Cauris Cosmetics" w:date="2023-10-27T17:57:00Z">
              <w:r w:rsidRPr="00561D9D" w:rsidDel="00FA173A">
                <w:rPr>
                  <w:rFonts w:asciiTheme="minorHAnsi" w:hAnsiTheme="minorHAnsi"/>
                  <w:b/>
                  <w:bCs/>
                  <w:sz w:val="18"/>
                  <w:szCs w:val="20"/>
                  <w:rPrChange w:id="7987"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988" w:author="Cauris Cosmetics" w:date="2023-10-27T17:57:00Z"/>
                <w:rFonts w:asciiTheme="minorHAnsi" w:hAnsiTheme="minorHAnsi"/>
                <w:b/>
                <w:bCs/>
                <w:sz w:val="18"/>
                <w:szCs w:val="20"/>
                <w:rPrChange w:id="7989" w:author="Dr Mamadou SANOGO" w:date="2023-10-26T15:55:00Z">
                  <w:rPr>
                    <w:del w:id="7990" w:author="Cauris Cosmetics" w:date="2023-10-27T17:57:00Z"/>
                    <w:rFonts w:asciiTheme="minorHAnsi" w:hAnsiTheme="minorHAnsi"/>
                    <w:b/>
                    <w:bCs/>
                    <w:color w:val="000000" w:themeColor="text1"/>
                    <w:sz w:val="18"/>
                    <w:szCs w:val="20"/>
                  </w:rPr>
                </w:rPrChange>
              </w:rPr>
            </w:pPr>
            <w:del w:id="7991" w:author="Cauris Cosmetics" w:date="2023-10-27T17:57:00Z">
              <w:r w:rsidRPr="00561D9D" w:rsidDel="00FA173A">
                <w:rPr>
                  <w:rFonts w:asciiTheme="minorHAnsi" w:hAnsiTheme="minorHAnsi"/>
                  <w:b/>
                  <w:bCs/>
                  <w:sz w:val="18"/>
                  <w:szCs w:val="20"/>
                  <w:rPrChange w:id="7992"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993" w:author="Cauris Cosmetics" w:date="2023-10-27T17:57:00Z"/>
                <w:rFonts w:asciiTheme="minorHAnsi" w:hAnsiTheme="minorHAnsi"/>
                <w:b/>
                <w:bCs/>
                <w:sz w:val="18"/>
                <w:szCs w:val="20"/>
                <w:rPrChange w:id="7994" w:author="Dr Mamadou SANOGO" w:date="2023-10-26T15:55:00Z">
                  <w:rPr>
                    <w:del w:id="7995" w:author="Cauris Cosmetics" w:date="2023-10-27T17:57:00Z"/>
                    <w:rFonts w:asciiTheme="minorHAnsi" w:hAnsiTheme="minorHAnsi"/>
                    <w:b/>
                    <w:bCs/>
                    <w:color w:val="000000" w:themeColor="text1"/>
                    <w:sz w:val="18"/>
                    <w:szCs w:val="20"/>
                  </w:rPr>
                </w:rPrChange>
              </w:rPr>
            </w:pPr>
            <w:del w:id="7996" w:author="Cauris Cosmetics" w:date="2023-10-27T17:57:00Z">
              <w:r w:rsidRPr="00561D9D" w:rsidDel="00FA173A">
                <w:rPr>
                  <w:rFonts w:asciiTheme="minorHAnsi" w:hAnsiTheme="minorHAnsi"/>
                  <w:b/>
                  <w:bCs/>
                  <w:sz w:val="18"/>
                  <w:szCs w:val="20"/>
                  <w:rPrChange w:id="7997"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998" w:author="Cauris Cosmetics" w:date="2023-10-27T17:57:00Z"/>
                <w:rFonts w:asciiTheme="minorHAnsi" w:hAnsiTheme="minorHAnsi"/>
                <w:b/>
                <w:bCs/>
                <w:sz w:val="18"/>
                <w:szCs w:val="20"/>
                <w:rPrChange w:id="7999" w:author="Dr Mamadou SANOGO" w:date="2023-10-26T15:55:00Z">
                  <w:rPr>
                    <w:del w:id="8000" w:author="Cauris Cosmetics" w:date="2023-10-27T17:57:00Z"/>
                    <w:rFonts w:asciiTheme="minorHAnsi" w:hAnsiTheme="minorHAnsi"/>
                    <w:b/>
                    <w:bCs/>
                    <w:color w:val="000000" w:themeColor="text1"/>
                    <w:sz w:val="18"/>
                    <w:szCs w:val="20"/>
                  </w:rPr>
                </w:rPrChange>
              </w:rPr>
            </w:pPr>
            <w:del w:id="8001" w:author="Cauris Cosmetics" w:date="2023-10-27T17:57:00Z">
              <w:r w:rsidRPr="00561D9D" w:rsidDel="00FA173A">
                <w:rPr>
                  <w:rFonts w:asciiTheme="minorHAnsi" w:hAnsiTheme="minorHAnsi"/>
                  <w:b/>
                  <w:bCs/>
                  <w:sz w:val="18"/>
                  <w:szCs w:val="20"/>
                  <w:rPrChange w:id="8002"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8003" w:author="Cauris Cosmetics" w:date="2023-10-27T17:57:00Z"/>
                <w:rFonts w:asciiTheme="minorHAnsi" w:hAnsiTheme="minorHAnsi"/>
                <w:b/>
                <w:bCs/>
                <w:sz w:val="18"/>
                <w:szCs w:val="20"/>
                <w:rPrChange w:id="8004" w:author="Dr Mamadou SANOGO" w:date="2023-10-26T15:55:00Z">
                  <w:rPr>
                    <w:del w:id="8005" w:author="Cauris Cosmetics" w:date="2023-10-27T17:57:00Z"/>
                    <w:rFonts w:asciiTheme="minorHAnsi" w:hAnsiTheme="minorHAnsi"/>
                    <w:b/>
                    <w:bCs/>
                    <w:color w:val="000000" w:themeColor="text1"/>
                    <w:sz w:val="18"/>
                    <w:szCs w:val="20"/>
                  </w:rPr>
                </w:rPrChange>
              </w:rPr>
            </w:pPr>
            <w:del w:id="8006" w:author="Cauris Cosmetics" w:date="2023-10-27T17:57:00Z">
              <w:r w:rsidRPr="00561D9D" w:rsidDel="00FA173A">
                <w:rPr>
                  <w:rFonts w:asciiTheme="minorHAnsi" w:hAnsiTheme="minorHAnsi"/>
                  <w:b/>
                  <w:bCs/>
                  <w:sz w:val="18"/>
                  <w:szCs w:val="20"/>
                  <w:rPrChange w:id="8007"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8008" w:author="Cauris Cosmetics" w:date="2023-10-27T17:57:00Z"/>
                <w:rFonts w:asciiTheme="minorHAnsi" w:hAnsiTheme="minorHAnsi"/>
                <w:b/>
                <w:bCs/>
                <w:sz w:val="18"/>
                <w:szCs w:val="20"/>
                <w:rPrChange w:id="8009" w:author="Dr Mamadou SANOGO" w:date="2023-10-26T15:55:00Z">
                  <w:rPr>
                    <w:del w:id="8010" w:author="Cauris Cosmetics" w:date="2023-10-27T17:57:00Z"/>
                    <w:rFonts w:asciiTheme="minorHAnsi" w:hAnsiTheme="minorHAnsi"/>
                    <w:b/>
                    <w:bCs/>
                    <w:color w:val="000000" w:themeColor="text1"/>
                    <w:sz w:val="18"/>
                    <w:szCs w:val="20"/>
                  </w:rPr>
                </w:rPrChange>
              </w:rPr>
            </w:pPr>
            <w:del w:id="8011" w:author="Cauris Cosmetics" w:date="2023-10-27T17:57:00Z">
              <w:r w:rsidRPr="00561D9D" w:rsidDel="00FA173A">
                <w:rPr>
                  <w:rFonts w:asciiTheme="minorHAnsi" w:hAnsiTheme="minorHAnsi"/>
                  <w:b/>
                  <w:bCs/>
                  <w:sz w:val="18"/>
                  <w:szCs w:val="20"/>
                  <w:rPrChange w:id="8012"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8013" w:author="Cauris Cosmetics" w:date="2023-10-27T17:57:00Z"/>
                <w:rFonts w:asciiTheme="minorHAnsi" w:hAnsiTheme="minorHAnsi"/>
                <w:b/>
                <w:bCs/>
                <w:sz w:val="18"/>
                <w:szCs w:val="20"/>
                <w:rPrChange w:id="8014" w:author="Dr Mamadou SANOGO" w:date="2023-10-26T15:55:00Z">
                  <w:rPr>
                    <w:del w:id="8015" w:author="Cauris Cosmetics" w:date="2023-10-27T17:57:00Z"/>
                    <w:rFonts w:asciiTheme="minorHAnsi" w:hAnsiTheme="minorHAnsi"/>
                    <w:b/>
                    <w:bCs/>
                    <w:color w:val="000000" w:themeColor="text1"/>
                    <w:sz w:val="18"/>
                    <w:szCs w:val="20"/>
                  </w:rPr>
                </w:rPrChange>
              </w:rPr>
            </w:pPr>
            <w:del w:id="8016" w:author="Cauris Cosmetics" w:date="2023-10-27T17:57:00Z">
              <w:r w:rsidRPr="00561D9D" w:rsidDel="00FA173A">
                <w:rPr>
                  <w:rFonts w:asciiTheme="minorHAnsi" w:hAnsiTheme="minorHAnsi"/>
                  <w:b/>
                  <w:bCs/>
                  <w:sz w:val="18"/>
                  <w:szCs w:val="20"/>
                  <w:rPrChange w:id="8017"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8018" w:author="Cauris Cosmetics" w:date="2023-10-27T17:57:00Z"/>
                <w:rFonts w:asciiTheme="minorHAnsi" w:hAnsiTheme="minorHAnsi"/>
                <w:b/>
                <w:bCs/>
                <w:sz w:val="18"/>
                <w:szCs w:val="20"/>
                <w:rPrChange w:id="8019" w:author="Dr Mamadou SANOGO" w:date="2023-10-26T15:55:00Z">
                  <w:rPr>
                    <w:del w:id="8020" w:author="Cauris Cosmetics" w:date="2023-10-27T17:57:00Z"/>
                    <w:rFonts w:asciiTheme="minorHAnsi" w:hAnsiTheme="minorHAnsi"/>
                    <w:b/>
                    <w:bCs/>
                    <w:color w:val="000000" w:themeColor="text1"/>
                    <w:sz w:val="18"/>
                    <w:szCs w:val="20"/>
                  </w:rPr>
                </w:rPrChange>
              </w:rPr>
            </w:pPr>
            <w:del w:id="8021" w:author="Cauris Cosmetics" w:date="2023-10-27T17:57:00Z">
              <w:r w:rsidRPr="00561D9D" w:rsidDel="00FA173A">
                <w:rPr>
                  <w:rFonts w:asciiTheme="minorHAnsi" w:hAnsiTheme="minorHAnsi"/>
                  <w:b/>
                  <w:bCs/>
                  <w:sz w:val="18"/>
                  <w:szCs w:val="20"/>
                  <w:rPrChange w:id="8022"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8023"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8024" w:author="Cauris Cosmetics" w:date="2023-10-27T17:57:00Z"/>
                <w:rFonts w:asciiTheme="minorHAnsi" w:hAnsiTheme="minorHAnsi"/>
                <w:b/>
                <w:sz w:val="20"/>
                <w:szCs w:val="20"/>
                <w:rPrChange w:id="8025" w:author="Dr Mamadou SANOGO" w:date="2023-10-26T15:55:00Z">
                  <w:rPr>
                    <w:del w:id="8026" w:author="Cauris Cosmetics" w:date="2023-10-27T17:57:00Z"/>
                    <w:rFonts w:asciiTheme="minorHAnsi" w:hAnsiTheme="minorHAnsi"/>
                    <w:b/>
                    <w:color w:val="000000" w:themeColor="text1"/>
                    <w:sz w:val="20"/>
                    <w:szCs w:val="20"/>
                  </w:rPr>
                </w:rPrChange>
              </w:rPr>
            </w:pPr>
            <w:del w:id="8027" w:author="Cauris Cosmetics" w:date="2023-10-27T17:57:00Z">
              <w:r w:rsidRPr="00561D9D" w:rsidDel="00FA173A">
                <w:rPr>
                  <w:rFonts w:asciiTheme="minorHAnsi" w:hAnsiTheme="minorHAnsi"/>
                  <w:b/>
                  <w:sz w:val="20"/>
                  <w:szCs w:val="20"/>
                  <w:rPrChange w:id="8028"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8029" w:author="Cauris Cosmetics" w:date="2023-10-27T17:57:00Z"/>
                <w:rFonts w:asciiTheme="minorHAnsi" w:hAnsiTheme="minorHAnsi"/>
                <w:b/>
                <w:sz w:val="20"/>
                <w:szCs w:val="20"/>
                <w:rPrChange w:id="8030" w:author="Dr Mamadou SANOGO" w:date="2023-10-26T15:55:00Z">
                  <w:rPr>
                    <w:del w:id="8031"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8032" w:author="Cauris Cosmetics" w:date="2023-10-27T17:57:00Z"/>
                <w:rFonts w:asciiTheme="minorHAnsi" w:hAnsiTheme="minorHAnsi"/>
                <w:b/>
                <w:sz w:val="20"/>
                <w:szCs w:val="20"/>
                <w:rPrChange w:id="8033" w:author="Dr Mamadou SANOGO" w:date="2023-10-26T15:55:00Z">
                  <w:rPr>
                    <w:del w:id="8034" w:author="Cauris Cosmetics" w:date="2023-10-27T17:57:00Z"/>
                    <w:rFonts w:asciiTheme="minorHAnsi" w:hAnsiTheme="minorHAnsi"/>
                    <w:b/>
                    <w:color w:val="000000" w:themeColor="text1"/>
                    <w:sz w:val="20"/>
                    <w:szCs w:val="20"/>
                  </w:rPr>
                </w:rPrChange>
              </w:rPr>
            </w:pPr>
            <w:del w:id="8035" w:author="Cauris Cosmetics" w:date="2023-10-27T17:57:00Z">
              <w:r w:rsidRPr="00561D9D" w:rsidDel="00FA173A">
                <w:rPr>
                  <w:rFonts w:asciiTheme="minorHAnsi" w:hAnsiTheme="minorHAnsi"/>
                  <w:b/>
                  <w:sz w:val="20"/>
                  <w:szCs w:val="20"/>
                  <w:rPrChange w:id="8036"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8037" w:author="Cauris Cosmetics" w:date="2023-10-27T17:57:00Z"/>
                <w:rFonts w:asciiTheme="minorHAnsi" w:hAnsiTheme="minorHAnsi"/>
                <w:bCs/>
                <w:sz w:val="20"/>
                <w:szCs w:val="20"/>
                <w:rPrChange w:id="8038" w:author="Dr Mamadou SANOGO" w:date="2023-10-26T15:55:00Z">
                  <w:rPr>
                    <w:del w:id="8039" w:author="Cauris Cosmetics" w:date="2023-10-27T17:57:00Z"/>
                    <w:rFonts w:asciiTheme="minorHAnsi" w:hAnsiTheme="minorHAnsi"/>
                    <w:bCs/>
                    <w:color w:val="000000" w:themeColor="text1"/>
                    <w:sz w:val="20"/>
                    <w:szCs w:val="20"/>
                  </w:rPr>
                </w:rPrChange>
              </w:rPr>
            </w:pPr>
            <w:del w:id="8040" w:author="Cauris Cosmetics" w:date="2023-10-27T17:57:00Z">
              <w:r w:rsidRPr="00561D9D" w:rsidDel="00FA173A">
                <w:rPr>
                  <w:rFonts w:asciiTheme="minorHAnsi" w:hAnsiTheme="minorHAnsi"/>
                  <w:bCs/>
                  <w:sz w:val="20"/>
                  <w:szCs w:val="20"/>
                  <w:rPrChange w:id="8041"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8042" w:author="Cauris Cosmetics" w:date="2023-10-27T17:57:00Z"/>
                <w:rFonts w:asciiTheme="minorHAnsi" w:hAnsiTheme="minorHAnsi"/>
                <w:bCs/>
                <w:sz w:val="20"/>
                <w:szCs w:val="20"/>
                <w:rPrChange w:id="8043" w:author="Dr Mamadou SANOGO" w:date="2023-10-26T15:55:00Z">
                  <w:rPr>
                    <w:del w:id="804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8045" w:author="Cauris Cosmetics" w:date="2023-10-27T17:57:00Z"/>
                <w:rFonts w:asciiTheme="minorHAnsi" w:hAnsiTheme="minorHAnsi"/>
                <w:bCs/>
                <w:sz w:val="20"/>
                <w:szCs w:val="20"/>
                <w:rPrChange w:id="8046" w:author="Dr Mamadou SANOGO" w:date="2023-10-26T15:55:00Z">
                  <w:rPr>
                    <w:del w:id="8047" w:author="Cauris Cosmetics" w:date="2023-10-27T17:57:00Z"/>
                    <w:rFonts w:asciiTheme="minorHAnsi" w:hAnsiTheme="minorHAnsi"/>
                    <w:bCs/>
                    <w:color w:val="000000" w:themeColor="text1"/>
                    <w:sz w:val="20"/>
                    <w:szCs w:val="20"/>
                  </w:rPr>
                </w:rPrChange>
              </w:rPr>
            </w:pPr>
            <w:del w:id="8048" w:author="Cauris Cosmetics" w:date="2023-10-27T17:57:00Z">
              <w:r w:rsidRPr="00561D9D" w:rsidDel="00FA173A">
                <w:rPr>
                  <w:rFonts w:asciiTheme="minorHAnsi" w:hAnsiTheme="minorHAnsi"/>
                  <w:bCs/>
                  <w:sz w:val="20"/>
                  <w:szCs w:val="20"/>
                  <w:rPrChange w:id="8049"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8050" w:author="Cauris Cosmetics" w:date="2023-10-27T17:57:00Z"/>
                <w:rFonts w:asciiTheme="minorHAnsi" w:hAnsiTheme="minorHAnsi"/>
                <w:bCs/>
                <w:sz w:val="20"/>
                <w:szCs w:val="20"/>
                <w:rPrChange w:id="8051" w:author="Dr Mamadou SANOGO" w:date="2023-10-26T15:55:00Z">
                  <w:rPr>
                    <w:del w:id="8052" w:author="Cauris Cosmetics" w:date="2023-10-27T17:57:00Z"/>
                    <w:rFonts w:asciiTheme="minorHAnsi" w:hAnsiTheme="minorHAnsi"/>
                    <w:bCs/>
                    <w:color w:val="000000" w:themeColor="text1"/>
                    <w:sz w:val="20"/>
                    <w:szCs w:val="20"/>
                  </w:rPr>
                </w:rPrChange>
              </w:rPr>
            </w:pPr>
            <w:del w:id="8053" w:author="Cauris Cosmetics" w:date="2023-10-27T17:57:00Z">
              <w:r w:rsidRPr="00561D9D" w:rsidDel="00FA173A">
                <w:rPr>
                  <w:rFonts w:asciiTheme="minorHAnsi" w:hAnsiTheme="minorHAnsi"/>
                  <w:bCs/>
                  <w:sz w:val="20"/>
                  <w:szCs w:val="20"/>
                  <w:rPrChange w:id="8054"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8055" w:author="Cauris Cosmetics" w:date="2023-10-27T17:57:00Z"/>
                <w:rFonts w:asciiTheme="minorHAnsi" w:hAnsiTheme="minorHAnsi"/>
                <w:bCs/>
                <w:sz w:val="20"/>
                <w:szCs w:val="20"/>
                <w:rPrChange w:id="8056" w:author="Dr Mamadou SANOGO" w:date="2023-10-26T15:55:00Z">
                  <w:rPr>
                    <w:del w:id="8057" w:author="Cauris Cosmetics" w:date="2023-10-27T17:57:00Z"/>
                    <w:rFonts w:asciiTheme="minorHAnsi" w:hAnsiTheme="minorHAnsi"/>
                    <w:bCs/>
                    <w:color w:val="000000" w:themeColor="text1"/>
                    <w:sz w:val="20"/>
                    <w:szCs w:val="20"/>
                  </w:rPr>
                </w:rPrChange>
              </w:rPr>
            </w:pPr>
            <w:del w:id="8058" w:author="Cauris Cosmetics" w:date="2023-10-27T17:57:00Z">
              <w:r w:rsidRPr="00561D9D" w:rsidDel="00FA173A">
                <w:rPr>
                  <w:rFonts w:asciiTheme="minorHAnsi" w:hAnsiTheme="minorHAnsi"/>
                  <w:bCs/>
                  <w:sz w:val="20"/>
                  <w:szCs w:val="20"/>
                  <w:rPrChange w:id="805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8060" w:author="Cauris Cosmetics" w:date="2023-10-27T17:57:00Z"/>
                <w:sz w:val="20"/>
                <w:szCs w:val="20"/>
              </w:rPr>
            </w:pPr>
            <w:del w:id="8061" w:author="Cauris Cosmetics" w:date="2023-10-27T17:57:00Z">
              <w:r w:rsidRPr="00561D9D" w:rsidDel="00FA173A">
                <w:rPr>
                  <w:rFonts w:asciiTheme="minorHAnsi" w:hAnsiTheme="minorHAnsi"/>
                  <w:bCs/>
                  <w:i/>
                  <w:sz w:val="20"/>
                  <w:szCs w:val="20"/>
                  <w:rPrChange w:id="806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8063" w:author="Cauris Cosmetics" w:date="2023-10-27T17:57:00Z"/>
                <w:sz w:val="20"/>
                <w:szCs w:val="20"/>
              </w:rPr>
            </w:pPr>
            <w:del w:id="8064" w:author="Cauris Cosmetics" w:date="2023-10-27T17:57:00Z">
              <w:r w:rsidRPr="00561D9D" w:rsidDel="00FA173A">
                <w:rPr>
                  <w:rFonts w:asciiTheme="minorHAnsi" w:hAnsiTheme="minorHAnsi"/>
                  <w:bCs/>
                  <w:i/>
                  <w:sz w:val="20"/>
                  <w:szCs w:val="20"/>
                  <w:rPrChange w:id="806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806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8067" w:author="Cauris Cosmetics" w:date="2023-10-27T17:57:00Z"/>
                <w:rFonts w:asciiTheme="minorHAnsi" w:hAnsiTheme="minorHAnsi"/>
                <w:b/>
                <w:sz w:val="20"/>
                <w:szCs w:val="20"/>
                <w:rPrChange w:id="8068" w:author="Dr Mamadou SANOGO" w:date="2023-10-26T15:55:00Z">
                  <w:rPr>
                    <w:del w:id="806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8070" w:author="Cauris Cosmetics" w:date="2023-10-27T17:57:00Z"/>
                <w:rFonts w:asciiTheme="minorHAnsi" w:hAnsiTheme="minorHAnsi"/>
                <w:b/>
                <w:sz w:val="20"/>
                <w:szCs w:val="20"/>
                <w:rPrChange w:id="8071" w:author="Dr Mamadou SANOGO" w:date="2023-10-26T15:55:00Z">
                  <w:rPr>
                    <w:del w:id="807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8073" w:author="Cauris Cosmetics" w:date="2023-10-27T17:57:00Z"/>
                <w:rFonts w:asciiTheme="minorHAnsi" w:hAnsiTheme="minorHAnsi"/>
                <w:bCs/>
                <w:sz w:val="20"/>
                <w:szCs w:val="20"/>
                <w:rPrChange w:id="8074" w:author="Dr Mamadou SANOGO" w:date="2023-10-26T15:55:00Z">
                  <w:rPr>
                    <w:del w:id="807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8076" w:author="Cauris Cosmetics" w:date="2023-10-27T17:57:00Z"/>
                <w:rFonts w:asciiTheme="minorHAnsi" w:hAnsiTheme="minorHAnsi"/>
                <w:bCs/>
                <w:sz w:val="20"/>
                <w:szCs w:val="20"/>
                <w:rPrChange w:id="8077" w:author="Dr Mamadou SANOGO" w:date="2023-10-26T15:55:00Z">
                  <w:rPr>
                    <w:del w:id="8078" w:author="Cauris Cosmetics" w:date="2023-10-27T17:57:00Z"/>
                    <w:rFonts w:asciiTheme="minorHAnsi" w:hAnsiTheme="minorHAnsi"/>
                    <w:bCs/>
                    <w:color w:val="000000" w:themeColor="text1"/>
                    <w:sz w:val="20"/>
                    <w:szCs w:val="20"/>
                  </w:rPr>
                </w:rPrChange>
              </w:rPr>
            </w:pPr>
            <w:del w:id="8079" w:author="Cauris Cosmetics" w:date="2023-10-27T17:57:00Z">
              <w:r w:rsidRPr="00561D9D" w:rsidDel="00FA173A">
                <w:rPr>
                  <w:rFonts w:asciiTheme="minorHAnsi" w:hAnsiTheme="minorHAnsi"/>
                  <w:bCs/>
                  <w:sz w:val="20"/>
                  <w:szCs w:val="20"/>
                  <w:rPrChange w:id="8080"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8081" w:author="Cauris Cosmetics" w:date="2023-10-27T17:57:00Z"/>
                <w:rFonts w:asciiTheme="minorHAnsi" w:hAnsiTheme="minorHAnsi"/>
                <w:bCs/>
                <w:sz w:val="20"/>
                <w:szCs w:val="20"/>
                <w:rPrChange w:id="8082" w:author="Dr Mamadou SANOGO" w:date="2023-10-26T15:55:00Z">
                  <w:rPr>
                    <w:del w:id="8083" w:author="Cauris Cosmetics" w:date="2023-10-27T17:57:00Z"/>
                    <w:rFonts w:asciiTheme="minorHAnsi" w:hAnsiTheme="minorHAnsi"/>
                    <w:bCs/>
                    <w:color w:val="000000" w:themeColor="text1"/>
                    <w:sz w:val="20"/>
                    <w:szCs w:val="20"/>
                  </w:rPr>
                </w:rPrChange>
              </w:rPr>
            </w:pPr>
            <w:del w:id="8084" w:author="Cauris Cosmetics" w:date="2023-10-27T17:57:00Z">
              <w:r w:rsidRPr="00561D9D" w:rsidDel="00FA173A">
                <w:rPr>
                  <w:rFonts w:asciiTheme="minorHAnsi" w:hAnsiTheme="minorHAnsi"/>
                  <w:bCs/>
                  <w:sz w:val="20"/>
                  <w:szCs w:val="20"/>
                  <w:rPrChange w:id="808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8086" w:author="Cauris Cosmetics" w:date="2023-10-27T17:57:00Z"/>
                <w:rFonts w:asciiTheme="minorHAnsi" w:hAnsiTheme="minorHAnsi"/>
                <w:bCs/>
                <w:sz w:val="20"/>
                <w:szCs w:val="20"/>
                <w:rPrChange w:id="8087" w:author="Dr Mamadou SANOGO" w:date="2023-10-26T15:55:00Z">
                  <w:rPr>
                    <w:del w:id="808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8089" w:author="Cauris Cosmetics" w:date="2023-10-27T17:57:00Z"/>
                <w:rFonts w:asciiTheme="minorHAnsi" w:hAnsiTheme="minorHAnsi"/>
                <w:bCs/>
                <w:i/>
                <w:sz w:val="20"/>
                <w:szCs w:val="20"/>
                <w:rPrChange w:id="8090" w:author="Dr Mamadou SANOGO" w:date="2023-10-26T15:55:00Z">
                  <w:rPr>
                    <w:del w:id="809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8092" w:author="Cauris Cosmetics" w:date="2023-10-27T17:57:00Z"/>
                <w:rFonts w:asciiTheme="minorHAnsi" w:hAnsiTheme="minorHAnsi"/>
                <w:bCs/>
                <w:i/>
                <w:sz w:val="20"/>
                <w:szCs w:val="20"/>
                <w:rPrChange w:id="8093" w:author="Dr Mamadou SANOGO" w:date="2023-10-26T15:55:00Z">
                  <w:rPr>
                    <w:del w:id="8094"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8095"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8096" w:author="Cauris Cosmetics" w:date="2023-10-27T17:57:00Z"/>
                <w:rFonts w:asciiTheme="minorHAnsi" w:hAnsiTheme="minorHAnsi"/>
                <w:b/>
                <w:sz w:val="20"/>
                <w:szCs w:val="20"/>
                <w:rPrChange w:id="8097" w:author="Dr Mamadou SANOGO" w:date="2023-10-26T15:55:00Z">
                  <w:rPr>
                    <w:del w:id="8098" w:author="Cauris Cosmetics" w:date="2023-10-27T17:57:00Z"/>
                    <w:rFonts w:asciiTheme="minorHAnsi" w:hAnsiTheme="minorHAnsi"/>
                    <w:b/>
                    <w:color w:val="000000" w:themeColor="text1"/>
                    <w:sz w:val="20"/>
                    <w:szCs w:val="20"/>
                  </w:rPr>
                </w:rPrChange>
              </w:rPr>
            </w:pPr>
            <w:del w:id="8099"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8100"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8101" w:author="Cauris Cosmetics" w:date="2023-10-27T17:57:00Z"/>
                <w:rFonts w:asciiTheme="minorHAnsi" w:hAnsiTheme="minorHAnsi"/>
                <w:b/>
                <w:sz w:val="20"/>
                <w:szCs w:val="20"/>
                <w:rPrChange w:id="8102" w:author="Dr Mamadou SANOGO" w:date="2023-10-26T15:55:00Z">
                  <w:rPr>
                    <w:del w:id="8103"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8104" w:author="Cauris Cosmetics" w:date="2023-10-27T17:57:00Z"/>
                <w:rFonts w:asciiTheme="minorHAnsi" w:hAnsiTheme="minorHAnsi"/>
                <w:b/>
                <w:sz w:val="20"/>
                <w:szCs w:val="20"/>
                <w:rPrChange w:id="8105" w:author="Dr Mamadou SANOGO" w:date="2023-10-26T15:55:00Z">
                  <w:rPr>
                    <w:del w:id="8106" w:author="Cauris Cosmetics" w:date="2023-10-27T17:57:00Z"/>
                    <w:rFonts w:asciiTheme="minorHAnsi" w:hAnsiTheme="minorHAnsi"/>
                    <w:b/>
                    <w:color w:val="000000" w:themeColor="text1"/>
                    <w:sz w:val="20"/>
                    <w:szCs w:val="20"/>
                  </w:rPr>
                </w:rPrChange>
              </w:rPr>
            </w:pPr>
            <w:del w:id="8107" w:author="Cauris Cosmetics" w:date="2023-10-27T17:57:00Z">
              <w:r w:rsidRPr="00561D9D" w:rsidDel="00FA173A">
                <w:rPr>
                  <w:rFonts w:asciiTheme="minorHAnsi" w:hAnsiTheme="minorHAnsi"/>
                  <w:b/>
                  <w:sz w:val="20"/>
                  <w:szCs w:val="20"/>
                  <w:rPrChange w:id="8108"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8109" w:author="Cauris Cosmetics" w:date="2023-10-27T17:57:00Z"/>
                <w:rFonts w:asciiTheme="minorHAnsi" w:hAnsiTheme="minorHAnsi"/>
                <w:bCs/>
                <w:sz w:val="20"/>
                <w:szCs w:val="20"/>
                <w:rPrChange w:id="8110" w:author="Dr Mamadou SANOGO" w:date="2023-10-26T15:55:00Z">
                  <w:rPr>
                    <w:del w:id="8111" w:author="Cauris Cosmetics" w:date="2023-10-27T17:57:00Z"/>
                    <w:rFonts w:asciiTheme="minorHAnsi" w:hAnsiTheme="minorHAnsi"/>
                    <w:bCs/>
                    <w:color w:val="000000" w:themeColor="text1"/>
                    <w:sz w:val="20"/>
                    <w:szCs w:val="20"/>
                  </w:rPr>
                </w:rPrChange>
              </w:rPr>
            </w:pPr>
            <w:del w:id="8112" w:author="Cauris Cosmetics" w:date="2023-10-27T17:57:00Z">
              <w:r w:rsidRPr="00561D9D" w:rsidDel="00FA173A">
                <w:rPr>
                  <w:rFonts w:asciiTheme="minorHAnsi" w:hAnsiTheme="minorHAnsi"/>
                  <w:bCs/>
                  <w:sz w:val="20"/>
                  <w:szCs w:val="20"/>
                  <w:rPrChange w:id="8113"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8114" w:author="Cauris Cosmetics" w:date="2023-10-27T17:57:00Z"/>
                <w:rFonts w:asciiTheme="minorHAnsi" w:hAnsiTheme="minorHAnsi"/>
                <w:bCs/>
                <w:sz w:val="20"/>
                <w:szCs w:val="20"/>
                <w:rPrChange w:id="8115" w:author="Dr Mamadou SANOGO" w:date="2023-10-26T15:55:00Z">
                  <w:rPr>
                    <w:del w:id="811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8117" w:author="Cauris Cosmetics" w:date="2023-10-27T17:57:00Z"/>
                <w:rFonts w:asciiTheme="minorHAnsi" w:hAnsiTheme="minorHAnsi"/>
                <w:bCs/>
                <w:sz w:val="20"/>
                <w:szCs w:val="20"/>
                <w:rPrChange w:id="8118" w:author="Dr Mamadou SANOGO" w:date="2023-10-26T15:55:00Z">
                  <w:rPr>
                    <w:del w:id="8119" w:author="Cauris Cosmetics" w:date="2023-10-27T17:57:00Z"/>
                    <w:rFonts w:asciiTheme="minorHAnsi" w:hAnsiTheme="minorHAnsi"/>
                    <w:bCs/>
                    <w:color w:val="000000" w:themeColor="text1"/>
                    <w:sz w:val="20"/>
                    <w:szCs w:val="20"/>
                  </w:rPr>
                </w:rPrChange>
              </w:rPr>
            </w:pPr>
            <w:del w:id="8120" w:author="Cauris Cosmetics" w:date="2023-10-27T17:57:00Z">
              <w:r w:rsidRPr="00561D9D" w:rsidDel="00FA173A">
                <w:rPr>
                  <w:rFonts w:asciiTheme="minorHAnsi" w:hAnsiTheme="minorHAnsi"/>
                  <w:bCs/>
                  <w:sz w:val="20"/>
                  <w:szCs w:val="20"/>
                  <w:rPrChange w:id="8121"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8122" w:author="Cauris Cosmetics" w:date="2023-10-27T17:57:00Z"/>
                <w:rFonts w:asciiTheme="minorHAnsi" w:hAnsiTheme="minorHAnsi"/>
                <w:bCs/>
                <w:sz w:val="20"/>
                <w:szCs w:val="20"/>
                <w:rPrChange w:id="8123" w:author="Dr Mamadou SANOGO" w:date="2023-10-26T15:55:00Z">
                  <w:rPr>
                    <w:del w:id="8124" w:author="Cauris Cosmetics" w:date="2023-10-27T17:57:00Z"/>
                    <w:rFonts w:asciiTheme="minorHAnsi" w:hAnsiTheme="minorHAnsi"/>
                    <w:bCs/>
                    <w:color w:val="000000" w:themeColor="text1"/>
                    <w:sz w:val="20"/>
                    <w:szCs w:val="20"/>
                  </w:rPr>
                </w:rPrChange>
              </w:rPr>
            </w:pPr>
            <w:del w:id="8125" w:author="Cauris Cosmetics" w:date="2023-10-27T17:57:00Z">
              <w:r w:rsidRPr="00561D9D" w:rsidDel="00FA173A">
                <w:rPr>
                  <w:rFonts w:asciiTheme="minorHAnsi" w:hAnsiTheme="minorHAnsi"/>
                  <w:bCs/>
                  <w:sz w:val="20"/>
                  <w:szCs w:val="20"/>
                  <w:rPrChange w:id="8126"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8127" w:author="Cauris Cosmetics" w:date="2023-10-27T17:57:00Z"/>
                <w:rFonts w:asciiTheme="minorHAnsi" w:hAnsiTheme="minorHAnsi"/>
                <w:bCs/>
                <w:sz w:val="20"/>
                <w:szCs w:val="20"/>
                <w:rPrChange w:id="8128" w:author="Dr Mamadou SANOGO" w:date="2023-10-26T15:55:00Z">
                  <w:rPr>
                    <w:del w:id="8129" w:author="Cauris Cosmetics" w:date="2023-10-27T17:57:00Z"/>
                    <w:rFonts w:asciiTheme="minorHAnsi" w:hAnsiTheme="minorHAnsi"/>
                    <w:bCs/>
                    <w:color w:val="000000" w:themeColor="text1"/>
                    <w:sz w:val="20"/>
                    <w:szCs w:val="20"/>
                  </w:rPr>
                </w:rPrChange>
              </w:rPr>
            </w:pPr>
            <w:del w:id="8130" w:author="Cauris Cosmetics" w:date="2023-10-27T17:57:00Z">
              <w:r w:rsidRPr="00561D9D" w:rsidDel="00FA173A">
                <w:rPr>
                  <w:rFonts w:asciiTheme="minorHAnsi" w:hAnsiTheme="minorHAnsi"/>
                  <w:bCs/>
                  <w:sz w:val="20"/>
                  <w:szCs w:val="20"/>
                  <w:rPrChange w:id="8131"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8132" w:author="Cauris Cosmetics" w:date="2023-10-27T17:57:00Z"/>
                <w:sz w:val="20"/>
                <w:szCs w:val="20"/>
              </w:rPr>
            </w:pPr>
            <w:del w:id="8133" w:author="Cauris Cosmetics" w:date="2023-10-27T17:57:00Z">
              <w:r w:rsidRPr="00561D9D" w:rsidDel="00FA173A">
                <w:rPr>
                  <w:rFonts w:asciiTheme="minorHAnsi" w:hAnsiTheme="minorHAnsi"/>
                  <w:bCs/>
                  <w:i/>
                  <w:sz w:val="20"/>
                  <w:szCs w:val="20"/>
                  <w:rPrChange w:id="8134"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8135" w:author="Cauris Cosmetics" w:date="2023-10-27T17:57:00Z"/>
                <w:sz w:val="20"/>
                <w:szCs w:val="20"/>
              </w:rPr>
            </w:pPr>
            <w:del w:id="8136" w:author="Cauris Cosmetics" w:date="2023-10-27T17:57:00Z">
              <w:r w:rsidRPr="00561D9D" w:rsidDel="00FA173A">
                <w:rPr>
                  <w:rFonts w:asciiTheme="minorHAnsi" w:hAnsiTheme="minorHAnsi"/>
                  <w:bCs/>
                  <w:i/>
                  <w:sz w:val="20"/>
                  <w:szCs w:val="20"/>
                  <w:rPrChange w:id="813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8138"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8139" w:author="Cauris Cosmetics" w:date="2023-10-27T17:57:00Z"/>
                <w:rFonts w:asciiTheme="minorHAnsi" w:hAnsiTheme="minorHAnsi"/>
                <w:b/>
                <w:sz w:val="20"/>
                <w:szCs w:val="20"/>
                <w:rPrChange w:id="8140" w:author="Dr Mamadou SANOGO" w:date="2023-10-26T15:55:00Z">
                  <w:rPr>
                    <w:del w:id="8141" w:author="Cauris Cosmetics" w:date="2023-10-27T17:57:00Z"/>
                    <w:rFonts w:asciiTheme="minorHAnsi" w:hAnsiTheme="minorHAnsi"/>
                    <w:b/>
                    <w:color w:val="000000" w:themeColor="text1"/>
                    <w:sz w:val="20"/>
                    <w:szCs w:val="20"/>
                  </w:rPr>
                </w:rPrChange>
              </w:rPr>
            </w:pPr>
            <w:del w:id="8142"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8143"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8144" w:author="Cauris Cosmetics" w:date="2023-10-27T17:57:00Z"/>
                <w:rFonts w:asciiTheme="minorHAnsi" w:hAnsiTheme="minorHAnsi"/>
                <w:b/>
                <w:sz w:val="20"/>
                <w:szCs w:val="20"/>
                <w:rPrChange w:id="8145" w:author="Dr Mamadou SANOGO" w:date="2023-10-26T15:55:00Z">
                  <w:rPr>
                    <w:del w:id="8146"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8147" w:author="Cauris Cosmetics" w:date="2023-10-27T17:57:00Z"/>
                <w:rFonts w:asciiTheme="minorHAnsi" w:hAnsiTheme="minorHAnsi"/>
                <w:b/>
                <w:sz w:val="20"/>
                <w:szCs w:val="20"/>
                <w:rPrChange w:id="8148" w:author="Dr Mamadou SANOGO" w:date="2023-10-26T15:55:00Z">
                  <w:rPr>
                    <w:del w:id="8149" w:author="Cauris Cosmetics" w:date="2023-10-27T17:57:00Z"/>
                    <w:rFonts w:asciiTheme="minorHAnsi" w:hAnsiTheme="minorHAnsi"/>
                    <w:b/>
                    <w:color w:val="000000" w:themeColor="text1"/>
                    <w:sz w:val="20"/>
                    <w:szCs w:val="20"/>
                  </w:rPr>
                </w:rPrChange>
              </w:rPr>
            </w:pPr>
            <w:del w:id="8150" w:author="Cauris Cosmetics" w:date="2023-10-27T17:57:00Z">
              <w:r w:rsidRPr="00561D9D" w:rsidDel="00FA173A">
                <w:rPr>
                  <w:rFonts w:asciiTheme="minorHAnsi" w:hAnsiTheme="minorHAnsi"/>
                  <w:b/>
                  <w:sz w:val="20"/>
                  <w:szCs w:val="20"/>
                  <w:rPrChange w:id="8151"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8152" w:author="Cauris Cosmetics" w:date="2023-10-27T17:57:00Z"/>
                <w:rFonts w:asciiTheme="minorHAnsi" w:hAnsiTheme="minorHAnsi"/>
                <w:bCs/>
                <w:sz w:val="20"/>
                <w:szCs w:val="20"/>
                <w:rPrChange w:id="8153" w:author="Dr Mamadou SANOGO" w:date="2023-10-26T15:55:00Z">
                  <w:rPr>
                    <w:del w:id="8154" w:author="Cauris Cosmetics" w:date="2023-10-27T17:57:00Z"/>
                    <w:rFonts w:asciiTheme="minorHAnsi" w:hAnsiTheme="minorHAnsi"/>
                    <w:bCs/>
                    <w:color w:val="000000" w:themeColor="text1"/>
                    <w:sz w:val="20"/>
                    <w:szCs w:val="20"/>
                  </w:rPr>
                </w:rPrChange>
              </w:rPr>
            </w:pPr>
            <w:del w:id="8155" w:author="Cauris Cosmetics" w:date="2023-10-27T17:57:00Z">
              <w:r w:rsidRPr="00561D9D" w:rsidDel="00FA173A">
                <w:rPr>
                  <w:rFonts w:asciiTheme="minorHAnsi" w:hAnsiTheme="minorHAnsi"/>
                  <w:bCs/>
                  <w:sz w:val="20"/>
                  <w:szCs w:val="20"/>
                  <w:rPrChange w:id="8156"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8157" w:author="Cauris Cosmetics" w:date="2023-10-27T17:57:00Z"/>
                <w:rFonts w:asciiTheme="minorHAnsi" w:hAnsiTheme="minorHAnsi"/>
                <w:bCs/>
                <w:sz w:val="20"/>
                <w:szCs w:val="20"/>
                <w:rPrChange w:id="8158" w:author="Dr Mamadou SANOGO" w:date="2023-10-26T15:55:00Z">
                  <w:rPr>
                    <w:del w:id="8159" w:author="Cauris Cosmetics" w:date="2023-10-27T17:57:00Z"/>
                    <w:rFonts w:asciiTheme="minorHAnsi" w:hAnsiTheme="minorHAnsi"/>
                    <w:bCs/>
                    <w:color w:val="000000" w:themeColor="text1"/>
                    <w:sz w:val="20"/>
                    <w:szCs w:val="20"/>
                  </w:rPr>
                </w:rPrChange>
              </w:rPr>
            </w:pPr>
            <w:del w:id="8160" w:author="Cauris Cosmetics" w:date="2023-10-27T17:57:00Z">
              <w:r w:rsidRPr="00561D9D" w:rsidDel="00FA173A">
                <w:rPr>
                  <w:rFonts w:asciiTheme="minorHAnsi" w:hAnsiTheme="minorHAnsi"/>
                  <w:bCs/>
                  <w:sz w:val="20"/>
                  <w:szCs w:val="20"/>
                  <w:rPrChange w:id="8161"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8162" w:author="Cauris Cosmetics" w:date="2023-10-27T17:57:00Z"/>
                <w:rFonts w:asciiTheme="minorHAnsi" w:hAnsiTheme="minorHAnsi"/>
                <w:bCs/>
                <w:sz w:val="20"/>
                <w:szCs w:val="20"/>
                <w:rPrChange w:id="8163" w:author="Dr Mamadou SANOGO" w:date="2023-10-26T15:55:00Z">
                  <w:rPr>
                    <w:del w:id="8164" w:author="Cauris Cosmetics" w:date="2023-10-27T17:57:00Z"/>
                    <w:rFonts w:asciiTheme="minorHAnsi" w:hAnsiTheme="minorHAnsi"/>
                    <w:bCs/>
                    <w:color w:val="000000" w:themeColor="text1"/>
                    <w:sz w:val="20"/>
                    <w:szCs w:val="20"/>
                  </w:rPr>
                </w:rPrChange>
              </w:rPr>
            </w:pPr>
            <w:del w:id="8165" w:author="Cauris Cosmetics" w:date="2023-10-27T17:57:00Z">
              <w:r w:rsidRPr="00561D9D" w:rsidDel="00FA173A">
                <w:rPr>
                  <w:rFonts w:asciiTheme="minorHAnsi" w:hAnsiTheme="minorHAnsi"/>
                  <w:bCs/>
                  <w:sz w:val="20"/>
                  <w:szCs w:val="20"/>
                  <w:rPrChange w:id="8166"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8167" w:author="Cauris Cosmetics" w:date="2023-10-27T17:57:00Z"/>
                <w:rFonts w:asciiTheme="minorHAnsi" w:hAnsiTheme="minorHAnsi"/>
                <w:bCs/>
                <w:sz w:val="20"/>
                <w:szCs w:val="20"/>
                <w:rPrChange w:id="8168" w:author="Dr Mamadou SANOGO" w:date="2023-10-26T15:55:00Z">
                  <w:rPr>
                    <w:del w:id="8169" w:author="Cauris Cosmetics" w:date="2023-10-27T17:57:00Z"/>
                    <w:rFonts w:asciiTheme="minorHAnsi" w:hAnsiTheme="minorHAnsi"/>
                    <w:bCs/>
                    <w:color w:val="000000" w:themeColor="text1"/>
                    <w:sz w:val="20"/>
                    <w:szCs w:val="20"/>
                  </w:rPr>
                </w:rPrChange>
              </w:rPr>
            </w:pPr>
            <w:del w:id="8170" w:author="Cauris Cosmetics" w:date="2023-10-27T17:57:00Z">
              <w:r w:rsidRPr="00561D9D" w:rsidDel="00FA173A">
                <w:rPr>
                  <w:rFonts w:asciiTheme="minorHAnsi" w:hAnsiTheme="minorHAnsi"/>
                  <w:bCs/>
                  <w:sz w:val="20"/>
                  <w:szCs w:val="20"/>
                  <w:rPrChange w:id="8171"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8172" w:author="Cauris Cosmetics" w:date="2023-10-27T17:57:00Z"/>
                <w:sz w:val="20"/>
                <w:szCs w:val="20"/>
              </w:rPr>
            </w:pPr>
            <w:del w:id="8173" w:author="Cauris Cosmetics" w:date="2023-10-27T17:57:00Z">
              <w:r w:rsidRPr="00561D9D" w:rsidDel="00FA173A">
                <w:rPr>
                  <w:rFonts w:asciiTheme="minorHAnsi" w:hAnsiTheme="minorHAnsi"/>
                  <w:bCs/>
                  <w:i/>
                  <w:sz w:val="20"/>
                  <w:szCs w:val="20"/>
                  <w:rPrChange w:id="8174"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8175" w:author="Cauris Cosmetics" w:date="2023-10-27T17:57:00Z"/>
                <w:sz w:val="20"/>
                <w:szCs w:val="20"/>
              </w:rPr>
            </w:pPr>
            <w:del w:id="8176" w:author="Cauris Cosmetics" w:date="2023-10-27T17:57:00Z">
              <w:r w:rsidRPr="00561D9D" w:rsidDel="00FA173A">
                <w:rPr>
                  <w:rFonts w:asciiTheme="minorHAnsi" w:hAnsiTheme="minorHAnsi"/>
                  <w:bCs/>
                  <w:i/>
                  <w:sz w:val="20"/>
                  <w:szCs w:val="20"/>
                  <w:rPrChange w:id="817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8178"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8179" w:author="Cauris Cosmetics" w:date="2023-10-27T17:57:00Z"/>
                <w:rFonts w:asciiTheme="minorHAnsi" w:hAnsiTheme="minorHAnsi"/>
                <w:b/>
                <w:sz w:val="20"/>
                <w:szCs w:val="20"/>
                <w:rPrChange w:id="8180" w:author="Dr Mamadou SANOGO" w:date="2023-10-26T15:55:00Z">
                  <w:rPr>
                    <w:del w:id="8181"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8182" w:author="Cauris Cosmetics" w:date="2023-10-27T17:57:00Z"/>
                <w:rFonts w:asciiTheme="minorHAnsi" w:hAnsiTheme="minorHAnsi"/>
                <w:b/>
                <w:sz w:val="20"/>
                <w:szCs w:val="20"/>
                <w:rPrChange w:id="8183" w:author="Dr Mamadou SANOGO" w:date="2023-10-26T15:55:00Z">
                  <w:rPr>
                    <w:del w:id="8184"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8185" w:author="Cauris Cosmetics" w:date="2023-10-27T17:57:00Z"/>
                <w:rFonts w:asciiTheme="minorHAnsi" w:hAnsiTheme="minorHAnsi"/>
                <w:bCs/>
                <w:sz w:val="20"/>
                <w:szCs w:val="20"/>
                <w:rPrChange w:id="8186" w:author="Dr Mamadou SANOGO" w:date="2023-10-26T15:55:00Z">
                  <w:rPr>
                    <w:del w:id="818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8188" w:author="Cauris Cosmetics" w:date="2023-10-27T17:57:00Z"/>
                <w:rFonts w:asciiTheme="minorHAnsi" w:hAnsiTheme="minorHAnsi"/>
                <w:bCs/>
                <w:sz w:val="20"/>
                <w:szCs w:val="20"/>
                <w:rPrChange w:id="8189" w:author="Dr Mamadou SANOGO" w:date="2023-10-26T15:55:00Z">
                  <w:rPr>
                    <w:del w:id="8190" w:author="Cauris Cosmetics" w:date="2023-10-27T17:57:00Z"/>
                    <w:rFonts w:asciiTheme="minorHAnsi" w:hAnsiTheme="minorHAnsi"/>
                    <w:bCs/>
                    <w:color w:val="000000" w:themeColor="text1"/>
                    <w:sz w:val="20"/>
                    <w:szCs w:val="20"/>
                  </w:rPr>
                </w:rPrChange>
              </w:rPr>
            </w:pPr>
            <w:del w:id="8191" w:author="Cauris Cosmetics" w:date="2023-10-27T17:57:00Z">
              <w:r w:rsidRPr="00561D9D" w:rsidDel="00FA173A">
                <w:rPr>
                  <w:rFonts w:asciiTheme="minorHAnsi" w:hAnsiTheme="minorHAnsi"/>
                  <w:bCs/>
                  <w:sz w:val="20"/>
                  <w:szCs w:val="20"/>
                  <w:rPrChange w:id="8192"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8193" w:author="Cauris Cosmetics" w:date="2023-10-27T17:57:00Z"/>
                <w:rFonts w:asciiTheme="minorHAnsi" w:hAnsiTheme="minorHAnsi"/>
                <w:bCs/>
                <w:sz w:val="20"/>
                <w:szCs w:val="20"/>
                <w:rPrChange w:id="8194" w:author="Dr Mamadou SANOGO" w:date="2023-10-26T15:55:00Z">
                  <w:rPr>
                    <w:del w:id="8195" w:author="Cauris Cosmetics" w:date="2023-10-27T17:57:00Z"/>
                    <w:rFonts w:asciiTheme="minorHAnsi" w:hAnsiTheme="minorHAnsi"/>
                    <w:bCs/>
                    <w:color w:val="000000" w:themeColor="text1"/>
                    <w:sz w:val="20"/>
                    <w:szCs w:val="20"/>
                  </w:rPr>
                </w:rPrChange>
              </w:rPr>
            </w:pPr>
            <w:del w:id="8196" w:author="Cauris Cosmetics" w:date="2023-10-27T17:57:00Z">
              <w:r w:rsidRPr="00561D9D" w:rsidDel="00FA173A">
                <w:rPr>
                  <w:rFonts w:asciiTheme="minorHAnsi" w:hAnsiTheme="minorHAnsi"/>
                  <w:bCs/>
                  <w:sz w:val="20"/>
                  <w:szCs w:val="20"/>
                  <w:rPrChange w:id="8197"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8198" w:author="Cauris Cosmetics" w:date="2023-10-27T17:57:00Z"/>
                <w:rFonts w:asciiTheme="minorHAnsi" w:hAnsiTheme="minorHAnsi"/>
                <w:bCs/>
                <w:sz w:val="20"/>
                <w:szCs w:val="20"/>
                <w:rPrChange w:id="8199" w:author="Dr Mamadou SANOGO" w:date="2023-10-26T15:55:00Z">
                  <w:rPr>
                    <w:del w:id="8200"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8201" w:author="Cauris Cosmetics" w:date="2023-10-27T17:57:00Z"/>
                <w:rFonts w:asciiTheme="minorHAnsi" w:hAnsiTheme="minorHAnsi"/>
                <w:bCs/>
                <w:i/>
                <w:sz w:val="20"/>
                <w:szCs w:val="20"/>
                <w:rPrChange w:id="8202" w:author="Dr Mamadou SANOGO" w:date="2023-10-26T15:55:00Z">
                  <w:rPr>
                    <w:del w:id="8203"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8204" w:author="Cauris Cosmetics" w:date="2023-10-27T17:57:00Z"/>
                <w:rFonts w:asciiTheme="minorHAnsi" w:hAnsiTheme="minorHAnsi"/>
                <w:bCs/>
                <w:i/>
                <w:sz w:val="20"/>
                <w:szCs w:val="20"/>
                <w:rPrChange w:id="8205" w:author="Dr Mamadou SANOGO" w:date="2023-10-26T15:55:00Z">
                  <w:rPr>
                    <w:del w:id="8206"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8207"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8208" w:author="Cauris Cosmetics" w:date="2023-10-27T17:57:00Z"/>
                <w:rFonts w:asciiTheme="minorHAnsi" w:hAnsiTheme="minorHAnsi"/>
                <w:b/>
                <w:sz w:val="20"/>
                <w:szCs w:val="20"/>
                <w:rPrChange w:id="8209" w:author="Dr Mamadou SANOGO" w:date="2023-10-26T15:55:00Z">
                  <w:rPr>
                    <w:del w:id="8210"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8211" w:author="Cauris Cosmetics" w:date="2023-10-27T17:57:00Z"/>
                <w:rFonts w:asciiTheme="minorHAnsi" w:hAnsiTheme="minorHAnsi"/>
                <w:b/>
                <w:sz w:val="20"/>
                <w:szCs w:val="20"/>
                <w:rPrChange w:id="8212" w:author="Dr Mamadou SANOGO" w:date="2023-10-26T15:55:00Z">
                  <w:rPr>
                    <w:del w:id="8213"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8214" w:author="Cauris Cosmetics" w:date="2023-10-27T17:57:00Z"/>
                <w:rFonts w:asciiTheme="minorHAnsi" w:hAnsiTheme="minorHAnsi"/>
                <w:bCs/>
                <w:sz w:val="20"/>
                <w:szCs w:val="20"/>
                <w:rPrChange w:id="8215" w:author="Dr Mamadou SANOGO" w:date="2023-10-26T15:55:00Z">
                  <w:rPr>
                    <w:del w:id="821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8217" w:author="Cauris Cosmetics" w:date="2023-10-27T17:57:00Z"/>
                <w:rFonts w:asciiTheme="minorHAnsi" w:hAnsiTheme="minorHAnsi"/>
                <w:bCs/>
                <w:sz w:val="20"/>
                <w:szCs w:val="20"/>
                <w:rPrChange w:id="8218" w:author="Dr Mamadou SANOGO" w:date="2023-10-26T15:55:00Z">
                  <w:rPr>
                    <w:del w:id="8219" w:author="Cauris Cosmetics" w:date="2023-10-27T17:57:00Z"/>
                    <w:rFonts w:asciiTheme="minorHAnsi" w:hAnsiTheme="minorHAnsi"/>
                    <w:bCs/>
                    <w:color w:val="000000" w:themeColor="text1"/>
                    <w:sz w:val="20"/>
                    <w:szCs w:val="20"/>
                  </w:rPr>
                </w:rPrChange>
              </w:rPr>
            </w:pPr>
            <w:del w:id="8220" w:author="Cauris Cosmetics" w:date="2023-10-27T17:57:00Z">
              <w:r w:rsidRPr="00561D9D" w:rsidDel="00FA173A">
                <w:rPr>
                  <w:rFonts w:asciiTheme="minorHAnsi" w:hAnsiTheme="minorHAnsi"/>
                  <w:bCs/>
                  <w:sz w:val="20"/>
                  <w:szCs w:val="20"/>
                  <w:rPrChange w:id="8221"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8222" w:author="Cauris Cosmetics" w:date="2023-10-27T17:57:00Z"/>
                <w:rFonts w:asciiTheme="minorHAnsi" w:hAnsiTheme="minorHAnsi"/>
                <w:bCs/>
                <w:sz w:val="20"/>
                <w:szCs w:val="20"/>
                <w:rPrChange w:id="8223" w:author="Dr Mamadou SANOGO" w:date="2023-10-26T15:55:00Z">
                  <w:rPr>
                    <w:del w:id="8224" w:author="Cauris Cosmetics" w:date="2023-10-27T17:57:00Z"/>
                    <w:rFonts w:asciiTheme="minorHAnsi" w:hAnsiTheme="minorHAnsi"/>
                    <w:bCs/>
                    <w:color w:val="000000" w:themeColor="text1"/>
                    <w:sz w:val="20"/>
                    <w:szCs w:val="20"/>
                  </w:rPr>
                </w:rPrChange>
              </w:rPr>
            </w:pPr>
            <w:del w:id="8225" w:author="Cauris Cosmetics" w:date="2023-10-27T17:57:00Z">
              <w:r w:rsidRPr="00561D9D" w:rsidDel="00FA173A">
                <w:rPr>
                  <w:rFonts w:asciiTheme="minorHAnsi" w:hAnsiTheme="minorHAnsi"/>
                  <w:bCs/>
                  <w:sz w:val="20"/>
                  <w:szCs w:val="20"/>
                  <w:rPrChange w:id="8226"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8227" w:author="Cauris Cosmetics" w:date="2023-10-27T17:57:00Z"/>
                <w:rFonts w:asciiTheme="minorHAnsi" w:hAnsiTheme="minorHAnsi"/>
                <w:bCs/>
                <w:sz w:val="20"/>
                <w:szCs w:val="20"/>
                <w:rPrChange w:id="8228" w:author="Dr Mamadou SANOGO" w:date="2023-10-26T15:55:00Z">
                  <w:rPr>
                    <w:del w:id="8229"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8230" w:author="Cauris Cosmetics" w:date="2023-10-27T17:57:00Z"/>
                <w:rFonts w:asciiTheme="minorHAnsi" w:hAnsiTheme="minorHAnsi"/>
                <w:bCs/>
                <w:i/>
                <w:sz w:val="20"/>
                <w:szCs w:val="20"/>
                <w:rPrChange w:id="8231" w:author="Dr Mamadou SANOGO" w:date="2023-10-26T15:55:00Z">
                  <w:rPr>
                    <w:del w:id="8232"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8233" w:author="Cauris Cosmetics" w:date="2023-10-27T17:57:00Z"/>
                <w:rFonts w:asciiTheme="minorHAnsi" w:hAnsiTheme="minorHAnsi"/>
                <w:bCs/>
                <w:i/>
                <w:sz w:val="20"/>
                <w:szCs w:val="20"/>
                <w:rPrChange w:id="8234" w:author="Dr Mamadou SANOGO" w:date="2023-10-26T15:55:00Z">
                  <w:rPr>
                    <w:del w:id="8235"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8236"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8237" w:author="Cauris Cosmetics" w:date="2023-10-27T17:57:00Z"/>
                <w:rFonts w:asciiTheme="minorHAnsi" w:hAnsiTheme="minorHAnsi"/>
                <w:b/>
                <w:sz w:val="20"/>
                <w:szCs w:val="20"/>
                <w:rPrChange w:id="8238" w:author="Dr Mamadou SANOGO" w:date="2023-10-26T15:55:00Z">
                  <w:rPr>
                    <w:del w:id="8239" w:author="Cauris Cosmetics" w:date="2023-10-27T17:57:00Z"/>
                    <w:rFonts w:asciiTheme="minorHAnsi" w:hAnsiTheme="minorHAnsi"/>
                    <w:b/>
                    <w:color w:val="000000" w:themeColor="text1"/>
                    <w:sz w:val="20"/>
                    <w:szCs w:val="20"/>
                  </w:rPr>
                </w:rPrChange>
              </w:rPr>
            </w:pPr>
            <w:del w:id="8240"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8241"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8242" w:author="Cauris Cosmetics" w:date="2023-10-27T17:57:00Z"/>
                <w:rFonts w:asciiTheme="minorHAnsi" w:hAnsiTheme="minorHAnsi"/>
                <w:b/>
                <w:sz w:val="20"/>
                <w:szCs w:val="20"/>
                <w:rPrChange w:id="8243" w:author="Dr Mamadou SANOGO" w:date="2023-10-26T15:55:00Z">
                  <w:rPr>
                    <w:del w:id="824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8245" w:author="Cauris Cosmetics" w:date="2023-10-27T17:57:00Z"/>
                <w:rFonts w:asciiTheme="minorHAnsi" w:hAnsiTheme="minorHAnsi"/>
                <w:b/>
                <w:sz w:val="20"/>
                <w:szCs w:val="20"/>
                <w:rPrChange w:id="8246" w:author="Dr Mamadou SANOGO" w:date="2023-10-26T15:55:00Z">
                  <w:rPr>
                    <w:del w:id="8247" w:author="Cauris Cosmetics" w:date="2023-10-27T17:57:00Z"/>
                    <w:rFonts w:asciiTheme="minorHAnsi" w:hAnsiTheme="minorHAnsi"/>
                    <w:b/>
                    <w:color w:val="000000" w:themeColor="text1"/>
                    <w:sz w:val="20"/>
                    <w:szCs w:val="20"/>
                  </w:rPr>
                </w:rPrChange>
              </w:rPr>
            </w:pPr>
            <w:del w:id="8248" w:author="Cauris Cosmetics" w:date="2023-10-27T17:57:00Z">
              <w:r w:rsidRPr="00561D9D" w:rsidDel="00FA173A">
                <w:rPr>
                  <w:rFonts w:asciiTheme="minorHAnsi" w:hAnsiTheme="minorHAnsi"/>
                  <w:b/>
                  <w:sz w:val="20"/>
                  <w:szCs w:val="20"/>
                  <w:rPrChange w:id="824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8250" w:author="Cauris Cosmetics" w:date="2023-10-27T17:57:00Z"/>
                <w:rFonts w:asciiTheme="minorHAnsi" w:hAnsiTheme="minorHAnsi"/>
                <w:bCs/>
                <w:sz w:val="20"/>
                <w:szCs w:val="20"/>
                <w:rPrChange w:id="8251" w:author="Dr Mamadou SANOGO" w:date="2023-10-26T15:55:00Z">
                  <w:rPr>
                    <w:del w:id="8252" w:author="Cauris Cosmetics" w:date="2023-10-27T17:57:00Z"/>
                    <w:rFonts w:asciiTheme="minorHAnsi" w:hAnsiTheme="minorHAnsi"/>
                    <w:bCs/>
                    <w:color w:val="000000" w:themeColor="text1"/>
                    <w:sz w:val="20"/>
                    <w:szCs w:val="20"/>
                  </w:rPr>
                </w:rPrChange>
              </w:rPr>
            </w:pPr>
            <w:del w:id="8253" w:author="Cauris Cosmetics" w:date="2023-10-27T17:57:00Z">
              <w:r w:rsidRPr="00561D9D" w:rsidDel="00FA173A">
                <w:rPr>
                  <w:rFonts w:asciiTheme="minorHAnsi" w:hAnsiTheme="minorHAnsi"/>
                  <w:bCs/>
                  <w:sz w:val="20"/>
                  <w:szCs w:val="20"/>
                  <w:rPrChange w:id="8254"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8255" w:author="Cauris Cosmetics" w:date="2023-10-27T17:57:00Z"/>
                <w:rFonts w:asciiTheme="minorHAnsi" w:hAnsiTheme="minorHAnsi"/>
                <w:bCs/>
                <w:sz w:val="20"/>
                <w:szCs w:val="20"/>
                <w:rPrChange w:id="8256" w:author="Dr Mamadou SANOGO" w:date="2023-10-26T15:55:00Z">
                  <w:rPr>
                    <w:del w:id="8257" w:author="Cauris Cosmetics" w:date="2023-10-27T17:57:00Z"/>
                    <w:rFonts w:asciiTheme="minorHAnsi" w:hAnsiTheme="minorHAnsi"/>
                    <w:bCs/>
                    <w:color w:val="000000" w:themeColor="text1"/>
                    <w:sz w:val="20"/>
                    <w:szCs w:val="20"/>
                  </w:rPr>
                </w:rPrChange>
              </w:rPr>
            </w:pPr>
            <w:del w:id="8258" w:author="Cauris Cosmetics" w:date="2023-10-27T17:57:00Z">
              <w:r w:rsidRPr="00561D9D" w:rsidDel="00FA173A">
                <w:rPr>
                  <w:rFonts w:asciiTheme="minorHAnsi" w:hAnsiTheme="minorHAnsi"/>
                  <w:bCs/>
                  <w:sz w:val="20"/>
                  <w:szCs w:val="20"/>
                  <w:rPrChange w:id="8259"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8260" w:author="Cauris Cosmetics" w:date="2023-10-27T17:57:00Z"/>
                <w:rFonts w:asciiTheme="minorHAnsi" w:hAnsiTheme="minorHAnsi"/>
                <w:bCs/>
                <w:sz w:val="20"/>
                <w:szCs w:val="20"/>
                <w:rPrChange w:id="8261" w:author="Dr Mamadou SANOGO" w:date="2023-10-26T15:55:00Z">
                  <w:rPr>
                    <w:del w:id="8262" w:author="Cauris Cosmetics" w:date="2023-10-27T17:57:00Z"/>
                    <w:rFonts w:asciiTheme="minorHAnsi" w:hAnsiTheme="minorHAnsi"/>
                    <w:bCs/>
                    <w:color w:val="000000" w:themeColor="text1"/>
                    <w:sz w:val="20"/>
                    <w:szCs w:val="20"/>
                  </w:rPr>
                </w:rPrChange>
              </w:rPr>
            </w:pPr>
            <w:del w:id="8263" w:author="Cauris Cosmetics" w:date="2023-10-27T17:57:00Z">
              <w:r w:rsidRPr="00561D9D" w:rsidDel="00FA173A">
                <w:rPr>
                  <w:rFonts w:asciiTheme="minorHAnsi" w:hAnsiTheme="minorHAnsi"/>
                  <w:bCs/>
                  <w:sz w:val="20"/>
                  <w:szCs w:val="20"/>
                  <w:rPrChange w:id="8264"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8265" w:author="Cauris Cosmetics" w:date="2023-10-27T17:57:00Z"/>
                <w:rFonts w:asciiTheme="minorHAnsi" w:hAnsiTheme="minorHAnsi"/>
                <w:bCs/>
                <w:sz w:val="20"/>
                <w:szCs w:val="20"/>
                <w:rPrChange w:id="8266" w:author="Dr Mamadou SANOGO" w:date="2023-10-26T15:55:00Z">
                  <w:rPr>
                    <w:del w:id="8267" w:author="Cauris Cosmetics" w:date="2023-10-27T17:57:00Z"/>
                    <w:rFonts w:asciiTheme="minorHAnsi" w:hAnsiTheme="minorHAnsi"/>
                    <w:bCs/>
                    <w:color w:val="000000" w:themeColor="text1"/>
                    <w:sz w:val="20"/>
                    <w:szCs w:val="20"/>
                  </w:rPr>
                </w:rPrChange>
              </w:rPr>
            </w:pPr>
            <w:del w:id="8268" w:author="Cauris Cosmetics" w:date="2023-10-27T17:57:00Z">
              <w:r w:rsidRPr="00561D9D" w:rsidDel="00FA173A">
                <w:rPr>
                  <w:rFonts w:asciiTheme="minorHAnsi" w:hAnsiTheme="minorHAnsi"/>
                  <w:bCs/>
                  <w:sz w:val="20"/>
                  <w:szCs w:val="20"/>
                  <w:rPrChange w:id="826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8270" w:author="Cauris Cosmetics" w:date="2023-10-27T17:57:00Z"/>
                <w:sz w:val="20"/>
                <w:szCs w:val="20"/>
              </w:rPr>
            </w:pPr>
            <w:del w:id="8271" w:author="Cauris Cosmetics" w:date="2023-10-27T17:57:00Z">
              <w:r w:rsidRPr="00561D9D" w:rsidDel="00FA173A">
                <w:rPr>
                  <w:rFonts w:asciiTheme="minorHAnsi" w:hAnsiTheme="minorHAnsi"/>
                  <w:bCs/>
                  <w:i/>
                  <w:sz w:val="20"/>
                  <w:szCs w:val="20"/>
                  <w:rPrChange w:id="827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8273" w:author="Cauris Cosmetics" w:date="2023-10-27T17:57:00Z"/>
                <w:sz w:val="20"/>
                <w:szCs w:val="20"/>
              </w:rPr>
            </w:pPr>
            <w:del w:id="8274" w:author="Cauris Cosmetics" w:date="2023-10-27T17:57:00Z">
              <w:r w:rsidRPr="00561D9D" w:rsidDel="00FA173A">
                <w:rPr>
                  <w:rFonts w:asciiTheme="minorHAnsi" w:hAnsiTheme="minorHAnsi"/>
                  <w:bCs/>
                  <w:i/>
                  <w:sz w:val="20"/>
                  <w:szCs w:val="20"/>
                  <w:rPrChange w:id="827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827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8277" w:author="Cauris Cosmetics" w:date="2023-10-27T17:57:00Z"/>
                <w:rFonts w:asciiTheme="minorHAnsi" w:hAnsiTheme="minorHAnsi"/>
                <w:b/>
                <w:sz w:val="20"/>
                <w:szCs w:val="20"/>
                <w:rPrChange w:id="8278" w:author="Dr Mamadou SANOGO" w:date="2023-10-26T15:55:00Z">
                  <w:rPr>
                    <w:del w:id="827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8280" w:author="Cauris Cosmetics" w:date="2023-10-27T17:57:00Z"/>
                <w:rFonts w:asciiTheme="minorHAnsi" w:hAnsiTheme="minorHAnsi"/>
                <w:b/>
                <w:sz w:val="20"/>
                <w:szCs w:val="20"/>
                <w:rPrChange w:id="8281" w:author="Dr Mamadou SANOGO" w:date="2023-10-26T15:55:00Z">
                  <w:rPr>
                    <w:del w:id="828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8283" w:author="Cauris Cosmetics" w:date="2023-10-27T17:57:00Z"/>
                <w:rFonts w:asciiTheme="minorHAnsi" w:hAnsiTheme="minorHAnsi"/>
                <w:bCs/>
                <w:sz w:val="20"/>
                <w:szCs w:val="20"/>
                <w:rPrChange w:id="8284" w:author="Dr Mamadou SANOGO" w:date="2023-10-26T15:55:00Z">
                  <w:rPr>
                    <w:del w:id="828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8286" w:author="Cauris Cosmetics" w:date="2023-10-27T17:57:00Z"/>
                <w:rFonts w:asciiTheme="minorHAnsi" w:hAnsiTheme="minorHAnsi"/>
                <w:bCs/>
                <w:sz w:val="20"/>
                <w:szCs w:val="20"/>
                <w:rPrChange w:id="8287" w:author="Dr Mamadou SANOGO" w:date="2023-10-26T15:55:00Z">
                  <w:rPr>
                    <w:del w:id="8288" w:author="Cauris Cosmetics" w:date="2023-10-27T17:57:00Z"/>
                    <w:rFonts w:asciiTheme="minorHAnsi" w:hAnsiTheme="minorHAnsi"/>
                    <w:bCs/>
                    <w:color w:val="000000" w:themeColor="text1"/>
                    <w:sz w:val="20"/>
                    <w:szCs w:val="20"/>
                  </w:rPr>
                </w:rPrChange>
              </w:rPr>
            </w:pPr>
            <w:del w:id="8289" w:author="Cauris Cosmetics" w:date="2023-10-27T17:57:00Z">
              <w:r w:rsidRPr="00561D9D" w:rsidDel="00FA173A">
                <w:rPr>
                  <w:rFonts w:asciiTheme="minorHAnsi" w:hAnsiTheme="minorHAnsi"/>
                  <w:bCs/>
                  <w:sz w:val="20"/>
                  <w:szCs w:val="20"/>
                  <w:rPrChange w:id="8290"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8291" w:author="Cauris Cosmetics" w:date="2023-10-27T17:57:00Z"/>
                <w:rFonts w:asciiTheme="minorHAnsi" w:hAnsiTheme="minorHAnsi"/>
                <w:bCs/>
                <w:sz w:val="20"/>
                <w:szCs w:val="20"/>
                <w:rPrChange w:id="8292" w:author="Dr Mamadou SANOGO" w:date="2023-10-26T15:55:00Z">
                  <w:rPr>
                    <w:del w:id="8293" w:author="Cauris Cosmetics" w:date="2023-10-27T17:57:00Z"/>
                    <w:rFonts w:asciiTheme="minorHAnsi" w:hAnsiTheme="minorHAnsi"/>
                    <w:bCs/>
                    <w:color w:val="000000" w:themeColor="text1"/>
                    <w:sz w:val="20"/>
                    <w:szCs w:val="20"/>
                  </w:rPr>
                </w:rPrChange>
              </w:rPr>
            </w:pPr>
            <w:del w:id="8294" w:author="Cauris Cosmetics" w:date="2023-10-27T17:57:00Z">
              <w:r w:rsidRPr="00561D9D" w:rsidDel="00FA173A">
                <w:rPr>
                  <w:rFonts w:asciiTheme="minorHAnsi" w:hAnsiTheme="minorHAnsi"/>
                  <w:bCs/>
                  <w:sz w:val="20"/>
                  <w:szCs w:val="20"/>
                  <w:rPrChange w:id="8295"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8296" w:author="Cauris Cosmetics" w:date="2023-10-27T17:57:00Z"/>
                <w:rFonts w:asciiTheme="minorHAnsi" w:hAnsiTheme="minorHAnsi"/>
                <w:bCs/>
                <w:sz w:val="20"/>
                <w:szCs w:val="20"/>
                <w:rPrChange w:id="8297" w:author="Dr Mamadou SANOGO" w:date="2023-10-26T15:55:00Z">
                  <w:rPr>
                    <w:del w:id="829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8299" w:author="Cauris Cosmetics" w:date="2023-10-27T17:57:00Z"/>
                <w:rFonts w:asciiTheme="minorHAnsi" w:hAnsiTheme="minorHAnsi"/>
                <w:bCs/>
                <w:i/>
                <w:sz w:val="20"/>
                <w:szCs w:val="20"/>
                <w:rPrChange w:id="8300" w:author="Dr Mamadou SANOGO" w:date="2023-10-26T15:55:00Z">
                  <w:rPr>
                    <w:del w:id="830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8302" w:author="Cauris Cosmetics" w:date="2023-10-27T17:57:00Z"/>
                <w:rFonts w:asciiTheme="minorHAnsi" w:hAnsiTheme="minorHAnsi"/>
                <w:bCs/>
                <w:i/>
                <w:sz w:val="20"/>
                <w:szCs w:val="20"/>
                <w:rPrChange w:id="8303" w:author="Dr Mamadou SANOGO" w:date="2023-10-26T15:55:00Z">
                  <w:rPr>
                    <w:del w:id="8304"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8305"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8306" w:author="Cauris Cosmetics" w:date="2023-10-27T17:57:00Z"/>
                <w:rFonts w:asciiTheme="minorHAnsi" w:hAnsiTheme="minorHAnsi"/>
                <w:b/>
                <w:sz w:val="20"/>
                <w:szCs w:val="20"/>
                <w:rPrChange w:id="8307" w:author="Dr Mamadou SANOGO" w:date="2023-10-26T15:55:00Z">
                  <w:rPr>
                    <w:del w:id="8308"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8309" w:author="Cauris Cosmetics" w:date="2023-10-27T17:57:00Z"/>
                <w:rFonts w:asciiTheme="minorHAnsi" w:hAnsiTheme="minorHAnsi"/>
                <w:b/>
                <w:sz w:val="20"/>
                <w:szCs w:val="20"/>
                <w:rPrChange w:id="8310" w:author="Dr Mamadou SANOGO" w:date="2023-10-26T15:55:00Z">
                  <w:rPr>
                    <w:del w:id="8311"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8312" w:author="Cauris Cosmetics" w:date="2023-10-27T17:57:00Z"/>
                <w:rFonts w:asciiTheme="minorHAnsi" w:hAnsiTheme="minorHAnsi"/>
                <w:bCs/>
                <w:sz w:val="20"/>
                <w:szCs w:val="20"/>
                <w:rPrChange w:id="8313" w:author="Dr Mamadou SANOGO" w:date="2023-10-26T15:55:00Z">
                  <w:rPr>
                    <w:del w:id="831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8315" w:author="Cauris Cosmetics" w:date="2023-10-27T17:57:00Z"/>
                <w:rFonts w:asciiTheme="minorHAnsi" w:hAnsiTheme="minorHAnsi"/>
                <w:bCs/>
                <w:sz w:val="20"/>
                <w:szCs w:val="20"/>
                <w:rPrChange w:id="8316" w:author="Dr Mamadou SANOGO" w:date="2023-10-26T15:55:00Z">
                  <w:rPr>
                    <w:del w:id="8317" w:author="Cauris Cosmetics" w:date="2023-10-27T17:57:00Z"/>
                    <w:rFonts w:asciiTheme="minorHAnsi" w:hAnsiTheme="minorHAnsi"/>
                    <w:bCs/>
                    <w:color w:val="000000" w:themeColor="text1"/>
                    <w:sz w:val="20"/>
                    <w:szCs w:val="20"/>
                  </w:rPr>
                </w:rPrChange>
              </w:rPr>
            </w:pPr>
            <w:del w:id="8318" w:author="Cauris Cosmetics" w:date="2023-10-27T17:57:00Z">
              <w:r w:rsidRPr="00561D9D" w:rsidDel="00FA173A">
                <w:rPr>
                  <w:rFonts w:asciiTheme="minorHAnsi" w:hAnsiTheme="minorHAnsi"/>
                  <w:bCs/>
                  <w:sz w:val="20"/>
                  <w:szCs w:val="20"/>
                  <w:rPrChange w:id="8319"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8320" w:author="Cauris Cosmetics" w:date="2023-10-27T17:57:00Z"/>
                <w:rFonts w:asciiTheme="minorHAnsi" w:hAnsiTheme="minorHAnsi"/>
                <w:bCs/>
                <w:sz w:val="20"/>
                <w:szCs w:val="20"/>
                <w:rPrChange w:id="8321" w:author="Dr Mamadou SANOGO" w:date="2023-10-26T15:55:00Z">
                  <w:rPr>
                    <w:del w:id="8322" w:author="Cauris Cosmetics" w:date="2023-10-27T17:57:00Z"/>
                    <w:rFonts w:asciiTheme="minorHAnsi" w:hAnsiTheme="minorHAnsi"/>
                    <w:bCs/>
                    <w:color w:val="000000" w:themeColor="text1"/>
                    <w:sz w:val="20"/>
                    <w:szCs w:val="20"/>
                  </w:rPr>
                </w:rPrChange>
              </w:rPr>
            </w:pPr>
            <w:del w:id="8323" w:author="Cauris Cosmetics" w:date="2023-10-27T17:57:00Z">
              <w:r w:rsidRPr="00561D9D" w:rsidDel="00FA173A">
                <w:rPr>
                  <w:rFonts w:asciiTheme="minorHAnsi" w:hAnsiTheme="minorHAnsi"/>
                  <w:bCs/>
                  <w:sz w:val="20"/>
                  <w:szCs w:val="20"/>
                  <w:rPrChange w:id="8324"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8325" w:author="Cauris Cosmetics" w:date="2023-10-27T17:57:00Z"/>
                <w:rFonts w:asciiTheme="minorHAnsi" w:hAnsiTheme="minorHAnsi"/>
                <w:bCs/>
                <w:sz w:val="20"/>
                <w:szCs w:val="20"/>
                <w:rPrChange w:id="8326" w:author="Dr Mamadou SANOGO" w:date="2023-10-26T15:55:00Z">
                  <w:rPr>
                    <w:del w:id="8327"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8328" w:author="Cauris Cosmetics" w:date="2023-10-27T17:57:00Z"/>
                <w:rFonts w:asciiTheme="minorHAnsi" w:hAnsiTheme="minorHAnsi"/>
                <w:bCs/>
                <w:i/>
                <w:sz w:val="20"/>
                <w:szCs w:val="20"/>
                <w:rPrChange w:id="8329" w:author="Dr Mamadou SANOGO" w:date="2023-10-26T15:55:00Z">
                  <w:rPr>
                    <w:del w:id="8330"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8331" w:author="Cauris Cosmetics" w:date="2023-10-27T17:57:00Z"/>
                <w:rFonts w:asciiTheme="minorHAnsi" w:hAnsiTheme="minorHAnsi"/>
                <w:bCs/>
                <w:i/>
                <w:sz w:val="20"/>
                <w:szCs w:val="20"/>
                <w:rPrChange w:id="8332" w:author="Dr Mamadou SANOGO" w:date="2023-10-26T15:55:00Z">
                  <w:rPr>
                    <w:del w:id="8333"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8334"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8335" w:author="Cauris Cosmetics" w:date="2023-10-27T17:57:00Z"/>
                <w:rFonts w:asciiTheme="minorHAnsi" w:hAnsiTheme="minorHAnsi"/>
                <w:b/>
                <w:sz w:val="20"/>
                <w:szCs w:val="20"/>
                <w:rPrChange w:id="8336" w:author="Dr Mamadou SANOGO" w:date="2023-10-26T15:55:00Z">
                  <w:rPr>
                    <w:del w:id="8337" w:author="Cauris Cosmetics" w:date="2023-10-27T17:57:00Z"/>
                    <w:rFonts w:asciiTheme="minorHAnsi" w:hAnsiTheme="minorHAnsi"/>
                    <w:b/>
                    <w:color w:val="000000" w:themeColor="text1"/>
                    <w:sz w:val="20"/>
                    <w:szCs w:val="20"/>
                  </w:rPr>
                </w:rPrChange>
              </w:rPr>
            </w:pPr>
            <w:del w:id="8338"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339"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8340" w:author="Cauris Cosmetics" w:date="2023-10-27T17:57:00Z"/>
                <w:rFonts w:asciiTheme="minorHAnsi" w:hAnsiTheme="minorHAnsi"/>
                <w:b/>
                <w:sz w:val="20"/>
                <w:szCs w:val="20"/>
                <w:rPrChange w:id="8341" w:author="Dr Mamadou SANOGO" w:date="2023-10-26T15:55:00Z">
                  <w:rPr>
                    <w:del w:id="8342"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8343" w:author="Cauris Cosmetics" w:date="2023-10-27T17:57:00Z"/>
                <w:rFonts w:asciiTheme="minorHAnsi" w:hAnsiTheme="minorHAnsi"/>
                <w:b/>
                <w:sz w:val="20"/>
                <w:szCs w:val="20"/>
                <w:rPrChange w:id="8344" w:author="Dr Mamadou SANOGO" w:date="2023-10-26T15:55:00Z">
                  <w:rPr>
                    <w:del w:id="8345"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346" w:author="Cauris Cosmetics" w:date="2023-10-27T17:57:00Z"/>
                <w:rFonts w:asciiTheme="minorHAnsi" w:hAnsiTheme="minorHAnsi"/>
                <w:b/>
                <w:sz w:val="20"/>
                <w:szCs w:val="20"/>
                <w:rPrChange w:id="8347" w:author="Dr Mamadou SANOGO" w:date="2023-10-26T15:55:00Z">
                  <w:rPr>
                    <w:del w:id="8348" w:author="Cauris Cosmetics" w:date="2023-10-27T17:57:00Z"/>
                    <w:rFonts w:asciiTheme="minorHAnsi" w:hAnsiTheme="minorHAnsi"/>
                    <w:b/>
                    <w:color w:val="000000" w:themeColor="text1"/>
                    <w:sz w:val="20"/>
                    <w:szCs w:val="20"/>
                  </w:rPr>
                </w:rPrChange>
              </w:rPr>
            </w:pPr>
            <w:del w:id="8349" w:author="Cauris Cosmetics" w:date="2023-10-27T17:57:00Z">
              <w:r w:rsidRPr="00561D9D" w:rsidDel="00FA173A">
                <w:rPr>
                  <w:rFonts w:asciiTheme="minorHAnsi" w:hAnsiTheme="minorHAnsi"/>
                  <w:b/>
                  <w:sz w:val="20"/>
                  <w:szCs w:val="20"/>
                  <w:rPrChange w:id="8350"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351" w:author="Cauris Cosmetics" w:date="2023-10-27T17:57:00Z"/>
                <w:rFonts w:asciiTheme="minorHAnsi" w:hAnsiTheme="minorHAnsi"/>
                <w:b/>
                <w:sz w:val="20"/>
                <w:szCs w:val="20"/>
                <w:rPrChange w:id="8352" w:author="Dr Mamadou SANOGO" w:date="2023-10-26T15:55:00Z">
                  <w:rPr>
                    <w:del w:id="8353"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354" w:author="Cauris Cosmetics" w:date="2023-10-27T17:57:00Z"/>
                <w:rFonts w:asciiTheme="minorHAnsi" w:hAnsiTheme="minorHAnsi"/>
                <w:bCs/>
                <w:sz w:val="20"/>
                <w:szCs w:val="20"/>
                <w:rPrChange w:id="8355" w:author="Dr Mamadou SANOGO" w:date="2023-10-26T15:55:00Z">
                  <w:rPr>
                    <w:del w:id="8356" w:author="Cauris Cosmetics" w:date="2023-10-27T17:57:00Z"/>
                    <w:rFonts w:asciiTheme="minorHAnsi" w:hAnsiTheme="minorHAnsi"/>
                    <w:bCs/>
                    <w:color w:val="000000" w:themeColor="text1"/>
                    <w:sz w:val="20"/>
                    <w:szCs w:val="20"/>
                  </w:rPr>
                </w:rPrChange>
              </w:rPr>
            </w:pPr>
            <w:del w:id="8357" w:author="Cauris Cosmetics" w:date="2023-10-27T17:57:00Z">
              <w:r w:rsidRPr="00561D9D" w:rsidDel="00FA173A">
                <w:rPr>
                  <w:rFonts w:asciiTheme="minorHAnsi" w:hAnsiTheme="minorHAnsi"/>
                  <w:bCs/>
                  <w:sz w:val="20"/>
                  <w:szCs w:val="20"/>
                  <w:rPrChange w:id="8358"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359" w:author="Cauris Cosmetics" w:date="2023-10-27T17:57:00Z"/>
                <w:rFonts w:asciiTheme="minorHAnsi" w:hAnsiTheme="minorHAnsi"/>
                <w:bCs/>
                <w:sz w:val="20"/>
                <w:szCs w:val="20"/>
                <w:rPrChange w:id="8360" w:author="Dr Mamadou SANOGO" w:date="2023-10-26T15:55:00Z">
                  <w:rPr>
                    <w:del w:id="8361" w:author="Cauris Cosmetics" w:date="2023-10-27T17:57:00Z"/>
                    <w:rFonts w:asciiTheme="minorHAnsi" w:hAnsiTheme="minorHAnsi"/>
                    <w:bCs/>
                    <w:color w:val="000000" w:themeColor="text1"/>
                    <w:sz w:val="20"/>
                    <w:szCs w:val="20"/>
                  </w:rPr>
                </w:rPrChange>
              </w:rPr>
            </w:pPr>
            <w:del w:id="8362" w:author="Cauris Cosmetics" w:date="2023-10-27T17:57:00Z">
              <w:r w:rsidRPr="00561D9D" w:rsidDel="00FA173A">
                <w:rPr>
                  <w:rFonts w:asciiTheme="minorHAnsi" w:hAnsiTheme="minorHAnsi"/>
                  <w:bCs/>
                  <w:sz w:val="20"/>
                  <w:szCs w:val="20"/>
                  <w:rPrChange w:id="8363"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364" w:author="Cauris Cosmetics" w:date="2023-10-27T17:57:00Z"/>
                <w:rFonts w:asciiTheme="minorHAnsi" w:hAnsiTheme="minorHAnsi"/>
                <w:bCs/>
                <w:sz w:val="20"/>
                <w:szCs w:val="20"/>
                <w:rPrChange w:id="8365" w:author="Dr Mamadou SANOGO" w:date="2023-10-26T15:55:00Z">
                  <w:rPr>
                    <w:del w:id="8366" w:author="Cauris Cosmetics" w:date="2023-10-27T17:57:00Z"/>
                    <w:rFonts w:asciiTheme="minorHAnsi" w:hAnsiTheme="minorHAnsi"/>
                    <w:bCs/>
                    <w:color w:val="000000" w:themeColor="text1"/>
                    <w:sz w:val="20"/>
                    <w:szCs w:val="20"/>
                  </w:rPr>
                </w:rPrChange>
              </w:rPr>
            </w:pPr>
            <w:del w:id="8367" w:author="Cauris Cosmetics" w:date="2023-10-27T17:57:00Z">
              <w:r w:rsidRPr="00561D9D" w:rsidDel="00FA173A">
                <w:rPr>
                  <w:rFonts w:asciiTheme="minorHAnsi" w:hAnsiTheme="minorHAnsi"/>
                  <w:bCs/>
                  <w:sz w:val="20"/>
                  <w:szCs w:val="20"/>
                  <w:rPrChange w:id="8368"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369" w:author="Cauris Cosmetics" w:date="2023-10-27T17:57:00Z"/>
                <w:rFonts w:asciiTheme="minorHAnsi" w:hAnsiTheme="minorHAnsi"/>
                <w:bCs/>
                <w:sz w:val="20"/>
                <w:szCs w:val="20"/>
                <w:rPrChange w:id="8370" w:author="Dr Mamadou SANOGO" w:date="2023-10-26T15:55:00Z">
                  <w:rPr>
                    <w:del w:id="8371" w:author="Cauris Cosmetics" w:date="2023-10-27T17:57:00Z"/>
                    <w:rFonts w:asciiTheme="minorHAnsi" w:hAnsiTheme="minorHAnsi"/>
                    <w:bCs/>
                    <w:color w:val="000000" w:themeColor="text1"/>
                    <w:sz w:val="20"/>
                    <w:szCs w:val="20"/>
                  </w:rPr>
                </w:rPrChange>
              </w:rPr>
            </w:pPr>
            <w:del w:id="8372" w:author="Cauris Cosmetics" w:date="2023-10-27T17:57:00Z">
              <w:r w:rsidRPr="00561D9D" w:rsidDel="00FA173A">
                <w:rPr>
                  <w:rFonts w:asciiTheme="minorHAnsi" w:hAnsiTheme="minorHAnsi"/>
                  <w:bCs/>
                  <w:sz w:val="20"/>
                  <w:szCs w:val="20"/>
                  <w:rPrChange w:id="8373"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374" w:author="Cauris Cosmetics" w:date="2023-10-27T17:57:00Z"/>
                <w:sz w:val="20"/>
                <w:szCs w:val="20"/>
              </w:rPr>
            </w:pPr>
            <w:del w:id="8375" w:author="Cauris Cosmetics" w:date="2023-10-27T17:57:00Z">
              <w:r w:rsidRPr="00561D9D" w:rsidDel="00FA173A">
                <w:rPr>
                  <w:rFonts w:asciiTheme="minorHAnsi" w:hAnsiTheme="minorHAnsi"/>
                  <w:bCs/>
                  <w:i/>
                  <w:sz w:val="20"/>
                  <w:szCs w:val="20"/>
                  <w:rPrChange w:id="8376"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377" w:author="Cauris Cosmetics" w:date="2023-10-27T17:57:00Z"/>
                <w:sz w:val="20"/>
                <w:szCs w:val="20"/>
              </w:rPr>
            </w:pPr>
            <w:del w:id="8378" w:author="Cauris Cosmetics" w:date="2023-10-27T17:57:00Z">
              <w:r w:rsidRPr="00561D9D" w:rsidDel="00FA173A">
                <w:rPr>
                  <w:rFonts w:asciiTheme="minorHAnsi" w:hAnsiTheme="minorHAnsi"/>
                  <w:bCs/>
                  <w:i/>
                  <w:sz w:val="20"/>
                  <w:szCs w:val="20"/>
                  <w:rPrChange w:id="8379"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380"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381" w:author="Cauris Cosmetics" w:date="2023-10-27T17:57:00Z"/>
                <w:rFonts w:asciiTheme="minorHAnsi" w:hAnsiTheme="minorHAnsi"/>
                <w:b/>
                <w:sz w:val="20"/>
                <w:szCs w:val="20"/>
                <w:rPrChange w:id="8382" w:author="Dr Mamadou SANOGO" w:date="2023-10-26T15:55:00Z">
                  <w:rPr>
                    <w:del w:id="8383"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384"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385"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386" w:author="Cauris Cosmetics" w:date="2023-10-27T17:57:00Z"/>
                <w:rFonts w:asciiTheme="minorHAnsi" w:hAnsiTheme="minorHAnsi"/>
                <w:bCs/>
                <w:sz w:val="20"/>
                <w:szCs w:val="20"/>
                <w:rPrChange w:id="8387" w:author="Dr Mamadou SANOGO" w:date="2023-10-26T15:55:00Z">
                  <w:rPr>
                    <w:del w:id="8388" w:author="Cauris Cosmetics" w:date="2023-10-27T17:57:00Z"/>
                    <w:rFonts w:asciiTheme="minorHAnsi" w:hAnsiTheme="minorHAnsi"/>
                    <w:bCs/>
                    <w:color w:val="000000" w:themeColor="text1"/>
                    <w:sz w:val="20"/>
                    <w:szCs w:val="20"/>
                  </w:rPr>
                </w:rPrChange>
              </w:rPr>
            </w:pPr>
            <w:del w:id="8389" w:author="Cauris Cosmetics" w:date="2023-10-27T17:57:00Z">
              <w:r w:rsidRPr="00561D9D" w:rsidDel="00FA173A">
                <w:rPr>
                  <w:rFonts w:asciiTheme="minorHAnsi" w:hAnsiTheme="minorHAnsi"/>
                  <w:bCs/>
                  <w:sz w:val="20"/>
                  <w:szCs w:val="20"/>
                  <w:rPrChange w:id="8390"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391" w:author="Cauris Cosmetics" w:date="2023-10-27T17:57:00Z"/>
                <w:rFonts w:asciiTheme="minorHAnsi" w:hAnsiTheme="minorHAnsi"/>
                <w:bCs/>
                <w:sz w:val="20"/>
                <w:szCs w:val="20"/>
                <w:rPrChange w:id="8392" w:author="Dr Mamadou SANOGO" w:date="2023-10-26T15:55:00Z">
                  <w:rPr>
                    <w:del w:id="8393" w:author="Cauris Cosmetics" w:date="2023-10-27T17:57:00Z"/>
                    <w:rFonts w:asciiTheme="minorHAnsi" w:hAnsiTheme="minorHAnsi"/>
                    <w:bCs/>
                    <w:color w:val="000000" w:themeColor="text1"/>
                    <w:sz w:val="20"/>
                    <w:szCs w:val="20"/>
                  </w:rPr>
                </w:rPrChange>
              </w:rPr>
            </w:pPr>
            <w:del w:id="8394" w:author="Cauris Cosmetics" w:date="2023-10-27T17:57:00Z">
              <w:r w:rsidRPr="00561D9D" w:rsidDel="00FA173A">
                <w:rPr>
                  <w:rFonts w:asciiTheme="minorHAnsi" w:hAnsiTheme="minorHAnsi"/>
                  <w:bCs/>
                  <w:sz w:val="20"/>
                  <w:szCs w:val="20"/>
                  <w:rPrChange w:id="839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396"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397"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398" w:author="Cauris Cosmetics" w:date="2023-10-27T17:57:00Z"/>
                <w:bCs/>
                <w:sz w:val="20"/>
                <w:szCs w:val="20"/>
                <w:u w:val="single"/>
                <w:lang w:eastAsia="en-US"/>
              </w:rPr>
            </w:pPr>
          </w:p>
        </w:tc>
      </w:tr>
      <w:tr w:rsidR="00561D9D" w:rsidRPr="00561D9D" w:rsidDel="00FA173A" w14:paraId="14563465" w14:textId="4E968E5B" w:rsidTr="00F26652">
        <w:trPr>
          <w:cantSplit/>
          <w:trHeight w:val="20"/>
          <w:del w:id="8399"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400" w:author="Cauris Cosmetics" w:date="2023-10-27T17:57:00Z"/>
                <w:rFonts w:asciiTheme="minorHAnsi" w:hAnsiTheme="minorHAnsi"/>
                <w:b/>
                <w:bCs/>
                <w:sz w:val="20"/>
                <w:szCs w:val="20"/>
                <w:rPrChange w:id="8401" w:author="Dr Mamadou SANOGO" w:date="2023-10-26T15:55:00Z">
                  <w:rPr>
                    <w:del w:id="8402" w:author="Cauris Cosmetics" w:date="2023-10-27T17:57:00Z"/>
                    <w:rFonts w:asciiTheme="minorHAnsi" w:hAnsiTheme="minorHAnsi"/>
                    <w:b/>
                    <w:bCs/>
                    <w:color w:val="000000" w:themeColor="text1"/>
                    <w:sz w:val="20"/>
                    <w:szCs w:val="20"/>
                  </w:rPr>
                </w:rPrChange>
              </w:rPr>
            </w:pPr>
            <w:del w:id="8403" w:author="Cauris Cosmetics" w:date="2023-10-27T17:57:00Z">
              <w:r w:rsidRPr="00561D9D" w:rsidDel="00FA173A">
                <w:rPr>
                  <w:rFonts w:asciiTheme="minorHAnsi" w:hAnsiTheme="minorHAnsi"/>
                  <w:b/>
                  <w:bCs/>
                  <w:sz w:val="20"/>
                  <w:szCs w:val="20"/>
                  <w:rPrChange w:id="8404"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405" w:author="Cauris Cosmetics" w:date="2023-10-27T17:57:00Z"/>
                <w:rFonts w:asciiTheme="minorHAnsi" w:hAnsiTheme="minorHAnsi"/>
                <w:b/>
                <w:bCs/>
                <w:sz w:val="20"/>
                <w:szCs w:val="20"/>
                <w:rPrChange w:id="8406" w:author="Dr Mamadou SANOGO" w:date="2023-10-26T15:55:00Z">
                  <w:rPr>
                    <w:del w:id="8407" w:author="Cauris Cosmetics" w:date="2023-10-27T17:57:00Z"/>
                    <w:rFonts w:asciiTheme="minorHAnsi" w:hAnsiTheme="minorHAnsi"/>
                    <w:b/>
                    <w:bCs/>
                    <w:color w:val="000000" w:themeColor="text1"/>
                    <w:sz w:val="20"/>
                    <w:szCs w:val="20"/>
                  </w:rPr>
                </w:rPrChange>
              </w:rPr>
            </w:pPr>
            <w:del w:id="8408" w:author="Cauris Cosmetics" w:date="2023-10-27T17:57:00Z">
              <w:r w:rsidRPr="00561D9D" w:rsidDel="00FA173A">
                <w:rPr>
                  <w:rFonts w:asciiTheme="minorHAnsi" w:hAnsiTheme="minorHAnsi"/>
                  <w:b/>
                  <w:bCs/>
                  <w:sz w:val="20"/>
                  <w:szCs w:val="20"/>
                  <w:rPrChange w:id="8409"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410"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411" w:author="Cauris Cosmetics" w:date="2023-10-27T17:57:00Z"/>
                <w:rFonts w:asciiTheme="minorHAnsi" w:hAnsiTheme="minorHAnsi"/>
                <w:b/>
                <w:bCs/>
                <w:sz w:val="20"/>
                <w:szCs w:val="20"/>
                <w:rPrChange w:id="8412" w:author="Dr Mamadou SANOGO" w:date="2023-10-26T15:55:00Z">
                  <w:rPr>
                    <w:del w:id="8413" w:author="Cauris Cosmetics" w:date="2023-10-27T17:57:00Z"/>
                    <w:rFonts w:asciiTheme="minorHAnsi" w:hAnsiTheme="minorHAnsi"/>
                    <w:b/>
                    <w:bCs/>
                    <w:color w:val="000000" w:themeColor="text1"/>
                    <w:sz w:val="20"/>
                    <w:szCs w:val="20"/>
                  </w:rPr>
                </w:rPrChange>
              </w:rPr>
            </w:pPr>
            <w:del w:id="8414" w:author="Cauris Cosmetics" w:date="2023-10-27T17:57:00Z">
              <w:r w:rsidRPr="00561D9D" w:rsidDel="00FA173A">
                <w:rPr>
                  <w:rFonts w:asciiTheme="minorHAnsi" w:hAnsiTheme="minorHAnsi"/>
                  <w:b/>
                  <w:bCs/>
                  <w:sz w:val="20"/>
                  <w:szCs w:val="20"/>
                  <w:rPrChange w:id="8415"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416" w:author="Cauris Cosmetics" w:date="2023-10-27T17:57:00Z"/>
                <w:rFonts w:asciiTheme="minorHAnsi" w:hAnsiTheme="minorHAnsi"/>
                <w:b/>
                <w:bCs/>
                <w:sz w:val="20"/>
                <w:szCs w:val="20"/>
                <w:rPrChange w:id="8417" w:author="Dr Mamadou SANOGO" w:date="2023-10-26T15:55:00Z">
                  <w:rPr>
                    <w:del w:id="8418" w:author="Cauris Cosmetics" w:date="2023-10-27T17:57:00Z"/>
                    <w:rFonts w:asciiTheme="minorHAnsi" w:hAnsiTheme="minorHAnsi"/>
                    <w:b/>
                    <w:bCs/>
                    <w:color w:val="000000" w:themeColor="text1"/>
                    <w:sz w:val="20"/>
                    <w:szCs w:val="20"/>
                  </w:rPr>
                </w:rPrChange>
              </w:rPr>
            </w:pPr>
            <w:del w:id="8419" w:author="Cauris Cosmetics" w:date="2023-10-27T17:57:00Z">
              <w:r w:rsidRPr="00561D9D" w:rsidDel="00FA173A">
                <w:rPr>
                  <w:rFonts w:asciiTheme="minorHAnsi" w:hAnsiTheme="minorHAnsi"/>
                  <w:b/>
                  <w:bCs/>
                  <w:sz w:val="20"/>
                  <w:szCs w:val="20"/>
                  <w:rPrChange w:id="8420"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421"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422" w:author="Cauris Cosmetics" w:date="2023-10-27T17:57:00Z"/>
          <w:rFonts w:cs="Calibri"/>
          <w:rPrChange w:id="8423" w:author="Dr Mamadou SANOGO" w:date="2023-10-26T15:55:00Z">
            <w:rPr>
              <w:del w:id="8424" w:author="Cauris Cosmetics" w:date="2023-10-27T17:57:00Z"/>
              <w:rFonts w:cs="Calibri"/>
              <w:color w:val="000000"/>
            </w:rPr>
          </w:rPrChange>
        </w:rPr>
      </w:pPr>
    </w:p>
    <w:p w14:paraId="71A8F74F" w14:textId="4304410B" w:rsidR="00631BF4" w:rsidDel="0018395A" w:rsidRDefault="00631BF4" w:rsidP="00631BF4">
      <w:pPr>
        <w:spacing w:line="276" w:lineRule="auto"/>
        <w:rPr>
          <w:del w:id="8425" w:author="Dr Mamadou SANOGO" w:date="2023-10-27T11:39:00Z"/>
          <w:rFonts w:cs="Calibri"/>
        </w:rPr>
      </w:pPr>
    </w:p>
    <w:p w14:paraId="1540181E" w14:textId="108643F0" w:rsidR="0018395A" w:rsidRDefault="0018395A" w:rsidP="00631BF4">
      <w:pPr>
        <w:spacing w:line="276" w:lineRule="auto"/>
        <w:rPr>
          <w:ins w:id="8426" w:author="Dr Mamadou SANOGO" w:date="2023-10-27T15:30:00Z"/>
          <w:rFonts w:cs="Calibri"/>
        </w:rPr>
      </w:pPr>
    </w:p>
    <w:p w14:paraId="09E8F59A" w14:textId="7A1C10E0" w:rsidR="0018395A" w:rsidRDefault="0018395A" w:rsidP="00631BF4">
      <w:pPr>
        <w:spacing w:line="276" w:lineRule="auto"/>
        <w:rPr>
          <w:ins w:id="8427" w:author="Dr Mamadou SANOGO" w:date="2023-10-27T15:30:00Z"/>
          <w:rFonts w:cs="Calibri"/>
        </w:rPr>
      </w:pPr>
    </w:p>
    <w:p w14:paraId="21C04DF3" w14:textId="3A8F707E" w:rsidR="0018395A" w:rsidRDefault="0018395A" w:rsidP="00631BF4">
      <w:pPr>
        <w:spacing w:line="276" w:lineRule="auto"/>
        <w:rPr>
          <w:ins w:id="8428" w:author="Dr Mamadou SANOGO" w:date="2023-10-27T15:30:00Z"/>
          <w:rFonts w:cs="Calibri"/>
        </w:rPr>
      </w:pPr>
    </w:p>
    <w:p w14:paraId="2BDB5A88" w14:textId="1E6374AB" w:rsidR="0018395A" w:rsidRDefault="0018395A" w:rsidP="00631BF4">
      <w:pPr>
        <w:spacing w:line="276" w:lineRule="auto"/>
        <w:rPr>
          <w:ins w:id="8429" w:author="Dr Mamadou SANOGO" w:date="2023-10-27T15:30:00Z"/>
          <w:rFonts w:cs="Calibri"/>
        </w:rPr>
      </w:pPr>
    </w:p>
    <w:p w14:paraId="687F8CF3" w14:textId="7BF98FA0" w:rsidR="0018395A" w:rsidRDefault="0018395A" w:rsidP="00631BF4">
      <w:pPr>
        <w:spacing w:line="276" w:lineRule="auto"/>
        <w:rPr>
          <w:ins w:id="8430" w:author="Dr Mamadou SANOGO" w:date="2023-10-27T15:30:00Z"/>
          <w:rFonts w:cs="Calibri"/>
        </w:rPr>
      </w:pPr>
    </w:p>
    <w:p w14:paraId="3007D640" w14:textId="77777777" w:rsidR="0018395A" w:rsidRPr="00561D9D" w:rsidRDefault="0018395A" w:rsidP="00631BF4">
      <w:pPr>
        <w:spacing w:line="276" w:lineRule="auto"/>
        <w:rPr>
          <w:ins w:id="8431" w:author="Dr Mamadou SANOGO" w:date="2023-10-27T15:30:00Z"/>
          <w:rFonts w:cs="Calibri"/>
          <w:rPrChange w:id="8432" w:author="Dr Mamadou SANOGO" w:date="2023-10-26T15:55:00Z">
            <w:rPr>
              <w:ins w:id="8433"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434" w:author="Dr Mamadou SANOGO" w:date="2023-10-27T11:39:00Z"/>
          <w:rFonts w:cs="Calibri"/>
          <w:rPrChange w:id="8435" w:author="Dr Mamadou SANOGO" w:date="2023-10-26T15:55:00Z">
            <w:rPr>
              <w:del w:id="8436"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437"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438" w:author="Cauris Cosmetics" w:date="2023-10-27T17:57:00Z"/>
          <w:rFonts w:ascii="Berlin Sans FB Demi" w:hAnsi="Berlin Sans FB Demi"/>
          <w:rPrChange w:id="8439" w:author="Dr Mamadou SANOGO" w:date="2023-10-26T15:55:00Z">
            <w:rPr>
              <w:del w:id="8440" w:author="Cauris Cosmetics" w:date="2023-10-27T17:57:00Z"/>
              <w:rFonts w:ascii="Berlin Sans FB Demi" w:hAnsi="Berlin Sans FB Demi"/>
              <w:color w:val="000000" w:themeColor="text1"/>
            </w:rPr>
          </w:rPrChange>
        </w:rPr>
      </w:pPr>
      <w:del w:id="8441" w:author="Cauris Cosmetics" w:date="2023-10-27T17:57:00Z">
        <w:r w:rsidRPr="00561D9D" w:rsidDel="00FA173A">
          <w:rPr>
            <w:rFonts w:ascii="Berlin Sans FB Demi" w:hAnsi="Berlin Sans FB Demi"/>
            <w:rPrChange w:id="8442" w:author="Dr Mamadou SANOGO" w:date="2023-10-26T15:55:00Z">
              <w:rPr>
                <w:rFonts w:ascii="Berlin Sans FB Demi" w:hAnsi="Berlin Sans FB Demi"/>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443" w:author="Cauris Cosmetics" w:date="2023-10-27T17:57:00Z"/>
          <w:rFonts w:asciiTheme="minorHAnsi" w:hAnsiTheme="minorHAnsi"/>
          <w:b w:val="0"/>
          <w:bCs/>
          <w:sz w:val="20"/>
        </w:rPr>
      </w:pPr>
      <w:del w:id="8444"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445" w:author="Cauris Cosmetics" w:date="2023-10-27T17:57:00Z"/>
          <w:rFonts w:asciiTheme="minorHAnsi" w:hAnsiTheme="minorHAnsi"/>
          <w:b w:val="0"/>
          <w:bCs/>
          <w:sz w:val="20"/>
        </w:rPr>
      </w:pPr>
      <w:del w:id="8446"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447"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448"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449"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450"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451"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452"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453"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454" w:author="Dr Mamadou SANOGO" w:date="2023-10-26T15:54:00Z"/>
          <w:del w:id="8455" w:author="Cauris Cosmetics" w:date="2023-10-27T17:58:00Z"/>
          <w:rFonts w:ascii="Berlin Sans FB Demi" w:hAnsi="Berlin Sans FB Demi"/>
          <w:color w:val="000000" w:themeColor="text1"/>
        </w:rPr>
      </w:pPr>
      <w:ins w:id="8456" w:author="Dr Mamadou SANOGO" w:date="2023-10-26T15:54:00Z">
        <w:del w:id="8457"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458" w:author="Dr Mamadou SANOGO" w:date="2023-10-26T15:54:00Z"/>
          <w:del w:id="8459" w:author="Cauris Cosmetics" w:date="2023-10-27T17:58:00Z"/>
          <w:rFonts w:asciiTheme="minorHAnsi" w:hAnsiTheme="minorHAnsi"/>
          <w:b w:val="0"/>
          <w:bCs/>
          <w:sz w:val="20"/>
        </w:rPr>
      </w:pPr>
      <w:ins w:id="8460" w:author="Dr Mamadou SANOGO" w:date="2023-10-26T15:54:00Z">
        <w:del w:id="8461"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462" w:author="Dr Mamadou SANOGO" w:date="2023-10-26T15:54:00Z"/>
          <w:del w:id="8463" w:author="Cauris Cosmetics" w:date="2023-10-27T17:58:00Z"/>
          <w:rFonts w:asciiTheme="minorHAnsi" w:hAnsiTheme="minorHAnsi"/>
          <w:b w:val="0"/>
          <w:bCs/>
          <w:sz w:val="20"/>
        </w:rPr>
      </w:pPr>
      <w:ins w:id="8464" w:author="Dr Mamadou SANOGO" w:date="2023-10-26T15:54:00Z">
        <w:del w:id="8465"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466" w:author="Dr Mamadou SANOGO" w:date="2023-10-26T15:54:00Z"/>
          <w:del w:id="8467"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468" w:author="Dr Mamadou SANOGO" w:date="2023-10-26T15:54:00Z"/>
          <w:del w:id="8469"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470" w:author="Dr Mamadou SANOGO" w:date="2023-10-26T15:54:00Z"/>
                <w:del w:id="8471" w:author="Cauris Cosmetics" w:date="2023-10-27T17:58:00Z"/>
                <w:rFonts w:asciiTheme="minorHAnsi" w:hAnsiTheme="minorHAnsi"/>
                <w:b/>
                <w:bCs/>
                <w:color w:val="000000" w:themeColor="text1"/>
                <w:sz w:val="18"/>
                <w:szCs w:val="18"/>
              </w:rPr>
            </w:pPr>
            <w:ins w:id="8472" w:author="Dr Mamadou SANOGO" w:date="2023-10-26T15:54:00Z">
              <w:del w:id="8473"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474" w:author="Dr Mamadou SANOGO" w:date="2023-10-26T15:54:00Z"/>
                <w:del w:id="8475" w:author="Cauris Cosmetics" w:date="2023-10-27T17:58:00Z"/>
                <w:rFonts w:asciiTheme="minorHAnsi" w:hAnsiTheme="minorHAnsi"/>
                <w:b/>
                <w:bCs/>
                <w:color w:val="000000" w:themeColor="text1"/>
                <w:sz w:val="18"/>
                <w:szCs w:val="18"/>
              </w:rPr>
            </w:pPr>
            <w:ins w:id="8476" w:author="Dr Mamadou SANOGO" w:date="2023-10-26T15:54:00Z">
              <w:del w:id="8477"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478" w:author="Dr Mamadou SANOGO" w:date="2023-10-26T15:54:00Z"/>
                <w:del w:id="8479" w:author="Cauris Cosmetics" w:date="2023-10-27T17:58:00Z"/>
                <w:rFonts w:asciiTheme="minorHAnsi" w:hAnsiTheme="minorHAnsi"/>
                <w:b/>
                <w:bCs/>
                <w:color w:val="000000" w:themeColor="text1"/>
                <w:sz w:val="18"/>
                <w:szCs w:val="18"/>
              </w:rPr>
            </w:pPr>
            <w:ins w:id="8480" w:author="Dr Mamadou SANOGO" w:date="2023-10-26T15:54:00Z">
              <w:del w:id="8481"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482" w:author="Dr Mamadou SANOGO" w:date="2023-10-26T15:54:00Z"/>
                <w:del w:id="8483" w:author="Cauris Cosmetics" w:date="2023-10-27T17:58:00Z"/>
                <w:rFonts w:asciiTheme="minorHAnsi" w:hAnsiTheme="minorHAnsi"/>
                <w:b/>
                <w:bCs/>
                <w:color w:val="000000" w:themeColor="text1"/>
                <w:sz w:val="18"/>
                <w:szCs w:val="18"/>
              </w:rPr>
            </w:pPr>
            <w:ins w:id="8484" w:author="Dr Mamadou SANOGO" w:date="2023-10-26T15:54:00Z">
              <w:del w:id="8485"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486" w:author="Dr Mamadou SANOGO" w:date="2023-10-26T15:54:00Z"/>
                <w:del w:id="8487" w:author="Cauris Cosmetics" w:date="2023-10-27T17:58:00Z"/>
                <w:rFonts w:asciiTheme="minorHAnsi" w:hAnsiTheme="minorHAnsi"/>
                <w:b/>
                <w:bCs/>
                <w:color w:val="000000" w:themeColor="text1"/>
                <w:sz w:val="18"/>
                <w:szCs w:val="18"/>
              </w:rPr>
            </w:pPr>
            <w:ins w:id="8488" w:author="Dr Mamadou SANOGO" w:date="2023-10-26T15:54:00Z">
              <w:del w:id="8489"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490" w:author="Dr Mamadou SANOGO" w:date="2023-10-26T15:54:00Z"/>
                <w:del w:id="8491" w:author="Cauris Cosmetics" w:date="2023-10-27T17:58:00Z"/>
                <w:rFonts w:asciiTheme="minorHAnsi" w:hAnsiTheme="minorHAnsi"/>
                <w:b/>
                <w:bCs/>
                <w:color w:val="000000" w:themeColor="text1"/>
                <w:sz w:val="18"/>
                <w:szCs w:val="18"/>
              </w:rPr>
            </w:pPr>
            <w:ins w:id="8492" w:author="Dr Mamadou SANOGO" w:date="2023-10-26T15:54:00Z">
              <w:del w:id="8493"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494" w:author="Dr Mamadou SANOGO" w:date="2023-10-26T15:54:00Z"/>
                <w:del w:id="8495" w:author="Cauris Cosmetics" w:date="2023-10-27T17:58:00Z"/>
                <w:rFonts w:asciiTheme="minorHAnsi" w:hAnsiTheme="minorHAnsi"/>
                <w:b/>
                <w:bCs/>
                <w:color w:val="000000" w:themeColor="text1"/>
                <w:sz w:val="18"/>
                <w:szCs w:val="18"/>
              </w:rPr>
            </w:pPr>
            <w:ins w:id="8496" w:author="Dr Mamadou SANOGO" w:date="2023-10-26T15:54:00Z">
              <w:del w:id="8497"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498" w:author="Dr Mamadou SANOGO" w:date="2023-10-26T15:54:00Z"/>
                <w:del w:id="8499" w:author="Cauris Cosmetics" w:date="2023-10-27T17:58:00Z"/>
                <w:rFonts w:asciiTheme="minorHAnsi" w:hAnsiTheme="minorHAnsi"/>
                <w:b/>
                <w:bCs/>
                <w:color w:val="000000" w:themeColor="text1"/>
                <w:sz w:val="18"/>
                <w:szCs w:val="18"/>
              </w:rPr>
            </w:pPr>
            <w:ins w:id="8500" w:author="Dr Mamadou SANOGO" w:date="2023-10-26T15:54:00Z">
              <w:del w:id="8501"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502" w:author="Dr Mamadou SANOGO" w:date="2023-10-26T15:54:00Z"/>
                <w:del w:id="8503" w:author="Cauris Cosmetics" w:date="2023-10-27T17:58:00Z"/>
                <w:rFonts w:asciiTheme="minorHAnsi" w:hAnsiTheme="minorHAnsi"/>
                <w:b/>
                <w:bCs/>
                <w:color w:val="000000" w:themeColor="text1"/>
                <w:sz w:val="18"/>
                <w:szCs w:val="18"/>
              </w:rPr>
            </w:pPr>
            <w:ins w:id="8504" w:author="Dr Mamadou SANOGO" w:date="2023-10-26T15:54:00Z">
              <w:del w:id="8505"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506" w:author="Dr Mamadou SANOGO" w:date="2023-10-26T15:54:00Z"/>
                <w:del w:id="8507" w:author="Cauris Cosmetics" w:date="2023-10-27T17:58:00Z"/>
                <w:rFonts w:asciiTheme="minorHAnsi" w:hAnsiTheme="minorHAnsi"/>
                <w:b/>
                <w:bCs/>
                <w:color w:val="000000" w:themeColor="text1"/>
                <w:sz w:val="18"/>
                <w:szCs w:val="18"/>
              </w:rPr>
            </w:pPr>
            <w:ins w:id="8508" w:author="Dr Mamadou SANOGO" w:date="2023-10-26T15:54:00Z">
              <w:del w:id="8509"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510" w:author="Dr Mamadou SANOGO" w:date="2023-10-26T15:54:00Z"/>
                <w:del w:id="8511" w:author="Cauris Cosmetics" w:date="2023-10-27T17:58:00Z"/>
                <w:rFonts w:asciiTheme="minorHAnsi" w:hAnsiTheme="minorHAnsi"/>
                <w:b/>
                <w:bCs/>
                <w:color w:val="000000" w:themeColor="text1"/>
                <w:sz w:val="18"/>
                <w:szCs w:val="18"/>
              </w:rPr>
            </w:pPr>
            <w:ins w:id="8512" w:author="Dr Mamadou SANOGO" w:date="2023-10-26T15:54:00Z">
              <w:del w:id="8513"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514" w:author="Dr Mamadou SANOGO" w:date="2023-10-26T15:54:00Z"/>
                <w:del w:id="8515" w:author="Cauris Cosmetics" w:date="2023-10-27T17:58:00Z"/>
                <w:rFonts w:asciiTheme="minorHAnsi" w:hAnsiTheme="minorHAnsi"/>
                <w:b/>
                <w:bCs/>
                <w:color w:val="000000" w:themeColor="text1"/>
                <w:sz w:val="18"/>
                <w:szCs w:val="18"/>
              </w:rPr>
            </w:pPr>
            <w:ins w:id="8516" w:author="Dr Mamadou SANOGO" w:date="2023-10-26T15:54:00Z">
              <w:del w:id="8517"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518" w:author="Dr Mamadou SANOGO" w:date="2023-10-26T15:54:00Z"/>
          <w:del w:id="851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520" w:author="Dr Mamadou SANOGO" w:date="2023-10-26T15:54:00Z"/>
                <w:del w:id="8521" w:author="Cauris Cosmetics" w:date="2023-10-27T17:58:00Z"/>
                <w:rFonts w:asciiTheme="minorHAnsi" w:hAnsiTheme="minorHAnsi"/>
                <w:b/>
                <w:color w:val="000000" w:themeColor="text1"/>
              </w:rPr>
            </w:pPr>
            <w:ins w:id="8522" w:author="Dr Mamadou SANOGO" w:date="2023-10-26T15:54:00Z">
              <w:del w:id="8523"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524" w:author="Dr Mamadou SANOGO" w:date="2023-10-26T15:54:00Z"/>
                <w:del w:id="8525" w:author="Cauris Cosmetics" w:date="2023-10-27T17:58:00Z"/>
                <w:rFonts w:asciiTheme="minorHAnsi" w:hAnsiTheme="minorHAnsi"/>
                <w:b/>
                <w:color w:val="000000" w:themeColor="text1"/>
              </w:rPr>
            </w:pPr>
            <w:ins w:id="8526" w:author="Dr Mamadou SANOGO" w:date="2023-10-26T15:54:00Z">
              <w:del w:id="8527"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528" w:author="Dr Mamadou SANOGO" w:date="2023-10-26T15:54:00Z"/>
                <w:del w:id="8529" w:author="Cauris Cosmetics" w:date="2023-10-27T17:58:00Z"/>
                <w:rFonts w:asciiTheme="minorHAnsi" w:hAnsiTheme="minorHAnsi"/>
                <w:b/>
                <w:color w:val="000000" w:themeColor="text1"/>
              </w:rPr>
            </w:pPr>
            <w:ins w:id="8530" w:author="Dr Mamadou SANOGO" w:date="2023-10-26T15:54:00Z">
              <w:del w:id="8531"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532" w:author="Dr Mamadou SANOGO" w:date="2023-10-26T15:54:00Z"/>
                <w:del w:id="8533" w:author="Cauris Cosmetics" w:date="2023-10-27T17:58:00Z"/>
                <w:rFonts w:asciiTheme="minorHAnsi" w:hAnsiTheme="minorHAnsi"/>
                <w:bCs/>
                <w:color w:val="000000" w:themeColor="text1"/>
                <w:sz w:val="18"/>
                <w:szCs w:val="18"/>
              </w:rPr>
            </w:pPr>
            <w:ins w:id="8534" w:author="Dr Mamadou SANOGO" w:date="2023-10-26T15:54:00Z">
              <w:del w:id="8535"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536" w:author="Dr Mamadou SANOGO" w:date="2023-10-26T15:54:00Z"/>
                <w:del w:id="8537" w:author="Cauris Cosmetics" w:date="2023-10-27T17:58:00Z"/>
                <w:rFonts w:asciiTheme="minorHAnsi" w:hAnsiTheme="minorHAnsi"/>
                <w:bCs/>
                <w:color w:val="000000" w:themeColor="text1"/>
                <w:sz w:val="18"/>
                <w:szCs w:val="18"/>
              </w:rPr>
            </w:pPr>
            <w:ins w:id="8538" w:author="Dr Mamadou SANOGO" w:date="2023-10-26T15:54:00Z">
              <w:del w:id="8539"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540" w:author="Dr Mamadou SANOGO" w:date="2023-10-26T15:54:00Z"/>
                <w:del w:id="8541" w:author="Cauris Cosmetics" w:date="2023-10-27T17:58:00Z"/>
                <w:rFonts w:asciiTheme="minorHAnsi" w:hAnsiTheme="minorHAnsi"/>
                <w:bCs/>
                <w:color w:val="000000" w:themeColor="text1"/>
                <w:sz w:val="18"/>
                <w:szCs w:val="18"/>
              </w:rPr>
            </w:pPr>
            <w:ins w:id="8542" w:author="Dr Mamadou SANOGO" w:date="2023-10-26T15:54:00Z">
              <w:del w:id="8543"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544" w:author="Dr Mamadou SANOGO" w:date="2023-10-26T15:54:00Z"/>
                <w:del w:id="8545" w:author="Cauris Cosmetics" w:date="2023-10-27T17:58:00Z"/>
                <w:rFonts w:asciiTheme="minorHAnsi" w:hAnsiTheme="minorHAnsi"/>
                <w:bCs/>
                <w:color w:val="000000" w:themeColor="text1"/>
                <w:szCs w:val="18"/>
              </w:rPr>
            </w:pPr>
            <w:ins w:id="8546" w:author="Dr Mamadou SANOGO" w:date="2023-10-26T15:54:00Z">
              <w:del w:id="8547"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548" w:author="Dr Mamadou SANOGO" w:date="2023-10-26T15:54:00Z"/>
                <w:del w:id="8549" w:author="Cauris Cosmetics" w:date="2023-10-27T17:58:00Z"/>
                <w:rFonts w:asciiTheme="minorHAnsi" w:hAnsiTheme="minorHAnsi"/>
                <w:bCs/>
                <w:color w:val="000000" w:themeColor="text1"/>
                <w:szCs w:val="18"/>
              </w:rPr>
            </w:pPr>
            <w:ins w:id="8550" w:author="Dr Mamadou SANOGO" w:date="2023-10-26T15:54:00Z">
              <w:del w:id="855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552" w:author="Dr Mamadou SANOGO" w:date="2023-10-26T15:54:00Z"/>
                <w:del w:id="8553" w:author="Cauris Cosmetics" w:date="2023-10-27T17:58:00Z"/>
                <w:rFonts w:asciiTheme="minorHAnsi" w:hAnsiTheme="minorHAnsi"/>
                <w:bCs/>
                <w:color w:val="000000" w:themeColor="text1"/>
                <w:szCs w:val="18"/>
              </w:rPr>
            </w:pPr>
            <w:ins w:id="8554" w:author="Dr Mamadou SANOGO" w:date="2023-10-26T15:54:00Z">
              <w:del w:id="8555"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556" w:author="Dr Mamadou SANOGO" w:date="2023-10-26T15:54:00Z"/>
                <w:del w:id="8557" w:author="Cauris Cosmetics" w:date="2023-10-27T17:58:00Z"/>
              </w:rPr>
            </w:pPr>
            <w:ins w:id="8558" w:author="Dr Mamadou SANOGO" w:date="2023-10-26T15:54:00Z">
              <w:del w:id="8559"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560" w:author="Dr Mamadou SANOGO" w:date="2023-10-26T15:54:00Z"/>
                <w:del w:id="8561" w:author="Cauris Cosmetics" w:date="2023-10-27T17:58:00Z"/>
              </w:rPr>
            </w:pPr>
            <w:ins w:id="8562" w:author="Dr Mamadou SANOGO" w:date="2023-10-26T15:54:00Z">
              <w:del w:id="856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564" w:author="Dr Mamadou SANOGO" w:date="2023-10-26T15:54:00Z"/>
          <w:del w:id="8565"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566" w:author="Dr Mamadou SANOGO" w:date="2023-10-26T15:54:00Z"/>
                <w:del w:id="856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568" w:author="Dr Mamadou SANOGO" w:date="2023-10-26T15:54:00Z"/>
                <w:del w:id="856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570" w:author="Dr Mamadou SANOGO" w:date="2023-10-26T15:54:00Z"/>
                <w:del w:id="857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572" w:author="Dr Mamadou SANOGO" w:date="2023-10-26T15:54:00Z"/>
                <w:del w:id="8573" w:author="Cauris Cosmetics" w:date="2023-10-27T17:58:00Z"/>
                <w:rFonts w:asciiTheme="minorHAnsi" w:hAnsiTheme="minorHAnsi"/>
                <w:bCs/>
                <w:color w:val="000000" w:themeColor="text1"/>
                <w:szCs w:val="18"/>
              </w:rPr>
            </w:pPr>
            <w:ins w:id="8574" w:author="Dr Mamadou SANOGO" w:date="2023-10-26T15:54:00Z">
              <w:del w:id="8575"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576" w:author="Dr Mamadou SANOGO" w:date="2023-10-26T15:54:00Z"/>
                <w:del w:id="8577" w:author="Cauris Cosmetics" w:date="2023-10-27T17:58:00Z"/>
                <w:rFonts w:asciiTheme="minorHAnsi" w:hAnsiTheme="minorHAnsi"/>
                <w:bCs/>
                <w:color w:val="000000" w:themeColor="text1"/>
                <w:szCs w:val="18"/>
              </w:rPr>
            </w:pPr>
            <w:ins w:id="8578" w:author="Dr Mamadou SANOGO" w:date="2023-10-26T15:54:00Z">
              <w:del w:id="857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580" w:author="Dr Mamadou SANOGO" w:date="2023-10-26T15:54:00Z"/>
                <w:del w:id="858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582" w:author="Dr Mamadou SANOGO" w:date="2023-10-26T15:54:00Z"/>
                <w:del w:id="858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584" w:author="Dr Mamadou SANOGO" w:date="2023-10-26T15:54:00Z"/>
                <w:del w:id="8585"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586" w:author="Dr Mamadou SANOGO" w:date="2023-10-26T15:54:00Z"/>
          <w:del w:id="8587"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588" w:author="Dr Mamadou SANOGO" w:date="2023-10-26T15:54:00Z"/>
                <w:del w:id="8589" w:author="Cauris Cosmetics" w:date="2023-10-27T17:58:00Z"/>
                <w:rFonts w:asciiTheme="minorHAnsi" w:hAnsiTheme="minorHAnsi"/>
                <w:b/>
                <w:color w:val="000000" w:themeColor="text1"/>
              </w:rPr>
            </w:pPr>
            <w:ins w:id="8590" w:author="Dr Mamadou SANOGO" w:date="2023-10-26T15:54:00Z">
              <w:del w:id="8591"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592" w:author="Dr Mamadou SANOGO" w:date="2023-10-26T15:54:00Z"/>
                <w:del w:id="8593" w:author="Cauris Cosmetics" w:date="2023-10-27T17:58:00Z"/>
                <w:rFonts w:asciiTheme="minorHAnsi" w:hAnsiTheme="minorHAnsi"/>
                <w:b/>
                <w:color w:val="000000" w:themeColor="text1"/>
              </w:rPr>
            </w:pPr>
            <w:ins w:id="8594" w:author="Dr Mamadou SANOGO" w:date="2023-10-26T15:54:00Z">
              <w:del w:id="8595"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596" w:author="Dr Mamadou SANOGO" w:date="2023-10-26T15:54:00Z"/>
                <w:del w:id="8597" w:author="Cauris Cosmetics" w:date="2023-10-27T17:58:00Z"/>
                <w:rFonts w:asciiTheme="minorHAnsi" w:hAnsiTheme="minorHAnsi"/>
                <w:b/>
                <w:color w:val="000000" w:themeColor="text1"/>
              </w:rPr>
            </w:pPr>
            <w:ins w:id="8598" w:author="Dr Mamadou SANOGO" w:date="2023-10-26T15:54:00Z">
              <w:del w:id="8599"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600" w:author="Dr Mamadou SANOGO" w:date="2023-10-26T15:54:00Z"/>
                <w:del w:id="8601" w:author="Cauris Cosmetics" w:date="2023-10-27T17:58:00Z"/>
                <w:rFonts w:asciiTheme="minorHAnsi" w:hAnsiTheme="minorHAnsi"/>
                <w:bCs/>
                <w:color w:val="000000" w:themeColor="text1"/>
                <w:sz w:val="18"/>
                <w:szCs w:val="18"/>
              </w:rPr>
            </w:pPr>
            <w:ins w:id="8602" w:author="Dr Mamadou SANOGO" w:date="2023-10-26T15:54:00Z">
              <w:del w:id="8603"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604" w:author="Dr Mamadou SANOGO" w:date="2023-10-26T15:54:00Z"/>
                <w:del w:id="8605" w:author="Cauris Cosmetics" w:date="2023-10-27T17:58:00Z"/>
                <w:rFonts w:asciiTheme="minorHAnsi" w:hAnsiTheme="minorHAnsi"/>
                <w:bCs/>
                <w:color w:val="000000" w:themeColor="text1"/>
                <w:sz w:val="18"/>
                <w:szCs w:val="18"/>
              </w:rPr>
            </w:pPr>
            <w:ins w:id="8606" w:author="Dr Mamadou SANOGO" w:date="2023-10-26T15:54:00Z">
              <w:del w:id="8607"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608" w:author="Dr Mamadou SANOGO" w:date="2023-10-26T15:54:00Z"/>
                <w:del w:id="8609" w:author="Cauris Cosmetics" w:date="2023-10-27T17:58:00Z"/>
                <w:rFonts w:asciiTheme="minorHAnsi" w:hAnsiTheme="minorHAnsi"/>
                <w:bCs/>
                <w:color w:val="000000" w:themeColor="text1"/>
                <w:sz w:val="18"/>
                <w:szCs w:val="18"/>
              </w:rPr>
            </w:pPr>
            <w:ins w:id="8610" w:author="Dr Mamadou SANOGO" w:date="2023-10-26T15:54:00Z">
              <w:del w:id="8611"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612" w:author="Dr Mamadou SANOGO" w:date="2023-10-26T15:54:00Z"/>
                <w:del w:id="8613" w:author="Cauris Cosmetics" w:date="2023-10-27T17:58:00Z"/>
                <w:rFonts w:asciiTheme="minorHAnsi" w:hAnsiTheme="minorHAnsi"/>
                <w:bCs/>
                <w:color w:val="000000" w:themeColor="text1"/>
                <w:sz w:val="18"/>
                <w:szCs w:val="18"/>
              </w:rPr>
            </w:pPr>
            <w:ins w:id="8614" w:author="Dr Mamadou SANOGO" w:date="2023-10-26T15:54:00Z">
              <w:del w:id="8615"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616" w:author="Dr Mamadou SANOGO" w:date="2023-10-26T15:54:00Z"/>
                <w:del w:id="8617" w:author="Cauris Cosmetics" w:date="2023-10-27T17:58:00Z"/>
                <w:rFonts w:asciiTheme="minorHAnsi" w:hAnsiTheme="minorHAnsi"/>
                <w:bCs/>
                <w:color w:val="000000" w:themeColor="text1"/>
                <w:sz w:val="18"/>
                <w:szCs w:val="18"/>
              </w:rPr>
            </w:pPr>
            <w:ins w:id="8618" w:author="Dr Mamadou SANOGO" w:date="2023-10-26T15:54:00Z">
              <w:del w:id="8619"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620" w:author="Dr Mamadou SANOGO" w:date="2023-10-26T15:54:00Z"/>
                <w:del w:id="8621" w:author="Cauris Cosmetics" w:date="2023-10-27T17:58:00Z"/>
              </w:rPr>
            </w:pPr>
            <w:ins w:id="8622" w:author="Dr Mamadou SANOGO" w:date="2023-10-26T15:54:00Z">
              <w:del w:id="8623"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624" w:author="Dr Mamadou SANOGO" w:date="2023-10-26T15:54:00Z"/>
                <w:del w:id="8625" w:author="Cauris Cosmetics" w:date="2023-10-27T17:58:00Z"/>
                <w:rFonts w:asciiTheme="minorHAnsi" w:hAnsiTheme="minorHAnsi"/>
                <w:bCs/>
                <w:color w:val="000000" w:themeColor="text1"/>
                <w:szCs w:val="18"/>
              </w:rPr>
            </w:pPr>
            <w:ins w:id="8626" w:author="Dr Mamadou SANOGO" w:date="2023-10-26T15:54:00Z">
              <w:del w:id="8627"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628" w:author="Dr Mamadou SANOGO" w:date="2023-10-26T15:54:00Z"/>
                <w:del w:id="8629" w:author="Cauris Cosmetics" w:date="2023-10-27T17:58:00Z"/>
                <w:rFonts w:asciiTheme="minorHAnsi" w:hAnsiTheme="minorHAnsi"/>
                <w:bCs/>
                <w:color w:val="000000" w:themeColor="text1"/>
                <w:szCs w:val="18"/>
              </w:rPr>
            </w:pPr>
            <w:ins w:id="8630" w:author="Dr Mamadou SANOGO" w:date="2023-10-26T15:54:00Z">
              <w:del w:id="863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632" w:author="Dr Mamadou SANOGO" w:date="2023-10-26T15:54:00Z"/>
                <w:del w:id="8633" w:author="Cauris Cosmetics" w:date="2023-10-27T17:58:00Z"/>
                <w:rFonts w:asciiTheme="minorHAnsi" w:hAnsiTheme="minorHAnsi"/>
                <w:bCs/>
                <w:color w:val="000000" w:themeColor="text1"/>
                <w:szCs w:val="18"/>
              </w:rPr>
            </w:pPr>
            <w:ins w:id="8634" w:author="Dr Mamadou SANOGO" w:date="2023-10-26T15:54:00Z">
              <w:del w:id="8635"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636" w:author="Dr Mamadou SANOGO" w:date="2023-10-26T15:54:00Z"/>
                <w:del w:id="8637" w:author="Cauris Cosmetics" w:date="2023-10-27T17:58:00Z"/>
                <w:rFonts w:asciiTheme="minorHAnsi" w:hAnsiTheme="minorHAnsi"/>
                <w:bCs/>
                <w:i/>
                <w:color w:val="000000" w:themeColor="text1"/>
                <w:sz w:val="16"/>
                <w:szCs w:val="16"/>
              </w:rPr>
            </w:pPr>
            <w:ins w:id="8638" w:author="Dr Mamadou SANOGO" w:date="2023-10-26T15:54:00Z">
              <w:del w:id="8639"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640" w:author="Dr Mamadou SANOGO" w:date="2023-10-26T15:54:00Z"/>
                <w:del w:id="8641" w:author="Cauris Cosmetics" w:date="2023-10-27T17:58:00Z"/>
                <w:rFonts w:asciiTheme="minorHAnsi" w:hAnsiTheme="minorHAnsi"/>
                <w:bCs/>
                <w:i/>
                <w:color w:val="000000" w:themeColor="text1"/>
                <w:sz w:val="16"/>
                <w:szCs w:val="16"/>
              </w:rPr>
            </w:pPr>
            <w:ins w:id="8642" w:author="Dr Mamadou SANOGO" w:date="2023-10-26T15:54:00Z">
              <w:del w:id="864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644" w:author="Dr Mamadou SANOGO" w:date="2023-10-26T15:54:00Z"/>
          <w:del w:id="8645"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646" w:author="Dr Mamadou SANOGO" w:date="2023-10-26T15:54:00Z"/>
                <w:del w:id="864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648" w:author="Dr Mamadou SANOGO" w:date="2023-10-26T15:54:00Z"/>
                <w:del w:id="864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650" w:author="Dr Mamadou SANOGO" w:date="2023-10-26T15:54:00Z"/>
                <w:del w:id="865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652" w:author="Dr Mamadou SANOGO" w:date="2023-10-26T15:54:00Z"/>
                <w:del w:id="8653" w:author="Cauris Cosmetics" w:date="2023-10-27T17:58:00Z"/>
                <w:rFonts w:asciiTheme="minorHAnsi" w:hAnsiTheme="minorHAnsi"/>
                <w:bCs/>
                <w:color w:val="000000" w:themeColor="text1"/>
                <w:szCs w:val="18"/>
              </w:rPr>
            </w:pPr>
            <w:ins w:id="8654" w:author="Dr Mamadou SANOGO" w:date="2023-10-26T15:54:00Z">
              <w:del w:id="8655"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656" w:author="Dr Mamadou SANOGO" w:date="2023-10-26T15:54:00Z"/>
                <w:del w:id="8657" w:author="Cauris Cosmetics" w:date="2023-10-27T17:58:00Z"/>
                <w:rFonts w:asciiTheme="minorHAnsi" w:hAnsiTheme="minorHAnsi"/>
                <w:bCs/>
                <w:color w:val="000000" w:themeColor="text1"/>
                <w:szCs w:val="18"/>
              </w:rPr>
            </w:pPr>
            <w:ins w:id="8658" w:author="Dr Mamadou SANOGO" w:date="2023-10-26T15:54:00Z">
              <w:del w:id="8659"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660" w:author="Dr Mamadou SANOGO" w:date="2023-10-26T15:54:00Z"/>
                <w:del w:id="866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662" w:author="Dr Mamadou SANOGO" w:date="2023-10-26T15:54:00Z"/>
                <w:del w:id="866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664" w:author="Dr Mamadou SANOGO" w:date="2023-10-26T15:54:00Z"/>
                <w:del w:id="8665"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666" w:author="Dr Mamadou SANOGO" w:date="2023-10-26T15:54:00Z"/>
          <w:del w:id="866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668" w:author="Dr Mamadou SANOGO" w:date="2023-10-26T15:54:00Z"/>
                <w:del w:id="8669" w:author="Cauris Cosmetics" w:date="2023-10-27T17:58:00Z"/>
                <w:rFonts w:asciiTheme="minorHAnsi" w:hAnsiTheme="minorHAnsi"/>
                <w:b/>
                <w:color w:val="000000" w:themeColor="text1"/>
              </w:rPr>
            </w:pPr>
            <w:ins w:id="8670" w:author="Dr Mamadou SANOGO" w:date="2023-10-26T15:54:00Z">
              <w:del w:id="8671"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672" w:author="Dr Mamadou SANOGO" w:date="2023-10-26T15:54:00Z"/>
                <w:del w:id="8673" w:author="Cauris Cosmetics" w:date="2023-10-27T17:58:00Z"/>
                <w:rFonts w:asciiTheme="minorHAnsi" w:hAnsiTheme="minorHAnsi"/>
                <w:b/>
                <w:color w:val="000000" w:themeColor="text1"/>
              </w:rPr>
            </w:pPr>
            <w:ins w:id="8674" w:author="Dr Mamadou SANOGO" w:date="2023-10-26T15:54:00Z">
              <w:del w:id="8675"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676" w:author="Dr Mamadou SANOGO" w:date="2023-10-26T15:54:00Z"/>
                <w:del w:id="8677" w:author="Cauris Cosmetics" w:date="2023-10-27T17:58:00Z"/>
                <w:rFonts w:asciiTheme="minorHAnsi" w:hAnsiTheme="minorHAnsi"/>
                <w:b/>
                <w:color w:val="000000" w:themeColor="text1"/>
              </w:rPr>
            </w:pPr>
            <w:ins w:id="8678" w:author="Dr Mamadou SANOGO" w:date="2023-10-26T15:54:00Z">
              <w:del w:id="8679"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680" w:author="Dr Mamadou SANOGO" w:date="2023-10-26T15:54:00Z"/>
                <w:del w:id="8681" w:author="Cauris Cosmetics" w:date="2023-10-27T17:58:00Z"/>
                <w:rFonts w:asciiTheme="minorHAnsi" w:hAnsiTheme="minorHAnsi"/>
                <w:bCs/>
                <w:color w:val="000000" w:themeColor="text1"/>
                <w:sz w:val="18"/>
                <w:szCs w:val="18"/>
              </w:rPr>
            </w:pPr>
            <w:ins w:id="8682" w:author="Dr Mamadou SANOGO" w:date="2023-10-26T15:54:00Z">
              <w:del w:id="8683"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684" w:author="Dr Mamadou SANOGO" w:date="2023-10-26T15:54:00Z"/>
                <w:del w:id="8685" w:author="Cauris Cosmetics" w:date="2023-10-27T17:58:00Z"/>
                <w:rFonts w:asciiTheme="minorHAnsi" w:hAnsiTheme="minorHAnsi"/>
                <w:bCs/>
                <w:color w:val="000000" w:themeColor="text1"/>
                <w:sz w:val="18"/>
                <w:szCs w:val="18"/>
              </w:rPr>
            </w:pPr>
            <w:ins w:id="8686" w:author="Dr Mamadou SANOGO" w:date="2023-10-26T15:54:00Z">
              <w:del w:id="8687"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688" w:author="Dr Mamadou SANOGO" w:date="2023-10-26T15:54:00Z"/>
                <w:del w:id="8689" w:author="Cauris Cosmetics" w:date="2023-10-27T17:58:00Z"/>
                <w:rFonts w:asciiTheme="minorHAnsi" w:hAnsiTheme="minorHAnsi"/>
                <w:bCs/>
                <w:color w:val="000000" w:themeColor="text1"/>
                <w:sz w:val="18"/>
                <w:szCs w:val="18"/>
              </w:rPr>
            </w:pPr>
            <w:ins w:id="8690" w:author="Dr Mamadou SANOGO" w:date="2023-10-26T15:54:00Z">
              <w:del w:id="8691"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692" w:author="Dr Mamadou SANOGO" w:date="2023-10-26T15:54:00Z"/>
                <w:del w:id="8693" w:author="Cauris Cosmetics" w:date="2023-10-27T17:58:00Z"/>
                <w:rFonts w:asciiTheme="minorHAnsi" w:hAnsiTheme="minorHAnsi"/>
                <w:bCs/>
                <w:color w:val="000000" w:themeColor="text1"/>
                <w:sz w:val="18"/>
                <w:szCs w:val="18"/>
              </w:rPr>
            </w:pPr>
            <w:ins w:id="8694" w:author="Dr Mamadou SANOGO" w:date="2023-10-26T15:54:00Z">
              <w:del w:id="8695"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696" w:author="Dr Mamadou SANOGO" w:date="2023-10-26T15:54:00Z"/>
                <w:del w:id="8697" w:author="Cauris Cosmetics" w:date="2023-10-27T17:58:00Z"/>
                <w:rFonts w:asciiTheme="minorHAnsi" w:hAnsiTheme="minorHAnsi"/>
                <w:bCs/>
                <w:color w:val="000000" w:themeColor="text1"/>
                <w:szCs w:val="18"/>
              </w:rPr>
            </w:pPr>
            <w:ins w:id="8698" w:author="Dr Mamadou SANOGO" w:date="2023-10-26T15:54:00Z">
              <w:del w:id="8699"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700" w:author="Dr Mamadou SANOGO" w:date="2023-10-26T15:54:00Z"/>
                <w:del w:id="8701" w:author="Cauris Cosmetics" w:date="2023-10-27T17:58:00Z"/>
                <w:rFonts w:asciiTheme="minorHAnsi" w:hAnsiTheme="minorHAnsi"/>
                <w:bCs/>
                <w:color w:val="000000" w:themeColor="text1"/>
                <w:szCs w:val="18"/>
              </w:rPr>
            </w:pPr>
            <w:ins w:id="8702" w:author="Dr Mamadou SANOGO" w:date="2023-10-26T15:54:00Z">
              <w:del w:id="8703"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704" w:author="Dr Mamadou SANOGO" w:date="2023-10-26T15:54:00Z"/>
                <w:del w:id="8705" w:author="Cauris Cosmetics" w:date="2023-10-27T17:58:00Z"/>
                <w:rFonts w:asciiTheme="minorHAnsi" w:hAnsiTheme="minorHAnsi"/>
                <w:bCs/>
                <w:color w:val="000000" w:themeColor="text1"/>
                <w:szCs w:val="18"/>
              </w:rPr>
            </w:pPr>
            <w:ins w:id="8706" w:author="Dr Mamadou SANOGO" w:date="2023-10-26T15:54:00Z">
              <w:del w:id="8707"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708" w:author="Dr Mamadou SANOGO" w:date="2023-10-26T15:54:00Z"/>
                <w:del w:id="8709" w:author="Cauris Cosmetics" w:date="2023-10-27T17:58:00Z"/>
              </w:rPr>
            </w:pPr>
            <w:ins w:id="8710" w:author="Dr Mamadou SANOGO" w:date="2023-10-26T15:54:00Z">
              <w:del w:id="8711"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712" w:author="Dr Mamadou SANOGO" w:date="2023-10-26T15:54:00Z"/>
                <w:del w:id="8713" w:author="Cauris Cosmetics" w:date="2023-10-27T17:58:00Z"/>
              </w:rPr>
            </w:pPr>
            <w:ins w:id="8714" w:author="Dr Mamadou SANOGO" w:date="2023-10-26T15:54:00Z">
              <w:del w:id="871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716" w:author="Dr Mamadou SANOGO" w:date="2023-10-26T15:54:00Z"/>
          <w:del w:id="8717"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718" w:author="Dr Mamadou SANOGO" w:date="2023-10-26T15:54:00Z"/>
                <w:del w:id="871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720" w:author="Dr Mamadou SANOGO" w:date="2023-10-26T15:54:00Z"/>
                <w:del w:id="872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722" w:author="Dr Mamadou SANOGO" w:date="2023-10-26T15:54:00Z"/>
                <w:del w:id="872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724" w:author="Dr Mamadou SANOGO" w:date="2023-10-26T15:54:00Z"/>
                <w:del w:id="8725" w:author="Cauris Cosmetics" w:date="2023-10-27T17:58:00Z"/>
                <w:rFonts w:asciiTheme="minorHAnsi" w:hAnsiTheme="minorHAnsi"/>
                <w:bCs/>
                <w:color w:val="000000" w:themeColor="text1"/>
                <w:szCs w:val="18"/>
              </w:rPr>
            </w:pPr>
            <w:ins w:id="8726" w:author="Dr Mamadou SANOGO" w:date="2023-10-26T15:54:00Z">
              <w:del w:id="8727"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728" w:author="Dr Mamadou SANOGO" w:date="2023-10-26T15:54:00Z"/>
                <w:del w:id="8729" w:author="Cauris Cosmetics" w:date="2023-10-27T17:58:00Z"/>
                <w:rFonts w:asciiTheme="minorHAnsi" w:hAnsiTheme="minorHAnsi"/>
                <w:bCs/>
                <w:color w:val="000000" w:themeColor="text1"/>
                <w:szCs w:val="18"/>
              </w:rPr>
            </w:pPr>
            <w:ins w:id="8730" w:author="Dr Mamadou SANOGO" w:date="2023-10-26T15:54:00Z">
              <w:del w:id="8731"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732" w:author="Dr Mamadou SANOGO" w:date="2023-10-26T15:54:00Z"/>
                <w:del w:id="8733"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734" w:author="Dr Mamadou SANOGO" w:date="2023-10-26T15:54:00Z"/>
                <w:del w:id="8735"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736" w:author="Dr Mamadou SANOGO" w:date="2023-10-26T15:54:00Z"/>
                <w:del w:id="8737"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738" w:author="Dr Mamadou SANOGO" w:date="2023-10-26T15:54:00Z"/>
          <w:del w:id="8739"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740" w:author="Dr Mamadou SANOGO" w:date="2023-10-26T15:54:00Z"/>
                <w:del w:id="8741"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742" w:author="Dr Mamadou SANOGO" w:date="2023-10-26T15:54:00Z"/>
                <w:del w:id="8743"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744" w:author="Dr Mamadou SANOGO" w:date="2023-10-26T15:54:00Z"/>
                <w:del w:id="874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746" w:author="Dr Mamadou SANOGO" w:date="2023-10-26T15:54:00Z"/>
                <w:del w:id="8747" w:author="Cauris Cosmetics" w:date="2023-10-27T17:58:00Z"/>
                <w:rFonts w:asciiTheme="minorHAnsi" w:hAnsiTheme="minorHAnsi"/>
                <w:bCs/>
                <w:color w:val="000000" w:themeColor="text1"/>
                <w:szCs w:val="18"/>
              </w:rPr>
            </w:pPr>
            <w:ins w:id="8748" w:author="Dr Mamadou SANOGO" w:date="2023-10-26T15:54:00Z">
              <w:del w:id="8749"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750" w:author="Dr Mamadou SANOGO" w:date="2023-10-26T15:54:00Z"/>
                <w:del w:id="8751" w:author="Cauris Cosmetics" w:date="2023-10-27T17:58:00Z"/>
                <w:rFonts w:asciiTheme="minorHAnsi" w:hAnsiTheme="minorHAnsi"/>
                <w:bCs/>
                <w:color w:val="000000" w:themeColor="text1"/>
                <w:szCs w:val="18"/>
              </w:rPr>
            </w:pPr>
            <w:ins w:id="8752" w:author="Dr Mamadou SANOGO" w:date="2023-10-26T15:54:00Z">
              <w:del w:id="8753"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754" w:author="Dr Mamadou SANOGO" w:date="2023-10-26T15:54:00Z"/>
                <w:del w:id="8755"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756" w:author="Dr Mamadou SANOGO" w:date="2023-10-26T15:54:00Z"/>
                <w:del w:id="8757"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758" w:author="Dr Mamadou SANOGO" w:date="2023-10-26T15:54:00Z"/>
                <w:del w:id="8759"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760" w:author="Dr Mamadou SANOGO" w:date="2023-10-26T15:54:00Z"/>
          <w:del w:id="8761"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762" w:author="Dr Mamadou SANOGO" w:date="2023-10-26T15:54:00Z"/>
                <w:del w:id="8763" w:author="Cauris Cosmetics" w:date="2023-10-27T17:58:00Z"/>
                <w:rFonts w:asciiTheme="minorHAnsi" w:hAnsiTheme="minorHAnsi"/>
                <w:b/>
                <w:color w:val="000000" w:themeColor="text1"/>
              </w:rPr>
            </w:pPr>
          </w:p>
          <w:p w14:paraId="78810324" w14:textId="5489B6DF" w:rsidR="00561D9D" w:rsidDel="00FA173A" w:rsidRDefault="00561D9D" w:rsidP="00D27EF1">
            <w:pPr>
              <w:rPr>
                <w:ins w:id="8764" w:author="Dr Mamadou SANOGO" w:date="2023-10-26T15:54:00Z"/>
                <w:del w:id="8765" w:author="Cauris Cosmetics" w:date="2023-10-27T17:58:00Z"/>
                <w:rFonts w:asciiTheme="minorHAnsi" w:hAnsiTheme="minorHAnsi"/>
                <w:b/>
                <w:color w:val="000000" w:themeColor="text1"/>
              </w:rPr>
            </w:pPr>
            <w:ins w:id="8766" w:author="Dr Mamadou SANOGO" w:date="2023-10-26T15:54:00Z">
              <w:del w:id="8767"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768" w:author="Dr Mamadou SANOGO" w:date="2023-10-26T15:54:00Z"/>
                <w:del w:id="8769" w:author="Cauris Cosmetics" w:date="2023-10-27T17:58:00Z"/>
                <w:rFonts w:asciiTheme="minorHAnsi" w:hAnsiTheme="minorHAnsi"/>
                <w:b/>
                <w:color w:val="000000" w:themeColor="text1"/>
              </w:rPr>
            </w:pPr>
            <w:ins w:id="8770" w:author="Dr Mamadou SANOGO" w:date="2023-10-26T15:54:00Z">
              <w:del w:id="8771"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772" w:author="Dr Mamadou SANOGO" w:date="2023-10-26T15:54:00Z"/>
                <w:del w:id="8773" w:author="Cauris Cosmetics" w:date="2023-10-27T17:58:00Z"/>
                <w:rFonts w:asciiTheme="minorHAnsi" w:hAnsiTheme="minorHAnsi"/>
                <w:b/>
                <w:color w:val="000000" w:themeColor="text1"/>
              </w:rPr>
            </w:pPr>
            <w:ins w:id="8774" w:author="Dr Mamadou SANOGO" w:date="2023-10-26T15:54:00Z">
              <w:del w:id="8775"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776" w:author="Dr Mamadou SANOGO" w:date="2023-10-26T15:54:00Z"/>
                <w:del w:id="8777" w:author="Cauris Cosmetics" w:date="2023-10-27T17:58:00Z"/>
                <w:rFonts w:asciiTheme="minorHAnsi" w:hAnsiTheme="minorHAnsi"/>
                <w:bCs/>
                <w:color w:val="000000" w:themeColor="text1"/>
                <w:sz w:val="18"/>
                <w:szCs w:val="18"/>
              </w:rPr>
            </w:pPr>
            <w:ins w:id="8778" w:author="Dr Mamadou SANOGO" w:date="2023-10-26T15:54:00Z">
              <w:del w:id="8779"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780" w:author="Dr Mamadou SANOGO" w:date="2023-10-26T15:54:00Z"/>
                <w:del w:id="8781" w:author="Cauris Cosmetics" w:date="2023-10-27T17:58:00Z"/>
                <w:rFonts w:asciiTheme="minorHAnsi" w:hAnsiTheme="minorHAnsi"/>
                <w:bCs/>
                <w:color w:val="000000" w:themeColor="text1"/>
                <w:sz w:val="18"/>
                <w:szCs w:val="18"/>
              </w:rPr>
            </w:pPr>
            <w:ins w:id="8782" w:author="Dr Mamadou SANOGO" w:date="2023-10-26T15:54:00Z">
              <w:del w:id="8783"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784" w:author="Dr Mamadou SANOGO" w:date="2023-10-26T15:54:00Z"/>
                <w:del w:id="8785" w:author="Cauris Cosmetics" w:date="2023-10-27T17:58:00Z"/>
                <w:rFonts w:asciiTheme="minorHAnsi" w:hAnsiTheme="minorHAnsi"/>
                <w:bCs/>
                <w:color w:val="000000" w:themeColor="text1"/>
                <w:sz w:val="18"/>
                <w:szCs w:val="18"/>
              </w:rPr>
            </w:pPr>
            <w:ins w:id="8786" w:author="Dr Mamadou SANOGO" w:date="2023-10-26T15:54:00Z">
              <w:del w:id="8787"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788" w:author="Dr Mamadou SANOGO" w:date="2023-10-26T15:54:00Z"/>
                <w:del w:id="8789" w:author="Cauris Cosmetics" w:date="2023-10-27T17:58:00Z"/>
                <w:rFonts w:asciiTheme="minorHAnsi" w:hAnsiTheme="minorHAnsi"/>
                <w:bCs/>
                <w:color w:val="000000" w:themeColor="text1"/>
                <w:szCs w:val="18"/>
              </w:rPr>
            </w:pPr>
            <w:ins w:id="8790" w:author="Dr Mamadou SANOGO" w:date="2023-10-26T15:54:00Z">
              <w:del w:id="8791"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792" w:author="Dr Mamadou SANOGO" w:date="2023-10-26T15:54:00Z"/>
                <w:del w:id="8793" w:author="Cauris Cosmetics" w:date="2023-10-27T17:58:00Z"/>
                <w:rFonts w:asciiTheme="minorHAnsi" w:hAnsiTheme="minorHAnsi"/>
                <w:bCs/>
                <w:color w:val="000000" w:themeColor="text1"/>
                <w:szCs w:val="18"/>
              </w:rPr>
            </w:pPr>
            <w:ins w:id="8794" w:author="Dr Mamadou SANOGO" w:date="2023-10-26T15:54:00Z">
              <w:del w:id="8795"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796" w:author="Dr Mamadou SANOGO" w:date="2023-10-26T15:54:00Z"/>
                <w:del w:id="8797" w:author="Cauris Cosmetics" w:date="2023-10-27T17:58:00Z"/>
                <w:rFonts w:asciiTheme="minorHAnsi" w:hAnsiTheme="minorHAnsi"/>
                <w:bCs/>
                <w:color w:val="000000" w:themeColor="text1"/>
                <w:szCs w:val="18"/>
              </w:rPr>
            </w:pPr>
            <w:ins w:id="8798" w:author="Dr Mamadou SANOGO" w:date="2023-10-26T15:54:00Z">
              <w:del w:id="8799"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800" w:author="Dr Mamadou SANOGO" w:date="2023-10-26T15:54:00Z"/>
                <w:del w:id="8801" w:author="Cauris Cosmetics" w:date="2023-10-27T17:58:00Z"/>
              </w:rPr>
            </w:pPr>
            <w:ins w:id="8802" w:author="Dr Mamadou SANOGO" w:date="2023-10-26T15:54:00Z">
              <w:del w:id="8803"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804" w:author="Dr Mamadou SANOGO" w:date="2023-10-26T15:54:00Z"/>
                <w:del w:id="8805" w:author="Cauris Cosmetics" w:date="2023-10-27T17:58:00Z"/>
              </w:rPr>
            </w:pPr>
            <w:ins w:id="8806" w:author="Dr Mamadou SANOGO" w:date="2023-10-26T15:54:00Z">
              <w:del w:id="8807"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808" w:author="Dr Mamadou SANOGO" w:date="2023-10-26T15:54:00Z"/>
          <w:del w:id="8809"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810" w:author="Dr Mamadou SANOGO" w:date="2023-10-26T15:54:00Z"/>
                <w:del w:id="881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812" w:author="Dr Mamadou SANOGO" w:date="2023-10-26T15:54:00Z"/>
                <w:del w:id="881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814" w:author="Dr Mamadou SANOGO" w:date="2023-10-26T15:54:00Z"/>
                <w:del w:id="881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816" w:author="Dr Mamadou SANOGO" w:date="2023-10-26T15:54:00Z"/>
                <w:del w:id="8817" w:author="Cauris Cosmetics" w:date="2023-10-27T17:58:00Z"/>
                <w:rFonts w:asciiTheme="minorHAnsi" w:hAnsiTheme="minorHAnsi"/>
                <w:bCs/>
                <w:color w:val="000000" w:themeColor="text1"/>
                <w:szCs w:val="18"/>
              </w:rPr>
            </w:pPr>
            <w:ins w:id="8818" w:author="Dr Mamadou SANOGO" w:date="2023-10-26T15:54:00Z">
              <w:del w:id="8819"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820" w:author="Dr Mamadou SANOGO" w:date="2023-10-26T15:54:00Z"/>
                <w:del w:id="8821" w:author="Cauris Cosmetics" w:date="2023-10-27T17:58:00Z"/>
                <w:rFonts w:asciiTheme="minorHAnsi" w:hAnsiTheme="minorHAnsi"/>
                <w:bCs/>
                <w:color w:val="000000" w:themeColor="text1"/>
                <w:szCs w:val="18"/>
              </w:rPr>
            </w:pPr>
            <w:ins w:id="8822" w:author="Dr Mamadou SANOGO" w:date="2023-10-26T15:54:00Z">
              <w:del w:id="8823"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824" w:author="Dr Mamadou SANOGO" w:date="2023-10-26T15:54:00Z"/>
                <w:del w:id="8825"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826" w:author="Dr Mamadou SANOGO" w:date="2023-10-26T15:54:00Z"/>
                <w:del w:id="882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828" w:author="Dr Mamadou SANOGO" w:date="2023-10-26T15:54:00Z"/>
                <w:del w:id="882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830" w:author="Dr Mamadou SANOGO" w:date="2023-10-26T15:54:00Z"/>
                <w:del w:id="8831"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832" w:author="Dr Mamadou SANOGO" w:date="2023-10-26T15:54:00Z"/>
          <w:del w:id="8833"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834" w:author="Dr Mamadou SANOGO" w:date="2023-10-26T15:54:00Z"/>
                <w:del w:id="883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836" w:author="Dr Mamadou SANOGO" w:date="2023-10-26T15:54:00Z"/>
                <w:del w:id="883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838" w:author="Dr Mamadou SANOGO" w:date="2023-10-26T15:54:00Z"/>
                <w:del w:id="883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840" w:author="Dr Mamadou SANOGO" w:date="2023-10-26T15:54:00Z"/>
                <w:del w:id="8841" w:author="Cauris Cosmetics" w:date="2023-10-27T17:58:00Z"/>
                <w:rFonts w:asciiTheme="minorHAnsi" w:hAnsiTheme="minorHAnsi"/>
                <w:bCs/>
                <w:color w:val="000000" w:themeColor="text1"/>
                <w:szCs w:val="18"/>
              </w:rPr>
            </w:pPr>
            <w:ins w:id="8842" w:author="Dr Mamadou SANOGO" w:date="2023-10-26T15:54:00Z">
              <w:del w:id="8843"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844" w:author="Dr Mamadou SANOGO" w:date="2023-10-26T15:54:00Z"/>
                <w:del w:id="8845" w:author="Cauris Cosmetics" w:date="2023-10-27T17:58:00Z"/>
                <w:rFonts w:asciiTheme="minorHAnsi" w:hAnsiTheme="minorHAnsi"/>
                <w:bCs/>
                <w:color w:val="000000" w:themeColor="text1"/>
                <w:szCs w:val="18"/>
              </w:rPr>
            </w:pPr>
            <w:ins w:id="8846" w:author="Dr Mamadou SANOGO" w:date="2023-10-26T15:54:00Z">
              <w:del w:id="884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848" w:author="Dr Mamadou SANOGO" w:date="2023-10-26T15:54:00Z"/>
                <w:del w:id="8849"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850" w:author="Dr Mamadou SANOGO" w:date="2023-10-26T15:54:00Z"/>
                <w:del w:id="8851"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852" w:author="Dr Mamadou SANOGO" w:date="2023-10-26T15:54:00Z"/>
                <w:del w:id="8853"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854" w:author="Dr Mamadou SANOGO" w:date="2023-10-26T15:54:00Z"/>
          <w:del w:id="885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856" w:author="Dr Mamadou SANOGO" w:date="2023-10-26T15:54:00Z"/>
                <w:del w:id="8857" w:author="Cauris Cosmetics" w:date="2023-10-27T17:58:00Z"/>
                <w:rFonts w:asciiTheme="minorHAnsi" w:hAnsiTheme="minorHAnsi"/>
                <w:b/>
                <w:color w:val="000000" w:themeColor="text1"/>
              </w:rPr>
            </w:pPr>
            <w:ins w:id="8858" w:author="Dr Mamadou SANOGO" w:date="2023-10-26T15:54:00Z">
              <w:del w:id="8859"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860" w:author="Dr Mamadou SANOGO" w:date="2023-10-26T15:54:00Z"/>
                <w:del w:id="8861" w:author="Cauris Cosmetics" w:date="2023-10-27T17:58:00Z"/>
                <w:rFonts w:asciiTheme="minorHAnsi" w:hAnsiTheme="minorHAnsi"/>
                <w:b/>
                <w:color w:val="000000" w:themeColor="text1"/>
              </w:rPr>
            </w:pPr>
            <w:ins w:id="8862" w:author="Dr Mamadou SANOGO" w:date="2023-10-26T15:54:00Z">
              <w:del w:id="8863"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864" w:author="Dr Mamadou SANOGO" w:date="2023-10-26T15:54:00Z"/>
                <w:del w:id="8865" w:author="Cauris Cosmetics" w:date="2023-10-27T17:58:00Z"/>
                <w:rFonts w:asciiTheme="minorHAnsi" w:hAnsiTheme="minorHAnsi"/>
                <w:b/>
                <w:color w:val="000000" w:themeColor="text1"/>
              </w:rPr>
            </w:pPr>
            <w:ins w:id="8866" w:author="Dr Mamadou SANOGO" w:date="2023-10-26T15:54:00Z">
              <w:del w:id="8867"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868" w:author="Dr Mamadou SANOGO" w:date="2023-10-26T15:54:00Z"/>
                <w:del w:id="8869" w:author="Cauris Cosmetics" w:date="2023-10-27T17:58:00Z"/>
                <w:rFonts w:asciiTheme="minorHAnsi" w:hAnsiTheme="minorHAnsi"/>
                <w:bCs/>
                <w:color w:val="000000" w:themeColor="text1"/>
                <w:sz w:val="18"/>
                <w:szCs w:val="18"/>
              </w:rPr>
            </w:pPr>
            <w:ins w:id="8870" w:author="Dr Mamadou SANOGO" w:date="2023-10-26T15:54:00Z">
              <w:del w:id="8871"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872" w:author="Dr Mamadou SANOGO" w:date="2023-10-26T15:54:00Z"/>
                <w:del w:id="8873" w:author="Cauris Cosmetics" w:date="2023-10-27T17:58:00Z"/>
                <w:rFonts w:asciiTheme="minorHAnsi" w:hAnsiTheme="minorHAnsi"/>
                <w:bCs/>
                <w:color w:val="000000" w:themeColor="text1"/>
                <w:sz w:val="18"/>
                <w:szCs w:val="18"/>
              </w:rPr>
            </w:pPr>
            <w:ins w:id="8874" w:author="Dr Mamadou SANOGO" w:date="2023-10-26T15:54:00Z">
              <w:del w:id="8875"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876" w:author="Dr Mamadou SANOGO" w:date="2023-10-26T15:54:00Z"/>
                <w:del w:id="8877" w:author="Cauris Cosmetics" w:date="2023-10-27T17:58:00Z"/>
                <w:rFonts w:asciiTheme="minorHAnsi" w:hAnsiTheme="minorHAnsi"/>
                <w:bCs/>
                <w:color w:val="000000" w:themeColor="text1"/>
                <w:sz w:val="18"/>
                <w:szCs w:val="18"/>
              </w:rPr>
            </w:pPr>
            <w:ins w:id="8878" w:author="Dr Mamadou SANOGO" w:date="2023-10-26T15:54:00Z">
              <w:del w:id="8879"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880" w:author="Dr Mamadou SANOGO" w:date="2023-10-26T15:54:00Z"/>
                <w:del w:id="8881" w:author="Cauris Cosmetics" w:date="2023-10-27T17:58:00Z"/>
                <w:rFonts w:asciiTheme="minorHAnsi" w:hAnsiTheme="minorHAnsi"/>
                <w:bCs/>
                <w:color w:val="000000" w:themeColor="text1"/>
                <w:sz w:val="18"/>
                <w:szCs w:val="18"/>
              </w:rPr>
            </w:pPr>
            <w:ins w:id="8882" w:author="Dr Mamadou SANOGO" w:date="2023-10-26T15:54:00Z">
              <w:del w:id="8883"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884" w:author="Dr Mamadou SANOGO" w:date="2023-10-26T15:54:00Z"/>
                <w:del w:id="8885" w:author="Cauris Cosmetics" w:date="2023-10-27T17:58:00Z"/>
                <w:rFonts w:asciiTheme="minorHAnsi" w:hAnsiTheme="minorHAnsi"/>
                <w:bCs/>
                <w:color w:val="000000" w:themeColor="text1"/>
                <w:sz w:val="18"/>
                <w:szCs w:val="18"/>
              </w:rPr>
            </w:pPr>
            <w:ins w:id="8886" w:author="Dr Mamadou SANOGO" w:date="2023-10-26T15:54:00Z">
              <w:del w:id="8887"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888" w:author="Dr Mamadou SANOGO" w:date="2023-10-26T15:54:00Z"/>
                <w:del w:id="8889" w:author="Cauris Cosmetics" w:date="2023-10-27T17:58:00Z"/>
                <w:rFonts w:asciiTheme="minorHAnsi" w:hAnsiTheme="minorHAnsi"/>
                <w:bCs/>
                <w:color w:val="000000" w:themeColor="text1"/>
                <w:szCs w:val="18"/>
              </w:rPr>
            </w:pPr>
            <w:ins w:id="8890" w:author="Dr Mamadou SANOGO" w:date="2023-10-26T15:54:00Z">
              <w:del w:id="8891"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892" w:author="Dr Mamadou SANOGO" w:date="2023-10-26T15:54:00Z"/>
                <w:del w:id="8893" w:author="Cauris Cosmetics" w:date="2023-10-27T17:58:00Z"/>
                <w:rFonts w:asciiTheme="minorHAnsi" w:hAnsiTheme="minorHAnsi"/>
                <w:bCs/>
                <w:color w:val="000000" w:themeColor="text1"/>
                <w:szCs w:val="18"/>
              </w:rPr>
            </w:pPr>
            <w:ins w:id="8894" w:author="Dr Mamadou SANOGO" w:date="2023-10-26T15:54:00Z">
              <w:del w:id="8895"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896" w:author="Dr Mamadou SANOGO" w:date="2023-10-26T15:54:00Z"/>
                <w:del w:id="8897"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898" w:author="Dr Mamadou SANOGO" w:date="2023-10-26T15:54:00Z"/>
                <w:del w:id="8899" w:author="Cauris Cosmetics" w:date="2023-10-27T17:58:00Z"/>
                <w:rFonts w:asciiTheme="minorHAnsi" w:hAnsiTheme="minorHAnsi"/>
                <w:bCs/>
                <w:color w:val="000000" w:themeColor="text1"/>
                <w:szCs w:val="18"/>
              </w:rPr>
            </w:pPr>
            <w:ins w:id="8900" w:author="Dr Mamadou SANOGO" w:date="2023-10-26T15:54:00Z">
              <w:del w:id="8901"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902" w:author="Dr Mamadou SANOGO" w:date="2023-10-26T15:54:00Z"/>
                <w:del w:id="8903" w:author="Cauris Cosmetics" w:date="2023-10-27T17:58:00Z"/>
              </w:rPr>
            </w:pPr>
            <w:ins w:id="8904" w:author="Dr Mamadou SANOGO" w:date="2023-10-26T15:54:00Z">
              <w:del w:id="8905"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906" w:author="Dr Mamadou SANOGO" w:date="2023-10-26T15:54:00Z"/>
                <w:del w:id="8907" w:author="Cauris Cosmetics" w:date="2023-10-27T17:58:00Z"/>
              </w:rPr>
            </w:pPr>
            <w:ins w:id="8908" w:author="Dr Mamadou SANOGO" w:date="2023-10-26T15:54:00Z">
              <w:del w:id="890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910" w:author="Dr Mamadou SANOGO" w:date="2023-10-26T15:54:00Z"/>
          <w:del w:id="8911"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912" w:author="Dr Mamadou SANOGO" w:date="2023-10-26T15:54:00Z"/>
                <w:del w:id="891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914" w:author="Dr Mamadou SANOGO" w:date="2023-10-26T15:54:00Z"/>
                <w:del w:id="891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916" w:author="Dr Mamadou SANOGO" w:date="2023-10-26T15:54:00Z"/>
                <w:del w:id="891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918" w:author="Dr Mamadou SANOGO" w:date="2023-10-26T15:54:00Z"/>
                <w:del w:id="8919" w:author="Cauris Cosmetics" w:date="2023-10-27T17:58:00Z"/>
                <w:rFonts w:asciiTheme="minorHAnsi" w:hAnsiTheme="minorHAnsi"/>
                <w:bCs/>
                <w:color w:val="000000" w:themeColor="text1"/>
                <w:szCs w:val="18"/>
              </w:rPr>
            </w:pPr>
            <w:ins w:id="8920" w:author="Dr Mamadou SANOGO" w:date="2023-10-26T15:54:00Z">
              <w:del w:id="8921"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922" w:author="Dr Mamadou SANOGO" w:date="2023-10-26T15:54:00Z"/>
                <w:del w:id="8923" w:author="Cauris Cosmetics" w:date="2023-10-27T17:58:00Z"/>
                <w:rFonts w:asciiTheme="minorHAnsi" w:hAnsiTheme="minorHAnsi"/>
                <w:bCs/>
                <w:color w:val="000000" w:themeColor="text1"/>
                <w:szCs w:val="18"/>
              </w:rPr>
            </w:pPr>
            <w:ins w:id="8924" w:author="Dr Mamadou SANOGO" w:date="2023-10-26T15:54:00Z">
              <w:del w:id="8925"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926" w:author="Dr Mamadou SANOGO" w:date="2023-10-26T15:54:00Z"/>
                <w:del w:id="892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928" w:author="Dr Mamadou SANOGO" w:date="2023-10-26T15:54:00Z"/>
                <w:del w:id="892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930" w:author="Dr Mamadou SANOGO" w:date="2023-10-26T15:54:00Z"/>
                <w:del w:id="8931"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932" w:author="Dr Mamadou SANOGO" w:date="2023-10-26T15:54:00Z"/>
          <w:del w:id="8933"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934" w:author="Dr Mamadou SANOGO" w:date="2023-10-26T15:54:00Z"/>
                <w:del w:id="8935"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936" w:author="Dr Mamadou SANOGO" w:date="2023-10-26T15:54:00Z"/>
                <w:del w:id="8937"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938" w:author="Dr Mamadou SANOGO" w:date="2023-10-26T15:54:00Z"/>
                <w:del w:id="893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940" w:author="Dr Mamadou SANOGO" w:date="2023-10-26T15:54:00Z"/>
                <w:del w:id="8941" w:author="Cauris Cosmetics" w:date="2023-10-27T17:58:00Z"/>
                <w:rFonts w:asciiTheme="minorHAnsi" w:hAnsiTheme="minorHAnsi"/>
                <w:bCs/>
                <w:color w:val="000000" w:themeColor="text1"/>
                <w:szCs w:val="18"/>
              </w:rPr>
            </w:pPr>
            <w:ins w:id="8942" w:author="Dr Mamadou SANOGO" w:date="2023-10-26T15:54:00Z">
              <w:del w:id="8943"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944" w:author="Dr Mamadou SANOGO" w:date="2023-10-26T15:54:00Z"/>
                <w:del w:id="8945" w:author="Cauris Cosmetics" w:date="2023-10-27T17:58:00Z"/>
                <w:rFonts w:asciiTheme="minorHAnsi" w:hAnsiTheme="minorHAnsi"/>
                <w:bCs/>
                <w:color w:val="000000" w:themeColor="text1"/>
                <w:szCs w:val="18"/>
              </w:rPr>
            </w:pPr>
            <w:ins w:id="8946" w:author="Dr Mamadou SANOGO" w:date="2023-10-26T15:54:00Z">
              <w:del w:id="894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948" w:author="Dr Mamadou SANOGO" w:date="2023-10-26T15:54:00Z"/>
                <w:del w:id="8949"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950" w:author="Dr Mamadou SANOGO" w:date="2023-10-26T15:54:00Z"/>
                <w:del w:id="8951"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952" w:author="Dr Mamadou SANOGO" w:date="2023-10-26T15:54:00Z"/>
                <w:del w:id="8953"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954" w:author="Dr Mamadou SANOGO" w:date="2023-10-26T15:54:00Z"/>
          <w:del w:id="895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956" w:author="Dr Mamadou SANOGO" w:date="2023-10-26T15:54:00Z"/>
                <w:del w:id="8957" w:author="Cauris Cosmetics" w:date="2023-10-27T17:58:00Z"/>
                <w:rFonts w:asciiTheme="minorHAnsi" w:hAnsiTheme="minorHAnsi"/>
                <w:b/>
                <w:color w:val="000000" w:themeColor="text1"/>
              </w:rPr>
            </w:pPr>
            <w:ins w:id="8958" w:author="Dr Mamadou SANOGO" w:date="2023-10-26T15:54:00Z">
              <w:del w:id="8959"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960" w:author="Dr Mamadou SANOGO" w:date="2023-10-26T15:54:00Z"/>
                <w:del w:id="8961" w:author="Cauris Cosmetics" w:date="2023-10-27T17:58:00Z"/>
                <w:rFonts w:asciiTheme="minorHAnsi" w:hAnsiTheme="minorHAnsi"/>
                <w:b/>
                <w:color w:val="000000" w:themeColor="text1"/>
              </w:rPr>
            </w:pPr>
            <w:ins w:id="8962" w:author="Dr Mamadou SANOGO" w:date="2023-10-26T15:54:00Z">
              <w:del w:id="8963"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964" w:author="Dr Mamadou SANOGO" w:date="2023-10-26T15:54:00Z"/>
                <w:del w:id="8965"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966" w:author="Dr Mamadou SANOGO" w:date="2023-10-26T15:54:00Z"/>
                <w:del w:id="8967"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968" w:author="Dr Mamadou SANOGO" w:date="2023-10-26T15:54:00Z"/>
                <w:del w:id="8969" w:author="Cauris Cosmetics" w:date="2023-10-27T17:58:00Z"/>
                <w:rFonts w:asciiTheme="minorHAnsi" w:hAnsiTheme="minorHAnsi"/>
                <w:b/>
                <w:color w:val="000000" w:themeColor="text1"/>
              </w:rPr>
            </w:pPr>
            <w:ins w:id="8970" w:author="Dr Mamadou SANOGO" w:date="2023-10-26T15:54:00Z">
              <w:del w:id="8971"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972" w:author="Dr Mamadou SANOGO" w:date="2023-10-26T15:54:00Z"/>
                <w:del w:id="8973"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974" w:author="Dr Mamadou SANOGO" w:date="2023-10-26T15:54:00Z"/>
                <w:del w:id="8975" w:author="Cauris Cosmetics" w:date="2023-10-27T17:58:00Z"/>
                <w:rFonts w:asciiTheme="minorHAnsi" w:hAnsiTheme="minorHAnsi"/>
                <w:bCs/>
                <w:color w:val="000000" w:themeColor="text1"/>
                <w:sz w:val="18"/>
                <w:szCs w:val="18"/>
              </w:rPr>
            </w:pPr>
            <w:ins w:id="8976" w:author="Dr Mamadou SANOGO" w:date="2023-10-26T15:54:00Z">
              <w:del w:id="8977"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978" w:author="Dr Mamadou SANOGO" w:date="2023-10-26T15:54:00Z"/>
                <w:del w:id="8979" w:author="Cauris Cosmetics" w:date="2023-10-27T17:58:00Z"/>
                <w:rFonts w:asciiTheme="minorHAnsi" w:hAnsiTheme="minorHAnsi"/>
                <w:bCs/>
                <w:color w:val="000000" w:themeColor="text1"/>
                <w:sz w:val="18"/>
                <w:szCs w:val="18"/>
              </w:rPr>
            </w:pPr>
            <w:ins w:id="8980" w:author="Dr Mamadou SANOGO" w:date="2023-10-26T15:54:00Z">
              <w:del w:id="8981"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982" w:author="Dr Mamadou SANOGO" w:date="2023-10-26T15:54:00Z"/>
                <w:del w:id="8983" w:author="Cauris Cosmetics" w:date="2023-10-27T17:58:00Z"/>
                <w:rFonts w:asciiTheme="minorHAnsi" w:hAnsiTheme="minorHAnsi"/>
                <w:bCs/>
                <w:color w:val="000000" w:themeColor="text1"/>
                <w:sz w:val="18"/>
                <w:szCs w:val="18"/>
              </w:rPr>
            </w:pPr>
            <w:ins w:id="8984" w:author="Dr Mamadou SANOGO" w:date="2023-10-26T15:54:00Z">
              <w:del w:id="8985"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986" w:author="Dr Mamadou SANOGO" w:date="2023-10-26T15:54:00Z"/>
                <w:del w:id="8987" w:author="Cauris Cosmetics" w:date="2023-10-27T17:58:00Z"/>
                <w:rFonts w:asciiTheme="minorHAnsi" w:hAnsiTheme="minorHAnsi"/>
                <w:bCs/>
                <w:color w:val="000000" w:themeColor="text1"/>
                <w:szCs w:val="18"/>
              </w:rPr>
            </w:pPr>
            <w:ins w:id="8988" w:author="Dr Mamadou SANOGO" w:date="2023-10-26T15:54:00Z">
              <w:del w:id="8989"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990" w:author="Dr Mamadou SANOGO" w:date="2023-10-26T15:54:00Z"/>
                <w:del w:id="8991" w:author="Cauris Cosmetics" w:date="2023-10-27T17:58:00Z"/>
                <w:rFonts w:asciiTheme="minorHAnsi" w:hAnsiTheme="minorHAnsi"/>
                <w:bCs/>
                <w:color w:val="000000" w:themeColor="text1"/>
                <w:szCs w:val="18"/>
              </w:rPr>
            </w:pPr>
            <w:ins w:id="8992" w:author="Dr Mamadou SANOGO" w:date="2023-10-26T15:54:00Z">
              <w:del w:id="8993"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994" w:author="Dr Mamadou SANOGO" w:date="2023-10-26T15:54:00Z"/>
                <w:del w:id="8995" w:author="Cauris Cosmetics" w:date="2023-10-27T17:58:00Z"/>
                <w:rFonts w:asciiTheme="minorHAnsi" w:hAnsiTheme="minorHAnsi"/>
                <w:bCs/>
                <w:color w:val="000000" w:themeColor="text1"/>
                <w:szCs w:val="18"/>
              </w:rPr>
            </w:pPr>
            <w:ins w:id="8996" w:author="Dr Mamadou SANOGO" w:date="2023-10-26T15:54:00Z">
              <w:del w:id="8997"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998" w:author="Dr Mamadou SANOGO" w:date="2023-10-26T15:54:00Z"/>
                <w:del w:id="8999" w:author="Cauris Cosmetics" w:date="2023-10-27T17:58:00Z"/>
              </w:rPr>
            </w:pPr>
            <w:ins w:id="9000" w:author="Dr Mamadou SANOGO" w:date="2023-10-26T15:54:00Z">
              <w:del w:id="9001"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9002" w:author="Dr Mamadou SANOGO" w:date="2023-10-26T15:54:00Z"/>
                <w:del w:id="9003" w:author="Cauris Cosmetics" w:date="2023-10-27T17:58:00Z"/>
              </w:rPr>
            </w:pPr>
            <w:ins w:id="9004" w:author="Dr Mamadou SANOGO" w:date="2023-10-26T15:54:00Z">
              <w:del w:id="900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9006" w:author="Dr Mamadou SANOGO" w:date="2023-10-26T15:54:00Z"/>
          <w:del w:id="9007"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9008" w:author="Dr Mamadou SANOGO" w:date="2023-10-26T15:54:00Z"/>
                <w:del w:id="900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9010" w:author="Dr Mamadou SANOGO" w:date="2023-10-26T15:54:00Z"/>
                <w:del w:id="9011"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9012" w:author="Dr Mamadou SANOGO" w:date="2023-10-26T15:54:00Z"/>
                <w:del w:id="9013"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9014" w:author="Dr Mamadou SANOGO" w:date="2023-10-26T15:54:00Z"/>
                <w:del w:id="9015" w:author="Cauris Cosmetics" w:date="2023-10-27T17:58:00Z"/>
                <w:rFonts w:asciiTheme="minorHAnsi" w:hAnsiTheme="minorHAnsi"/>
                <w:bCs/>
                <w:color w:val="000000" w:themeColor="text1"/>
                <w:szCs w:val="18"/>
              </w:rPr>
            </w:pPr>
            <w:ins w:id="9016" w:author="Dr Mamadou SANOGO" w:date="2023-10-26T15:54:00Z">
              <w:del w:id="9017"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9018" w:author="Dr Mamadou SANOGO" w:date="2023-10-26T15:54:00Z"/>
                <w:del w:id="9019" w:author="Cauris Cosmetics" w:date="2023-10-27T17:58:00Z"/>
                <w:rFonts w:asciiTheme="minorHAnsi" w:hAnsiTheme="minorHAnsi"/>
                <w:bCs/>
                <w:color w:val="000000" w:themeColor="text1"/>
                <w:szCs w:val="18"/>
              </w:rPr>
            </w:pPr>
            <w:ins w:id="9020" w:author="Dr Mamadou SANOGO" w:date="2023-10-26T15:54:00Z">
              <w:del w:id="9021"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9022" w:author="Dr Mamadou SANOGO" w:date="2023-10-26T15:54:00Z"/>
                <w:del w:id="9023"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9024" w:author="Dr Mamadou SANOGO" w:date="2023-10-26T15:54:00Z"/>
                <w:del w:id="9025"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9026" w:author="Dr Mamadou SANOGO" w:date="2023-10-26T15:54:00Z"/>
                <w:del w:id="9027" w:author="Cauris Cosmetics" w:date="2023-10-27T17:58:00Z"/>
                <w:bCs/>
                <w:szCs w:val="24"/>
                <w:u w:val="single"/>
                <w:lang w:eastAsia="en-US"/>
              </w:rPr>
            </w:pPr>
          </w:p>
        </w:tc>
      </w:tr>
      <w:tr w:rsidR="00561D9D" w:rsidDel="00FA173A" w14:paraId="2FF0705D" w14:textId="667CF85E" w:rsidTr="00D27EF1">
        <w:trPr>
          <w:cantSplit/>
          <w:trHeight w:val="552"/>
          <w:jc w:val="center"/>
          <w:ins w:id="9028" w:author="Dr Mamadou SANOGO" w:date="2023-10-26T15:54:00Z"/>
          <w:del w:id="9029"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9030" w:author="Dr Mamadou SANOGO" w:date="2023-10-26T15:54:00Z"/>
                <w:del w:id="903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9032" w:author="Dr Mamadou SANOGO" w:date="2023-10-26T15:54:00Z"/>
                <w:del w:id="9033"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9034" w:author="Dr Mamadou SANOGO" w:date="2023-10-26T15:54:00Z"/>
                <w:del w:id="9035"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9036" w:author="Dr Mamadou SANOGO" w:date="2023-10-26T15:54:00Z"/>
                <w:del w:id="9037" w:author="Cauris Cosmetics" w:date="2023-10-27T17:58:00Z"/>
                <w:rFonts w:asciiTheme="minorHAnsi" w:hAnsiTheme="minorHAnsi"/>
                <w:bCs/>
                <w:color w:val="000000" w:themeColor="text1"/>
                <w:szCs w:val="18"/>
              </w:rPr>
            </w:pPr>
            <w:ins w:id="9038" w:author="Dr Mamadou SANOGO" w:date="2023-10-26T15:54:00Z">
              <w:del w:id="9039"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9040" w:author="Dr Mamadou SANOGO" w:date="2023-10-26T15:54:00Z"/>
                <w:del w:id="9041" w:author="Cauris Cosmetics" w:date="2023-10-27T17:58:00Z"/>
                <w:rFonts w:asciiTheme="minorHAnsi" w:hAnsiTheme="minorHAnsi"/>
                <w:bCs/>
                <w:color w:val="000000" w:themeColor="text1"/>
                <w:szCs w:val="18"/>
              </w:rPr>
            </w:pPr>
            <w:ins w:id="9042" w:author="Dr Mamadou SANOGO" w:date="2023-10-26T15:54:00Z">
              <w:del w:id="904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9044" w:author="Dr Mamadou SANOGO" w:date="2023-10-26T15:54:00Z"/>
                <w:del w:id="9045"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9046" w:author="Dr Mamadou SANOGO" w:date="2023-10-26T15:54:00Z"/>
                <w:del w:id="9047"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9048" w:author="Dr Mamadou SANOGO" w:date="2023-10-26T15:54:00Z"/>
                <w:del w:id="9049" w:author="Cauris Cosmetics" w:date="2023-10-27T17:58:00Z"/>
                <w:bCs/>
                <w:szCs w:val="24"/>
                <w:u w:val="single"/>
                <w:lang w:eastAsia="en-US"/>
              </w:rPr>
            </w:pPr>
          </w:p>
        </w:tc>
      </w:tr>
      <w:tr w:rsidR="00561D9D" w:rsidDel="00FA173A" w14:paraId="325EA8FA" w14:textId="03194E61" w:rsidTr="00D27EF1">
        <w:trPr>
          <w:cantSplit/>
          <w:trHeight w:val="1203"/>
          <w:jc w:val="center"/>
          <w:ins w:id="9050" w:author="Dr Mamadou SANOGO" w:date="2023-10-26T15:54:00Z"/>
          <w:del w:id="9051"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9052" w:author="Dr Mamadou SANOGO" w:date="2023-10-26T15:54:00Z"/>
                <w:del w:id="9053" w:author="Cauris Cosmetics" w:date="2023-10-27T17:58:00Z"/>
                <w:rFonts w:asciiTheme="minorHAnsi" w:hAnsiTheme="minorHAnsi"/>
                <w:b/>
                <w:color w:val="000000" w:themeColor="text1"/>
              </w:rPr>
            </w:pPr>
            <w:ins w:id="9054" w:author="Dr Mamadou SANOGO" w:date="2023-10-26T15:54:00Z">
              <w:del w:id="9055"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9056" w:author="Dr Mamadou SANOGO" w:date="2023-10-26T15:54:00Z"/>
                <w:del w:id="9057" w:author="Cauris Cosmetics" w:date="2023-10-27T17:58:00Z"/>
                <w:rFonts w:asciiTheme="minorHAnsi" w:hAnsiTheme="minorHAnsi"/>
                <w:b/>
                <w:color w:val="000000" w:themeColor="text1"/>
              </w:rPr>
            </w:pPr>
            <w:ins w:id="9058" w:author="Dr Mamadou SANOGO" w:date="2023-10-26T15:54:00Z">
              <w:del w:id="9059"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9060" w:author="Dr Mamadou SANOGO" w:date="2023-10-26T15:54:00Z"/>
                <w:del w:id="9061"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9062" w:author="Dr Mamadou SANOGO" w:date="2023-10-26T15:54:00Z"/>
                <w:del w:id="9063"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9064" w:author="Dr Mamadou SANOGO" w:date="2023-10-26T15:54:00Z"/>
                <w:del w:id="9065" w:author="Cauris Cosmetics" w:date="2023-10-27T17:58:00Z"/>
                <w:bCs/>
                <w:szCs w:val="24"/>
                <w:u w:val="single"/>
                <w:lang w:eastAsia="en-US"/>
              </w:rPr>
            </w:pPr>
            <w:ins w:id="9066" w:author="Dr Mamadou SANOGO" w:date="2023-10-26T15:54:00Z">
              <w:del w:id="9067"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9068" w:author="Dr Mamadou SANOGO" w:date="2023-10-26T15:54:00Z"/>
                <w:del w:id="9069" w:author="Cauris Cosmetics" w:date="2023-10-27T17:58:00Z"/>
                <w:rFonts w:asciiTheme="minorHAnsi" w:hAnsiTheme="minorHAnsi"/>
                <w:bCs/>
                <w:color w:val="000000" w:themeColor="text1"/>
                <w:sz w:val="18"/>
                <w:szCs w:val="18"/>
              </w:rPr>
            </w:pPr>
            <w:ins w:id="9070" w:author="Dr Mamadou SANOGO" w:date="2023-10-26T15:54:00Z">
              <w:del w:id="9071"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9072" w:author="Dr Mamadou SANOGO" w:date="2023-10-26T15:54:00Z"/>
                <w:del w:id="9073" w:author="Cauris Cosmetics" w:date="2023-10-27T17:58:00Z"/>
                <w:rFonts w:asciiTheme="minorHAnsi" w:hAnsiTheme="minorHAnsi"/>
                <w:bCs/>
                <w:color w:val="000000" w:themeColor="text1"/>
                <w:sz w:val="18"/>
                <w:szCs w:val="18"/>
              </w:rPr>
            </w:pPr>
            <w:ins w:id="9074" w:author="Dr Mamadou SANOGO" w:date="2023-10-26T15:54:00Z">
              <w:del w:id="9075"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9076" w:author="Dr Mamadou SANOGO" w:date="2023-10-26T15:54:00Z"/>
                <w:del w:id="9077"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9078" w:author="Dr Mamadou SANOGO" w:date="2023-10-26T15:54:00Z"/>
                <w:del w:id="9079" w:author="Cauris Cosmetics" w:date="2023-10-27T17:58:00Z"/>
                <w:rFonts w:asciiTheme="minorHAnsi" w:hAnsiTheme="minorHAnsi"/>
                <w:bCs/>
                <w:color w:val="000000" w:themeColor="text1"/>
                <w:sz w:val="18"/>
                <w:szCs w:val="18"/>
              </w:rPr>
            </w:pPr>
            <w:ins w:id="9080" w:author="Dr Mamadou SANOGO" w:date="2023-10-26T15:54:00Z">
              <w:del w:id="9081"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9082" w:author="Dr Mamadou SANOGO" w:date="2023-10-26T15:54:00Z"/>
                <w:del w:id="9083" w:author="Cauris Cosmetics" w:date="2023-10-27T17:58:00Z"/>
                <w:rFonts w:asciiTheme="minorHAnsi" w:hAnsiTheme="minorHAnsi"/>
                <w:bCs/>
                <w:color w:val="000000" w:themeColor="text1"/>
                <w:szCs w:val="18"/>
              </w:rPr>
            </w:pPr>
            <w:ins w:id="9084" w:author="Dr Mamadou SANOGO" w:date="2023-10-26T15:54:00Z">
              <w:del w:id="9085"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9086" w:author="Dr Mamadou SANOGO" w:date="2023-10-26T15:54:00Z"/>
                <w:del w:id="9087" w:author="Cauris Cosmetics" w:date="2023-10-27T17:58:00Z"/>
                <w:rFonts w:asciiTheme="minorHAnsi" w:hAnsiTheme="minorHAnsi"/>
                <w:bCs/>
                <w:color w:val="000000" w:themeColor="text1"/>
                <w:szCs w:val="18"/>
              </w:rPr>
            </w:pPr>
            <w:ins w:id="9088" w:author="Dr Mamadou SANOGO" w:date="2023-10-26T15:54:00Z">
              <w:del w:id="9089"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9090" w:author="Dr Mamadou SANOGO" w:date="2023-10-26T15:54:00Z"/>
                <w:del w:id="9091" w:author="Cauris Cosmetics" w:date="2023-10-27T17:58:00Z"/>
                <w:szCs w:val="24"/>
                <w:lang w:eastAsia="en-US"/>
              </w:rPr>
            </w:pPr>
            <w:ins w:id="9092" w:author="Dr Mamadou SANOGO" w:date="2023-10-26T15:54:00Z">
              <w:del w:id="9093"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9094" w:author="Dr Mamadou SANOGO" w:date="2023-10-26T15:54:00Z"/>
                <w:del w:id="9095" w:author="Cauris Cosmetics" w:date="2023-10-27T17:58:00Z"/>
              </w:rPr>
            </w:pPr>
            <w:ins w:id="9096" w:author="Dr Mamadou SANOGO" w:date="2023-10-26T15:54:00Z">
              <w:del w:id="9097"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9098" w:author="Dr Mamadou SANOGO" w:date="2023-10-26T15:54:00Z"/>
                <w:del w:id="9099" w:author="Cauris Cosmetics" w:date="2023-10-27T17:58:00Z"/>
              </w:rPr>
            </w:pPr>
            <w:ins w:id="9100" w:author="Dr Mamadou SANOGO" w:date="2023-10-26T15:54:00Z">
              <w:del w:id="9101"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9102" w:author="Dr Mamadou SANOGO" w:date="2023-10-26T15:54:00Z"/>
          <w:del w:id="9103"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9104" w:author="Dr Mamadou SANOGO" w:date="2023-10-26T15:54:00Z"/>
                <w:del w:id="910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9106" w:author="Dr Mamadou SANOGO" w:date="2023-10-26T15:54:00Z"/>
                <w:del w:id="910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9108" w:author="Dr Mamadou SANOGO" w:date="2023-10-26T15:54:00Z"/>
                <w:del w:id="9109"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9110" w:author="Dr Mamadou SANOGO" w:date="2023-10-26T15:54:00Z"/>
                <w:del w:id="9111" w:author="Cauris Cosmetics" w:date="2023-10-27T17:58:00Z"/>
                <w:rFonts w:asciiTheme="minorHAnsi" w:hAnsiTheme="minorHAnsi"/>
                <w:bCs/>
                <w:color w:val="000000" w:themeColor="text1"/>
                <w:szCs w:val="18"/>
              </w:rPr>
            </w:pPr>
            <w:ins w:id="9112" w:author="Dr Mamadou SANOGO" w:date="2023-10-26T15:54:00Z">
              <w:del w:id="9113"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9114" w:author="Dr Mamadou SANOGO" w:date="2023-10-26T15:54:00Z"/>
                <w:del w:id="9115" w:author="Cauris Cosmetics" w:date="2023-10-27T17:58:00Z"/>
                <w:rFonts w:asciiTheme="minorHAnsi" w:hAnsiTheme="minorHAnsi"/>
                <w:bCs/>
                <w:color w:val="000000" w:themeColor="text1"/>
                <w:szCs w:val="18"/>
              </w:rPr>
            </w:pPr>
            <w:ins w:id="9116" w:author="Dr Mamadou SANOGO" w:date="2023-10-26T15:54:00Z">
              <w:del w:id="9117"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9118" w:author="Dr Mamadou SANOGO" w:date="2023-10-26T15:54:00Z"/>
                <w:del w:id="9119"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9120" w:author="Dr Mamadou SANOGO" w:date="2023-10-26T15:54:00Z"/>
                <w:del w:id="9121"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9122" w:author="Dr Mamadou SANOGO" w:date="2023-10-26T15:54:00Z"/>
                <w:del w:id="9123" w:author="Cauris Cosmetics" w:date="2023-10-27T17:58:00Z"/>
                <w:bCs/>
                <w:szCs w:val="24"/>
                <w:u w:val="single"/>
                <w:lang w:eastAsia="en-US"/>
              </w:rPr>
            </w:pPr>
          </w:p>
        </w:tc>
      </w:tr>
      <w:tr w:rsidR="00561D9D" w:rsidDel="00FA173A" w14:paraId="3603A3E1" w14:textId="1A6F4BF6" w:rsidTr="00D27EF1">
        <w:trPr>
          <w:cantSplit/>
          <w:trHeight w:val="498"/>
          <w:jc w:val="center"/>
          <w:ins w:id="9124" w:author="Dr Mamadou SANOGO" w:date="2023-10-26T15:54:00Z"/>
          <w:del w:id="9125"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9126" w:author="Dr Mamadou SANOGO" w:date="2023-10-26T15:54:00Z"/>
                <w:del w:id="912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9128" w:author="Dr Mamadou SANOGO" w:date="2023-10-26T15:54:00Z"/>
                <w:del w:id="912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9130" w:author="Dr Mamadou SANOGO" w:date="2023-10-26T15:54:00Z"/>
                <w:del w:id="9131"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9132" w:author="Dr Mamadou SANOGO" w:date="2023-10-26T15:54:00Z"/>
                <w:del w:id="9133" w:author="Cauris Cosmetics" w:date="2023-10-27T17:58:00Z"/>
                <w:rFonts w:asciiTheme="minorHAnsi" w:hAnsiTheme="minorHAnsi"/>
                <w:bCs/>
                <w:color w:val="000000" w:themeColor="text1"/>
                <w:szCs w:val="18"/>
              </w:rPr>
            </w:pPr>
            <w:ins w:id="9134" w:author="Dr Mamadou SANOGO" w:date="2023-10-26T15:54:00Z">
              <w:del w:id="9135"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9136" w:author="Dr Mamadou SANOGO" w:date="2023-10-26T15:54:00Z"/>
                <w:del w:id="9137" w:author="Cauris Cosmetics" w:date="2023-10-27T17:58:00Z"/>
                <w:rFonts w:asciiTheme="minorHAnsi" w:hAnsiTheme="minorHAnsi"/>
                <w:bCs/>
                <w:color w:val="000000" w:themeColor="text1"/>
                <w:szCs w:val="18"/>
              </w:rPr>
            </w:pPr>
            <w:ins w:id="9138" w:author="Dr Mamadou SANOGO" w:date="2023-10-26T15:54:00Z">
              <w:del w:id="913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9140" w:author="Dr Mamadou SANOGO" w:date="2023-10-26T15:54:00Z"/>
                <w:del w:id="9141"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9142" w:author="Dr Mamadou SANOGO" w:date="2023-10-26T15:54:00Z"/>
                <w:del w:id="9143"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9144" w:author="Dr Mamadou SANOGO" w:date="2023-10-26T15:54:00Z"/>
                <w:del w:id="9145" w:author="Cauris Cosmetics" w:date="2023-10-27T17:58:00Z"/>
                <w:bCs/>
                <w:szCs w:val="24"/>
                <w:u w:val="single"/>
                <w:lang w:eastAsia="en-US"/>
              </w:rPr>
            </w:pPr>
          </w:p>
        </w:tc>
      </w:tr>
      <w:tr w:rsidR="00561D9D" w:rsidDel="00FA173A" w14:paraId="5203BA3F" w14:textId="3DEF2A1D" w:rsidTr="00D27EF1">
        <w:trPr>
          <w:cantSplit/>
          <w:trHeight w:val="20"/>
          <w:jc w:val="center"/>
          <w:ins w:id="9146" w:author="Dr Mamadou SANOGO" w:date="2023-10-26T15:54:00Z"/>
          <w:del w:id="9147"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9148" w:author="Dr Mamadou SANOGO" w:date="2023-10-26T15:54:00Z"/>
                <w:del w:id="9149" w:author="Cauris Cosmetics" w:date="2023-10-27T17:58:00Z"/>
                <w:rFonts w:asciiTheme="minorHAnsi" w:hAnsiTheme="minorHAnsi"/>
                <w:b/>
                <w:bCs/>
                <w:color w:val="000000" w:themeColor="text1"/>
                <w:szCs w:val="16"/>
              </w:rPr>
            </w:pPr>
            <w:ins w:id="9150" w:author="Dr Mamadou SANOGO" w:date="2023-10-26T15:54:00Z">
              <w:del w:id="9151"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9152" w:author="Dr Mamadou SANOGO" w:date="2023-10-26T15:54:00Z"/>
                <w:del w:id="9153" w:author="Cauris Cosmetics" w:date="2023-10-27T17:58:00Z"/>
                <w:rFonts w:asciiTheme="minorHAnsi" w:hAnsiTheme="minorHAnsi"/>
                <w:b/>
                <w:bCs/>
                <w:color w:val="000000" w:themeColor="text1"/>
                <w:szCs w:val="16"/>
              </w:rPr>
            </w:pPr>
            <w:ins w:id="9154" w:author="Dr Mamadou SANOGO" w:date="2023-10-26T15:54:00Z">
              <w:del w:id="9155"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9156" w:author="Dr Mamadou SANOGO" w:date="2023-10-26T15:54:00Z"/>
                <w:del w:id="9157"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9158" w:author="Dr Mamadou SANOGO" w:date="2023-10-26T15:54:00Z"/>
                <w:del w:id="9159" w:author="Cauris Cosmetics" w:date="2023-10-27T17:58:00Z"/>
                <w:rFonts w:asciiTheme="minorHAnsi" w:hAnsiTheme="minorHAnsi"/>
                <w:b/>
                <w:bCs/>
                <w:color w:val="000000" w:themeColor="text1"/>
                <w:szCs w:val="16"/>
              </w:rPr>
            </w:pPr>
            <w:ins w:id="9160" w:author="Dr Mamadou SANOGO" w:date="2023-10-26T15:54:00Z">
              <w:del w:id="9161"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9162" w:author="Dr Mamadou SANOGO" w:date="2023-10-26T15:54:00Z"/>
                <w:del w:id="9163" w:author="Cauris Cosmetics" w:date="2023-10-27T17:58:00Z"/>
                <w:rFonts w:asciiTheme="minorHAnsi" w:hAnsiTheme="minorHAnsi"/>
                <w:b/>
                <w:bCs/>
                <w:color w:val="000000" w:themeColor="text1"/>
                <w:szCs w:val="16"/>
              </w:rPr>
            </w:pPr>
            <w:ins w:id="9164" w:author="Dr Mamadou SANOGO" w:date="2023-10-26T15:54:00Z">
              <w:del w:id="9165"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9166" w:author="Dr Mamadou SANOGO" w:date="2023-10-26T15:54:00Z"/>
                <w:del w:id="9167" w:author="Cauris Cosmetics" w:date="2023-10-27T17:58:00Z"/>
                <w:b/>
                <w:bCs/>
                <w:szCs w:val="24"/>
                <w:lang w:eastAsia="en-US"/>
              </w:rPr>
            </w:pPr>
          </w:p>
        </w:tc>
      </w:tr>
    </w:tbl>
    <w:p w14:paraId="740CE3C4" w14:textId="1D3BB3C2" w:rsidR="00561D9D" w:rsidRDefault="00561D9D">
      <w:pPr>
        <w:pStyle w:val="Titre"/>
        <w:jc w:val="both"/>
        <w:rPr>
          <w:ins w:id="9168" w:author="Dr Mamadou SANOGO" w:date="2023-10-27T11:39:00Z"/>
          <w:rFonts w:asciiTheme="minorHAnsi" w:hAnsiTheme="minorHAnsi"/>
          <w:b w:val="0"/>
          <w:bCs/>
          <w:sz w:val="20"/>
        </w:rPr>
        <w:pPrChange w:id="9169" w:author="Cauris Cosmetics" w:date="2023-10-27T17:58:00Z">
          <w:pPr>
            <w:pStyle w:val="Titre"/>
          </w:pPr>
        </w:pPrChange>
      </w:pPr>
    </w:p>
    <w:p w14:paraId="166BCAEF" w14:textId="12127108" w:rsidR="00AD42F4" w:rsidRDefault="00AD42F4" w:rsidP="00561D9D">
      <w:pPr>
        <w:pStyle w:val="Titre"/>
        <w:rPr>
          <w:ins w:id="9170" w:author="Dr Mamadou SANOGO" w:date="2023-10-27T11:39:00Z"/>
          <w:rFonts w:asciiTheme="minorHAnsi" w:hAnsiTheme="minorHAnsi"/>
          <w:b w:val="0"/>
          <w:bCs/>
          <w:sz w:val="20"/>
        </w:rPr>
      </w:pPr>
    </w:p>
    <w:p w14:paraId="6886EAC3" w14:textId="5503AD83" w:rsidR="00AD42F4" w:rsidRDefault="00AD42F4" w:rsidP="00561D9D">
      <w:pPr>
        <w:pStyle w:val="Titre"/>
        <w:rPr>
          <w:ins w:id="9171" w:author="Dr Mamadou SANOGO" w:date="2023-10-27T11:39:00Z"/>
          <w:rFonts w:asciiTheme="minorHAnsi" w:hAnsiTheme="minorHAnsi"/>
          <w:b w:val="0"/>
          <w:bCs/>
          <w:sz w:val="20"/>
        </w:rPr>
      </w:pPr>
    </w:p>
    <w:p w14:paraId="092458EE" w14:textId="1568EA3A" w:rsidR="00AD42F4" w:rsidRDefault="00AD42F4" w:rsidP="00561D9D">
      <w:pPr>
        <w:pStyle w:val="Titre"/>
        <w:rPr>
          <w:ins w:id="9172" w:author="Dr Mamadou SANOGO" w:date="2023-10-27T11:39:00Z"/>
          <w:rFonts w:asciiTheme="minorHAnsi" w:hAnsiTheme="minorHAnsi"/>
          <w:b w:val="0"/>
          <w:bCs/>
          <w:sz w:val="20"/>
        </w:rPr>
      </w:pPr>
    </w:p>
    <w:p w14:paraId="74EE8078" w14:textId="720DAB15" w:rsidR="00AD42F4" w:rsidRDefault="00AD42F4" w:rsidP="00561D9D">
      <w:pPr>
        <w:pStyle w:val="Titre"/>
        <w:rPr>
          <w:ins w:id="9173" w:author="Dr Mamadou SANOGO" w:date="2023-10-27T11:39:00Z"/>
          <w:rFonts w:asciiTheme="minorHAnsi" w:hAnsiTheme="minorHAnsi"/>
          <w:b w:val="0"/>
          <w:bCs/>
          <w:sz w:val="20"/>
        </w:rPr>
      </w:pPr>
    </w:p>
    <w:p w14:paraId="11692FDB" w14:textId="7C180D8C" w:rsidR="00AD42F4" w:rsidRDefault="00AD42F4" w:rsidP="00561D9D">
      <w:pPr>
        <w:pStyle w:val="Titre"/>
        <w:rPr>
          <w:ins w:id="9174" w:author="Dr Mamadou SANOGO" w:date="2023-10-27T11:39:00Z"/>
          <w:rFonts w:asciiTheme="minorHAnsi" w:hAnsiTheme="minorHAnsi"/>
          <w:b w:val="0"/>
          <w:bCs/>
          <w:sz w:val="20"/>
        </w:rPr>
      </w:pPr>
    </w:p>
    <w:p w14:paraId="41CCAB12" w14:textId="6494CC59" w:rsidR="00AD42F4" w:rsidRDefault="00AD42F4" w:rsidP="00561D9D">
      <w:pPr>
        <w:pStyle w:val="Titre"/>
        <w:rPr>
          <w:ins w:id="9175" w:author="Dr Mamadou SANOGO" w:date="2023-10-27T11:39:00Z"/>
          <w:rFonts w:asciiTheme="minorHAnsi" w:hAnsiTheme="minorHAnsi"/>
          <w:b w:val="0"/>
          <w:bCs/>
          <w:sz w:val="20"/>
        </w:rPr>
      </w:pPr>
    </w:p>
    <w:p w14:paraId="3B706CEA" w14:textId="579746B3" w:rsidR="00AD42F4" w:rsidRDefault="00AD42F4" w:rsidP="00561D9D">
      <w:pPr>
        <w:pStyle w:val="Titre"/>
        <w:rPr>
          <w:ins w:id="9176" w:author="Dr Mamadou SANOGO" w:date="2023-10-27T11:39:00Z"/>
          <w:rFonts w:asciiTheme="minorHAnsi" w:hAnsiTheme="minorHAnsi"/>
          <w:b w:val="0"/>
          <w:bCs/>
          <w:sz w:val="20"/>
        </w:rPr>
      </w:pPr>
    </w:p>
    <w:p w14:paraId="61802368" w14:textId="68BF070D" w:rsidR="00AD42F4" w:rsidRDefault="00AD42F4" w:rsidP="00561D9D">
      <w:pPr>
        <w:pStyle w:val="Titre"/>
        <w:rPr>
          <w:ins w:id="9177" w:author="Dr Mamadou SANOGO" w:date="2023-10-27T11:39:00Z"/>
          <w:rFonts w:asciiTheme="minorHAnsi" w:hAnsiTheme="minorHAnsi"/>
          <w:b w:val="0"/>
          <w:bCs/>
          <w:sz w:val="20"/>
        </w:rPr>
      </w:pPr>
    </w:p>
    <w:p w14:paraId="037E5E89" w14:textId="5C9459CE" w:rsidR="00AD42F4" w:rsidRDefault="00AD42F4" w:rsidP="00561D9D">
      <w:pPr>
        <w:pStyle w:val="Titre"/>
        <w:rPr>
          <w:ins w:id="9178" w:author="Dr Mamadou SANOGO" w:date="2023-10-27T11:39:00Z"/>
          <w:rFonts w:asciiTheme="minorHAnsi" w:hAnsiTheme="minorHAnsi"/>
          <w:b w:val="0"/>
          <w:bCs/>
          <w:sz w:val="20"/>
        </w:rPr>
      </w:pPr>
    </w:p>
    <w:p w14:paraId="424614CB" w14:textId="755160E2" w:rsidR="00AD42F4" w:rsidRDefault="00AD42F4" w:rsidP="00561D9D">
      <w:pPr>
        <w:pStyle w:val="Titre"/>
        <w:rPr>
          <w:ins w:id="9179" w:author="Dr Mamadou SANOGO" w:date="2023-10-27T11:39:00Z"/>
          <w:rFonts w:asciiTheme="minorHAnsi" w:hAnsiTheme="minorHAnsi"/>
          <w:b w:val="0"/>
          <w:bCs/>
          <w:sz w:val="20"/>
        </w:rPr>
      </w:pPr>
    </w:p>
    <w:p w14:paraId="4DFEB743" w14:textId="78D78F9B" w:rsidR="00AD42F4" w:rsidRDefault="00AD42F4" w:rsidP="00561D9D">
      <w:pPr>
        <w:pStyle w:val="Titre"/>
        <w:rPr>
          <w:ins w:id="9180" w:author="Dr Mamadou SANOGO" w:date="2023-10-27T11:39:00Z"/>
          <w:rFonts w:asciiTheme="minorHAnsi" w:hAnsiTheme="minorHAnsi"/>
          <w:b w:val="0"/>
          <w:bCs/>
          <w:sz w:val="20"/>
        </w:rPr>
      </w:pPr>
    </w:p>
    <w:p w14:paraId="00AD1E14" w14:textId="27DC9285" w:rsidR="00AD42F4" w:rsidRDefault="00AD42F4" w:rsidP="00561D9D">
      <w:pPr>
        <w:pStyle w:val="Titre"/>
        <w:rPr>
          <w:ins w:id="9181" w:author="Dr Mamadou SANOGO" w:date="2023-10-27T11:39:00Z"/>
          <w:rFonts w:asciiTheme="minorHAnsi" w:hAnsiTheme="minorHAnsi"/>
          <w:b w:val="0"/>
          <w:bCs/>
          <w:sz w:val="20"/>
        </w:rPr>
      </w:pPr>
    </w:p>
    <w:p w14:paraId="53EDD035" w14:textId="315A2ED6" w:rsidR="00AD42F4" w:rsidRDefault="00AD42F4" w:rsidP="00561D9D">
      <w:pPr>
        <w:pStyle w:val="Titre"/>
        <w:rPr>
          <w:ins w:id="9182" w:author="Dr Mamadou SANOGO" w:date="2023-10-27T11:39:00Z"/>
          <w:rFonts w:asciiTheme="minorHAnsi" w:hAnsiTheme="minorHAnsi"/>
          <w:b w:val="0"/>
          <w:bCs/>
          <w:sz w:val="20"/>
        </w:rPr>
      </w:pPr>
    </w:p>
    <w:p w14:paraId="6BC3A34D" w14:textId="7AAF8774" w:rsidR="00AD42F4" w:rsidRDefault="00AD42F4" w:rsidP="00561D9D">
      <w:pPr>
        <w:pStyle w:val="Titre"/>
        <w:rPr>
          <w:ins w:id="9183" w:author="Dr Mamadou SANOGO" w:date="2023-10-27T11:39:00Z"/>
          <w:rFonts w:asciiTheme="minorHAnsi" w:hAnsiTheme="minorHAnsi"/>
          <w:b w:val="0"/>
          <w:bCs/>
          <w:sz w:val="20"/>
        </w:rPr>
      </w:pPr>
    </w:p>
    <w:p w14:paraId="3AEC5F68" w14:textId="034BE1B2" w:rsidR="00AD42F4" w:rsidRDefault="00AD42F4" w:rsidP="00561D9D">
      <w:pPr>
        <w:pStyle w:val="Titre"/>
        <w:rPr>
          <w:ins w:id="9184" w:author="Dr Mamadou SANOGO" w:date="2023-10-27T14:03:00Z"/>
          <w:rFonts w:asciiTheme="minorHAnsi" w:hAnsiTheme="minorHAnsi"/>
          <w:b w:val="0"/>
          <w:bCs/>
          <w:sz w:val="20"/>
        </w:rPr>
      </w:pPr>
    </w:p>
    <w:p w14:paraId="111E1C52" w14:textId="4414018E" w:rsidR="006778CD" w:rsidRDefault="006778CD" w:rsidP="00561D9D">
      <w:pPr>
        <w:pStyle w:val="Titre"/>
        <w:rPr>
          <w:ins w:id="9185" w:author="Dr Mamadou SANOGO" w:date="2023-10-27T14:03:00Z"/>
          <w:rFonts w:asciiTheme="minorHAnsi" w:hAnsiTheme="minorHAnsi"/>
          <w:b w:val="0"/>
          <w:bCs/>
          <w:sz w:val="20"/>
        </w:rPr>
      </w:pPr>
    </w:p>
    <w:p w14:paraId="4E8C83D2" w14:textId="786DFE59" w:rsidR="006778CD" w:rsidRDefault="006778CD" w:rsidP="00561D9D">
      <w:pPr>
        <w:pStyle w:val="Titre"/>
        <w:rPr>
          <w:ins w:id="9186" w:author="Dr Mamadou SANOGO" w:date="2023-10-27T14:03:00Z"/>
          <w:rFonts w:asciiTheme="minorHAnsi" w:hAnsiTheme="minorHAnsi"/>
          <w:b w:val="0"/>
          <w:bCs/>
          <w:sz w:val="20"/>
        </w:rPr>
      </w:pPr>
    </w:p>
    <w:p w14:paraId="2EC38D8D" w14:textId="50A610CB" w:rsidR="006778CD" w:rsidRDefault="006778CD" w:rsidP="00561D9D">
      <w:pPr>
        <w:pStyle w:val="Titre"/>
        <w:rPr>
          <w:ins w:id="9187" w:author="Dr Mamadou SANOGO" w:date="2023-10-27T14:03:00Z"/>
          <w:rFonts w:asciiTheme="minorHAnsi" w:hAnsiTheme="minorHAnsi"/>
          <w:b w:val="0"/>
          <w:bCs/>
          <w:sz w:val="20"/>
        </w:rPr>
      </w:pPr>
    </w:p>
    <w:p w14:paraId="0DDF2300" w14:textId="44CA2232" w:rsidR="006778CD" w:rsidRDefault="006778CD" w:rsidP="00561D9D">
      <w:pPr>
        <w:pStyle w:val="Titre"/>
        <w:rPr>
          <w:ins w:id="9188" w:author="Dr Mamadou SANOGO" w:date="2023-10-27T14:03:00Z"/>
          <w:rFonts w:asciiTheme="minorHAnsi" w:hAnsiTheme="minorHAnsi"/>
          <w:b w:val="0"/>
          <w:bCs/>
          <w:sz w:val="20"/>
        </w:rPr>
      </w:pPr>
    </w:p>
    <w:p w14:paraId="198EB933" w14:textId="0E5547CF" w:rsidR="006778CD" w:rsidRDefault="006778CD" w:rsidP="00561D9D">
      <w:pPr>
        <w:pStyle w:val="Titre"/>
        <w:rPr>
          <w:ins w:id="9189" w:author="Dr Mamadou SANOGO" w:date="2023-10-27T14:03:00Z"/>
          <w:rFonts w:asciiTheme="minorHAnsi" w:hAnsiTheme="minorHAnsi"/>
          <w:b w:val="0"/>
          <w:bCs/>
          <w:sz w:val="20"/>
        </w:rPr>
      </w:pPr>
    </w:p>
    <w:p w14:paraId="78B08DA3" w14:textId="1033AC73" w:rsidR="006778CD" w:rsidRDefault="006778CD" w:rsidP="00561D9D">
      <w:pPr>
        <w:pStyle w:val="Titre"/>
        <w:rPr>
          <w:ins w:id="9190" w:author="Dr Mamadou SANOGO" w:date="2023-10-27T14:03:00Z"/>
          <w:rFonts w:asciiTheme="minorHAnsi" w:hAnsiTheme="minorHAnsi"/>
          <w:b w:val="0"/>
          <w:bCs/>
          <w:sz w:val="20"/>
        </w:rPr>
      </w:pPr>
    </w:p>
    <w:p w14:paraId="296B6B7B" w14:textId="2679B656" w:rsidR="006778CD" w:rsidRDefault="006778CD" w:rsidP="00561D9D">
      <w:pPr>
        <w:pStyle w:val="Titre"/>
        <w:rPr>
          <w:ins w:id="9191" w:author="Dr Mamadou SANOGO" w:date="2023-10-27T14:03:00Z"/>
          <w:rFonts w:asciiTheme="minorHAnsi" w:hAnsiTheme="minorHAnsi"/>
          <w:b w:val="0"/>
          <w:bCs/>
          <w:sz w:val="20"/>
        </w:rPr>
      </w:pPr>
    </w:p>
    <w:p w14:paraId="2654C1FB" w14:textId="7365F26F" w:rsidR="006778CD" w:rsidRDefault="006778CD" w:rsidP="00561D9D">
      <w:pPr>
        <w:pStyle w:val="Titre"/>
        <w:rPr>
          <w:ins w:id="9192" w:author="Dr Mamadou SANOGO" w:date="2023-10-27T14:03:00Z"/>
          <w:rFonts w:asciiTheme="minorHAnsi" w:hAnsiTheme="minorHAnsi"/>
          <w:b w:val="0"/>
          <w:bCs/>
          <w:sz w:val="20"/>
        </w:rPr>
      </w:pPr>
    </w:p>
    <w:p w14:paraId="29127C1E" w14:textId="0AD53E2D" w:rsidR="006778CD" w:rsidRDefault="006778CD" w:rsidP="00561D9D">
      <w:pPr>
        <w:pStyle w:val="Titre"/>
        <w:rPr>
          <w:ins w:id="9193" w:author="Dr Mamadou SANOGO" w:date="2023-10-27T14:03:00Z"/>
          <w:rFonts w:asciiTheme="minorHAnsi" w:hAnsiTheme="minorHAnsi"/>
          <w:b w:val="0"/>
          <w:bCs/>
          <w:sz w:val="20"/>
        </w:rPr>
      </w:pPr>
    </w:p>
    <w:p w14:paraId="31BEFE45" w14:textId="501925E2" w:rsidR="006778CD" w:rsidRDefault="006778CD" w:rsidP="00561D9D">
      <w:pPr>
        <w:pStyle w:val="Titre"/>
        <w:rPr>
          <w:ins w:id="9194" w:author="Dr Mamadou SANOGO" w:date="2023-10-27T14:03:00Z"/>
          <w:rFonts w:asciiTheme="minorHAnsi" w:hAnsiTheme="minorHAnsi"/>
          <w:b w:val="0"/>
          <w:bCs/>
          <w:sz w:val="20"/>
        </w:rPr>
      </w:pPr>
    </w:p>
    <w:p w14:paraId="6FCF215F" w14:textId="37564911" w:rsidR="006778CD" w:rsidRDefault="006778CD" w:rsidP="00561D9D">
      <w:pPr>
        <w:pStyle w:val="Titre"/>
        <w:rPr>
          <w:ins w:id="9195" w:author="Dr Mamadou SANOGO" w:date="2023-10-27T14:03:00Z"/>
          <w:rFonts w:asciiTheme="minorHAnsi" w:hAnsiTheme="minorHAnsi"/>
          <w:b w:val="0"/>
          <w:bCs/>
          <w:sz w:val="20"/>
        </w:rPr>
      </w:pPr>
    </w:p>
    <w:p w14:paraId="043DE553" w14:textId="40A7F832" w:rsidR="006778CD" w:rsidRDefault="006778CD" w:rsidP="00561D9D">
      <w:pPr>
        <w:pStyle w:val="Titre"/>
        <w:rPr>
          <w:ins w:id="9196" w:author="Dr Mamadou SANOGO" w:date="2023-10-27T14:03:00Z"/>
          <w:rFonts w:asciiTheme="minorHAnsi" w:hAnsiTheme="minorHAnsi"/>
          <w:b w:val="0"/>
          <w:bCs/>
          <w:sz w:val="20"/>
        </w:rPr>
      </w:pPr>
    </w:p>
    <w:p w14:paraId="06E95A5A" w14:textId="672F074E" w:rsidR="006778CD" w:rsidRDefault="006778CD" w:rsidP="00561D9D">
      <w:pPr>
        <w:pStyle w:val="Titre"/>
        <w:rPr>
          <w:ins w:id="9197" w:author="Dr Mamadou SANOGO" w:date="2023-10-27T14:03:00Z"/>
          <w:rFonts w:asciiTheme="minorHAnsi" w:hAnsiTheme="minorHAnsi"/>
          <w:b w:val="0"/>
          <w:bCs/>
          <w:sz w:val="20"/>
        </w:rPr>
      </w:pPr>
    </w:p>
    <w:p w14:paraId="12382909" w14:textId="627BCA00" w:rsidR="006778CD" w:rsidRDefault="006778CD" w:rsidP="00561D9D">
      <w:pPr>
        <w:pStyle w:val="Titre"/>
        <w:rPr>
          <w:ins w:id="9198" w:author="Dr Mamadou SANOGO" w:date="2023-10-27T14:03:00Z"/>
          <w:rFonts w:asciiTheme="minorHAnsi" w:hAnsiTheme="minorHAnsi"/>
          <w:b w:val="0"/>
          <w:bCs/>
          <w:sz w:val="20"/>
        </w:rPr>
      </w:pPr>
    </w:p>
    <w:p w14:paraId="420146A1" w14:textId="3822BCBD" w:rsidR="006778CD" w:rsidRDefault="006778CD" w:rsidP="00561D9D">
      <w:pPr>
        <w:pStyle w:val="Titre"/>
        <w:rPr>
          <w:ins w:id="9199" w:author="Dr Mamadou SANOGO" w:date="2023-10-27T14:03:00Z"/>
          <w:rFonts w:asciiTheme="minorHAnsi" w:hAnsiTheme="minorHAnsi"/>
          <w:b w:val="0"/>
          <w:bCs/>
          <w:sz w:val="20"/>
        </w:rPr>
      </w:pPr>
    </w:p>
    <w:p w14:paraId="27AF7CB2" w14:textId="60BF29B6" w:rsidR="006778CD" w:rsidRDefault="006778CD" w:rsidP="00561D9D">
      <w:pPr>
        <w:pStyle w:val="Titre"/>
        <w:rPr>
          <w:ins w:id="9200" w:author="Dr Mamadou SANOGO" w:date="2023-10-27T14:03:00Z"/>
          <w:rFonts w:asciiTheme="minorHAnsi" w:hAnsiTheme="minorHAnsi"/>
          <w:b w:val="0"/>
          <w:bCs/>
          <w:sz w:val="20"/>
        </w:rPr>
      </w:pPr>
    </w:p>
    <w:p w14:paraId="20B00675" w14:textId="19696570" w:rsidR="006778CD" w:rsidRDefault="006778CD" w:rsidP="00561D9D">
      <w:pPr>
        <w:pStyle w:val="Titre"/>
        <w:rPr>
          <w:ins w:id="9201" w:author="Dr Mamadou SANOGO" w:date="2023-10-27T14:03:00Z"/>
          <w:rFonts w:asciiTheme="minorHAnsi" w:hAnsiTheme="minorHAnsi"/>
          <w:b w:val="0"/>
          <w:bCs/>
          <w:sz w:val="20"/>
        </w:rPr>
      </w:pPr>
    </w:p>
    <w:p w14:paraId="7B653E05" w14:textId="114FF5EC" w:rsidR="006778CD" w:rsidRDefault="006778CD" w:rsidP="00561D9D">
      <w:pPr>
        <w:pStyle w:val="Titre"/>
        <w:rPr>
          <w:ins w:id="9202" w:author="Dr Mamadou SANOGO" w:date="2023-10-27T14:03:00Z"/>
          <w:rFonts w:asciiTheme="minorHAnsi" w:hAnsiTheme="minorHAnsi"/>
          <w:b w:val="0"/>
          <w:bCs/>
          <w:sz w:val="20"/>
        </w:rPr>
      </w:pPr>
    </w:p>
    <w:p w14:paraId="439A2888" w14:textId="6DC7315A" w:rsidR="006778CD" w:rsidRDefault="006778CD" w:rsidP="00561D9D">
      <w:pPr>
        <w:pStyle w:val="Titre"/>
        <w:rPr>
          <w:ins w:id="9203" w:author="Dr Mamadou SANOGO" w:date="2023-10-27T14:03:00Z"/>
          <w:rFonts w:asciiTheme="minorHAnsi" w:hAnsiTheme="minorHAnsi"/>
          <w:b w:val="0"/>
          <w:bCs/>
          <w:sz w:val="20"/>
        </w:rPr>
      </w:pPr>
    </w:p>
    <w:p w14:paraId="0DBD2B41" w14:textId="77777777" w:rsidR="006778CD" w:rsidRDefault="006778CD" w:rsidP="00561D9D">
      <w:pPr>
        <w:pStyle w:val="Titre"/>
        <w:rPr>
          <w:ins w:id="9204" w:author="Dr Mamadou SANOGO" w:date="2023-10-26T15:54:00Z"/>
          <w:rFonts w:asciiTheme="minorHAnsi" w:hAnsiTheme="minorHAnsi"/>
          <w:b w:val="0"/>
          <w:bCs/>
          <w:sz w:val="20"/>
        </w:rPr>
      </w:pPr>
    </w:p>
    <w:p w14:paraId="2D8AD116" w14:textId="77777777" w:rsidR="00561D9D" w:rsidRPr="003C750F" w:rsidRDefault="00561D9D" w:rsidP="00561D9D">
      <w:pPr>
        <w:rPr>
          <w:ins w:id="9205" w:author="Dr Mamadou SANOGO" w:date="2023-10-26T15:54:00Z"/>
          <w:color w:val="000000" w:themeColor="text1"/>
        </w:rPr>
      </w:pPr>
    </w:p>
    <w:p w14:paraId="41840EA3" w14:textId="56CC0EE5" w:rsidR="00561D9D" w:rsidDel="00FA173A" w:rsidRDefault="00561D9D" w:rsidP="00561D9D">
      <w:pPr>
        <w:pStyle w:val="Titre"/>
        <w:rPr>
          <w:ins w:id="9206" w:author="Dr Mamadou SANOGO" w:date="2023-10-26T15:54:00Z"/>
          <w:del w:id="9207" w:author="Cauris Cosmetics" w:date="2023-10-27T17:57:00Z"/>
          <w:rFonts w:ascii="Berlin Sans FB Demi" w:hAnsi="Berlin Sans FB Demi"/>
          <w:color w:val="000000" w:themeColor="text1"/>
        </w:rPr>
      </w:pPr>
      <w:ins w:id="9208" w:author="Dr Mamadou SANOGO" w:date="2023-10-26T15:54:00Z">
        <w:del w:id="9209"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9210" w:author="Dr Mamadou SANOGO" w:date="2023-10-26T15:54:00Z"/>
          <w:del w:id="9211" w:author="Cauris Cosmetics" w:date="2023-10-27T17:57:00Z"/>
          <w:rFonts w:asciiTheme="minorHAnsi" w:hAnsiTheme="minorHAnsi"/>
          <w:b w:val="0"/>
          <w:bCs/>
          <w:sz w:val="20"/>
        </w:rPr>
      </w:pPr>
      <w:ins w:id="9212" w:author="Dr Mamadou SANOGO" w:date="2023-10-26T15:54:00Z">
        <w:del w:id="9213"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9214" w:author="Dr Mamadou SANOGO" w:date="2023-10-26T15:54:00Z"/>
          <w:del w:id="9215" w:author="Cauris Cosmetics" w:date="2023-10-27T17:57:00Z"/>
          <w:rFonts w:asciiTheme="minorHAnsi" w:hAnsiTheme="minorHAnsi"/>
          <w:b w:val="0"/>
          <w:bCs/>
          <w:sz w:val="20"/>
        </w:rPr>
      </w:pPr>
      <w:ins w:id="9216" w:author="Dr Mamadou SANOGO" w:date="2023-10-26T15:54:00Z">
        <w:del w:id="9217"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9218" w:author="Dr Mamadou SANOGO" w:date="2023-10-26T15:54:00Z"/>
          <w:del w:id="9219"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9220" w:author="Dr Mamadou SANOGO" w:date="2023-10-26T15:54:00Z"/>
          <w:del w:id="9221"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9222" w:author="Dr Mamadou SANOGO" w:date="2023-10-26T15:54:00Z"/>
                <w:del w:id="9223" w:author="Cauris Cosmetics" w:date="2023-10-27T17:57:00Z"/>
                <w:rFonts w:asciiTheme="minorHAnsi" w:hAnsiTheme="minorHAnsi"/>
                <w:b/>
                <w:bCs/>
                <w:color w:val="000000" w:themeColor="text1"/>
                <w:sz w:val="18"/>
                <w:szCs w:val="18"/>
              </w:rPr>
            </w:pPr>
            <w:ins w:id="9224" w:author="Dr Mamadou SANOGO" w:date="2023-10-26T15:54:00Z">
              <w:del w:id="9225"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9226" w:author="Dr Mamadou SANOGO" w:date="2023-10-26T15:54:00Z"/>
                <w:del w:id="9227" w:author="Cauris Cosmetics" w:date="2023-10-27T17:57:00Z"/>
                <w:rFonts w:asciiTheme="minorHAnsi" w:hAnsiTheme="minorHAnsi"/>
                <w:b/>
                <w:bCs/>
                <w:color w:val="000000" w:themeColor="text1"/>
                <w:sz w:val="18"/>
                <w:szCs w:val="18"/>
              </w:rPr>
            </w:pPr>
            <w:ins w:id="9228" w:author="Dr Mamadou SANOGO" w:date="2023-10-26T15:54:00Z">
              <w:del w:id="9229"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9230" w:author="Dr Mamadou SANOGO" w:date="2023-10-26T15:54:00Z"/>
                <w:del w:id="9231" w:author="Cauris Cosmetics" w:date="2023-10-27T17:57:00Z"/>
                <w:rFonts w:asciiTheme="minorHAnsi" w:hAnsiTheme="minorHAnsi"/>
                <w:b/>
                <w:bCs/>
                <w:color w:val="000000" w:themeColor="text1"/>
                <w:sz w:val="18"/>
                <w:szCs w:val="18"/>
              </w:rPr>
            </w:pPr>
            <w:ins w:id="9232" w:author="Dr Mamadou SANOGO" w:date="2023-10-26T15:54:00Z">
              <w:del w:id="9233"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9234" w:author="Dr Mamadou SANOGO" w:date="2023-10-26T15:54:00Z"/>
                <w:del w:id="9235" w:author="Cauris Cosmetics" w:date="2023-10-27T17:57:00Z"/>
                <w:rFonts w:asciiTheme="minorHAnsi" w:hAnsiTheme="minorHAnsi"/>
                <w:b/>
                <w:bCs/>
                <w:color w:val="000000" w:themeColor="text1"/>
                <w:sz w:val="18"/>
                <w:szCs w:val="18"/>
              </w:rPr>
            </w:pPr>
            <w:ins w:id="9236" w:author="Dr Mamadou SANOGO" w:date="2023-10-26T15:54:00Z">
              <w:del w:id="9237"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9238" w:author="Dr Mamadou SANOGO" w:date="2023-10-26T15:54:00Z"/>
                <w:del w:id="9239" w:author="Cauris Cosmetics" w:date="2023-10-27T17:57:00Z"/>
                <w:rFonts w:asciiTheme="minorHAnsi" w:hAnsiTheme="minorHAnsi"/>
                <w:b/>
                <w:bCs/>
                <w:color w:val="000000" w:themeColor="text1"/>
                <w:sz w:val="18"/>
                <w:szCs w:val="18"/>
              </w:rPr>
            </w:pPr>
            <w:ins w:id="9240" w:author="Dr Mamadou SANOGO" w:date="2023-10-26T15:54:00Z">
              <w:del w:id="9241"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9242" w:author="Dr Mamadou SANOGO" w:date="2023-10-26T15:54:00Z"/>
                <w:del w:id="9243" w:author="Cauris Cosmetics" w:date="2023-10-27T17:57:00Z"/>
                <w:rFonts w:asciiTheme="minorHAnsi" w:hAnsiTheme="minorHAnsi"/>
                <w:b/>
                <w:bCs/>
                <w:color w:val="000000" w:themeColor="text1"/>
                <w:sz w:val="18"/>
                <w:szCs w:val="18"/>
              </w:rPr>
            </w:pPr>
            <w:ins w:id="9244" w:author="Dr Mamadou SANOGO" w:date="2023-10-26T15:54:00Z">
              <w:del w:id="9245"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9246" w:author="Dr Mamadou SANOGO" w:date="2023-10-26T15:54:00Z"/>
                <w:del w:id="9247" w:author="Cauris Cosmetics" w:date="2023-10-27T17:57:00Z"/>
                <w:rFonts w:asciiTheme="minorHAnsi" w:hAnsiTheme="minorHAnsi"/>
                <w:b/>
                <w:bCs/>
                <w:color w:val="000000" w:themeColor="text1"/>
                <w:sz w:val="18"/>
                <w:szCs w:val="18"/>
              </w:rPr>
            </w:pPr>
            <w:ins w:id="9248" w:author="Dr Mamadou SANOGO" w:date="2023-10-26T15:54:00Z">
              <w:del w:id="9249"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9250" w:author="Dr Mamadou SANOGO" w:date="2023-10-26T15:54:00Z"/>
                <w:del w:id="9251" w:author="Cauris Cosmetics" w:date="2023-10-27T17:57:00Z"/>
                <w:rFonts w:asciiTheme="minorHAnsi" w:hAnsiTheme="minorHAnsi"/>
                <w:b/>
                <w:bCs/>
                <w:color w:val="000000" w:themeColor="text1"/>
                <w:sz w:val="18"/>
                <w:szCs w:val="18"/>
              </w:rPr>
            </w:pPr>
            <w:ins w:id="9252" w:author="Dr Mamadou SANOGO" w:date="2023-10-26T15:54:00Z">
              <w:del w:id="9253"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9254" w:author="Dr Mamadou SANOGO" w:date="2023-10-26T15:54:00Z"/>
                <w:del w:id="9255" w:author="Cauris Cosmetics" w:date="2023-10-27T17:57:00Z"/>
                <w:rFonts w:asciiTheme="minorHAnsi" w:hAnsiTheme="minorHAnsi"/>
                <w:b/>
                <w:bCs/>
                <w:color w:val="000000" w:themeColor="text1"/>
                <w:sz w:val="18"/>
                <w:szCs w:val="18"/>
              </w:rPr>
            </w:pPr>
            <w:ins w:id="9256" w:author="Dr Mamadou SANOGO" w:date="2023-10-26T15:54:00Z">
              <w:del w:id="9257"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9258" w:author="Dr Mamadou SANOGO" w:date="2023-10-26T15:54:00Z"/>
                <w:del w:id="9259" w:author="Cauris Cosmetics" w:date="2023-10-27T17:57:00Z"/>
                <w:rFonts w:asciiTheme="minorHAnsi" w:hAnsiTheme="minorHAnsi"/>
                <w:b/>
                <w:bCs/>
                <w:color w:val="000000" w:themeColor="text1"/>
                <w:sz w:val="18"/>
                <w:szCs w:val="18"/>
              </w:rPr>
            </w:pPr>
            <w:ins w:id="9260" w:author="Dr Mamadou SANOGO" w:date="2023-10-26T15:54:00Z">
              <w:del w:id="9261"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9262" w:author="Dr Mamadou SANOGO" w:date="2023-10-26T15:54:00Z"/>
                <w:del w:id="9263" w:author="Cauris Cosmetics" w:date="2023-10-27T17:57:00Z"/>
                <w:rFonts w:asciiTheme="minorHAnsi" w:hAnsiTheme="minorHAnsi"/>
                <w:b/>
                <w:bCs/>
                <w:color w:val="000000" w:themeColor="text1"/>
                <w:sz w:val="18"/>
                <w:szCs w:val="18"/>
              </w:rPr>
            </w:pPr>
            <w:ins w:id="9264" w:author="Dr Mamadou SANOGO" w:date="2023-10-26T15:54:00Z">
              <w:del w:id="9265"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9266" w:author="Dr Mamadou SANOGO" w:date="2023-10-26T15:54:00Z"/>
                <w:del w:id="9267" w:author="Cauris Cosmetics" w:date="2023-10-27T17:57:00Z"/>
                <w:rFonts w:asciiTheme="minorHAnsi" w:hAnsiTheme="minorHAnsi"/>
                <w:b/>
                <w:bCs/>
                <w:color w:val="000000" w:themeColor="text1"/>
                <w:sz w:val="18"/>
                <w:szCs w:val="18"/>
              </w:rPr>
            </w:pPr>
            <w:ins w:id="9268" w:author="Dr Mamadou SANOGO" w:date="2023-10-26T15:54:00Z">
              <w:del w:id="9269"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9270" w:author="Dr Mamadou SANOGO" w:date="2023-10-26T15:54:00Z"/>
          <w:del w:id="9271"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9272" w:author="Dr Mamadou SANOGO" w:date="2023-10-26T15:54:00Z"/>
                <w:del w:id="9273" w:author="Cauris Cosmetics" w:date="2023-10-27T17:57:00Z"/>
                <w:rFonts w:asciiTheme="minorHAnsi" w:hAnsiTheme="minorHAnsi"/>
                <w:b/>
                <w:color w:val="000000" w:themeColor="text1"/>
              </w:rPr>
            </w:pPr>
            <w:ins w:id="9274" w:author="Dr Mamadou SANOGO" w:date="2023-10-26T15:54:00Z">
              <w:del w:id="9275"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9276" w:author="Dr Mamadou SANOGO" w:date="2023-10-26T15:54:00Z"/>
                <w:del w:id="9277" w:author="Cauris Cosmetics" w:date="2023-10-27T17:57:00Z"/>
                <w:rFonts w:asciiTheme="minorHAnsi" w:hAnsiTheme="minorHAnsi"/>
                <w:b/>
                <w:color w:val="000000" w:themeColor="text1"/>
              </w:rPr>
            </w:pPr>
            <w:ins w:id="9278" w:author="Dr Mamadou SANOGO" w:date="2023-10-26T15:54:00Z">
              <w:del w:id="9279"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9280" w:author="Dr Mamadou SANOGO" w:date="2023-10-26T15:54:00Z"/>
                <w:del w:id="9281" w:author="Cauris Cosmetics" w:date="2023-10-27T17:57:00Z"/>
                <w:rFonts w:asciiTheme="minorHAnsi" w:hAnsiTheme="minorHAnsi"/>
                <w:b/>
                <w:color w:val="000000" w:themeColor="text1"/>
              </w:rPr>
            </w:pPr>
            <w:ins w:id="9282" w:author="Dr Mamadou SANOGO" w:date="2023-10-26T15:54:00Z">
              <w:del w:id="9283"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9284" w:author="Dr Mamadou SANOGO" w:date="2023-10-26T15:54:00Z"/>
                <w:del w:id="9285" w:author="Cauris Cosmetics" w:date="2023-10-27T17:57:00Z"/>
                <w:rFonts w:asciiTheme="minorHAnsi" w:hAnsiTheme="minorHAnsi"/>
                <w:bCs/>
                <w:color w:val="000000" w:themeColor="text1"/>
                <w:sz w:val="18"/>
                <w:szCs w:val="18"/>
              </w:rPr>
            </w:pPr>
            <w:ins w:id="9286" w:author="Dr Mamadou SANOGO" w:date="2023-10-26T15:54:00Z">
              <w:del w:id="9287"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9288" w:author="Dr Mamadou SANOGO" w:date="2023-10-26T15:54:00Z"/>
                <w:del w:id="9289" w:author="Cauris Cosmetics" w:date="2023-10-27T17:57:00Z"/>
                <w:rFonts w:asciiTheme="minorHAnsi" w:hAnsiTheme="minorHAnsi"/>
                <w:bCs/>
                <w:color w:val="000000" w:themeColor="text1"/>
                <w:sz w:val="18"/>
                <w:szCs w:val="18"/>
              </w:rPr>
            </w:pPr>
            <w:ins w:id="9290" w:author="Dr Mamadou SANOGO" w:date="2023-10-26T15:54:00Z">
              <w:del w:id="9291"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9292" w:author="Dr Mamadou SANOGO" w:date="2023-10-26T15:54:00Z"/>
                <w:del w:id="9293" w:author="Cauris Cosmetics" w:date="2023-10-27T17:57:00Z"/>
                <w:rFonts w:asciiTheme="minorHAnsi" w:hAnsiTheme="minorHAnsi"/>
                <w:bCs/>
                <w:color w:val="000000" w:themeColor="text1"/>
                <w:sz w:val="18"/>
                <w:szCs w:val="18"/>
              </w:rPr>
            </w:pPr>
            <w:ins w:id="9294" w:author="Dr Mamadou SANOGO" w:date="2023-10-26T15:54:00Z">
              <w:del w:id="9295"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9296" w:author="Dr Mamadou SANOGO" w:date="2023-10-26T15:54:00Z"/>
                <w:del w:id="9297" w:author="Cauris Cosmetics" w:date="2023-10-27T17:57:00Z"/>
                <w:rFonts w:asciiTheme="minorHAnsi" w:hAnsiTheme="minorHAnsi"/>
                <w:bCs/>
                <w:color w:val="000000" w:themeColor="text1"/>
                <w:sz w:val="18"/>
                <w:szCs w:val="18"/>
              </w:rPr>
            </w:pPr>
            <w:ins w:id="9298" w:author="Dr Mamadou SANOGO" w:date="2023-10-26T15:54:00Z">
              <w:del w:id="9299"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9300" w:author="Dr Mamadou SANOGO" w:date="2023-10-26T15:54:00Z"/>
                <w:del w:id="9301" w:author="Cauris Cosmetics" w:date="2023-10-27T17:57:00Z"/>
                <w:rFonts w:asciiTheme="minorHAnsi" w:hAnsiTheme="minorHAnsi"/>
                <w:bCs/>
                <w:color w:val="000000" w:themeColor="text1"/>
                <w:szCs w:val="18"/>
              </w:rPr>
            </w:pPr>
            <w:ins w:id="9302" w:author="Dr Mamadou SANOGO" w:date="2023-10-26T15:54:00Z">
              <w:del w:id="9303"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9304" w:author="Dr Mamadou SANOGO" w:date="2023-10-26T15:54:00Z"/>
                <w:del w:id="9305" w:author="Cauris Cosmetics" w:date="2023-10-27T17:57:00Z"/>
                <w:rFonts w:asciiTheme="minorHAnsi" w:hAnsiTheme="minorHAnsi"/>
                <w:bCs/>
                <w:color w:val="000000" w:themeColor="text1"/>
                <w:szCs w:val="18"/>
              </w:rPr>
            </w:pPr>
            <w:ins w:id="9306" w:author="Dr Mamadou SANOGO" w:date="2023-10-26T15:54:00Z">
              <w:del w:id="9307"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9308" w:author="Dr Mamadou SANOGO" w:date="2023-10-26T15:54:00Z"/>
                <w:del w:id="9309" w:author="Cauris Cosmetics" w:date="2023-10-27T17:57:00Z"/>
                <w:rFonts w:asciiTheme="minorHAnsi" w:hAnsiTheme="minorHAnsi"/>
                <w:bCs/>
                <w:color w:val="000000" w:themeColor="text1"/>
                <w:szCs w:val="18"/>
              </w:rPr>
            </w:pPr>
            <w:ins w:id="9310" w:author="Dr Mamadou SANOGO" w:date="2023-10-26T15:54:00Z">
              <w:del w:id="9311"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9312" w:author="Dr Mamadou SANOGO" w:date="2023-10-26T15:54:00Z"/>
                <w:del w:id="9313" w:author="Cauris Cosmetics" w:date="2023-10-27T17:57:00Z"/>
              </w:rPr>
            </w:pPr>
            <w:ins w:id="9314" w:author="Dr Mamadou SANOGO" w:date="2023-10-26T15:54:00Z">
              <w:del w:id="9315"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9316" w:author="Dr Mamadou SANOGO" w:date="2023-10-26T15:54:00Z"/>
                <w:del w:id="9317" w:author="Cauris Cosmetics" w:date="2023-10-27T17:57:00Z"/>
              </w:rPr>
            </w:pPr>
            <w:ins w:id="9318" w:author="Dr Mamadou SANOGO" w:date="2023-10-26T15:54:00Z">
              <w:del w:id="9319"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9320" w:author="Dr Mamadou SANOGO" w:date="2023-10-26T15:54:00Z"/>
          <w:del w:id="9321"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9322" w:author="Dr Mamadou SANOGO" w:date="2023-10-26T15:54:00Z"/>
                <w:del w:id="9323"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9324" w:author="Dr Mamadou SANOGO" w:date="2023-10-26T15:54:00Z"/>
                <w:del w:id="9325"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9326" w:author="Dr Mamadou SANOGO" w:date="2023-10-26T15:54:00Z"/>
                <w:del w:id="9327"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9328" w:author="Dr Mamadou SANOGO" w:date="2023-10-26T15:54:00Z"/>
                <w:del w:id="9329" w:author="Cauris Cosmetics" w:date="2023-10-27T17:57:00Z"/>
                <w:rFonts w:asciiTheme="minorHAnsi" w:hAnsiTheme="minorHAnsi"/>
                <w:bCs/>
                <w:color w:val="000000" w:themeColor="text1"/>
                <w:szCs w:val="18"/>
              </w:rPr>
            </w:pPr>
            <w:ins w:id="9330" w:author="Dr Mamadou SANOGO" w:date="2023-10-26T15:54:00Z">
              <w:del w:id="9331"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9332" w:author="Dr Mamadou SANOGO" w:date="2023-10-26T15:54:00Z"/>
                <w:del w:id="9333" w:author="Cauris Cosmetics" w:date="2023-10-27T17:57:00Z"/>
                <w:rFonts w:asciiTheme="minorHAnsi" w:hAnsiTheme="minorHAnsi"/>
                <w:bCs/>
                <w:color w:val="000000" w:themeColor="text1"/>
                <w:szCs w:val="18"/>
              </w:rPr>
            </w:pPr>
            <w:ins w:id="9334" w:author="Dr Mamadou SANOGO" w:date="2023-10-26T15:54:00Z">
              <w:del w:id="9335"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9336" w:author="Dr Mamadou SANOGO" w:date="2023-10-26T15:54:00Z"/>
                <w:del w:id="9337"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9338" w:author="Dr Mamadou SANOGO" w:date="2023-10-26T15:54:00Z"/>
                <w:del w:id="9339"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9340" w:author="Dr Mamadou SANOGO" w:date="2023-10-26T15:54:00Z"/>
                <w:del w:id="9341"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9342" w:author="Dr Mamadou SANOGO" w:date="2023-10-26T15:54:00Z"/>
          <w:del w:id="9343"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9344" w:author="Dr Mamadou SANOGO" w:date="2023-10-26T15:54:00Z"/>
                <w:del w:id="9345"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346" w:author="Dr Mamadou SANOGO" w:date="2023-10-26T15:54:00Z"/>
                <w:del w:id="9347"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348" w:author="Dr Mamadou SANOGO" w:date="2023-10-26T15:54:00Z"/>
                <w:del w:id="9349"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350" w:author="Dr Mamadou SANOGO" w:date="2023-10-26T15:54:00Z"/>
                <w:del w:id="9351" w:author="Cauris Cosmetics" w:date="2023-10-27T17:57:00Z"/>
                <w:rFonts w:asciiTheme="minorHAnsi" w:hAnsiTheme="minorHAnsi"/>
                <w:bCs/>
                <w:color w:val="000000" w:themeColor="text1"/>
                <w:szCs w:val="18"/>
              </w:rPr>
            </w:pPr>
            <w:ins w:id="9352" w:author="Dr Mamadou SANOGO" w:date="2023-10-26T15:54:00Z">
              <w:del w:id="9353"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354" w:author="Dr Mamadou SANOGO" w:date="2023-10-26T15:54:00Z"/>
                <w:del w:id="9355" w:author="Cauris Cosmetics" w:date="2023-10-27T17:57:00Z"/>
                <w:rFonts w:asciiTheme="minorHAnsi" w:hAnsiTheme="minorHAnsi"/>
                <w:bCs/>
                <w:color w:val="000000" w:themeColor="text1"/>
                <w:szCs w:val="18"/>
              </w:rPr>
            </w:pPr>
            <w:ins w:id="9356" w:author="Dr Mamadou SANOGO" w:date="2023-10-26T15:54:00Z">
              <w:del w:id="9357"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358" w:author="Dr Mamadou SANOGO" w:date="2023-10-26T15:54:00Z"/>
                <w:del w:id="9359"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360" w:author="Dr Mamadou SANOGO" w:date="2023-10-26T15:54:00Z"/>
                <w:del w:id="9361"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362" w:author="Dr Mamadou SANOGO" w:date="2023-10-26T15:54:00Z"/>
                <w:del w:id="9363"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364" w:author="Dr Mamadou SANOGO" w:date="2023-10-26T15:54:00Z"/>
          <w:del w:id="9365"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366" w:author="Dr Mamadou SANOGO" w:date="2023-10-26T15:54:00Z"/>
                <w:del w:id="9367" w:author="Cauris Cosmetics" w:date="2023-10-27T17:57:00Z"/>
                <w:rFonts w:asciiTheme="minorHAnsi" w:hAnsiTheme="minorHAnsi"/>
                <w:b/>
                <w:bCs/>
                <w:color w:val="000000" w:themeColor="text1"/>
                <w:szCs w:val="16"/>
              </w:rPr>
            </w:pPr>
            <w:ins w:id="9368" w:author="Dr Mamadou SANOGO" w:date="2023-10-26T15:54:00Z">
              <w:del w:id="9369"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370" w:author="Dr Mamadou SANOGO" w:date="2023-10-26T15:54:00Z"/>
                <w:del w:id="9371" w:author="Cauris Cosmetics" w:date="2023-10-27T17:57:00Z"/>
                <w:rFonts w:asciiTheme="minorHAnsi" w:hAnsiTheme="minorHAnsi"/>
                <w:b/>
                <w:bCs/>
                <w:color w:val="000000" w:themeColor="text1"/>
                <w:szCs w:val="16"/>
              </w:rPr>
            </w:pPr>
            <w:ins w:id="9372" w:author="Dr Mamadou SANOGO" w:date="2023-10-26T15:54:00Z">
              <w:del w:id="9373"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374" w:author="Dr Mamadou SANOGO" w:date="2023-10-26T15:54:00Z"/>
                <w:del w:id="9375"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376" w:author="Dr Mamadou SANOGO" w:date="2023-10-26T15:54:00Z"/>
                <w:del w:id="9377" w:author="Cauris Cosmetics" w:date="2023-10-27T17:57:00Z"/>
                <w:rFonts w:asciiTheme="minorHAnsi" w:hAnsiTheme="minorHAnsi"/>
                <w:b/>
                <w:bCs/>
                <w:color w:val="000000" w:themeColor="text1"/>
                <w:szCs w:val="16"/>
              </w:rPr>
            </w:pPr>
            <w:ins w:id="9378" w:author="Dr Mamadou SANOGO" w:date="2023-10-26T15:54:00Z">
              <w:del w:id="9379"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380" w:author="Dr Mamadou SANOGO" w:date="2023-10-26T15:54:00Z"/>
                <w:del w:id="9381" w:author="Cauris Cosmetics" w:date="2023-10-27T17:57:00Z"/>
                <w:rFonts w:asciiTheme="minorHAnsi" w:hAnsiTheme="minorHAnsi"/>
                <w:b/>
                <w:bCs/>
                <w:color w:val="000000" w:themeColor="text1"/>
                <w:szCs w:val="16"/>
              </w:rPr>
            </w:pPr>
            <w:ins w:id="9382" w:author="Dr Mamadou SANOGO" w:date="2023-10-26T15:54:00Z">
              <w:del w:id="9383"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384" w:author="Dr Mamadou SANOGO" w:date="2023-10-26T15:54:00Z"/>
                <w:del w:id="9385"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386" w:author="Dr Mamadou SANOGO" w:date="2023-10-26T15:46:00Z">
            <w:rPr>
              <w:rFonts w:ascii="Berlin Sans FB Demi" w:hAnsi="Berlin Sans FB Demi"/>
              <w:color w:val="000000" w:themeColor="text1"/>
            </w:rPr>
          </w:rPrChange>
        </w:rPr>
        <w:pPrChange w:id="9387"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388" w:author="Dr Mamadou SANOGO" w:date="2023-10-26T15:54:00Z"/>
          <w:rFonts w:ascii="Berlin Sans FB Demi" w:hAnsi="Berlin Sans FB Demi"/>
          <w:color w:val="FF0000"/>
          <w:rPrChange w:id="9389" w:author="Dr Mamadou SANOGO" w:date="2023-10-26T15:46:00Z">
            <w:rPr>
              <w:del w:id="9390" w:author="Dr Mamadou SANOGO" w:date="2023-10-26T15:54:00Z"/>
              <w:rFonts w:ascii="Berlin Sans FB Demi" w:hAnsi="Berlin Sans FB Demi"/>
              <w:color w:val="000000" w:themeColor="text1"/>
            </w:rPr>
          </w:rPrChange>
        </w:rPr>
      </w:pPr>
      <w:del w:id="9391" w:author="Dr Mamadou SANOGO" w:date="2023-10-26T15:54:00Z">
        <w:r w:rsidRPr="00683B98" w:rsidDel="00561D9D">
          <w:rPr>
            <w:rFonts w:ascii="Berlin Sans FB Demi" w:hAnsi="Berlin Sans FB Demi"/>
            <w:b w:val="0"/>
            <w:i w:val="0"/>
            <w:color w:val="FF0000"/>
            <w:rPrChange w:id="9392" w:author="Dr Mamadou SANOGO" w:date="2023-10-26T15:46:00Z">
              <w:rPr>
                <w:rFonts w:ascii="Berlin Sans FB Demi" w:hAnsi="Berlin Sans FB Demi"/>
                <w:b w:val="0"/>
                <w:i w:val="0"/>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393" w:author="Dr Mamadou SANOGO" w:date="2023-10-26T15:54:00Z"/>
          <w:rFonts w:asciiTheme="minorHAnsi" w:hAnsiTheme="minorHAnsi"/>
          <w:b w:val="0"/>
          <w:bCs/>
          <w:color w:val="FF0000"/>
          <w:sz w:val="20"/>
          <w:rPrChange w:id="9394" w:author="Dr Mamadou SANOGO" w:date="2023-10-26T15:46:00Z">
            <w:rPr>
              <w:del w:id="9395" w:author="Dr Mamadou SANOGO" w:date="2023-10-26T15:54:00Z"/>
              <w:rFonts w:asciiTheme="minorHAnsi" w:hAnsiTheme="minorHAnsi"/>
              <w:b w:val="0"/>
              <w:bCs/>
              <w:sz w:val="20"/>
            </w:rPr>
          </w:rPrChange>
        </w:rPr>
      </w:pPr>
      <w:del w:id="9396" w:author="Dr Mamadou SANOGO" w:date="2023-10-26T15:54:00Z">
        <w:r w:rsidRPr="00683B98" w:rsidDel="00561D9D">
          <w:rPr>
            <w:rFonts w:asciiTheme="minorHAnsi" w:hAnsiTheme="minorHAnsi"/>
            <w:b w:val="0"/>
            <w:bCs/>
            <w:i w:val="0"/>
            <w:color w:val="FF0000"/>
            <w:sz w:val="20"/>
            <w:rPrChange w:id="9397" w:author="Dr Mamadou SANOGO" w:date="2023-10-26T15:46:00Z">
              <w:rPr>
                <w:rFonts w:asciiTheme="minorHAnsi" w:hAnsiTheme="minorHAnsi"/>
                <w:b w:val="0"/>
                <w:bCs/>
                <w:i w:val="0"/>
                <w:sz w:val="20"/>
              </w:rPr>
            </w:rPrChange>
          </w:rPr>
          <w:delText>CM :</w:delText>
        </w:r>
        <w:r w:rsidRPr="00683B98" w:rsidDel="00561D9D">
          <w:rPr>
            <w:rFonts w:asciiTheme="minorHAnsi" w:hAnsiTheme="minorHAnsi"/>
            <w:bCs/>
            <w:i w:val="0"/>
            <w:color w:val="FF0000"/>
            <w:sz w:val="20"/>
            <w:rPrChange w:id="9398" w:author="Dr Mamadou SANOGO" w:date="2023-10-26T15:46:00Z">
              <w:rPr>
                <w:rFonts w:asciiTheme="minorHAnsi" w:hAnsiTheme="minorHAnsi"/>
                <w:bCs/>
                <w:i w:val="0"/>
                <w:sz w:val="20"/>
              </w:rPr>
            </w:rPrChange>
          </w:rPr>
          <w:delText xml:space="preserve"> Cours magistral</w:delText>
        </w:r>
        <w:r w:rsidRPr="00683B98" w:rsidDel="00561D9D">
          <w:rPr>
            <w:rFonts w:asciiTheme="minorHAnsi" w:hAnsiTheme="minorHAnsi"/>
            <w:b w:val="0"/>
            <w:bCs/>
            <w:i w:val="0"/>
            <w:color w:val="FF0000"/>
            <w:sz w:val="20"/>
            <w:rPrChange w:id="9399" w:author="Dr Mamadou SANOGO" w:date="2023-10-26T15:46:00Z">
              <w:rPr>
                <w:rFonts w:asciiTheme="minorHAnsi" w:hAnsiTheme="minorHAnsi"/>
                <w:b w:val="0"/>
                <w:bCs/>
                <w:i w:val="0"/>
                <w:sz w:val="20"/>
              </w:rPr>
            </w:rPrChange>
          </w:rPr>
          <w:delText xml:space="preserve"> /TD :</w:delText>
        </w:r>
        <w:r w:rsidRPr="00683B98" w:rsidDel="00561D9D">
          <w:rPr>
            <w:rFonts w:asciiTheme="minorHAnsi" w:hAnsiTheme="minorHAnsi"/>
            <w:bCs/>
            <w:i w:val="0"/>
            <w:color w:val="FF0000"/>
            <w:sz w:val="20"/>
            <w:rPrChange w:id="9400" w:author="Dr Mamadou SANOGO" w:date="2023-10-26T15:46:00Z">
              <w:rPr>
                <w:rFonts w:asciiTheme="minorHAnsi" w:hAnsiTheme="minorHAnsi"/>
                <w:bCs/>
                <w:i w:val="0"/>
                <w:sz w:val="20"/>
              </w:rPr>
            </w:rPrChange>
          </w:rPr>
          <w:delText xml:space="preserve"> Travaux dirigés / </w:delText>
        </w:r>
        <w:r w:rsidRPr="00683B98" w:rsidDel="00561D9D">
          <w:rPr>
            <w:rFonts w:asciiTheme="minorHAnsi" w:hAnsiTheme="minorHAnsi"/>
            <w:b w:val="0"/>
            <w:bCs/>
            <w:i w:val="0"/>
            <w:color w:val="FF0000"/>
            <w:sz w:val="20"/>
            <w:rPrChange w:id="9401" w:author="Dr Mamadou SANOGO" w:date="2023-10-26T15:46:00Z">
              <w:rPr>
                <w:rFonts w:asciiTheme="minorHAnsi" w:hAnsiTheme="minorHAnsi"/>
                <w:b w:val="0"/>
                <w:bCs/>
                <w:i w:val="0"/>
                <w:sz w:val="20"/>
              </w:rPr>
            </w:rPrChange>
          </w:rPr>
          <w:delText>TP :</w:delText>
        </w:r>
        <w:r w:rsidRPr="00683B98" w:rsidDel="00561D9D">
          <w:rPr>
            <w:rFonts w:asciiTheme="minorHAnsi" w:hAnsiTheme="minorHAnsi"/>
            <w:bCs/>
            <w:i w:val="0"/>
            <w:color w:val="FF0000"/>
            <w:sz w:val="20"/>
            <w:rPrChange w:id="9402" w:author="Dr Mamadou SANOGO" w:date="2023-10-26T15:46:00Z">
              <w:rPr>
                <w:rFonts w:asciiTheme="minorHAnsi" w:hAnsiTheme="minorHAnsi"/>
                <w:bCs/>
                <w:i w:val="0"/>
                <w:sz w:val="20"/>
              </w:rPr>
            </w:rPrChange>
          </w:rPr>
          <w:delText xml:space="preserve"> Travaux pratiques/ / </w:delText>
        </w:r>
        <w:r w:rsidRPr="00683B98" w:rsidDel="00561D9D">
          <w:rPr>
            <w:rFonts w:asciiTheme="minorHAnsi" w:hAnsiTheme="minorHAnsi"/>
            <w:b w:val="0"/>
            <w:bCs/>
            <w:i w:val="0"/>
            <w:color w:val="FF0000"/>
            <w:sz w:val="20"/>
            <w:rPrChange w:id="9403" w:author="Dr Mamadou SANOGO" w:date="2023-10-26T15:46:00Z">
              <w:rPr>
                <w:rFonts w:asciiTheme="minorHAnsi" w:hAnsiTheme="minorHAnsi"/>
                <w:b w:val="0"/>
                <w:bCs/>
                <w:i w:val="0"/>
                <w:sz w:val="20"/>
              </w:rPr>
            </w:rPrChange>
          </w:rPr>
          <w:delText>S :</w:delText>
        </w:r>
        <w:r w:rsidRPr="00683B98" w:rsidDel="00561D9D">
          <w:rPr>
            <w:rFonts w:asciiTheme="minorHAnsi" w:hAnsiTheme="minorHAnsi"/>
            <w:bCs/>
            <w:i w:val="0"/>
            <w:color w:val="FF0000"/>
            <w:sz w:val="20"/>
            <w:rPrChange w:id="9404" w:author="Dr Mamadou SANOGO" w:date="2023-10-26T15:46:00Z">
              <w:rPr>
                <w:rFonts w:asciiTheme="minorHAnsi" w:hAnsiTheme="minorHAnsi"/>
                <w:bCs/>
                <w:i w:val="0"/>
                <w:sz w:val="20"/>
              </w:rPr>
            </w:rPrChange>
          </w:rPr>
          <w:delText xml:space="preserve"> Stage</w:delText>
        </w:r>
      </w:del>
    </w:p>
    <w:p w14:paraId="7FCCBA06" w14:textId="30F6B143" w:rsidR="00631BF4" w:rsidRPr="00683B98" w:rsidDel="00561D9D" w:rsidRDefault="00631BF4" w:rsidP="00631BF4">
      <w:pPr>
        <w:pStyle w:val="Titre"/>
        <w:spacing w:line="276" w:lineRule="auto"/>
        <w:rPr>
          <w:del w:id="9405" w:author="Dr Mamadou SANOGO" w:date="2023-10-26T15:54:00Z"/>
          <w:rFonts w:asciiTheme="minorHAnsi" w:hAnsiTheme="minorHAnsi"/>
          <w:b w:val="0"/>
          <w:bCs/>
          <w:color w:val="FF0000"/>
          <w:sz w:val="20"/>
          <w:rPrChange w:id="9406" w:author="Dr Mamadou SANOGO" w:date="2023-10-26T15:46:00Z">
            <w:rPr>
              <w:del w:id="9407" w:author="Dr Mamadou SANOGO" w:date="2023-10-26T15:54:00Z"/>
              <w:rFonts w:asciiTheme="minorHAnsi" w:hAnsiTheme="minorHAnsi"/>
              <w:b w:val="0"/>
              <w:bCs/>
              <w:sz w:val="20"/>
            </w:rPr>
          </w:rPrChange>
        </w:rPr>
      </w:pPr>
      <w:del w:id="9408" w:author="Dr Mamadou SANOGO" w:date="2023-10-26T15:54:00Z">
        <w:r w:rsidRPr="00683B98" w:rsidDel="00561D9D">
          <w:rPr>
            <w:rFonts w:asciiTheme="minorHAnsi" w:hAnsiTheme="minorHAnsi"/>
            <w:b w:val="0"/>
            <w:bCs/>
            <w:i w:val="0"/>
            <w:color w:val="FF0000"/>
            <w:sz w:val="20"/>
            <w:rPrChange w:id="9409" w:author="Dr Mamadou SANOGO" w:date="2023-10-26T15:46:00Z">
              <w:rPr>
                <w:rFonts w:asciiTheme="minorHAnsi" w:hAnsiTheme="minorHAnsi"/>
                <w:b w:val="0"/>
                <w:bCs/>
                <w:i w:val="0"/>
                <w:sz w:val="20"/>
              </w:rPr>
            </w:rPrChange>
          </w:rPr>
          <w:delText>45 heures de stage</w:delText>
        </w:r>
        <w:r w:rsidRPr="00683B98" w:rsidDel="00561D9D">
          <w:rPr>
            <w:rFonts w:asciiTheme="minorHAnsi" w:hAnsiTheme="minorHAnsi"/>
            <w:bCs/>
            <w:i w:val="0"/>
            <w:color w:val="FF0000"/>
            <w:sz w:val="20"/>
            <w:rPrChange w:id="9410" w:author="Dr Mamadou SANOGO" w:date="2023-10-26T15:46:00Z">
              <w:rPr>
                <w:rFonts w:asciiTheme="minorHAnsi" w:hAnsiTheme="minorHAnsi"/>
                <w:bCs/>
                <w:i w:val="0"/>
                <w:sz w:val="20"/>
              </w:rPr>
            </w:rPrChange>
          </w:rPr>
          <w:delText>= 1 crédit</w:delText>
        </w:r>
      </w:del>
    </w:p>
    <w:p w14:paraId="6C09827F" w14:textId="02FB2E8F" w:rsidR="00631BF4" w:rsidRPr="00683B98" w:rsidDel="00561D9D" w:rsidRDefault="00631BF4" w:rsidP="00631BF4">
      <w:pPr>
        <w:pStyle w:val="Titre"/>
        <w:spacing w:line="276" w:lineRule="auto"/>
        <w:rPr>
          <w:del w:id="9411" w:author="Dr Mamadou SANOGO" w:date="2023-10-26T15:54:00Z"/>
          <w:rFonts w:asciiTheme="minorHAnsi" w:hAnsiTheme="minorHAnsi"/>
          <w:b w:val="0"/>
          <w:bCs/>
          <w:color w:val="FF0000"/>
          <w:sz w:val="20"/>
          <w:rPrChange w:id="9412" w:author="Dr Mamadou SANOGO" w:date="2023-10-26T15:46:00Z">
            <w:rPr>
              <w:del w:id="9413"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414"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415" w:author="Dr Mamadou SANOGO" w:date="2023-10-26T15:54:00Z"/>
                <w:rFonts w:asciiTheme="minorHAnsi" w:hAnsiTheme="minorHAnsi"/>
                <w:b/>
                <w:bCs/>
                <w:color w:val="FF0000"/>
                <w:sz w:val="18"/>
                <w:szCs w:val="20"/>
                <w:rPrChange w:id="9416" w:author="Dr Mamadou SANOGO" w:date="2023-10-26T15:46:00Z">
                  <w:rPr>
                    <w:del w:id="9417" w:author="Dr Mamadou SANOGO" w:date="2023-10-26T15:54:00Z"/>
                    <w:rFonts w:asciiTheme="minorHAnsi" w:hAnsiTheme="minorHAnsi"/>
                    <w:b/>
                    <w:bCs/>
                    <w:color w:val="000000" w:themeColor="text1"/>
                    <w:sz w:val="18"/>
                    <w:szCs w:val="20"/>
                  </w:rPr>
                </w:rPrChange>
              </w:rPr>
            </w:pPr>
            <w:del w:id="9418" w:author="Dr Mamadou SANOGO" w:date="2023-10-26T15:54:00Z">
              <w:r w:rsidRPr="00683B98" w:rsidDel="00561D9D">
                <w:rPr>
                  <w:rFonts w:asciiTheme="minorHAnsi" w:hAnsiTheme="minorHAnsi"/>
                  <w:b/>
                  <w:bCs/>
                  <w:color w:val="FF0000"/>
                  <w:sz w:val="18"/>
                  <w:szCs w:val="20"/>
                  <w:rPrChange w:id="9419"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420" w:author="Dr Mamadou SANOGO" w:date="2023-10-26T15:54:00Z"/>
                <w:rFonts w:asciiTheme="minorHAnsi" w:hAnsiTheme="minorHAnsi"/>
                <w:b/>
                <w:bCs/>
                <w:color w:val="FF0000"/>
                <w:sz w:val="18"/>
                <w:szCs w:val="20"/>
                <w:rPrChange w:id="9421" w:author="Dr Mamadou SANOGO" w:date="2023-10-26T15:46:00Z">
                  <w:rPr>
                    <w:del w:id="9422" w:author="Dr Mamadou SANOGO" w:date="2023-10-26T15:54:00Z"/>
                    <w:rFonts w:asciiTheme="minorHAnsi" w:hAnsiTheme="minorHAnsi"/>
                    <w:b/>
                    <w:bCs/>
                    <w:color w:val="000000" w:themeColor="text1"/>
                    <w:sz w:val="18"/>
                    <w:szCs w:val="20"/>
                  </w:rPr>
                </w:rPrChange>
              </w:rPr>
            </w:pPr>
            <w:del w:id="9423" w:author="Dr Mamadou SANOGO" w:date="2023-10-26T15:54:00Z">
              <w:r w:rsidRPr="00683B98" w:rsidDel="00561D9D">
                <w:rPr>
                  <w:rFonts w:asciiTheme="minorHAnsi" w:hAnsiTheme="minorHAnsi"/>
                  <w:b/>
                  <w:bCs/>
                  <w:color w:val="FF0000"/>
                  <w:sz w:val="18"/>
                  <w:szCs w:val="20"/>
                  <w:rPrChange w:id="9424"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425" w:author="Dr Mamadou SANOGO" w:date="2023-10-26T15:54:00Z"/>
                <w:rFonts w:asciiTheme="minorHAnsi" w:hAnsiTheme="minorHAnsi"/>
                <w:b/>
                <w:bCs/>
                <w:color w:val="FF0000"/>
                <w:sz w:val="18"/>
                <w:szCs w:val="20"/>
                <w:rPrChange w:id="9426" w:author="Dr Mamadou SANOGO" w:date="2023-10-26T15:46:00Z">
                  <w:rPr>
                    <w:del w:id="9427" w:author="Dr Mamadou SANOGO" w:date="2023-10-26T15:54:00Z"/>
                    <w:rFonts w:asciiTheme="minorHAnsi" w:hAnsiTheme="minorHAnsi"/>
                    <w:b/>
                    <w:bCs/>
                    <w:color w:val="000000" w:themeColor="text1"/>
                    <w:sz w:val="18"/>
                    <w:szCs w:val="20"/>
                  </w:rPr>
                </w:rPrChange>
              </w:rPr>
            </w:pPr>
            <w:del w:id="9428" w:author="Dr Mamadou SANOGO" w:date="2023-10-26T15:54:00Z">
              <w:r w:rsidRPr="00683B98" w:rsidDel="00561D9D">
                <w:rPr>
                  <w:rFonts w:asciiTheme="minorHAnsi" w:hAnsiTheme="minorHAnsi"/>
                  <w:b/>
                  <w:bCs/>
                  <w:color w:val="FF0000"/>
                  <w:sz w:val="18"/>
                  <w:szCs w:val="20"/>
                  <w:rPrChange w:id="9429"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430" w:author="Dr Mamadou SANOGO" w:date="2023-10-26T15:54:00Z"/>
                <w:rFonts w:asciiTheme="minorHAnsi" w:hAnsiTheme="minorHAnsi"/>
                <w:b/>
                <w:bCs/>
                <w:color w:val="FF0000"/>
                <w:sz w:val="18"/>
                <w:szCs w:val="20"/>
                <w:rPrChange w:id="9431" w:author="Dr Mamadou SANOGO" w:date="2023-10-26T15:46:00Z">
                  <w:rPr>
                    <w:del w:id="9432" w:author="Dr Mamadou SANOGO" w:date="2023-10-26T15:54:00Z"/>
                    <w:rFonts w:asciiTheme="minorHAnsi" w:hAnsiTheme="minorHAnsi"/>
                    <w:b/>
                    <w:bCs/>
                    <w:color w:val="000000" w:themeColor="text1"/>
                    <w:sz w:val="18"/>
                    <w:szCs w:val="20"/>
                  </w:rPr>
                </w:rPrChange>
              </w:rPr>
            </w:pPr>
            <w:del w:id="9433" w:author="Dr Mamadou SANOGO" w:date="2023-10-26T15:54:00Z">
              <w:r w:rsidRPr="00683B98" w:rsidDel="00561D9D">
                <w:rPr>
                  <w:rFonts w:asciiTheme="minorHAnsi" w:hAnsiTheme="minorHAnsi"/>
                  <w:b/>
                  <w:bCs/>
                  <w:color w:val="FF0000"/>
                  <w:sz w:val="18"/>
                  <w:szCs w:val="20"/>
                  <w:rPrChange w:id="9434"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435" w:author="Dr Mamadou SANOGO" w:date="2023-10-26T15:54:00Z"/>
                <w:rFonts w:asciiTheme="minorHAnsi" w:hAnsiTheme="minorHAnsi"/>
                <w:b/>
                <w:bCs/>
                <w:color w:val="FF0000"/>
                <w:sz w:val="18"/>
                <w:szCs w:val="20"/>
                <w:rPrChange w:id="9436" w:author="Dr Mamadou SANOGO" w:date="2023-10-26T15:46:00Z">
                  <w:rPr>
                    <w:del w:id="9437" w:author="Dr Mamadou SANOGO" w:date="2023-10-26T15:54:00Z"/>
                    <w:rFonts w:asciiTheme="minorHAnsi" w:hAnsiTheme="minorHAnsi"/>
                    <w:b/>
                    <w:bCs/>
                    <w:color w:val="000000" w:themeColor="text1"/>
                    <w:sz w:val="18"/>
                    <w:szCs w:val="20"/>
                  </w:rPr>
                </w:rPrChange>
              </w:rPr>
            </w:pPr>
            <w:del w:id="9438" w:author="Dr Mamadou SANOGO" w:date="2023-10-26T15:54:00Z">
              <w:r w:rsidRPr="00683B98" w:rsidDel="00561D9D">
                <w:rPr>
                  <w:rFonts w:asciiTheme="minorHAnsi" w:hAnsiTheme="minorHAnsi"/>
                  <w:b/>
                  <w:bCs/>
                  <w:color w:val="FF0000"/>
                  <w:sz w:val="18"/>
                  <w:szCs w:val="20"/>
                  <w:rPrChange w:id="9439"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440" w:author="Dr Mamadou SANOGO" w:date="2023-10-26T15:54:00Z"/>
                <w:rFonts w:asciiTheme="minorHAnsi" w:hAnsiTheme="minorHAnsi"/>
                <w:b/>
                <w:bCs/>
                <w:color w:val="FF0000"/>
                <w:sz w:val="18"/>
                <w:szCs w:val="20"/>
                <w:rPrChange w:id="9441" w:author="Dr Mamadou SANOGO" w:date="2023-10-26T15:46:00Z">
                  <w:rPr>
                    <w:del w:id="9442" w:author="Dr Mamadou SANOGO" w:date="2023-10-26T15:54:00Z"/>
                    <w:rFonts w:asciiTheme="minorHAnsi" w:hAnsiTheme="minorHAnsi"/>
                    <w:b/>
                    <w:bCs/>
                    <w:color w:val="000000" w:themeColor="text1"/>
                    <w:sz w:val="18"/>
                    <w:szCs w:val="20"/>
                  </w:rPr>
                </w:rPrChange>
              </w:rPr>
            </w:pPr>
            <w:del w:id="9443" w:author="Dr Mamadou SANOGO" w:date="2023-10-26T15:54:00Z">
              <w:r w:rsidRPr="00683B98" w:rsidDel="00561D9D">
                <w:rPr>
                  <w:rFonts w:asciiTheme="minorHAnsi" w:hAnsiTheme="minorHAnsi"/>
                  <w:b/>
                  <w:bCs/>
                  <w:color w:val="FF0000"/>
                  <w:sz w:val="18"/>
                  <w:szCs w:val="20"/>
                  <w:rPrChange w:id="9444"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445" w:author="Dr Mamadou SANOGO" w:date="2023-10-26T15:54:00Z"/>
                <w:rFonts w:asciiTheme="minorHAnsi" w:hAnsiTheme="minorHAnsi"/>
                <w:b/>
                <w:bCs/>
                <w:color w:val="FF0000"/>
                <w:sz w:val="18"/>
                <w:szCs w:val="20"/>
                <w:rPrChange w:id="9446" w:author="Dr Mamadou SANOGO" w:date="2023-10-26T15:46:00Z">
                  <w:rPr>
                    <w:del w:id="9447" w:author="Dr Mamadou SANOGO" w:date="2023-10-26T15:54:00Z"/>
                    <w:rFonts w:asciiTheme="minorHAnsi" w:hAnsiTheme="minorHAnsi"/>
                    <w:b/>
                    <w:bCs/>
                    <w:color w:val="000000" w:themeColor="text1"/>
                    <w:sz w:val="18"/>
                    <w:szCs w:val="20"/>
                  </w:rPr>
                </w:rPrChange>
              </w:rPr>
            </w:pPr>
            <w:del w:id="9448" w:author="Dr Mamadou SANOGO" w:date="2023-10-26T15:54:00Z">
              <w:r w:rsidRPr="00683B98" w:rsidDel="00561D9D">
                <w:rPr>
                  <w:rFonts w:asciiTheme="minorHAnsi" w:hAnsiTheme="minorHAnsi"/>
                  <w:b/>
                  <w:bCs/>
                  <w:color w:val="FF0000"/>
                  <w:sz w:val="18"/>
                  <w:szCs w:val="20"/>
                  <w:rPrChange w:id="9449"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450" w:author="Dr Mamadou SANOGO" w:date="2023-10-26T15:54:00Z"/>
                <w:rFonts w:asciiTheme="minorHAnsi" w:hAnsiTheme="minorHAnsi"/>
                <w:b/>
                <w:bCs/>
                <w:color w:val="FF0000"/>
                <w:sz w:val="18"/>
                <w:szCs w:val="20"/>
                <w:rPrChange w:id="9451" w:author="Dr Mamadou SANOGO" w:date="2023-10-26T15:46:00Z">
                  <w:rPr>
                    <w:del w:id="9452" w:author="Dr Mamadou SANOGO" w:date="2023-10-26T15:54:00Z"/>
                    <w:rFonts w:asciiTheme="minorHAnsi" w:hAnsiTheme="minorHAnsi"/>
                    <w:b/>
                    <w:bCs/>
                    <w:color w:val="000000" w:themeColor="text1"/>
                    <w:sz w:val="18"/>
                    <w:szCs w:val="20"/>
                  </w:rPr>
                </w:rPrChange>
              </w:rPr>
            </w:pPr>
            <w:del w:id="9453" w:author="Dr Mamadou SANOGO" w:date="2023-10-26T15:54:00Z">
              <w:r w:rsidRPr="00683B98" w:rsidDel="00561D9D">
                <w:rPr>
                  <w:rFonts w:asciiTheme="minorHAnsi" w:hAnsiTheme="minorHAnsi"/>
                  <w:b/>
                  <w:bCs/>
                  <w:color w:val="FF0000"/>
                  <w:sz w:val="18"/>
                  <w:szCs w:val="20"/>
                  <w:rPrChange w:id="9454"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455" w:author="Dr Mamadou SANOGO" w:date="2023-10-26T15:54:00Z"/>
                <w:rFonts w:asciiTheme="minorHAnsi" w:hAnsiTheme="minorHAnsi"/>
                <w:b/>
                <w:bCs/>
                <w:color w:val="FF0000"/>
                <w:sz w:val="18"/>
                <w:szCs w:val="20"/>
                <w:rPrChange w:id="9456" w:author="Dr Mamadou SANOGO" w:date="2023-10-26T15:46:00Z">
                  <w:rPr>
                    <w:del w:id="9457" w:author="Dr Mamadou SANOGO" w:date="2023-10-26T15:54:00Z"/>
                    <w:rFonts w:asciiTheme="minorHAnsi" w:hAnsiTheme="minorHAnsi"/>
                    <w:b/>
                    <w:bCs/>
                    <w:color w:val="000000" w:themeColor="text1"/>
                    <w:sz w:val="18"/>
                    <w:szCs w:val="20"/>
                  </w:rPr>
                </w:rPrChange>
              </w:rPr>
            </w:pPr>
            <w:del w:id="9458" w:author="Dr Mamadou SANOGO" w:date="2023-10-26T15:54:00Z">
              <w:r w:rsidRPr="00683B98" w:rsidDel="00561D9D">
                <w:rPr>
                  <w:rFonts w:asciiTheme="minorHAnsi" w:hAnsiTheme="minorHAnsi"/>
                  <w:b/>
                  <w:bCs/>
                  <w:color w:val="FF0000"/>
                  <w:sz w:val="18"/>
                  <w:szCs w:val="20"/>
                  <w:rPrChange w:id="9459"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460" w:author="Dr Mamadou SANOGO" w:date="2023-10-26T15:54:00Z"/>
                <w:rFonts w:asciiTheme="minorHAnsi" w:hAnsiTheme="minorHAnsi"/>
                <w:b/>
                <w:bCs/>
                <w:color w:val="FF0000"/>
                <w:sz w:val="18"/>
                <w:szCs w:val="20"/>
                <w:rPrChange w:id="9461" w:author="Dr Mamadou SANOGO" w:date="2023-10-26T15:46:00Z">
                  <w:rPr>
                    <w:del w:id="9462" w:author="Dr Mamadou SANOGO" w:date="2023-10-26T15:54:00Z"/>
                    <w:rFonts w:asciiTheme="minorHAnsi" w:hAnsiTheme="minorHAnsi"/>
                    <w:b/>
                    <w:bCs/>
                    <w:color w:val="000000" w:themeColor="text1"/>
                    <w:sz w:val="18"/>
                    <w:szCs w:val="20"/>
                  </w:rPr>
                </w:rPrChange>
              </w:rPr>
            </w:pPr>
            <w:del w:id="9463" w:author="Dr Mamadou SANOGO" w:date="2023-10-26T15:54:00Z">
              <w:r w:rsidRPr="00683B98" w:rsidDel="00561D9D">
                <w:rPr>
                  <w:rFonts w:asciiTheme="minorHAnsi" w:hAnsiTheme="minorHAnsi"/>
                  <w:b/>
                  <w:bCs/>
                  <w:color w:val="FF0000"/>
                  <w:sz w:val="18"/>
                  <w:szCs w:val="20"/>
                  <w:rPrChange w:id="9464"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465" w:author="Dr Mamadou SANOGO" w:date="2023-10-26T15:54:00Z"/>
                <w:rFonts w:asciiTheme="minorHAnsi" w:hAnsiTheme="minorHAnsi"/>
                <w:b/>
                <w:bCs/>
                <w:color w:val="FF0000"/>
                <w:sz w:val="18"/>
                <w:szCs w:val="20"/>
                <w:rPrChange w:id="9466" w:author="Dr Mamadou SANOGO" w:date="2023-10-26T15:46:00Z">
                  <w:rPr>
                    <w:del w:id="9467" w:author="Dr Mamadou SANOGO" w:date="2023-10-26T15:54:00Z"/>
                    <w:rFonts w:asciiTheme="minorHAnsi" w:hAnsiTheme="minorHAnsi"/>
                    <w:b/>
                    <w:bCs/>
                    <w:color w:val="000000" w:themeColor="text1"/>
                    <w:sz w:val="18"/>
                    <w:szCs w:val="20"/>
                  </w:rPr>
                </w:rPrChange>
              </w:rPr>
            </w:pPr>
            <w:del w:id="9468" w:author="Dr Mamadou SANOGO" w:date="2023-10-26T15:54:00Z">
              <w:r w:rsidRPr="00683B98" w:rsidDel="00561D9D">
                <w:rPr>
                  <w:rFonts w:asciiTheme="minorHAnsi" w:hAnsiTheme="minorHAnsi"/>
                  <w:b/>
                  <w:bCs/>
                  <w:color w:val="FF0000"/>
                  <w:sz w:val="18"/>
                  <w:szCs w:val="20"/>
                  <w:rPrChange w:id="9469"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470" w:author="Dr Mamadou SANOGO" w:date="2023-10-26T15:54:00Z"/>
                <w:rFonts w:asciiTheme="minorHAnsi" w:hAnsiTheme="minorHAnsi"/>
                <w:b/>
                <w:bCs/>
                <w:color w:val="FF0000"/>
                <w:sz w:val="18"/>
                <w:szCs w:val="20"/>
                <w:rPrChange w:id="9471" w:author="Dr Mamadou SANOGO" w:date="2023-10-26T15:46:00Z">
                  <w:rPr>
                    <w:del w:id="9472" w:author="Dr Mamadou SANOGO" w:date="2023-10-26T15:54:00Z"/>
                    <w:rFonts w:asciiTheme="minorHAnsi" w:hAnsiTheme="minorHAnsi"/>
                    <w:b/>
                    <w:bCs/>
                    <w:color w:val="000000" w:themeColor="text1"/>
                    <w:sz w:val="18"/>
                    <w:szCs w:val="20"/>
                  </w:rPr>
                </w:rPrChange>
              </w:rPr>
            </w:pPr>
            <w:del w:id="9473" w:author="Dr Mamadou SANOGO" w:date="2023-10-26T15:54:00Z">
              <w:r w:rsidRPr="00683B98" w:rsidDel="00561D9D">
                <w:rPr>
                  <w:rFonts w:asciiTheme="minorHAnsi" w:hAnsiTheme="minorHAnsi"/>
                  <w:b/>
                  <w:bCs/>
                  <w:color w:val="FF0000"/>
                  <w:sz w:val="18"/>
                  <w:szCs w:val="20"/>
                  <w:rPrChange w:id="9474"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47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476" w:author="Dr Mamadou SANOGO" w:date="2023-10-26T15:54:00Z"/>
                <w:rFonts w:asciiTheme="minorHAnsi" w:hAnsiTheme="minorHAnsi"/>
                <w:b/>
                <w:color w:val="FF0000"/>
                <w:sz w:val="20"/>
                <w:szCs w:val="20"/>
                <w:rPrChange w:id="9477" w:author="Dr Mamadou SANOGO" w:date="2023-10-26T15:46:00Z">
                  <w:rPr>
                    <w:del w:id="9478" w:author="Dr Mamadou SANOGO" w:date="2023-10-26T15:54:00Z"/>
                    <w:rFonts w:asciiTheme="minorHAnsi" w:hAnsiTheme="minorHAnsi"/>
                    <w:b/>
                    <w:color w:val="000000" w:themeColor="text1"/>
                    <w:sz w:val="20"/>
                    <w:szCs w:val="20"/>
                  </w:rPr>
                </w:rPrChange>
              </w:rPr>
            </w:pPr>
            <w:del w:id="9479" w:author="Dr Mamadou SANOGO" w:date="2023-10-26T15:54:00Z">
              <w:r w:rsidRPr="00683B98" w:rsidDel="00561D9D">
                <w:rPr>
                  <w:rFonts w:asciiTheme="minorHAnsi" w:hAnsiTheme="minorHAnsi"/>
                  <w:b/>
                  <w:bCs/>
                  <w:color w:val="FF0000"/>
                  <w:sz w:val="20"/>
                  <w:szCs w:val="20"/>
                  <w:rPrChange w:id="9480"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481" w:author="Dr Mamadou SANOGO" w:date="2023-10-26T15:54:00Z"/>
                <w:rFonts w:asciiTheme="minorHAnsi" w:hAnsiTheme="minorHAnsi"/>
                <w:b/>
                <w:color w:val="FF0000"/>
                <w:sz w:val="20"/>
                <w:szCs w:val="20"/>
                <w:rPrChange w:id="9482" w:author="Dr Mamadou SANOGO" w:date="2023-10-26T15:46:00Z">
                  <w:rPr>
                    <w:del w:id="9483" w:author="Dr Mamadou SANOGO" w:date="2023-10-26T15:54:00Z"/>
                    <w:rFonts w:asciiTheme="minorHAnsi" w:hAnsiTheme="minorHAnsi"/>
                    <w:b/>
                    <w:color w:val="000000" w:themeColor="text1"/>
                    <w:sz w:val="20"/>
                    <w:szCs w:val="20"/>
                  </w:rPr>
                </w:rPrChange>
              </w:rPr>
            </w:pPr>
            <w:del w:id="9484" w:author="Dr Mamadou SANOGO" w:date="2023-10-26T15:54:00Z">
              <w:r w:rsidRPr="00683B98" w:rsidDel="00561D9D">
                <w:rPr>
                  <w:rFonts w:asciiTheme="minorHAnsi" w:hAnsiTheme="minorHAnsi"/>
                  <w:b/>
                  <w:color w:val="FF0000"/>
                  <w:sz w:val="20"/>
                  <w:szCs w:val="20"/>
                  <w:rPrChange w:id="9485"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486" w:author="Dr Mamadou SANOGO" w:date="2023-10-26T15:54:00Z"/>
                <w:rFonts w:asciiTheme="minorHAnsi" w:hAnsiTheme="minorHAnsi"/>
                <w:b/>
                <w:color w:val="FF0000"/>
                <w:sz w:val="20"/>
                <w:szCs w:val="20"/>
                <w:rPrChange w:id="9487" w:author="Dr Mamadou SANOGO" w:date="2023-10-26T15:46:00Z">
                  <w:rPr>
                    <w:del w:id="9488" w:author="Dr Mamadou SANOGO" w:date="2023-10-26T15:54:00Z"/>
                    <w:rFonts w:asciiTheme="minorHAnsi" w:hAnsiTheme="minorHAnsi"/>
                    <w:b/>
                    <w:color w:val="000000" w:themeColor="text1"/>
                    <w:sz w:val="20"/>
                    <w:szCs w:val="20"/>
                  </w:rPr>
                </w:rPrChange>
              </w:rPr>
            </w:pPr>
            <w:del w:id="9489" w:author="Dr Mamadou SANOGO" w:date="2023-10-26T15:54:00Z">
              <w:r w:rsidRPr="00683B98" w:rsidDel="00561D9D">
                <w:rPr>
                  <w:rFonts w:asciiTheme="minorHAnsi" w:hAnsiTheme="minorHAnsi"/>
                  <w:b/>
                  <w:color w:val="FF0000"/>
                  <w:sz w:val="20"/>
                  <w:szCs w:val="20"/>
                  <w:rPrChange w:id="9490"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491" w:author="Dr Mamadou SANOGO" w:date="2023-10-26T15:54:00Z"/>
                <w:rFonts w:asciiTheme="minorHAnsi" w:hAnsiTheme="minorHAnsi"/>
                <w:bCs/>
                <w:color w:val="FF0000"/>
                <w:sz w:val="20"/>
                <w:szCs w:val="20"/>
                <w:rPrChange w:id="9492" w:author="Dr Mamadou SANOGO" w:date="2023-10-26T15:46:00Z">
                  <w:rPr>
                    <w:del w:id="9493" w:author="Dr Mamadou SANOGO" w:date="2023-10-26T15:54:00Z"/>
                    <w:rFonts w:asciiTheme="minorHAnsi" w:hAnsiTheme="minorHAnsi"/>
                    <w:bCs/>
                    <w:color w:val="000000" w:themeColor="text1"/>
                    <w:sz w:val="20"/>
                    <w:szCs w:val="20"/>
                  </w:rPr>
                </w:rPrChange>
              </w:rPr>
            </w:pPr>
            <w:del w:id="9494" w:author="Dr Mamadou SANOGO" w:date="2023-10-26T15:54:00Z">
              <w:r w:rsidRPr="00683B98" w:rsidDel="00561D9D">
                <w:rPr>
                  <w:rFonts w:asciiTheme="minorHAnsi" w:hAnsiTheme="minorHAnsi"/>
                  <w:bCs/>
                  <w:color w:val="FF0000"/>
                  <w:sz w:val="20"/>
                  <w:szCs w:val="20"/>
                  <w:rPrChange w:id="9495"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496" w:author="Dr Mamadou SANOGO" w:date="2023-10-26T15:54:00Z"/>
                <w:rFonts w:asciiTheme="minorHAnsi" w:hAnsiTheme="minorHAnsi"/>
                <w:bCs/>
                <w:color w:val="FF0000"/>
                <w:sz w:val="20"/>
                <w:szCs w:val="20"/>
                <w:rPrChange w:id="9497" w:author="Dr Mamadou SANOGO" w:date="2023-10-26T15:46:00Z">
                  <w:rPr>
                    <w:del w:id="9498" w:author="Dr Mamadou SANOGO" w:date="2023-10-26T15:54:00Z"/>
                    <w:rFonts w:asciiTheme="minorHAnsi" w:hAnsiTheme="minorHAnsi"/>
                    <w:bCs/>
                    <w:color w:val="000000" w:themeColor="text1"/>
                    <w:sz w:val="20"/>
                    <w:szCs w:val="20"/>
                  </w:rPr>
                </w:rPrChange>
              </w:rPr>
            </w:pPr>
            <w:del w:id="9499" w:author="Dr Mamadou SANOGO" w:date="2023-10-26T15:54:00Z">
              <w:r w:rsidRPr="00683B98" w:rsidDel="00561D9D">
                <w:rPr>
                  <w:rFonts w:asciiTheme="minorHAnsi" w:hAnsiTheme="minorHAnsi"/>
                  <w:bCs/>
                  <w:color w:val="FF0000"/>
                  <w:sz w:val="20"/>
                  <w:szCs w:val="20"/>
                  <w:rPrChange w:id="9500"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501" w:author="Dr Mamadou SANOGO" w:date="2023-10-26T15:54:00Z"/>
                <w:rFonts w:asciiTheme="minorHAnsi" w:hAnsiTheme="minorHAnsi"/>
                <w:bCs/>
                <w:color w:val="FF0000"/>
                <w:sz w:val="20"/>
                <w:szCs w:val="20"/>
                <w:rPrChange w:id="9502" w:author="Dr Mamadou SANOGO" w:date="2023-10-26T15:46:00Z">
                  <w:rPr>
                    <w:del w:id="9503" w:author="Dr Mamadou SANOGO" w:date="2023-10-26T15:54:00Z"/>
                    <w:rFonts w:asciiTheme="minorHAnsi" w:hAnsiTheme="minorHAnsi"/>
                    <w:bCs/>
                    <w:color w:val="000000" w:themeColor="text1"/>
                    <w:sz w:val="20"/>
                    <w:szCs w:val="20"/>
                  </w:rPr>
                </w:rPrChange>
              </w:rPr>
            </w:pPr>
            <w:del w:id="9504" w:author="Dr Mamadou SANOGO" w:date="2023-10-26T15:54:00Z">
              <w:r w:rsidRPr="00683B98" w:rsidDel="00561D9D">
                <w:rPr>
                  <w:rFonts w:asciiTheme="minorHAnsi" w:hAnsiTheme="minorHAnsi"/>
                  <w:bCs/>
                  <w:color w:val="FF0000"/>
                  <w:sz w:val="20"/>
                  <w:szCs w:val="20"/>
                  <w:rPrChange w:id="9505"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506" w:author="Dr Mamadou SANOGO" w:date="2023-10-26T15:54:00Z"/>
                <w:rFonts w:asciiTheme="minorHAnsi" w:hAnsiTheme="minorHAnsi"/>
                <w:bCs/>
                <w:color w:val="FF0000"/>
                <w:sz w:val="20"/>
                <w:szCs w:val="20"/>
                <w:rPrChange w:id="9507" w:author="Dr Mamadou SANOGO" w:date="2023-10-26T15:46:00Z">
                  <w:rPr>
                    <w:del w:id="9508" w:author="Dr Mamadou SANOGO" w:date="2023-10-26T15:54:00Z"/>
                    <w:rFonts w:asciiTheme="minorHAnsi" w:hAnsiTheme="minorHAnsi"/>
                    <w:bCs/>
                    <w:color w:val="000000" w:themeColor="text1"/>
                    <w:sz w:val="20"/>
                    <w:szCs w:val="20"/>
                  </w:rPr>
                </w:rPrChange>
              </w:rPr>
            </w:pPr>
            <w:del w:id="9509" w:author="Dr Mamadou SANOGO" w:date="2023-10-26T15:54:00Z">
              <w:r w:rsidRPr="00683B98" w:rsidDel="00561D9D">
                <w:rPr>
                  <w:rFonts w:asciiTheme="minorHAnsi" w:hAnsiTheme="minorHAnsi"/>
                  <w:bCs/>
                  <w:color w:val="FF0000"/>
                  <w:sz w:val="20"/>
                  <w:szCs w:val="20"/>
                  <w:rPrChange w:id="9510"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511" w:author="Dr Mamadou SANOGO" w:date="2023-10-26T15:54:00Z"/>
                <w:color w:val="FF0000"/>
                <w:sz w:val="20"/>
                <w:szCs w:val="20"/>
                <w:rPrChange w:id="9512" w:author="Dr Mamadou SANOGO" w:date="2023-10-26T15:46:00Z">
                  <w:rPr>
                    <w:del w:id="9513" w:author="Dr Mamadou SANOGO" w:date="2023-10-26T15:54:00Z"/>
                    <w:sz w:val="20"/>
                    <w:szCs w:val="20"/>
                  </w:rPr>
                </w:rPrChange>
              </w:rPr>
            </w:pPr>
            <w:del w:id="9514" w:author="Dr Mamadou SANOGO" w:date="2023-10-26T15:54:00Z">
              <w:r w:rsidRPr="00683B98" w:rsidDel="00561D9D">
                <w:rPr>
                  <w:rFonts w:asciiTheme="minorHAnsi" w:hAnsiTheme="minorHAnsi"/>
                  <w:bCs/>
                  <w:i/>
                  <w:color w:val="FF0000"/>
                  <w:sz w:val="20"/>
                  <w:szCs w:val="20"/>
                  <w:rPrChange w:id="9515"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516" w:author="Dr Mamadou SANOGO" w:date="2023-10-26T15:54:00Z"/>
                <w:color w:val="FF0000"/>
                <w:sz w:val="20"/>
                <w:szCs w:val="20"/>
                <w:rPrChange w:id="9517" w:author="Dr Mamadou SANOGO" w:date="2023-10-26T15:46:00Z">
                  <w:rPr>
                    <w:del w:id="9518" w:author="Dr Mamadou SANOGO" w:date="2023-10-26T15:54:00Z"/>
                    <w:sz w:val="20"/>
                    <w:szCs w:val="20"/>
                  </w:rPr>
                </w:rPrChange>
              </w:rPr>
            </w:pPr>
            <w:del w:id="9519" w:author="Dr Mamadou SANOGO" w:date="2023-10-26T15:54:00Z">
              <w:r w:rsidRPr="00683B98" w:rsidDel="00561D9D">
                <w:rPr>
                  <w:rFonts w:asciiTheme="minorHAnsi" w:hAnsiTheme="minorHAnsi"/>
                  <w:bCs/>
                  <w:i/>
                  <w:color w:val="FF0000"/>
                  <w:sz w:val="20"/>
                  <w:szCs w:val="20"/>
                  <w:rPrChange w:id="952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521"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522" w:author="Dr Mamadou SANOGO" w:date="2023-10-26T15:54:00Z"/>
                <w:rFonts w:asciiTheme="minorHAnsi" w:hAnsiTheme="minorHAnsi"/>
                <w:b/>
                <w:color w:val="FF0000"/>
                <w:sz w:val="20"/>
                <w:szCs w:val="20"/>
                <w:rPrChange w:id="9523" w:author="Dr Mamadou SANOGO" w:date="2023-10-26T15:46:00Z">
                  <w:rPr>
                    <w:del w:id="952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525" w:author="Dr Mamadou SANOGO" w:date="2023-10-26T15:54:00Z"/>
                <w:rFonts w:asciiTheme="minorHAnsi" w:hAnsiTheme="minorHAnsi"/>
                <w:b/>
                <w:color w:val="FF0000"/>
                <w:sz w:val="20"/>
                <w:szCs w:val="20"/>
                <w:rPrChange w:id="9526" w:author="Dr Mamadou SANOGO" w:date="2023-10-26T15:46:00Z">
                  <w:rPr>
                    <w:del w:id="952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528" w:author="Dr Mamadou SANOGO" w:date="2023-10-26T15:54:00Z"/>
                <w:rFonts w:asciiTheme="minorHAnsi" w:hAnsiTheme="minorHAnsi"/>
                <w:bCs/>
                <w:color w:val="FF0000"/>
                <w:sz w:val="20"/>
                <w:szCs w:val="20"/>
                <w:rPrChange w:id="9529" w:author="Dr Mamadou SANOGO" w:date="2023-10-26T15:46:00Z">
                  <w:rPr>
                    <w:del w:id="953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531" w:author="Dr Mamadou SANOGO" w:date="2023-10-26T15:54:00Z"/>
                <w:rFonts w:asciiTheme="minorHAnsi" w:hAnsiTheme="minorHAnsi"/>
                <w:bCs/>
                <w:color w:val="FF0000"/>
                <w:sz w:val="20"/>
                <w:szCs w:val="20"/>
                <w:rPrChange w:id="9532" w:author="Dr Mamadou SANOGO" w:date="2023-10-26T15:46:00Z">
                  <w:rPr>
                    <w:del w:id="9533" w:author="Dr Mamadou SANOGO" w:date="2023-10-26T15:54:00Z"/>
                    <w:rFonts w:asciiTheme="minorHAnsi" w:hAnsiTheme="minorHAnsi"/>
                    <w:bCs/>
                    <w:color w:val="000000" w:themeColor="text1"/>
                    <w:sz w:val="20"/>
                    <w:szCs w:val="20"/>
                  </w:rPr>
                </w:rPrChange>
              </w:rPr>
            </w:pPr>
            <w:del w:id="9534" w:author="Dr Mamadou SANOGO" w:date="2023-10-26T15:54:00Z">
              <w:r w:rsidRPr="00683B98" w:rsidDel="00561D9D">
                <w:rPr>
                  <w:rFonts w:asciiTheme="minorHAnsi" w:hAnsiTheme="minorHAnsi"/>
                  <w:bCs/>
                  <w:color w:val="FF0000"/>
                  <w:sz w:val="20"/>
                  <w:szCs w:val="20"/>
                  <w:rPrChange w:id="9535"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536" w:author="Dr Mamadou SANOGO" w:date="2023-10-26T15:54:00Z"/>
                <w:rFonts w:asciiTheme="minorHAnsi" w:hAnsiTheme="minorHAnsi"/>
                <w:bCs/>
                <w:color w:val="FF0000"/>
                <w:sz w:val="20"/>
                <w:szCs w:val="20"/>
                <w:rPrChange w:id="9537" w:author="Dr Mamadou SANOGO" w:date="2023-10-26T15:46:00Z">
                  <w:rPr>
                    <w:del w:id="9538" w:author="Dr Mamadou SANOGO" w:date="2023-10-26T15:54:00Z"/>
                    <w:rFonts w:asciiTheme="minorHAnsi" w:hAnsiTheme="minorHAnsi"/>
                    <w:bCs/>
                    <w:color w:val="000000" w:themeColor="text1"/>
                    <w:sz w:val="20"/>
                    <w:szCs w:val="20"/>
                  </w:rPr>
                </w:rPrChange>
              </w:rPr>
            </w:pPr>
            <w:del w:id="9539" w:author="Dr Mamadou SANOGO" w:date="2023-10-26T15:54:00Z">
              <w:r w:rsidRPr="00683B98" w:rsidDel="00561D9D">
                <w:rPr>
                  <w:rFonts w:asciiTheme="minorHAnsi" w:hAnsiTheme="minorHAnsi"/>
                  <w:bCs/>
                  <w:color w:val="FF0000"/>
                  <w:sz w:val="20"/>
                  <w:szCs w:val="20"/>
                  <w:rPrChange w:id="954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541" w:author="Dr Mamadou SANOGO" w:date="2023-10-26T15:54:00Z"/>
                <w:rFonts w:asciiTheme="minorHAnsi" w:hAnsiTheme="minorHAnsi"/>
                <w:bCs/>
                <w:color w:val="FF0000"/>
                <w:sz w:val="20"/>
                <w:szCs w:val="20"/>
                <w:rPrChange w:id="9542" w:author="Dr Mamadou SANOGO" w:date="2023-10-26T15:46:00Z">
                  <w:rPr>
                    <w:del w:id="954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544" w:author="Dr Mamadou SANOGO" w:date="2023-10-26T15:54:00Z"/>
                <w:rFonts w:asciiTheme="minorHAnsi" w:hAnsiTheme="minorHAnsi"/>
                <w:bCs/>
                <w:i/>
                <w:color w:val="FF0000"/>
                <w:sz w:val="20"/>
                <w:szCs w:val="20"/>
                <w:rPrChange w:id="9545" w:author="Dr Mamadou SANOGO" w:date="2023-10-26T15:46:00Z">
                  <w:rPr>
                    <w:del w:id="954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547" w:author="Dr Mamadou SANOGO" w:date="2023-10-26T15:54:00Z"/>
                <w:rFonts w:asciiTheme="minorHAnsi" w:hAnsiTheme="minorHAnsi"/>
                <w:bCs/>
                <w:i/>
                <w:color w:val="FF0000"/>
                <w:sz w:val="20"/>
                <w:szCs w:val="20"/>
                <w:rPrChange w:id="9548" w:author="Dr Mamadou SANOGO" w:date="2023-10-26T15:46:00Z">
                  <w:rPr>
                    <w:del w:id="9549"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55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551" w:author="Dr Mamadou SANOGO" w:date="2023-10-26T15:54:00Z"/>
                <w:rFonts w:asciiTheme="minorHAnsi" w:hAnsiTheme="minorHAnsi"/>
                <w:b/>
                <w:color w:val="FF0000"/>
                <w:sz w:val="20"/>
                <w:szCs w:val="20"/>
                <w:rPrChange w:id="9552" w:author="Dr Mamadou SANOGO" w:date="2023-10-26T15:46:00Z">
                  <w:rPr>
                    <w:del w:id="9553" w:author="Dr Mamadou SANOGO" w:date="2023-10-26T15:54:00Z"/>
                    <w:rFonts w:asciiTheme="minorHAnsi" w:hAnsiTheme="minorHAnsi"/>
                    <w:b/>
                    <w:color w:val="000000" w:themeColor="text1"/>
                    <w:sz w:val="20"/>
                    <w:szCs w:val="20"/>
                  </w:rPr>
                </w:rPrChange>
              </w:rPr>
            </w:pPr>
            <w:del w:id="9554" w:author="Dr Mamadou SANOGO" w:date="2023-10-26T15:54:00Z">
              <w:r w:rsidRPr="00683B98" w:rsidDel="00561D9D">
                <w:rPr>
                  <w:rFonts w:asciiTheme="minorHAnsi" w:hAnsiTheme="minorHAnsi"/>
                  <w:b/>
                  <w:bCs/>
                  <w:color w:val="FF0000"/>
                  <w:sz w:val="20"/>
                  <w:szCs w:val="20"/>
                  <w:rPrChange w:id="9555"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556" w:author="Dr Mamadou SANOGO" w:date="2023-10-26T15:54:00Z"/>
                <w:rFonts w:asciiTheme="minorHAnsi" w:hAnsiTheme="minorHAnsi"/>
                <w:b/>
                <w:color w:val="FF0000"/>
                <w:sz w:val="20"/>
                <w:szCs w:val="20"/>
                <w:rPrChange w:id="9557" w:author="Dr Mamadou SANOGO" w:date="2023-10-26T15:46:00Z">
                  <w:rPr>
                    <w:del w:id="9558" w:author="Dr Mamadou SANOGO" w:date="2023-10-26T15:54:00Z"/>
                    <w:rFonts w:asciiTheme="minorHAnsi" w:hAnsiTheme="minorHAnsi"/>
                    <w:b/>
                    <w:color w:val="000000" w:themeColor="text1"/>
                    <w:sz w:val="20"/>
                    <w:szCs w:val="20"/>
                  </w:rPr>
                </w:rPrChange>
              </w:rPr>
            </w:pPr>
            <w:del w:id="9559" w:author="Dr Mamadou SANOGO" w:date="2023-10-26T15:54:00Z">
              <w:r w:rsidRPr="00683B98" w:rsidDel="00561D9D">
                <w:rPr>
                  <w:rFonts w:asciiTheme="minorHAnsi" w:hAnsiTheme="minorHAnsi"/>
                  <w:b/>
                  <w:color w:val="FF0000"/>
                  <w:sz w:val="20"/>
                  <w:szCs w:val="20"/>
                  <w:rPrChange w:id="9560"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561" w:author="Dr Mamadou SANOGO" w:date="2023-10-26T15:54:00Z"/>
                <w:rFonts w:asciiTheme="minorHAnsi" w:hAnsiTheme="minorHAnsi"/>
                <w:b/>
                <w:color w:val="FF0000"/>
                <w:sz w:val="20"/>
                <w:szCs w:val="20"/>
                <w:rPrChange w:id="9562" w:author="Dr Mamadou SANOGO" w:date="2023-10-26T15:46:00Z">
                  <w:rPr>
                    <w:del w:id="9563" w:author="Dr Mamadou SANOGO" w:date="2023-10-26T15:54:00Z"/>
                    <w:rFonts w:asciiTheme="minorHAnsi" w:hAnsiTheme="minorHAnsi"/>
                    <w:b/>
                    <w:color w:val="000000" w:themeColor="text1"/>
                    <w:sz w:val="20"/>
                    <w:szCs w:val="20"/>
                  </w:rPr>
                </w:rPrChange>
              </w:rPr>
            </w:pPr>
            <w:del w:id="9564" w:author="Dr Mamadou SANOGO" w:date="2023-10-26T15:54:00Z">
              <w:r w:rsidRPr="00683B98" w:rsidDel="00561D9D">
                <w:rPr>
                  <w:rFonts w:asciiTheme="minorHAnsi" w:hAnsiTheme="minorHAnsi"/>
                  <w:b/>
                  <w:color w:val="FF0000"/>
                  <w:sz w:val="20"/>
                  <w:szCs w:val="20"/>
                  <w:rPrChange w:id="9565"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566" w:author="Dr Mamadou SANOGO" w:date="2023-10-26T15:54:00Z"/>
                <w:rFonts w:asciiTheme="minorHAnsi" w:hAnsiTheme="minorHAnsi"/>
                <w:bCs/>
                <w:color w:val="FF0000"/>
                <w:sz w:val="20"/>
                <w:szCs w:val="20"/>
                <w:rPrChange w:id="9567" w:author="Dr Mamadou SANOGO" w:date="2023-10-26T15:46:00Z">
                  <w:rPr>
                    <w:del w:id="9568" w:author="Dr Mamadou SANOGO" w:date="2023-10-26T15:54:00Z"/>
                    <w:rFonts w:asciiTheme="minorHAnsi" w:hAnsiTheme="minorHAnsi"/>
                    <w:bCs/>
                    <w:color w:val="000000" w:themeColor="text1"/>
                    <w:sz w:val="20"/>
                    <w:szCs w:val="20"/>
                  </w:rPr>
                </w:rPrChange>
              </w:rPr>
            </w:pPr>
            <w:del w:id="9569" w:author="Dr Mamadou SANOGO" w:date="2023-10-26T15:54:00Z">
              <w:r w:rsidRPr="00683B98" w:rsidDel="00561D9D">
                <w:rPr>
                  <w:rFonts w:asciiTheme="minorHAnsi" w:hAnsiTheme="minorHAnsi"/>
                  <w:bCs/>
                  <w:color w:val="FF0000"/>
                  <w:sz w:val="20"/>
                  <w:szCs w:val="20"/>
                  <w:rPrChange w:id="9570"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571" w:author="Dr Mamadou SANOGO" w:date="2023-10-26T15:54:00Z"/>
                <w:rFonts w:asciiTheme="minorHAnsi" w:hAnsiTheme="minorHAnsi"/>
                <w:bCs/>
                <w:color w:val="FF0000"/>
                <w:sz w:val="20"/>
                <w:szCs w:val="20"/>
                <w:rPrChange w:id="9572" w:author="Dr Mamadou SANOGO" w:date="2023-10-26T15:46:00Z">
                  <w:rPr>
                    <w:del w:id="9573" w:author="Dr Mamadou SANOGO" w:date="2023-10-26T15:54:00Z"/>
                    <w:rFonts w:asciiTheme="minorHAnsi" w:hAnsiTheme="minorHAnsi"/>
                    <w:bCs/>
                    <w:color w:val="000000" w:themeColor="text1"/>
                    <w:sz w:val="20"/>
                    <w:szCs w:val="20"/>
                  </w:rPr>
                </w:rPrChange>
              </w:rPr>
            </w:pPr>
            <w:del w:id="9574" w:author="Dr Mamadou SANOGO" w:date="2023-10-26T15:54:00Z">
              <w:r w:rsidRPr="00683B98" w:rsidDel="00561D9D">
                <w:rPr>
                  <w:rFonts w:asciiTheme="minorHAnsi" w:hAnsiTheme="minorHAnsi"/>
                  <w:bCs/>
                  <w:color w:val="FF0000"/>
                  <w:sz w:val="20"/>
                  <w:szCs w:val="20"/>
                  <w:rPrChange w:id="9575"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576" w:author="Dr Mamadou SANOGO" w:date="2023-10-26T15:54:00Z"/>
                <w:rFonts w:asciiTheme="minorHAnsi" w:hAnsiTheme="minorHAnsi"/>
                <w:bCs/>
                <w:color w:val="FF0000"/>
                <w:sz w:val="20"/>
                <w:szCs w:val="20"/>
                <w:rPrChange w:id="9577" w:author="Dr Mamadou SANOGO" w:date="2023-10-26T15:46:00Z">
                  <w:rPr>
                    <w:del w:id="9578" w:author="Dr Mamadou SANOGO" w:date="2023-10-26T15:54:00Z"/>
                    <w:rFonts w:asciiTheme="minorHAnsi" w:hAnsiTheme="minorHAnsi"/>
                    <w:bCs/>
                    <w:color w:val="000000" w:themeColor="text1"/>
                    <w:sz w:val="20"/>
                    <w:szCs w:val="20"/>
                  </w:rPr>
                </w:rPrChange>
              </w:rPr>
            </w:pPr>
            <w:del w:id="9579" w:author="Dr Mamadou SANOGO" w:date="2023-10-26T15:54:00Z">
              <w:r w:rsidRPr="00683B98" w:rsidDel="00561D9D">
                <w:rPr>
                  <w:rFonts w:asciiTheme="minorHAnsi" w:hAnsiTheme="minorHAnsi"/>
                  <w:bCs/>
                  <w:color w:val="FF0000"/>
                  <w:sz w:val="20"/>
                  <w:szCs w:val="20"/>
                  <w:rPrChange w:id="9580"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581" w:author="Dr Mamadou SANOGO" w:date="2023-10-26T15:54:00Z"/>
                <w:rFonts w:asciiTheme="minorHAnsi" w:hAnsiTheme="minorHAnsi"/>
                <w:bCs/>
                <w:color w:val="FF0000"/>
                <w:sz w:val="20"/>
                <w:szCs w:val="20"/>
                <w:rPrChange w:id="9582" w:author="Dr Mamadou SANOGO" w:date="2023-10-26T15:46:00Z">
                  <w:rPr>
                    <w:del w:id="9583" w:author="Dr Mamadou SANOGO" w:date="2023-10-26T15:54:00Z"/>
                    <w:rFonts w:asciiTheme="minorHAnsi" w:hAnsiTheme="minorHAnsi"/>
                    <w:bCs/>
                    <w:color w:val="000000" w:themeColor="text1"/>
                    <w:sz w:val="20"/>
                    <w:szCs w:val="20"/>
                  </w:rPr>
                </w:rPrChange>
              </w:rPr>
            </w:pPr>
            <w:del w:id="9584" w:author="Dr Mamadou SANOGO" w:date="2023-10-26T15:54:00Z">
              <w:r w:rsidRPr="00683B98" w:rsidDel="00561D9D">
                <w:rPr>
                  <w:rFonts w:asciiTheme="minorHAnsi" w:hAnsiTheme="minorHAnsi"/>
                  <w:bCs/>
                  <w:color w:val="FF0000"/>
                  <w:sz w:val="20"/>
                  <w:szCs w:val="20"/>
                  <w:rPrChange w:id="9585"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586" w:author="Dr Mamadou SANOGO" w:date="2023-10-26T15:54:00Z"/>
                <w:color w:val="FF0000"/>
                <w:sz w:val="20"/>
                <w:szCs w:val="20"/>
                <w:rPrChange w:id="9587" w:author="Dr Mamadou SANOGO" w:date="2023-10-26T15:46:00Z">
                  <w:rPr>
                    <w:del w:id="9588" w:author="Dr Mamadou SANOGO" w:date="2023-10-26T15:54:00Z"/>
                    <w:sz w:val="20"/>
                    <w:szCs w:val="20"/>
                  </w:rPr>
                </w:rPrChange>
              </w:rPr>
            </w:pPr>
            <w:del w:id="9589" w:author="Dr Mamadou SANOGO" w:date="2023-10-26T15:54:00Z">
              <w:r w:rsidRPr="00683B98" w:rsidDel="00561D9D">
                <w:rPr>
                  <w:rFonts w:asciiTheme="minorHAnsi" w:hAnsiTheme="minorHAnsi"/>
                  <w:bCs/>
                  <w:i/>
                  <w:color w:val="FF0000"/>
                  <w:sz w:val="20"/>
                  <w:szCs w:val="20"/>
                  <w:rPrChange w:id="959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591" w:author="Dr Mamadou SANOGO" w:date="2023-10-26T15:54:00Z"/>
                <w:color w:val="FF0000"/>
                <w:sz w:val="20"/>
                <w:szCs w:val="20"/>
                <w:rPrChange w:id="9592" w:author="Dr Mamadou SANOGO" w:date="2023-10-26T15:46:00Z">
                  <w:rPr>
                    <w:del w:id="9593" w:author="Dr Mamadou SANOGO" w:date="2023-10-26T15:54:00Z"/>
                    <w:sz w:val="20"/>
                    <w:szCs w:val="20"/>
                  </w:rPr>
                </w:rPrChange>
              </w:rPr>
            </w:pPr>
            <w:del w:id="9594" w:author="Dr Mamadou SANOGO" w:date="2023-10-26T15:54:00Z">
              <w:r w:rsidRPr="00683B98" w:rsidDel="00561D9D">
                <w:rPr>
                  <w:rFonts w:asciiTheme="minorHAnsi" w:hAnsiTheme="minorHAnsi"/>
                  <w:bCs/>
                  <w:i/>
                  <w:color w:val="FF0000"/>
                  <w:sz w:val="20"/>
                  <w:szCs w:val="20"/>
                  <w:rPrChange w:id="959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596"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597" w:author="Dr Mamadou SANOGO" w:date="2023-10-26T15:54:00Z"/>
                <w:rFonts w:asciiTheme="minorHAnsi" w:hAnsiTheme="minorHAnsi"/>
                <w:b/>
                <w:color w:val="FF0000"/>
                <w:sz w:val="20"/>
                <w:szCs w:val="20"/>
                <w:rPrChange w:id="9598" w:author="Dr Mamadou SANOGO" w:date="2023-10-26T15:46:00Z">
                  <w:rPr>
                    <w:del w:id="959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600" w:author="Dr Mamadou SANOGO" w:date="2023-10-26T15:54:00Z"/>
                <w:rFonts w:asciiTheme="minorHAnsi" w:hAnsiTheme="minorHAnsi"/>
                <w:b/>
                <w:color w:val="FF0000"/>
                <w:sz w:val="20"/>
                <w:szCs w:val="20"/>
                <w:rPrChange w:id="9601" w:author="Dr Mamadou SANOGO" w:date="2023-10-26T15:46:00Z">
                  <w:rPr>
                    <w:del w:id="960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603" w:author="Dr Mamadou SANOGO" w:date="2023-10-26T15:54:00Z"/>
                <w:rFonts w:asciiTheme="minorHAnsi" w:hAnsiTheme="minorHAnsi"/>
                <w:bCs/>
                <w:color w:val="FF0000"/>
                <w:sz w:val="20"/>
                <w:szCs w:val="20"/>
                <w:rPrChange w:id="9604" w:author="Dr Mamadou SANOGO" w:date="2023-10-26T15:46:00Z">
                  <w:rPr>
                    <w:del w:id="960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606" w:author="Dr Mamadou SANOGO" w:date="2023-10-26T15:54:00Z"/>
                <w:rFonts w:asciiTheme="minorHAnsi" w:hAnsiTheme="minorHAnsi"/>
                <w:bCs/>
                <w:color w:val="FF0000"/>
                <w:sz w:val="20"/>
                <w:szCs w:val="20"/>
                <w:rPrChange w:id="9607" w:author="Dr Mamadou SANOGO" w:date="2023-10-26T15:46:00Z">
                  <w:rPr>
                    <w:del w:id="9608" w:author="Dr Mamadou SANOGO" w:date="2023-10-26T15:54:00Z"/>
                    <w:rFonts w:asciiTheme="minorHAnsi" w:hAnsiTheme="minorHAnsi"/>
                    <w:bCs/>
                    <w:color w:val="000000" w:themeColor="text1"/>
                    <w:sz w:val="20"/>
                    <w:szCs w:val="20"/>
                  </w:rPr>
                </w:rPrChange>
              </w:rPr>
            </w:pPr>
            <w:del w:id="9609" w:author="Dr Mamadou SANOGO" w:date="2023-10-26T15:54:00Z">
              <w:r w:rsidRPr="00683B98" w:rsidDel="00561D9D">
                <w:rPr>
                  <w:rFonts w:asciiTheme="minorHAnsi" w:hAnsiTheme="minorHAnsi"/>
                  <w:bCs/>
                  <w:color w:val="FF0000"/>
                  <w:sz w:val="20"/>
                  <w:szCs w:val="20"/>
                  <w:rPrChange w:id="9610"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611" w:author="Dr Mamadou SANOGO" w:date="2023-10-26T15:54:00Z"/>
                <w:rFonts w:asciiTheme="minorHAnsi" w:hAnsiTheme="minorHAnsi"/>
                <w:bCs/>
                <w:color w:val="FF0000"/>
                <w:sz w:val="20"/>
                <w:szCs w:val="20"/>
                <w:rPrChange w:id="9612" w:author="Dr Mamadou SANOGO" w:date="2023-10-26T15:46:00Z">
                  <w:rPr>
                    <w:del w:id="9613" w:author="Dr Mamadou SANOGO" w:date="2023-10-26T15:54:00Z"/>
                    <w:rFonts w:asciiTheme="minorHAnsi" w:hAnsiTheme="minorHAnsi"/>
                    <w:bCs/>
                    <w:color w:val="000000" w:themeColor="text1"/>
                    <w:sz w:val="20"/>
                    <w:szCs w:val="20"/>
                  </w:rPr>
                </w:rPrChange>
              </w:rPr>
            </w:pPr>
            <w:del w:id="9614" w:author="Dr Mamadou SANOGO" w:date="2023-10-26T15:54:00Z">
              <w:r w:rsidRPr="00683B98" w:rsidDel="00561D9D">
                <w:rPr>
                  <w:rFonts w:asciiTheme="minorHAnsi" w:hAnsiTheme="minorHAnsi"/>
                  <w:bCs/>
                  <w:color w:val="FF0000"/>
                  <w:sz w:val="20"/>
                  <w:szCs w:val="20"/>
                  <w:rPrChange w:id="961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616" w:author="Dr Mamadou SANOGO" w:date="2023-10-26T15:54:00Z"/>
                <w:rFonts w:asciiTheme="minorHAnsi" w:hAnsiTheme="minorHAnsi"/>
                <w:bCs/>
                <w:color w:val="FF0000"/>
                <w:sz w:val="20"/>
                <w:szCs w:val="20"/>
                <w:rPrChange w:id="9617" w:author="Dr Mamadou SANOGO" w:date="2023-10-26T15:46:00Z">
                  <w:rPr>
                    <w:del w:id="961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619" w:author="Dr Mamadou SANOGO" w:date="2023-10-26T15:54:00Z"/>
                <w:rFonts w:asciiTheme="minorHAnsi" w:hAnsiTheme="minorHAnsi"/>
                <w:bCs/>
                <w:i/>
                <w:color w:val="FF0000"/>
                <w:sz w:val="20"/>
                <w:szCs w:val="20"/>
                <w:rPrChange w:id="9620" w:author="Dr Mamadou SANOGO" w:date="2023-10-26T15:46:00Z">
                  <w:rPr>
                    <w:del w:id="962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622" w:author="Dr Mamadou SANOGO" w:date="2023-10-26T15:54:00Z"/>
                <w:rFonts w:asciiTheme="minorHAnsi" w:hAnsiTheme="minorHAnsi"/>
                <w:bCs/>
                <w:i/>
                <w:color w:val="FF0000"/>
                <w:sz w:val="20"/>
                <w:szCs w:val="20"/>
                <w:rPrChange w:id="9623" w:author="Dr Mamadou SANOGO" w:date="2023-10-26T15:46:00Z">
                  <w:rPr>
                    <w:del w:id="9624"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62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626" w:author="Dr Mamadou SANOGO" w:date="2023-10-26T15:54:00Z"/>
                <w:rFonts w:asciiTheme="minorHAnsi" w:hAnsiTheme="minorHAnsi"/>
                <w:b/>
                <w:color w:val="FF0000"/>
                <w:sz w:val="20"/>
                <w:szCs w:val="20"/>
                <w:lang w:val="en-US"/>
                <w:rPrChange w:id="9627" w:author="Dr Mamadou SANOGO" w:date="2023-10-26T15:46:00Z">
                  <w:rPr>
                    <w:del w:id="9628" w:author="Dr Mamadou SANOGO" w:date="2023-10-26T15:54:00Z"/>
                    <w:rFonts w:asciiTheme="minorHAnsi" w:hAnsiTheme="minorHAnsi"/>
                    <w:b/>
                    <w:color w:val="000000" w:themeColor="text1"/>
                    <w:sz w:val="20"/>
                    <w:szCs w:val="20"/>
                    <w:lang w:val="en-US"/>
                  </w:rPr>
                </w:rPrChange>
              </w:rPr>
            </w:pPr>
            <w:del w:id="9629" w:author="Dr Mamadou SANOGO" w:date="2023-10-26T15:54:00Z">
              <w:r w:rsidRPr="00683B98" w:rsidDel="00561D9D">
                <w:rPr>
                  <w:rFonts w:asciiTheme="minorHAnsi" w:hAnsiTheme="minorHAnsi"/>
                  <w:b/>
                  <w:bCs/>
                  <w:color w:val="FF0000"/>
                  <w:sz w:val="20"/>
                  <w:szCs w:val="20"/>
                  <w:lang w:val="en-US"/>
                  <w:rPrChange w:id="9630"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631" w:author="Dr Mamadou SANOGO" w:date="2023-10-26T15:54:00Z"/>
                <w:rFonts w:asciiTheme="minorHAnsi" w:hAnsiTheme="minorHAnsi"/>
                <w:b/>
                <w:color w:val="FF0000"/>
                <w:sz w:val="20"/>
                <w:szCs w:val="20"/>
                <w:rPrChange w:id="9632" w:author="Dr Mamadou SANOGO" w:date="2023-10-26T15:46:00Z">
                  <w:rPr>
                    <w:del w:id="9633" w:author="Dr Mamadou SANOGO" w:date="2023-10-26T15:54:00Z"/>
                    <w:rFonts w:asciiTheme="minorHAnsi" w:hAnsiTheme="minorHAnsi"/>
                    <w:b/>
                    <w:color w:val="000000" w:themeColor="text1"/>
                    <w:sz w:val="20"/>
                    <w:szCs w:val="20"/>
                  </w:rPr>
                </w:rPrChange>
              </w:rPr>
            </w:pPr>
            <w:del w:id="9634" w:author="Dr Mamadou SANOGO" w:date="2023-10-26T15:54:00Z">
              <w:r w:rsidRPr="00683B98" w:rsidDel="00561D9D">
                <w:rPr>
                  <w:rFonts w:asciiTheme="minorHAnsi" w:hAnsiTheme="minorHAnsi"/>
                  <w:b/>
                  <w:color w:val="FF0000"/>
                  <w:sz w:val="20"/>
                  <w:szCs w:val="20"/>
                  <w:rPrChange w:id="9635"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636" w:author="Dr Mamadou SANOGO" w:date="2023-10-26T15:54:00Z"/>
                <w:rFonts w:asciiTheme="minorHAnsi" w:hAnsiTheme="minorHAnsi"/>
                <w:b/>
                <w:color w:val="FF0000"/>
                <w:sz w:val="20"/>
                <w:szCs w:val="20"/>
                <w:rPrChange w:id="9637" w:author="Dr Mamadou SANOGO" w:date="2023-10-26T15:46:00Z">
                  <w:rPr>
                    <w:del w:id="9638" w:author="Dr Mamadou SANOGO" w:date="2023-10-26T15:54:00Z"/>
                    <w:rFonts w:asciiTheme="minorHAnsi" w:hAnsiTheme="minorHAnsi"/>
                    <w:b/>
                    <w:color w:val="000000" w:themeColor="text1"/>
                    <w:sz w:val="20"/>
                    <w:szCs w:val="20"/>
                  </w:rPr>
                </w:rPrChange>
              </w:rPr>
            </w:pPr>
            <w:del w:id="9639" w:author="Dr Mamadou SANOGO" w:date="2023-10-26T15:54:00Z">
              <w:r w:rsidRPr="00683B98" w:rsidDel="00561D9D">
                <w:rPr>
                  <w:rFonts w:asciiTheme="minorHAnsi" w:hAnsiTheme="minorHAnsi"/>
                  <w:b/>
                  <w:color w:val="FF0000"/>
                  <w:sz w:val="20"/>
                  <w:szCs w:val="20"/>
                  <w:rPrChange w:id="9640"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641" w:author="Dr Mamadou SANOGO" w:date="2023-10-26T15:54:00Z"/>
                <w:rFonts w:asciiTheme="minorHAnsi" w:hAnsiTheme="minorHAnsi"/>
                <w:bCs/>
                <w:color w:val="FF0000"/>
                <w:sz w:val="20"/>
                <w:szCs w:val="20"/>
                <w:rPrChange w:id="9642" w:author="Dr Mamadou SANOGO" w:date="2023-10-26T15:46:00Z">
                  <w:rPr>
                    <w:del w:id="9643" w:author="Dr Mamadou SANOGO" w:date="2023-10-26T15:54:00Z"/>
                    <w:rFonts w:asciiTheme="minorHAnsi" w:hAnsiTheme="minorHAnsi"/>
                    <w:bCs/>
                    <w:color w:val="000000" w:themeColor="text1"/>
                    <w:sz w:val="20"/>
                    <w:szCs w:val="20"/>
                  </w:rPr>
                </w:rPrChange>
              </w:rPr>
            </w:pPr>
            <w:del w:id="9644" w:author="Dr Mamadou SANOGO" w:date="2023-10-26T15:54:00Z">
              <w:r w:rsidRPr="00683B98" w:rsidDel="00561D9D">
                <w:rPr>
                  <w:rFonts w:asciiTheme="minorHAnsi" w:hAnsiTheme="minorHAnsi"/>
                  <w:bCs/>
                  <w:color w:val="FF0000"/>
                  <w:sz w:val="20"/>
                  <w:szCs w:val="20"/>
                  <w:rPrChange w:id="9645"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646" w:author="Dr Mamadou SANOGO" w:date="2023-10-26T15:54:00Z"/>
                <w:rFonts w:asciiTheme="minorHAnsi" w:hAnsiTheme="minorHAnsi"/>
                <w:bCs/>
                <w:color w:val="FF0000"/>
                <w:sz w:val="20"/>
                <w:szCs w:val="20"/>
                <w:rPrChange w:id="9647" w:author="Dr Mamadou SANOGO" w:date="2023-10-26T15:46:00Z">
                  <w:rPr>
                    <w:del w:id="9648" w:author="Dr Mamadou SANOGO" w:date="2023-10-26T15:54:00Z"/>
                    <w:rFonts w:asciiTheme="minorHAnsi" w:hAnsiTheme="minorHAnsi"/>
                    <w:bCs/>
                    <w:color w:val="000000" w:themeColor="text1"/>
                    <w:sz w:val="20"/>
                    <w:szCs w:val="20"/>
                  </w:rPr>
                </w:rPrChange>
              </w:rPr>
            </w:pPr>
            <w:del w:id="9649" w:author="Dr Mamadou SANOGO" w:date="2023-10-26T15:54:00Z">
              <w:r w:rsidRPr="00683B98" w:rsidDel="00561D9D">
                <w:rPr>
                  <w:rFonts w:asciiTheme="minorHAnsi" w:hAnsiTheme="minorHAnsi"/>
                  <w:bCs/>
                  <w:color w:val="FF0000"/>
                  <w:sz w:val="20"/>
                  <w:szCs w:val="20"/>
                  <w:rPrChange w:id="9650"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651" w:author="Dr Mamadou SANOGO" w:date="2023-10-26T15:54:00Z"/>
                <w:rFonts w:asciiTheme="minorHAnsi" w:hAnsiTheme="minorHAnsi"/>
                <w:bCs/>
                <w:color w:val="FF0000"/>
                <w:sz w:val="20"/>
                <w:szCs w:val="20"/>
                <w:rPrChange w:id="9652" w:author="Dr Mamadou SANOGO" w:date="2023-10-26T15:46:00Z">
                  <w:rPr>
                    <w:del w:id="9653" w:author="Dr Mamadou SANOGO" w:date="2023-10-26T15:54:00Z"/>
                    <w:rFonts w:asciiTheme="minorHAnsi" w:hAnsiTheme="minorHAnsi"/>
                    <w:bCs/>
                    <w:color w:val="000000" w:themeColor="text1"/>
                    <w:sz w:val="20"/>
                    <w:szCs w:val="20"/>
                  </w:rPr>
                </w:rPrChange>
              </w:rPr>
            </w:pPr>
            <w:del w:id="9654" w:author="Dr Mamadou SANOGO" w:date="2023-10-26T15:54:00Z">
              <w:r w:rsidRPr="00683B98" w:rsidDel="00561D9D">
                <w:rPr>
                  <w:rFonts w:asciiTheme="minorHAnsi" w:hAnsiTheme="minorHAnsi"/>
                  <w:bCs/>
                  <w:color w:val="FF0000"/>
                  <w:sz w:val="20"/>
                  <w:szCs w:val="20"/>
                  <w:rPrChange w:id="9655"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656" w:author="Dr Mamadou SANOGO" w:date="2023-10-26T15:54:00Z"/>
                <w:rFonts w:asciiTheme="minorHAnsi" w:hAnsiTheme="minorHAnsi"/>
                <w:bCs/>
                <w:color w:val="FF0000"/>
                <w:sz w:val="20"/>
                <w:szCs w:val="20"/>
                <w:rPrChange w:id="9657" w:author="Dr Mamadou SANOGO" w:date="2023-10-26T15:46:00Z">
                  <w:rPr>
                    <w:del w:id="9658" w:author="Dr Mamadou SANOGO" w:date="2023-10-26T15:54:00Z"/>
                    <w:rFonts w:asciiTheme="minorHAnsi" w:hAnsiTheme="minorHAnsi"/>
                    <w:bCs/>
                    <w:color w:val="000000" w:themeColor="text1"/>
                    <w:sz w:val="20"/>
                    <w:szCs w:val="20"/>
                  </w:rPr>
                </w:rPrChange>
              </w:rPr>
            </w:pPr>
            <w:del w:id="9659" w:author="Dr Mamadou SANOGO" w:date="2023-10-26T15:54:00Z">
              <w:r w:rsidRPr="00683B98" w:rsidDel="00561D9D">
                <w:rPr>
                  <w:rFonts w:asciiTheme="minorHAnsi" w:hAnsiTheme="minorHAnsi"/>
                  <w:bCs/>
                  <w:color w:val="FF0000"/>
                  <w:sz w:val="20"/>
                  <w:szCs w:val="20"/>
                  <w:rPrChange w:id="9660"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661" w:author="Dr Mamadou SANOGO" w:date="2023-10-26T15:54:00Z"/>
                <w:color w:val="FF0000"/>
                <w:sz w:val="20"/>
                <w:szCs w:val="20"/>
                <w:rPrChange w:id="9662" w:author="Dr Mamadou SANOGO" w:date="2023-10-26T15:46:00Z">
                  <w:rPr>
                    <w:del w:id="9663" w:author="Dr Mamadou SANOGO" w:date="2023-10-26T15:54:00Z"/>
                    <w:sz w:val="20"/>
                    <w:szCs w:val="20"/>
                  </w:rPr>
                </w:rPrChange>
              </w:rPr>
            </w:pPr>
            <w:del w:id="9664" w:author="Dr Mamadou SANOGO" w:date="2023-10-26T15:54:00Z">
              <w:r w:rsidRPr="00683B98" w:rsidDel="00561D9D">
                <w:rPr>
                  <w:rFonts w:asciiTheme="minorHAnsi" w:hAnsiTheme="minorHAnsi"/>
                  <w:bCs/>
                  <w:i/>
                  <w:color w:val="FF0000"/>
                  <w:sz w:val="20"/>
                  <w:szCs w:val="20"/>
                  <w:rPrChange w:id="966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666" w:author="Dr Mamadou SANOGO" w:date="2023-10-26T15:54:00Z"/>
                <w:color w:val="FF0000"/>
                <w:sz w:val="20"/>
                <w:szCs w:val="20"/>
                <w:rPrChange w:id="9667" w:author="Dr Mamadou SANOGO" w:date="2023-10-26T15:46:00Z">
                  <w:rPr>
                    <w:del w:id="9668" w:author="Dr Mamadou SANOGO" w:date="2023-10-26T15:54:00Z"/>
                    <w:sz w:val="20"/>
                    <w:szCs w:val="20"/>
                  </w:rPr>
                </w:rPrChange>
              </w:rPr>
            </w:pPr>
            <w:del w:id="9669" w:author="Dr Mamadou SANOGO" w:date="2023-10-26T15:54:00Z">
              <w:r w:rsidRPr="00683B98" w:rsidDel="00561D9D">
                <w:rPr>
                  <w:rFonts w:asciiTheme="minorHAnsi" w:hAnsiTheme="minorHAnsi"/>
                  <w:bCs/>
                  <w:i/>
                  <w:color w:val="FF0000"/>
                  <w:sz w:val="20"/>
                  <w:szCs w:val="20"/>
                  <w:rPrChange w:id="967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671"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672" w:author="Dr Mamadou SANOGO" w:date="2023-10-26T15:54:00Z"/>
                <w:rFonts w:asciiTheme="minorHAnsi" w:hAnsiTheme="minorHAnsi"/>
                <w:b/>
                <w:color w:val="FF0000"/>
                <w:sz w:val="20"/>
                <w:szCs w:val="20"/>
                <w:rPrChange w:id="9673" w:author="Dr Mamadou SANOGO" w:date="2023-10-26T15:46:00Z">
                  <w:rPr>
                    <w:del w:id="967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675" w:author="Dr Mamadou SANOGO" w:date="2023-10-26T15:54:00Z"/>
                <w:rFonts w:asciiTheme="minorHAnsi" w:hAnsiTheme="minorHAnsi"/>
                <w:b/>
                <w:color w:val="FF0000"/>
                <w:sz w:val="20"/>
                <w:szCs w:val="20"/>
                <w:rPrChange w:id="9676" w:author="Dr Mamadou SANOGO" w:date="2023-10-26T15:46:00Z">
                  <w:rPr>
                    <w:del w:id="967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678" w:author="Dr Mamadou SANOGO" w:date="2023-10-26T15:54:00Z"/>
                <w:rFonts w:asciiTheme="minorHAnsi" w:hAnsiTheme="minorHAnsi"/>
                <w:bCs/>
                <w:color w:val="FF0000"/>
                <w:sz w:val="20"/>
                <w:szCs w:val="20"/>
                <w:rPrChange w:id="9679" w:author="Dr Mamadou SANOGO" w:date="2023-10-26T15:46:00Z">
                  <w:rPr>
                    <w:del w:id="968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681" w:author="Dr Mamadou SANOGO" w:date="2023-10-26T15:54:00Z"/>
                <w:rFonts w:asciiTheme="minorHAnsi" w:hAnsiTheme="minorHAnsi"/>
                <w:bCs/>
                <w:color w:val="FF0000"/>
                <w:sz w:val="20"/>
                <w:szCs w:val="20"/>
                <w:rPrChange w:id="9682" w:author="Dr Mamadou SANOGO" w:date="2023-10-26T15:46:00Z">
                  <w:rPr>
                    <w:del w:id="9683" w:author="Dr Mamadou SANOGO" w:date="2023-10-26T15:54:00Z"/>
                    <w:rFonts w:asciiTheme="minorHAnsi" w:hAnsiTheme="minorHAnsi"/>
                    <w:bCs/>
                    <w:color w:val="000000" w:themeColor="text1"/>
                    <w:sz w:val="20"/>
                    <w:szCs w:val="20"/>
                  </w:rPr>
                </w:rPrChange>
              </w:rPr>
            </w:pPr>
            <w:del w:id="9684" w:author="Dr Mamadou SANOGO" w:date="2023-10-26T15:54:00Z">
              <w:r w:rsidRPr="00683B98" w:rsidDel="00561D9D">
                <w:rPr>
                  <w:rFonts w:asciiTheme="minorHAnsi" w:hAnsiTheme="minorHAnsi"/>
                  <w:bCs/>
                  <w:color w:val="FF0000"/>
                  <w:sz w:val="20"/>
                  <w:szCs w:val="20"/>
                  <w:rPrChange w:id="9685"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686" w:author="Dr Mamadou SANOGO" w:date="2023-10-26T15:54:00Z"/>
                <w:rFonts w:asciiTheme="minorHAnsi" w:hAnsiTheme="minorHAnsi"/>
                <w:bCs/>
                <w:color w:val="FF0000"/>
                <w:sz w:val="20"/>
                <w:szCs w:val="20"/>
                <w:rPrChange w:id="9687" w:author="Dr Mamadou SANOGO" w:date="2023-10-26T15:46:00Z">
                  <w:rPr>
                    <w:del w:id="9688" w:author="Dr Mamadou SANOGO" w:date="2023-10-26T15:54:00Z"/>
                    <w:rFonts w:asciiTheme="minorHAnsi" w:hAnsiTheme="minorHAnsi"/>
                    <w:bCs/>
                    <w:color w:val="000000" w:themeColor="text1"/>
                    <w:sz w:val="20"/>
                    <w:szCs w:val="20"/>
                  </w:rPr>
                </w:rPrChange>
              </w:rPr>
            </w:pPr>
            <w:del w:id="9689" w:author="Dr Mamadou SANOGO" w:date="2023-10-26T15:54:00Z">
              <w:r w:rsidRPr="00683B98" w:rsidDel="00561D9D">
                <w:rPr>
                  <w:rFonts w:asciiTheme="minorHAnsi" w:hAnsiTheme="minorHAnsi"/>
                  <w:bCs/>
                  <w:color w:val="FF0000"/>
                  <w:sz w:val="20"/>
                  <w:szCs w:val="20"/>
                  <w:rPrChange w:id="969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691" w:author="Dr Mamadou SANOGO" w:date="2023-10-26T15:54:00Z"/>
                <w:rFonts w:asciiTheme="minorHAnsi" w:hAnsiTheme="minorHAnsi"/>
                <w:bCs/>
                <w:color w:val="FF0000"/>
                <w:sz w:val="20"/>
                <w:szCs w:val="20"/>
                <w:rPrChange w:id="9692" w:author="Dr Mamadou SANOGO" w:date="2023-10-26T15:46:00Z">
                  <w:rPr>
                    <w:del w:id="969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694" w:author="Dr Mamadou SANOGO" w:date="2023-10-26T15:54:00Z"/>
                <w:rFonts w:asciiTheme="minorHAnsi" w:hAnsiTheme="minorHAnsi"/>
                <w:bCs/>
                <w:i/>
                <w:color w:val="FF0000"/>
                <w:sz w:val="20"/>
                <w:szCs w:val="20"/>
                <w:rPrChange w:id="9695" w:author="Dr Mamadou SANOGO" w:date="2023-10-26T15:46:00Z">
                  <w:rPr>
                    <w:del w:id="969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697" w:author="Dr Mamadou SANOGO" w:date="2023-10-26T15:54:00Z"/>
                <w:rFonts w:asciiTheme="minorHAnsi" w:hAnsiTheme="minorHAnsi"/>
                <w:bCs/>
                <w:i/>
                <w:color w:val="FF0000"/>
                <w:sz w:val="20"/>
                <w:szCs w:val="20"/>
                <w:rPrChange w:id="9698" w:author="Dr Mamadou SANOGO" w:date="2023-10-26T15:46:00Z">
                  <w:rPr>
                    <w:del w:id="9699"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700"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701" w:author="Dr Mamadou SANOGO" w:date="2023-10-26T15:54:00Z"/>
                <w:rFonts w:asciiTheme="minorHAnsi" w:hAnsiTheme="minorHAnsi"/>
                <w:b/>
                <w:color w:val="FF0000"/>
                <w:sz w:val="20"/>
                <w:szCs w:val="20"/>
                <w:rPrChange w:id="9702" w:author="Dr Mamadou SANOGO" w:date="2023-10-26T15:46:00Z">
                  <w:rPr>
                    <w:del w:id="970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704" w:author="Dr Mamadou SANOGO" w:date="2023-10-26T15:54:00Z"/>
                <w:rFonts w:asciiTheme="minorHAnsi" w:hAnsiTheme="minorHAnsi"/>
                <w:b/>
                <w:color w:val="FF0000"/>
                <w:sz w:val="20"/>
                <w:szCs w:val="20"/>
                <w:rPrChange w:id="9705" w:author="Dr Mamadou SANOGO" w:date="2023-10-26T15:46:00Z">
                  <w:rPr>
                    <w:del w:id="970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707" w:author="Dr Mamadou SANOGO" w:date="2023-10-26T15:54:00Z"/>
                <w:rFonts w:asciiTheme="minorHAnsi" w:hAnsiTheme="minorHAnsi"/>
                <w:bCs/>
                <w:color w:val="FF0000"/>
                <w:sz w:val="20"/>
                <w:szCs w:val="20"/>
                <w:rPrChange w:id="9708" w:author="Dr Mamadou SANOGO" w:date="2023-10-26T15:46:00Z">
                  <w:rPr>
                    <w:del w:id="9709"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710" w:author="Dr Mamadou SANOGO" w:date="2023-10-26T15:54:00Z"/>
                <w:rFonts w:asciiTheme="minorHAnsi" w:hAnsiTheme="minorHAnsi"/>
                <w:bCs/>
                <w:color w:val="FF0000"/>
                <w:sz w:val="20"/>
                <w:szCs w:val="20"/>
                <w:rPrChange w:id="9711" w:author="Dr Mamadou SANOGO" w:date="2023-10-26T15:46:00Z">
                  <w:rPr>
                    <w:del w:id="9712" w:author="Dr Mamadou SANOGO" w:date="2023-10-26T15:54:00Z"/>
                    <w:rFonts w:asciiTheme="minorHAnsi" w:hAnsiTheme="minorHAnsi"/>
                    <w:bCs/>
                    <w:color w:val="000000" w:themeColor="text1"/>
                    <w:sz w:val="20"/>
                    <w:szCs w:val="20"/>
                  </w:rPr>
                </w:rPrChange>
              </w:rPr>
            </w:pPr>
            <w:del w:id="9713" w:author="Dr Mamadou SANOGO" w:date="2023-10-26T15:54:00Z">
              <w:r w:rsidRPr="00683B98" w:rsidDel="00561D9D">
                <w:rPr>
                  <w:rFonts w:asciiTheme="minorHAnsi" w:hAnsiTheme="minorHAnsi"/>
                  <w:bCs/>
                  <w:color w:val="FF0000"/>
                  <w:sz w:val="20"/>
                  <w:szCs w:val="20"/>
                  <w:rPrChange w:id="971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715" w:author="Dr Mamadou SANOGO" w:date="2023-10-26T15:54:00Z"/>
                <w:rFonts w:asciiTheme="minorHAnsi" w:hAnsiTheme="minorHAnsi"/>
                <w:bCs/>
                <w:color w:val="FF0000"/>
                <w:sz w:val="20"/>
                <w:szCs w:val="20"/>
                <w:rPrChange w:id="9716" w:author="Dr Mamadou SANOGO" w:date="2023-10-26T15:46:00Z">
                  <w:rPr>
                    <w:del w:id="9717" w:author="Dr Mamadou SANOGO" w:date="2023-10-26T15:54:00Z"/>
                    <w:rFonts w:asciiTheme="minorHAnsi" w:hAnsiTheme="minorHAnsi"/>
                    <w:bCs/>
                    <w:color w:val="000000" w:themeColor="text1"/>
                    <w:sz w:val="20"/>
                    <w:szCs w:val="20"/>
                  </w:rPr>
                </w:rPrChange>
              </w:rPr>
            </w:pPr>
            <w:del w:id="9718" w:author="Dr Mamadou SANOGO" w:date="2023-10-26T15:54:00Z">
              <w:r w:rsidRPr="00683B98" w:rsidDel="00561D9D">
                <w:rPr>
                  <w:rFonts w:asciiTheme="minorHAnsi" w:hAnsiTheme="minorHAnsi"/>
                  <w:bCs/>
                  <w:color w:val="FF0000"/>
                  <w:sz w:val="20"/>
                  <w:szCs w:val="20"/>
                  <w:rPrChange w:id="971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720" w:author="Dr Mamadou SANOGO" w:date="2023-10-26T15:54:00Z"/>
                <w:rFonts w:asciiTheme="minorHAnsi" w:hAnsiTheme="minorHAnsi"/>
                <w:bCs/>
                <w:color w:val="FF0000"/>
                <w:sz w:val="20"/>
                <w:szCs w:val="20"/>
                <w:rPrChange w:id="9721" w:author="Dr Mamadou SANOGO" w:date="2023-10-26T15:46:00Z">
                  <w:rPr>
                    <w:del w:id="9722"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723" w:author="Dr Mamadou SANOGO" w:date="2023-10-26T15:54:00Z"/>
                <w:rFonts w:asciiTheme="minorHAnsi" w:hAnsiTheme="minorHAnsi"/>
                <w:bCs/>
                <w:i/>
                <w:color w:val="FF0000"/>
                <w:sz w:val="20"/>
                <w:szCs w:val="20"/>
                <w:rPrChange w:id="9724" w:author="Dr Mamadou SANOGO" w:date="2023-10-26T15:46:00Z">
                  <w:rPr>
                    <w:del w:id="9725"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726" w:author="Dr Mamadou SANOGO" w:date="2023-10-26T15:54:00Z"/>
                <w:rFonts w:asciiTheme="minorHAnsi" w:hAnsiTheme="minorHAnsi"/>
                <w:bCs/>
                <w:i/>
                <w:color w:val="FF0000"/>
                <w:sz w:val="20"/>
                <w:szCs w:val="20"/>
                <w:rPrChange w:id="9727" w:author="Dr Mamadou SANOGO" w:date="2023-10-26T15:46:00Z">
                  <w:rPr>
                    <w:del w:id="9728"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729"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730" w:author="Dr Mamadou SANOGO" w:date="2023-10-26T15:54:00Z"/>
                <w:rFonts w:asciiTheme="minorHAnsi" w:hAnsiTheme="minorHAnsi"/>
                <w:b/>
                <w:color w:val="FF0000"/>
                <w:sz w:val="20"/>
                <w:szCs w:val="20"/>
                <w:rPrChange w:id="9731" w:author="Dr Mamadou SANOGO" w:date="2023-10-26T15:46:00Z">
                  <w:rPr>
                    <w:del w:id="9732" w:author="Dr Mamadou SANOGO" w:date="2023-10-26T15:54:00Z"/>
                    <w:rFonts w:asciiTheme="minorHAnsi" w:hAnsiTheme="minorHAnsi"/>
                    <w:b/>
                    <w:color w:val="000000" w:themeColor="text1"/>
                    <w:sz w:val="20"/>
                    <w:szCs w:val="20"/>
                  </w:rPr>
                </w:rPrChange>
              </w:rPr>
            </w:pPr>
            <w:del w:id="9733" w:author="Dr Mamadou SANOGO" w:date="2023-10-26T15:54:00Z">
              <w:r w:rsidRPr="00683B98" w:rsidDel="00561D9D">
                <w:rPr>
                  <w:rFonts w:asciiTheme="minorHAnsi" w:hAnsiTheme="minorHAnsi"/>
                  <w:b/>
                  <w:bCs/>
                  <w:color w:val="FF0000"/>
                  <w:sz w:val="20"/>
                  <w:szCs w:val="20"/>
                  <w:rPrChange w:id="9734"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735" w:author="Dr Mamadou SANOGO" w:date="2023-10-26T15:54:00Z"/>
                <w:rFonts w:asciiTheme="minorHAnsi" w:hAnsiTheme="minorHAnsi"/>
                <w:b/>
                <w:color w:val="FF0000"/>
                <w:sz w:val="20"/>
                <w:szCs w:val="20"/>
                <w:rPrChange w:id="9736" w:author="Dr Mamadou SANOGO" w:date="2023-10-26T15:46:00Z">
                  <w:rPr>
                    <w:del w:id="9737" w:author="Dr Mamadou SANOGO" w:date="2023-10-26T15:54:00Z"/>
                    <w:rFonts w:asciiTheme="minorHAnsi" w:hAnsiTheme="minorHAnsi"/>
                    <w:b/>
                    <w:color w:val="000000" w:themeColor="text1"/>
                    <w:sz w:val="20"/>
                    <w:szCs w:val="20"/>
                  </w:rPr>
                </w:rPrChange>
              </w:rPr>
            </w:pPr>
            <w:del w:id="9738" w:author="Dr Mamadou SANOGO" w:date="2023-10-26T15:54:00Z">
              <w:r w:rsidRPr="00683B98" w:rsidDel="00561D9D">
                <w:rPr>
                  <w:rFonts w:asciiTheme="minorHAnsi" w:hAnsiTheme="minorHAnsi"/>
                  <w:b/>
                  <w:color w:val="FF0000"/>
                  <w:sz w:val="20"/>
                  <w:szCs w:val="20"/>
                  <w:rPrChange w:id="9739"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740" w:author="Dr Mamadou SANOGO" w:date="2023-10-26T15:54:00Z"/>
                <w:rFonts w:asciiTheme="minorHAnsi" w:hAnsiTheme="minorHAnsi"/>
                <w:b/>
                <w:color w:val="FF0000"/>
                <w:sz w:val="20"/>
                <w:szCs w:val="20"/>
                <w:rPrChange w:id="9741" w:author="Dr Mamadou SANOGO" w:date="2023-10-26T15:46:00Z">
                  <w:rPr>
                    <w:del w:id="9742"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743" w:author="Dr Mamadou SANOGO" w:date="2023-10-26T15:54:00Z"/>
                <w:rFonts w:asciiTheme="minorHAnsi" w:hAnsiTheme="minorHAnsi"/>
                <w:b/>
                <w:color w:val="FF0000"/>
                <w:sz w:val="20"/>
                <w:szCs w:val="20"/>
                <w:rPrChange w:id="9744" w:author="Dr Mamadou SANOGO" w:date="2023-10-26T15:46:00Z">
                  <w:rPr>
                    <w:del w:id="9745" w:author="Dr Mamadou SANOGO" w:date="2023-10-26T15:54:00Z"/>
                    <w:rFonts w:asciiTheme="minorHAnsi" w:hAnsiTheme="minorHAnsi"/>
                    <w:b/>
                    <w:color w:val="000000" w:themeColor="text1"/>
                    <w:sz w:val="20"/>
                    <w:szCs w:val="20"/>
                  </w:rPr>
                </w:rPrChange>
              </w:rPr>
            </w:pPr>
            <w:del w:id="9746" w:author="Dr Mamadou SANOGO" w:date="2023-10-26T15:54:00Z">
              <w:r w:rsidRPr="00683B98" w:rsidDel="00561D9D">
                <w:rPr>
                  <w:rFonts w:asciiTheme="minorHAnsi" w:hAnsiTheme="minorHAnsi"/>
                  <w:b/>
                  <w:color w:val="FF0000"/>
                  <w:sz w:val="20"/>
                  <w:szCs w:val="20"/>
                  <w:rPrChange w:id="9747"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748" w:author="Dr Mamadou SANOGO" w:date="2023-10-26T15:54:00Z"/>
                <w:rFonts w:asciiTheme="minorHAnsi" w:hAnsiTheme="minorHAnsi"/>
                <w:bCs/>
                <w:color w:val="FF0000"/>
                <w:sz w:val="20"/>
                <w:szCs w:val="20"/>
                <w:rPrChange w:id="9749" w:author="Dr Mamadou SANOGO" w:date="2023-10-26T15:46:00Z">
                  <w:rPr>
                    <w:del w:id="9750" w:author="Dr Mamadou SANOGO" w:date="2023-10-26T15:54:00Z"/>
                    <w:rFonts w:asciiTheme="minorHAnsi" w:hAnsiTheme="minorHAnsi"/>
                    <w:bCs/>
                    <w:color w:val="000000" w:themeColor="text1"/>
                    <w:sz w:val="20"/>
                    <w:szCs w:val="20"/>
                  </w:rPr>
                </w:rPrChange>
              </w:rPr>
            </w:pPr>
            <w:del w:id="9751" w:author="Dr Mamadou SANOGO" w:date="2023-10-26T15:54:00Z">
              <w:r w:rsidRPr="00683B98" w:rsidDel="00561D9D">
                <w:rPr>
                  <w:rFonts w:asciiTheme="minorHAnsi" w:hAnsiTheme="minorHAnsi"/>
                  <w:bCs/>
                  <w:color w:val="FF0000"/>
                  <w:sz w:val="20"/>
                  <w:szCs w:val="20"/>
                  <w:rPrChange w:id="9752"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753" w:author="Dr Mamadou SANOGO" w:date="2023-10-26T15:54:00Z"/>
                <w:rFonts w:asciiTheme="minorHAnsi" w:hAnsiTheme="minorHAnsi"/>
                <w:bCs/>
                <w:color w:val="FF0000"/>
                <w:sz w:val="20"/>
                <w:szCs w:val="20"/>
                <w:rPrChange w:id="9754" w:author="Dr Mamadou SANOGO" w:date="2023-10-26T15:46:00Z">
                  <w:rPr>
                    <w:del w:id="9755" w:author="Dr Mamadou SANOGO" w:date="2023-10-26T15:54:00Z"/>
                    <w:rFonts w:asciiTheme="minorHAnsi" w:hAnsiTheme="minorHAnsi"/>
                    <w:bCs/>
                    <w:color w:val="000000" w:themeColor="text1"/>
                    <w:sz w:val="20"/>
                    <w:szCs w:val="20"/>
                  </w:rPr>
                </w:rPrChange>
              </w:rPr>
            </w:pPr>
            <w:del w:id="9756" w:author="Dr Mamadou SANOGO" w:date="2023-10-26T15:54:00Z">
              <w:r w:rsidRPr="00683B98" w:rsidDel="00561D9D">
                <w:rPr>
                  <w:rFonts w:asciiTheme="minorHAnsi" w:hAnsiTheme="minorHAnsi"/>
                  <w:bCs/>
                  <w:color w:val="FF0000"/>
                  <w:sz w:val="20"/>
                  <w:szCs w:val="20"/>
                  <w:rPrChange w:id="9757"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758" w:author="Dr Mamadou SANOGO" w:date="2023-10-26T15:54:00Z"/>
                <w:rFonts w:asciiTheme="minorHAnsi" w:hAnsiTheme="minorHAnsi"/>
                <w:bCs/>
                <w:color w:val="FF0000"/>
                <w:sz w:val="20"/>
                <w:szCs w:val="20"/>
                <w:rPrChange w:id="9759" w:author="Dr Mamadou SANOGO" w:date="2023-10-26T15:46:00Z">
                  <w:rPr>
                    <w:del w:id="9760" w:author="Dr Mamadou SANOGO" w:date="2023-10-26T15:54:00Z"/>
                    <w:rFonts w:asciiTheme="minorHAnsi" w:hAnsiTheme="minorHAnsi"/>
                    <w:bCs/>
                    <w:color w:val="000000" w:themeColor="text1"/>
                    <w:sz w:val="20"/>
                    <w:szCs w:val="20"/>
                  </w:rPr>
                </w:rPrChange>
              </w:rPr>
            </w:pPr>
            <w:del w:id="9761" w:author="Dr Mamadou SANOGO" w:date="2023-10-26T15:54:00Z">
              <w:r w:rsidRPr="00683B98" w:rsidDel="00561D9D">
                <w:rPr>
                  <w:rFonts w:asciiTheme="minorHAnsi" w:hAnsiTheme="minorHAnsi"/>
                  <w:bCs/>
                  <w:color w:val="FF0000"/>
                  <w:sz w:val="20"/>
                  <w:szCs w:val="20"/>
                  <w:rPrChange w:id="9762"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763" w:author="Dr Mamadou SANOGO" w:date="2023-10-26T15:54:00Z"/>
                <w:rFonts w:asciiTheme="minorHAnsi" w:hAnsiTheme="minorHAnsi"/>
                <w:bCs/>
                <w:color w:val="FF0000"/>
                <w:sz w:val="20"/>
                <w:szCs w:val="20"/>
                <w:rPrChange w:id="9764" w:author="Dr Mamadou SANOGO" w:date="2023-10-26T15:46:00Z">
                  <w:rPr>
                    <w:del w:id="9765" w:author="Dr Mamadou SANOGO" w:date="2023-10-26T15:54:00Z"/>
                    <w:rFonts w:asciiTheme="minorHAnsi" w:hAnsiTheme="minorHAnsi"/>
                    <w:bCs/>
                    <w:color w:val="000000" w:themeColor="text1"/>
                    <w:sz w:val="20"/>
                    <w:szCs w:val="20"/>
                  </w:rPr>
                </w:rPrChange>
              </w:rPr>
            </w:pPr>
            <w:del w:id="9766" w:author="Dr Mamadou SANOGO" w:date="2023-10-26T15:54:00Z">
              <w:r w:rsidRPr="00683B98" w:rsidDel="00561D9D">
                <w:rPr>
                  <w:rFonts w:asciiTheme="minorHAnsi" w:hAnsiTheme="minorHAnsi"/>
                  <w:bCs/>
                  <w:color w:val="FF0000"/>
                  <w:sz w:val="20"/>
                  <w:szCs w:val="20"/>
                  <w:rPrChange w:id="9767"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768" w:author="Dr Mamadou SANOGO" w:date="2023-10-26T15:54:00Z"/>
                <w:rFonts w:asciiTheme="minorHAnsi" w:hAnsiTheme="minorHAnsi"/>
                <w:bCs/>
                <w:color w:val="FF0000"/>
                <w:sz w:val="20"/>
                <w:szCs w:val="20"/>
                <w:rPrChange w:id="9769" w:author="Dr Mamadou SANOGO" w:date="2023-10-26T15:46:00Z">
                  <w:rPr>
                    <w:del w:id="9770" w:author="Dr Mamadou SANOGO" w:date="2023-10-26T15:54:00Z"/>
                    <w:rFonts w:asciiTheme="minorHAnsi" w:hAnsiTheme="minorHAnsi"/>
                    <w:bCs/>
                    <w:color w:val="000000" w:themeColor="text1"/>
                    <w:sz w:val="20"/>
                    <w:szCs w:val="20"/>
                  </w:rPr>
                </w:rPrChange>
              </w:rPr>
            </w:pPr>
            <w:del w:id="9771" w:author="Dr Mamadou SANOGO" w:date="2023-10-26T15:54:00Z">
              <w:r w:rsidRPr="00683B98" w:rsidDel="00561D9D">
                <w:rPr>
                  <w:rFonts w:asciiTheme="minorHAnsi" w:hAnsiTheme="minorHAnsi"/>
                  <w:bCs/>
                  <w:color w:val="FF0000"/>
                  <w:sz w:val="20"/>
                  <w:szCs w:val="20"/>
                  <w:rPrChange w:id="9772"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773" w:author="Dr Mamadou SANOGO" w:date="2023-10-26T15:54:00Z"/>
                <w:color w:val="FF0000"/>
                <w:sz w:val="20"/>
                <w:szCs w:val="20"/>
                <w:rPrChange w:id="9774" w:author="Dr Mamadou SANOGO" w:date="2023-10-26T15:46:00Z">
                  <w:rPr>
                    <w:del w:id="9775" w:author="Dr Mamadou SANOGO" w:date="2023-10-26T15:54:00Z"/>
                    <w:sz w:val="20"/>
                    <w:szCs w:val="20"/>
                  </w:rPr>
                </w:rPrChange>
              </w:rPr>
            </w:pPr>
            <w:del w:id="9776" w:author="Dr Mamadou SANOGO" w:date="2023-10-26T15:54:00Z">
              <w:r w:rsidRPr="00683B98" w:rsidDel="00561D9D">
                <w:rPr>
                  <w:rFonts w:asciiTheme="minorHAnsi" w:hAnsiTheme="minorHAnsi"/>
                  <w:bCs/>
                  <w:i/>
                  <w:color w:val="FF0000"/>
                  <w:sz w:val="20"/>
                  <w:szCs w:val="20"/>
                  <w:rPrChange w:id="9777"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778" w:author="Dr Mamadou SANOGO" w:date="2023-10-26T15:54:00Z"/>
                <w:color w:val="FF0000"/>
                <w:sz w:val="20"/>
                <w:szCs w:val="20"/>
                <w:rPrChange w:id="9779" w:author="Dr Mamadou SANOGO" w:date="2023-10-26T15:46:00Z">
                  <w:rPr>
                    <w:del w:id="9780" w:author="Dr Mamadou SANOGO" w:date="2023-10-26T15:54:00Z"/>
                    <w:sz w:val="20"/>
                    <w:szCs w:val="20"/>
                  </w:rPr>
                </w:rPrChange>
              </w:rPr>
            </w:pPr>
            <w:del w:id="9781" w:author="Dr Mamadou SANOGO" w:date="2023-10-26T15:54:00Z">
              <w:r w:rsidRPr="00683B98" w:rsidDel="00561D9D">
                <w:rPr>
                  <w:rFonts w:asciiTheme="minorHAnsi" w:hAnsiTheme="minorHAnsi"/>
                  <w:bCs/>
                  <w:i/>
                  <w:color w:val="FF0000"/>
                  <w:sz w:val="20"/>
                  <w:szCs w:val="20"/>
                  <w:rPrChange w:id="978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783"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784" w:author="Dr Mamadou SANOGO" w:date="2023-10-26T15:54:00Z"/>
                <w:rFonts w:asciiTheme="minorHAnsi" w:hAnsiTheme="minorHAnsi"/>
                <w:b/>
                <w:color w:val="FF0000"/>
                <w:sz w:val="20"/>
                <w:szCs w:val="20"/>
                <w:rPrChange w:id="9785" w:author="Dr Mamadou SANOGO" w:date="2023-10-26T15:46:00Z">
                  <w:rPr>
                    <w:del w:id="978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787" w:author="Dr Mamadou SANOGO" w:date="2023-10-26T15:54:00Z"/>
                <w:rFonts w:asciiTheme="minorHAnsi" w:hAnsiTheme="minorHAnsi"/>
                <w:b/>
                <w:color w:val="FF0000"/>
                <w:sz w:val="20"/>
                <w:szCs w:val="20"/>
                <w:rPrChange w:id="9788" w:author="Dr Mamadou SANOGO" w:date="2023-10-26T15:46:00Z">
                  <w:rPr>
                    <w:del w:id="978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790" w:author="Dr Mamadou SANOGO" w:date="2023-10-26T15:54:00Z"/>
                <w:rFonts w:asciiTheme="minorHAnsi" w:hAnsiTheme="minorHAnsi"/>
                <w:bCs/>
                <w:color w:val="FF0000"/>
                <w:sz w:val="20"/>
                <w:szCs w:val="20"/>
                <w:rPrChange w:id="9791" w:author="Dr Mamadou SANOGO" w:date="2023-10-26T15:46:00Z">
                  <w:rPr>
                    <w:del w:id="979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793" w:author="Dr Mamadou SANOGO" w:date="2023-10-26T15:54:00Z"/>
                <w:rFonts w:asciiTheme="minorHAnsi" w:hAnsiTheme="minorHAnsi"/>
                <w:bCs/>
                <w:color w:val="FF0000"/>
                <w:sz w:val="20"/>
                <w:szCs w:val="20"/>
                <w:rPrChange w:id="9794" w:author="Dr Mamadou SANOGO" w:date="2023-10-26T15:46:00Z">
                  <w:rPr>
                    <w:del w:id="9795" w:author="Dr Mamadou SANOGO" w:date="2023-10-26T15:54:00Z"/>
                    <w:rFonts w:asciiTheme="minorHAnsi" w:hAnsiTheme="minorHAnsi"/>
                    <w:bCs/>
                    <w:color w:val="000000" w:themeColor="text1"/>
                    <w:sz w:val="20"/>
                    <w:szCs w:val="20"/>
                  </w:rPr>
                </w:rPrChange>
              </w:rPr>
            </w:pPr>
            <w:del w:id="9796" w:author="Dr Mamadou SANOGO" w:date="2023-10-26T15:54:00Z">
              <w:r w:rsidRPr="00683B98" w:rsidDel="00561D9D">
                <w:rPr>
                  <w:rFonts w:asciiTheme="minorHAnsi" w:hAnsiTheme="minorHAnsi"/>
                  <w:bCs/>
                  <w:color w:val="FF0000"/>
                  <w:sz w:val="20"/>
                  <w:szCs w:val="20"/>
                  <w:rPrChange w:id="9797"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798" w:author="Dr Mamadou SANOGO" w:date="2023-10-26T15:54:00Z"/>
                <w:rFonts w:asciiTheme="minorHAnsi" w:hAnsiTheme="minorHAnsi"/>
                <w:bCs/>
                <w:color w:val="FF0000"/>
                <w:sz w:val="20"/>
                <w:szCs w:val="20"/>
                <w:rPrChange w:id="9799" w:author="Dr Mamadou SANOGO" w:date="2023-10-26T15:46:00Z">
                  <w:rPr>
                    <w:del w:id="9800" w:author="Dr Mamadou SANOGO" w:date="2023-10-26T15:54:00Z"/>
                    <w:rFonts w:asciiTheme="minorHAnsi" w:hAnsiTheme="minorHAnsi"/>
                    <w:bCs/>
                    <w:color w:val="000000" w:themeColor="text1"/>
                    <w:sz w:val="20"/>
                    <w:szCs w:val="20"/>
                  </w:rPr>
                </w:rPrChange>
              </w:rPr>
            </w:pPr>
            <w:del w:id="9801" w:author="Dr Mamadou SANOGO" w:date="2023-10-26T15:54:00Z">
              <w:r w:rsidRPr="00683B98" w:rsidDel="00561D9D">
                <w:rPr>
                  <w:rFonts w:asciiTheme="minorHAnsi" w:hAnsiTheme="minorHAnsi"/>
                  <w:bCs/>
                  <w:color w:val="FF0000"/>
                  <w:sz w:val="20"/>
                  <w:szCs w:val="20"/>
                  <w:rPrChange w:id="9802"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803" w:author="Dr Mamadou SANOGO" w:date="2023-10-26T15:54:00Z"/>
                <w:rFonts w:asciiTheme="minorHAnsi" w:hAnsiTheme="minorHAnsi"/>
                <w:bCs/>
                <w:color w:val="FF0000"/>
                <w:sz w:val="20"/>
                <w:szCs w:val="20"/>
                <w:rPrChange w:id="9804" w:author="Dr Mamadou SANOGO" w:date="2023-10-26T15:46:00Z">
                  <w:rPr>
                    <w:del w:id="980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806" w:author="Dr Mamadou SANOGO" w:date="2023-10-26T15:54:00Z"/>
                <w:rFonts w:asciiTheme="minorHAnsi" w:hAnsiTheme="minorHAnsi"/>
                <w:bCs/>
                <w:i/>
                <w:color w:val="FF0000"/>
                <w:sz w:val="20"/>
                <w:szCs w:val="20"/>
                <w:rPrChange w:id="9807" w:author="Dr Mamadou SANOGO" w:date="2023-10-26T15:46:00Z">
                  <w:rPr>
                    <w:del w:id="980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809" w:author="Dr Mamadou SANOGO" w:date="2023-10-26T15:54:00Z"/>
                <w:rFonts w:asciiTheme="minorHAnsi" w:hAnsiTheme="minorHAnsi"/>
                <w:bCs/>
                <w:i/>
                <w:color w:val="FF0000"/>
                <w:sz w:val="20"/>
                <w:szCs w:val="20"/>
                <w:rPrChange w:id="9810" w:author="Dr Mamadou SANOGO" w:date="2023-10-26T15:46:00Z">
                  <w:rPr>
                    <w:del w:id="9811"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812"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813" w:author="Dr Mamadou SANOGO" w:date="2023-10-26T15:54:00Z"/>
                <w:rFonts w:asciiTheme="minorHAnsi" w:hAnsiTheme="minorHAnsi"/>
                <w:b/>
                <w:color w:val="FF0000"/>
                <w:sz w:val="20"/>
                <w:szCs w:val="20"/>
                <w:rPrChange w:id="9814" w:author="Dr Mamadou SANOGO" w:date="2023-10-26T15:46:00Z">
                  <w:rPr>
                    <w:del w:id="981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816" w:author="Dr Mamadou SANOGO" w:date="2023-10-26T15:54:00Z"/>
                <w:rFonts w:asciiTheme="minorHAnsi" w:hAnsiTheme="minorHAnsi"/>
                <w:b/>
                <w:color w:val="FF0000"/>
                <w:sz w:val="20"/>
                <w:szCs w:val="20"/>
                <w:rPrChange w:id="9817" w:author="Dr Mamadou SANOGO" w:date="2023-10-26T15:46:00Z">
                  <w:rPr>
                    <w:del w:id="981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819" w:author="Dr Mamadou SANOGO" w:date="2023-10-26T15:54:00Z"/>
                <w:rFonts w:asciiTheme="minorHAnsi" w:hAnsiTheme="minorHAnsi"/>
                <w:bCs/>
                <w:color w:val="FF0000"/>
                <w:sz w:val="20"/>
                <w:szCs w:val="20"/>
                <w:rPrChange w:id="9820" w:author="Dr Mamadou SANOGO" w:date="2023-10-26T15:46:00Z">
                  <w:rPr>
                    <w:del w:id="982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822" w:author="Dr Mamadou SANOGO" w:date="2023-10-26T15:54:00Z"/>
                <w:rFonts w:asciiTheme="minorHAnsi" w:hAnsiTheme="minorHAnsi"/>
                <w:bCs/>
                <w:color w:val="FF0000"/>
                <w:sz w:val="20"/>
                <w:szCs w:val="20"/>
                <w:rPrChange w:id="9823" w:author="Dr Mamadou SANOGO" w:date="2023-10-26T15:46:00Z">
                  <w:rPr>
                    <w:del w:id="9824" w:author="Dr Mamadou SANOGO" w:date="2023-10-26T15:54:00Z"/>
                    <w:rFonts w:asciiTheme="minorHAnsi" w:hAnsiTheme="minorHAnsi"/>
                    <w:bCs/>
                    <w:color w:val="000000" w:themeColor="text1"/>
                    <w:sz w:val="20"/>
                    <w:szCs w:val="20"/>
                  </w:rPr>
                </w:rPrChange>
              </w:rPr>
            </w:pPr>
            <w:del w:id="9825" w:author="Dr Mamadou SANOGO" w:date="2023-10-26T15:54:00Z">
              <w:r w:rsidRPr="00683B98" w:rsidDel="00561D9D">
                <w:rPr>
                  <w:rFonts w:asciiTheme="minorHAnsi" w:hAnsiTheme="minorHAnsi"/>
                  <w:bCs/>
                  <w:color w:val="FF0000"/>
                  <w:sz w:val="20"/>
                  <w:szCs w:val="20"/>
                  <w:rPrChange w:id="9826"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827" w:author="Dr Mamadou SANOGO" w:date="2023-10-26T15:54:00Z"/>
                <w:rFonts w:asciiTheme="minorHAnsi" w:hAnsiTheme="minorHAnsi"/>
                <w:bCs/>
                <w:color w:val="FF0000"/>
                <w:sz w:val="20"/>
                <w:szCs w:val="20"/>
                <w:rPrChange w:id="9828" w:author="Dr Mamadou SANOGO" w:date="2023-10-26T15:46:00Z">
                  <w:rPr>
                    <w:del w:id="9829" w:author="Dr Mamadou SANOGO" w:date="2023-10-26T15:54:00Z"/>
                    <w:rFonts w:asciiTheme="minorHAnsi" w:hAnsiTheme="minorHAnsi"/>
                    <w:bCs/>
                    <w:color w:val="000000" w:themeColor="text1"/>
                    <w:sz w:val="20"/>
                    <w:szCs w:val="20"/>
                  </w:rPr>
                </w:rPrChange>
              </w:rPr>
            </w:pPr>
            <w:del w:id="9830" w:author="Dr Mamadou SANOGO" w:date="2023-10-26T15:54:00Z">
              <w:r w:rsidRPr="00683B98" w:rsidDel="00561D9D">
                <w:rPr>
                  <w:rFonts w:asciiTheme="minorHAnsi" w:hAnsiTheme="minorHAnsi"/>
                  <w:bCs/>
                  <w:color w:val="FF0000"/>
                  <w:sz w:val="20"/>
                  <w:szCs w:val="20"/>
                  <w:rPrChange w:id="983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832" w:author="Dr Mamadou SANOGO" w:date="2023-10-26T15:54:00Z"/>
                <w:rFonts w:asciiTheme="minorHAnsi" w:hAnsiTheme="minorHAnsi"/>
                <w:bCs/>
                <w:color w:val="FF0000"/>
                <w:sz w:val="20"/>
                <w:szCs w:val="20"/>
                <w:rPrChange w:id="9833" w:author="Dr Mamadou SANOGO" w:date="2023-10-26T15:46:00Z">
                  <w:rPr>
                    <w:del w:id="983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835" w:author="Dr Mamadou SANOGO" w:date="2023-10-26T15:54:00Z"/>
                <w:rFonts w:asciiTheme="minorHAnsi" w:hAnsiTheme="minorHAnsi"/>
                <w:bCs/>
                <w:i/>
                <w:color w:val="FF0000"/>
                <w:sz w:val="20"/>
                <w:szCs w:val="20"/>
                <w:rPrChange w:id="9836" w:author="Dr Mamadou SANOGO" w:date="2023-10-26T15:46:00Z">
                  <w:rPr>
                    <w:del w:id="983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838" w:author="Dr Mamadou SANOGO" w:date="2023-10-26T15:54:00Z"/>
                <w:rFonts w:asciiTheme="minorHAnsi" w:hAnsiTheme="minorHAnsi"/>
                <w:bCs/>
                <w:i/>
                <w:color w:val="FF0000"/>
                <w:sz w:val="20"/>
                <w:szCs w:val="20"/>
                <w:rPrChange w:id="9839" w:author="Dr Mamadou SANOGO" w:date="2023-10-26T15:46:00Z">
                  <w:rPr>
                    <w:del w:id="9840"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841"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842" w:author="Dr Mamadou SANOGO" w:date="2023-10-26T15:54:00Z"/>
                <w:rFonts w:asciiTheme="minorHAnsi" w:hAnsiTheme="minorHAnsi"/>
                <w:b/>
                <w:color w:val="FF0000"/>
                <w:sz w:val="20"/>
                <w:szCs w:val="20"/>
                <w:rPrChange w:id="9843" w:author="Dr Mamadou SANOGO" w:date="2023-10-26T15:46:00Z">
                  <w:rPr>
                    <w:del w:id="984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845" w:author="Dr Mamadou SANOGO" w:date="2023-10-26T15:54:00Z"/>
                <w:rFonts w:asciiTheme="minorHAnsi" w:hAnsiTheme="minorHAnsi"/>
                <w:b/>
                <w:color w:val="FF0000"/>
                <w:sz w:val="20"/>
                <w:szCs w:val="20"/>
                <w:rPrChange w:id="9846" w:author="Dr Mamadou SANOGO" w:date="2023-10-26T15:46:00Z">
                  <w:rPr>
                    <w:del w:id="984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848" w:author="Dr Mamadou SANOGO" w:date="2023-10-26T15:54:00Z"/>
                <w:rFonts w:asciiTheme="minorHAnsi" w:hAnsiTheme="minorHAnsi"/>
                <w:bCs/>
                <w:color w:val="FF0000"/>
                <w:sz w:val="20"/>
                <w:szCs w:val="20"/>
                <w:rPrChange w:id="9849" w:author="Dr Mamadou SANOGO" w:date="2023-10-26T15:46:00Z">
                  <w:rPr>
                    <w:del w:id="985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851" w:author="Dr Mamadou SANOGO" w:date="2023-10-26T15:54:00Z"/>
                <w:rFonts w:asciiTheme="minorHAnsi" w:hAnsiTheme="minorHAnsi"/>
                <w:bCs/>
                <w:color w:val="FF0000"/>
                <w:sz w:val="20"/>
                <w:szCs w:val="20"/>
                <w:rPrChange w:id="9852" w:author="Dr Mamadou SANOGO" w:date="2023-10-26T15:46:00Z">
                  <w:rPr>
                    <w:del w:id="9853" w:author="Dr Mamadou SANOGO" w:date="2023-10-26T15:54:00Z"/>
                    <w:rFonts w:asciiTheme="minorHAnsi" w:hAnsiTheme="minorHAnsi"/>
                    <w:bCs/>
                    <w:color w:val="000000" w:themeColor="text1"/>
                    <w:sz w:val="20"/>
                    <w:szCs w:val="20"/>
                  </w:rPr>
                </w:rPrChange>
              </w:rPr>
            </w:pPr>
            <w:del w:id="9854" w:author="Dr Mamadou SANOGO" w:date="2023-10-26T15:54:00Z">
              <w:r w:rsidRPr="00683B98" w:rsidDel="00561D9D">
                <w:rPr>
                  <w:rFonts w:asciiTheme="minorHAnsi" w:hAnsiTheme="minorHAnsi"/>
                  <w:bCs/>
                  <w:color w:val="FF0000"/>
                  <w:sz w:val="20"/>
                  <w:szCs w:val="20"/>
                  <w:rPrChange w:id="985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856" w:author="Dr Mamadou SANOGO" w:date="2023-10-26T15:54:00Z"/>
                <w:rFonts w:asciiTheme="minorHAnsi" w:hAnsiTheme="minorHAnsi"/>
                <w:bCs/>
                <w:color w:val="FF0000"/>
                <w:sz w:val="20"/>
                <w:szCs w:val="20"/>
                <w:rPrChange w:id="9857" w:author="Dr Mamadou SANOGO" w:date="2023-10-26T15:46:00Z">
                  <w:rPr>
                    <w:del w:id="9858" w:author="Dr Mamadou SANOGO" w:date="2023-10-26T15:54:00Z"/>
                    <w:rFonts w:asciiTheme="minorHAnsi" w:hAnsiTheme="minorHAnsi"/>
                    <w:bCs/>
                    <w:color w:val="000000" w:themeColor="text1"/>
                    <w:sz w:val="20"/>
                    <w:szCs w:val="20"/>
                  </w:rPr>
                </w:rPrChange>
              </w:rPr>
            </w:pPr>
            <w:del w:id="9859" w:author="Dr Mamadou SANOGO" w:date="2023-10-26T15:54:00Z">
              <w:r w:rsidRPr="00683B98" w:rsidDel="00561D9D">
                <w:rPr>
                  <w:rFonts w:asciiTheme="minorHAnsi" w:hAnsiTheme="minorHAnsi"/>
                  <w:bCs/>
                  <w:color w:val="FF0000"/>
                  <w:sz w:val="20"/>
                  <w:szCs w:val="20"/>
                  <w:rPrChange w:id="986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861" w:author="Dr Mamadou SANOGO" w:date="2023-10-26T15:54:00Z"/>
                <w:rFonts w:asciiTheme="minorHAnsi" w:hAnsiTheme="minorHAnsi"/>
                <w:bCs/>
                <w:color w:val="FF0000"/>
                <w:sz w:val="20"/>
                <w:szCs w:val="20"/>
                <w:rPrChange w:id="9862" w:author="Dr Mamadou SANOGO" w:date="2023-10-26T15:46:00Z">
                  <w:rPr>
                    <w:del w:id="986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864" w:author="Dr Mamadou SANOGO" w:date="2023-10-26T15:54:00Z"/>
                <w:rFonts w:asciiTheme="minorHAnsi" w:hAnsiTheme="minorHAnsi"/>
                <w:bCs/>
                <w:i/>
                <w:color w:val="FF0000"/>
                <w:sz w:val="20"/>
                <w:szCs w:val="20"/>
                <w:rPrChange w:id="9865" w:author="Dr Mamadou SANOGO" w:date="2023-10-26T15:46:00Z">
                  <w:rPr>
                    <w:del w:id="986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867" w:author="Dr Mamadou SANOGO" w:date="2023-10-26T15:54:00Z"/>
                <w:rFonts w:asciiTheme="minorHAnsi" w:hAnsiTheme="minorHAnsi"/>
                <w:bCs/>
                <w:i/>
                <w:color w:val="FF0000"/>
                <w:sz w:val="20"/>
                <w:szCs w:val="20"/>
                <w:rPrChange w:id="9868" w:author="Dr Mamadou SANOGO" w:date="2023-10-26T15:46:00Z">
                  <w:rPr>
                    <w:del w:id="9869"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87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871" w:author="Dr Mamadou SANOGO" w:date="2023-10-26T15:54:00Z"/>
                <w:rFonts w:asciiTheme="minorHAnsi" w:hAnsiTheme="minorHAnsi"/>
                <w:b/>
                <w:color w:val="FF0000"/>
                <w:sz w:val="20"/>
                <w:szCs w:val="20"/>
                <w:lang w:val="fr-ML"/>
                <w:rPrChange w:id="9872" w:author="Dr Mamadou SANOGO" w:date="2023-10-26T15:46:00Z">
                  <w:rPr>
                    <w:del w:id="9873" w:author="Dr Mamadou SANOGO" w:date="2023-10-26T15:54:00Z"/>
                    <w:rFonts w:asciiTheme="minorHAnsi" w:hAnsiTheme="minorHAnsi"/>
                    <w:b/>
                    <w:color w:val="000000" w:themeColor="text1"/>
                    <w:sz w:val="20"/>
                    <w:szCs w:val="20"/>
                    <w:lang w:val="fr-ML"/>
                  </w:rPr>
                </w:rPrChange>
              </w:rPr>
            </w:pPr>
            <w:del w:id="9874" w:author="Dr Mamadou SANOGO" w:date="2023-10-26T15:54:00Z">
              <w:r w:rsidRPr="00683B98" w:rsidDel="00561D9D">
                <w:rPr>
                  <w:rFonts w:asciiTheme="minorHAnsi" w:hAnsiTheme="minorHAnsi"/>
                  <w:b/>
                  <w:bCs/>
                  <w:color w:val="FF0000"/>
                  <w:sz w:val="20"/>
                  <w:szCs w:val="20"/>
                  <w:lang w:val="fr-ML"/>
                  <w:rPrChange w:id="9875"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876" w:author="Dr Mamadou SANOGO" w:date="2023-10-26T15:54:00Z"/>
                <w:rFonts w:asciiTheme="minorHAnsi" w:hAnsiTheme="minorHAnsi"/>
                <w:b/>
                <w:color w:val="FF0000"/>
                <w:sz w:val="20"/>
                <w:szCs w:val="20"/>
                <w:rPrChange w:id="9877" w:author="Dr Mamadou SANOGO" w:date="2023-10-26T15:46:00Z">
                  <w:rPr>
                    <w:del w:id="9878" w:author="Dr Mamadou SANOGO" w:date="2023-10-26T15:54:00Z"/>
                    <w:rFonts w:asciiTheme="minorHAnsi" w:hAnsiTheme="minorHAnsi"/>
                    <w:b/>
                    <w:color w:val="000000" w:themeColor="text1"/>
                    <w:sz w:val="20"/>
                    <w:szCs w:val="20"/>
                  </w:rPr>
                </w:rPrChange>
              </w:rPr>
            </w:pPr>
            <w:del w:id="9879" w:author="Dr Mamadou SANOGO" w:date="2023-10-26T15:54:00Z">
              <w:r w:rsidRPr="00683B98" w:rsidDel="00561D9D">
                <w:rPr>
                  <w:rFonts w:asciiTheme="minorHAnsi" w:hAnsiTheme="minorHAnsi"/>
                  <w:b/>
                  <w:color w:val="FF0000"/>
                  <w:sz w:val="20"/>
                  <w:szCs w:val="20"/>
                  <w:rPrChange w:id="9880"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881" w:author="Dr Mamadou SANOGO" w:date="2023-10-26T15:54:00Z"/>
                <w:rFonts w:asciiTheme="minorHAnsi" w:hAnsiTheme="minorHAnsi"/>
                <w:b/>
                <w:color w:val="FF0000"/>
                <w:sz w:val="20"/>
                <w:szCs w:val="20"/>
                <w:rPrChange w:id="9882" w:author="Dr Mamadou SANOGO" w:date="2023-10-26T15:46:00Z">
                  <w:rPr>
                    <w:del w:id="9883"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884" w:author="Dr Mamadou SANOGO" w:date="2023-10-26T15:54:00Z"/>
                <w:rFonts w:asciiTheme="minorHAnsi" w:hAnsiTheme="minorHAnsi"/>
                <w:b/>
                <w:color w:val="FF0000"/>
                <w:sz w:val="20"/>
                <w:szCs w:val="20"/>
                <w:rPrChange w:id="9885" w:author="Dr Mamadou SANOGO" w:date="2023-10-26T15:46:00Z">
                  <w:rPr>
                    <w:del w:id="9886" w:author="Dr Mamadou SANOGO" w:date="2023-10-26T15:54:00Z"/>
                    <w:rFonts w:asciiTheme="minorHAnsi" w:hAnsiTheme="minorHAnsi"/>
                    <w:b/>
                    <w:color w:val="000000" w:themeColor="text1"/>
                    <w:sz w:val="20"/>
                    <w:szCs w:val="20"/>
                  </w:rPr>
                </w:rPrChange>
              </w:rPr>
            </w:pPr>
            <w:del w:id="9887" w:author="Dr Mamadou SANOGO" w:date="2023-10-26T15:54:00Z">
              <w:r w:rsidRPr="00683B98" w:rsidDel="00561D9D">
                <w:rPr>
                  <w:rFonts w:asciiTheme="minorHAnsi" w:hAnsiTheme="minorHAnsi"/>
                  <w:b/>
                  <w:color w:val="FF0000"/>
                  <w:sz w:val="20"/>
                  <w:szCs w:val="20"/>
                  <w:rPrChange w:id="988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889" w:author="Dr Mamadou SANOGO" w:date="2023-10-26T15:54:00Z"/>
                <w:rFonts w:asciiTheme="minorHAnsi" w:hAnsiTheme="minorHAnsi"/>
                <w:bCs/>
                <w:color w:val="FF0000"/>
                <w:sz w:val="20"/>
                <w:szCs w:val="20"/>
                <w:rPrChange w:id="9890" w:author="Dr Mamadou SANOGO" w:date="2023-10-26T15:46:00Z">
                  <w:rPr>
                    <w:del w:id="9891" w:author="Dr Mamadou SANOGO" w:date="2023-10-26T15:54:00Z"/>
                    <w:rFonts w:asciiTheme="minorHAnsi" w:hAnsiTheme="minorHAnsi"/>
                    <w:bCs/>
                    <w:color w:val="000000" w:themeColor="text1"/>
                    <w:sz w:val="20"/>
                    <w:szCs w:val="20"/>
                  </w:rPr>
                </w:rPrChange>
              </w:rPr>
            </w:pPr>
            <w:del w:id="9892" w:author="Dr Mamadou SANOGO" w:date="2023-10-26T15:54:00Z">
              <w:r w:rsidRPr="00683B98" w:rsidDel="00561D9D">
                <w:rPr>
                  <w:rFonts w:asciiTheme="minorHAnsi" w:hAnsiTheme="minorHAnsi"/>
                  <w:bCs/>
                  <w:color w:val="FF0000"/>
                  <w:sz w:val="20"/>
                  <w:szCs w:val="20"/>
                  <w:rPrChange w:id="9893"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894" w:author="Dr Mamadou SANOGO" w:date="2023-10-26T15:54:00Z"/>
                <w:rFonts w:asciiTheme="minorHAnsi" w:hAnsiTheme="minorHAnsi"/>
                <w:bCs/>
                <w:color w:val="FF0000"/>
                <w:sz w:val="20"/>
                <w:szCs w:val="20"/>
                <w:rPrChange w:id="9895" w:author="Dr Mamadou SANOGO" w:date="2023-10-26T15:46:00Z">
                  <w:rPr>
                    <w:del w:id="9896" w:author="Dr Mamadou SANOGO" w:date="2023-10-26T15:54:00Z"/>
                    <w:rFonts w:asciiTheme="minorHAnsi" w:hAnsiTheme="minorHAnsi"/>
                    <w:bCs/>
                    <w:color w:val="000000" w:themeColor="text1"/>
                    <w:sz w:val="20"/>
                    <w:szCs w:val="20"/>
                  </w:rPr>
                </w:rPrChange>
              </w:rPr>
            </w:pPr>
            <w:del w:id="9897" w:author="Dr Mamadou SANOGO" w:date="2023-10-26T15:54:00Z">
              <w:r w:rsidRPr="00683B98" w:rsidDel="00561D9D">
                <w:rPr>
                  <w:rFonts w:asciiTheme="minorHAnsi" w:hAnsiTheme="minorHAnsi"/>
                  <w:bCs/>
                  <w:color w:val="FF0000"/>
                  <w:sz w:val="20"/>
                  <w:szCs w:val="20"/>
                  <w:rPrChange w:id="9898"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899" w:author="Dr Mamadou SANOGO" w:date="2023-10-26T15:54:00Z"/>
                <w:rFonts w:asciiTheme="minorHAnsi" w:hAnsiTheme="minorHAnsi"/>
                <w:bCs/>
                <w:color w:val="FF0000"/>
                <w:sz w:val="20"/>
                <w:szCs w:val="20"/>
                <w:rPrChange w:id="9900" w:author="Dr Mamadou SANOGO" w:date="2023-10-26T15:46:00Z">
                  <w:rPr>
                    <w:del w:id="9901" w:author="Dr Mamadou SANOGO" w:date="2023-10-26T15:54:00Z"/>
                    <w:rFonts w:asciiTheme="minorHAnsi" w:hAnsiTheme="minorHAnsi"/>
                    <w:bCs/>
                    <w:color w:val="000000" w:themeColor="text1"/>
                    <w:sz w:val="20"/>
                    <w:szCs w:val="20"/>
                  </w:rPr>
                </w:rPrChange>
              </w:rPr>
            </w:pPr>
            <w:del w:id="9902" w:author="Dr Mamadou SANOGO" w:date="2023-10-26T15:54:00Z">
              <w:r w:rsidRPr="00683B98" w:rsidDel="00561D9D">
                <w:rPr>
                  <w:rFonts w:asciiTheme="minorHAnsi" w:hAnsiTheme="minorHAnsi"/>
                  <w:bCs/>
                  <w:color w:val="FF0000"/>
                  <w:sz w:val="20"/>
                  <w:szCs w:val="20"/>
                  <w:rPrChange w:id="9903"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904" w:author="Dr Mamadou SANOGO" w:date="2023-10-26T15:54:00Z"/>
                <w:rFonts w:asciiTheme="minorHAnsi" w:hAnsiTheme="minorHAnsi"/>
                <w:bCs/>
                <w:color w:val="FF0000"/>
                <w:sz w:val="20"/>
                <w:szCs w:val="20"/>
                <w:rPrChange w:id="9905" w:author="Dr Mamadou SANOGO" w:date="2023-10-26T15:46:00Z">
                  <w:rPr>
                    <w:del w:id="9906" w:author="Dr Mamadou SANOGO" w:date="2023-10-26T15:54:00Z"/>
                    <w:rFonts w:asciiTheme="minorHAnsi" w:hAnsiTheme="minorHAnsi"/>
                    <w:bCs/>
                    <w:color w:val="000000" w:themeColor="text1"/>
                    <w:sz w:val="20"/>
                    <w:szCs w:val="20"/>
                  </w:rPr>
                </w:rPrChange>
              </w:rPr>
            </w:pPr>
            <w:del w:id="9907" w:author="Dr Mamadou SANOGO" w:date="2023-10-26T15:54:00Z">
              <w:r w:rsidRPr="00683B98" w:rsidDel="00561D9D">
                <w:rPr>
                  <w:rFonts w:asciiTheme="minorHAnsi" w:hAnsiTheme="minorHAnsi"/>
                  <w:bCs/>
                  <w:color w:val="FF0000"/>
                  <w:sz w:val="20"/>
                  <w:szCs w:val="20"/>
                  <w:rPrChange w:id="9908"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909" w:author="Dr Mamadou SANOGO" w:date="2023-10-26T15:54:00Z"/>
                <w:color w:val="FF0000"/>
                <w:sz w:val="20"/>
                <w:szCs w:val="20"/>
                <w:rPrChange w:id="9910" w:author="Dr Mamadou SANOGO" w:date="2023-10-26T15:46:00Z">
                  <w:rPr>
                    <w:del w:id="9911" w:author="Dr Mamadou SANOGO" w:date="2023-10-26T15:54:00Z"/>
                    <w:sz w:val="20"/>
                    <w:szCs w:val="20"/>
                  </w:rPr>
                </w:rPrChange>
              </w:rPr>
            </w:pPr>
            <w:del w:id="9912" w:author="Dr Mamadou SANOGO" w:date="2023-10-26T15:54:00Z">
              <w:r w:rsidRPr="00683B98" w:rsidDel="00561D9D">
                <w:rPr>
                  <w:rFonts w:asciiTheme="minorHAnsi" w:hAnsiTheme="minorHAnsi"/>
                  <w:bCs/>
                  <w:i/>
                  <w:color w:val="FF0000"/>
                  <w:sz w:val="20"/>
                  <w:szCs w:val="20"/>
                  <w:rPrChange w:id="9913"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914" w:author="Dr Mamadou SANOGO" w:date="2023-10-26T15:54:00Z"/>
                <w:color w:val="FF0000"/>
                <w:sz w:val="20"/>
                <w:szCs w:val="20"/>
                <w:rPrChange w:id="9915" w:author="Dr Mamadou SANOGO" w:date="2023-10-26T15:46:00Z">
                  <w:rPr>
                    <w:del w:id="9916" w:author="Dr Mamadou SANOGO" w:date="2023-10-26T15:54:00Z"/>
                    <w:sz w:val="20"/>
                    <w:szCs w:val="20"/>
                  </w:rPr>
                </w:rPrChange>
              </w:rPr>
            </w:pPr>
            <w:del w:id="9917" w:author="Dr Mamadou SANOGO" w:date="2023-10-26T15:54:00Z">
              <w:r w:rsidRPr="00683B98" w:rsidDel="00561D9D">
                <w:rPr>
                  <w:rFonts w:asciiTheme="minorHAnsi" w:hAnsiTheme="minorHAnsi"/>
                  <w:bCs/>
                  <w:i/>
                  <w:color w:val="FF0000"/>
                  <w:sz w:val="20"/>
                  <w:szCs w:val="20"/>
                  <w:rPrChange w:id="991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919"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920" w:author="Dr Mamadou SANOGO" w:date="2023-10-26T15:54:00Z"/>
                <w:rFonts w:asciiTheme="minorHAnsi" w:hAnsiTheme="minorHAnsi"/>
                <w:b/>
                <w:color w:val="FF0000"/>
                <w:sz w:val="20"/>
                <w:szCs w:val="20"/>
                <w:rPrChange w:id="9921" w:author="Dr Mamadou SANOGO" w:date="2023-10-26T15:46:00Z">
                  <w:rPr>
                    <w:del w:id="992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923" w:author="Dr Mamadou SANOGO" w:date="2023-10-26T15:54:00Z"/>
                <w:bCs/>
                <w:color w:val="FF0000"/>
                <w:sz w:val="20"/>
                <w:szCs w:val="20"/>
                <w:u w:val="single"/>
                <w:lang w:eastAsia="en-US"/>
                <w:rPrChange w:id="9924" w:author="Dr Mamadou SANOGO" w:date="2023-10-26T15:46:00Z">
                  <w:rPr>
                    <w:del w:id="9925"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926" w:author="Dr Mamadou SANOGO" w:date="2023-10-26T15:54:00Z"/>
                <w:bCs/>
                <w:color w:val="FF0000"/>
                <w:sz w:val="20"/>
                <w:szCs w:val="20"/>
                <w:u w:val="single"/>
                <w:lang w:eastAsia="en-US"/>
                <w:rPrChange w:id="9927" w:author="Dr Mamadou SANOGO" w:date="2023-10-26T15:46:00Z">
                  <w:rPr>
                    <w:del w:id="992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929" w:author="Dr Mamadou SANOGO" w:date="2023-10-26T15:54:00Z"/>
                <w:rFonts w:asciiTheme="minorHAnsi" w:hAnsiTheme="minorHAnsi"/>
                <w:bCs/>
                <w:color w:val="FF0000"/>
                <w:sz w:val="20"/>
                <w:szCs w:val="20"/>
                <w:rPrChange w:id="9930" w:author="Dr Mamadou SANOGO" w:date="2023-10-26T15:46:00Z">
                  <w:rPr>
                    <w:del w:id="9931" w:author="Dr Mamadou SANOGO" w:date="2023-10-26T15:54:00Z"/>
                    <w:rFonts w:asciiTheme="minorHAnsi" w:hAnsiTheme="minorHAnsi"/>
                    <w:bCs/>
                    <w:color w:val="000000" w:themeColor="text1"/>
                    <w:sz w:val="20"/>
                    <w:szCs w:val="20"/>
                  </w:rPr>
                </w:rPrChange>
              </w:rPr>
            </w:pPr>
            <w:del w:id="9932" w:author="Dr Mamadou SANOGO" w:date="2023-10-26T15:54:00Z">
              <w:r w:rsidRPr="00683B98" w:rsidDel="00561D9D">
                <w:rPr>
                  <w:rFonts w:asciiTheme="minorHAnsi" w:hAnsiTheme="minorHAnsi"/>
                  <w:bCs/>
                  <w:color w:val="FF0000"/>
                  <w:sz w:val="20"/>
                  <w:szCs w:val="20"/>
                  <w:rPrChange w:id="9933"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934" w:author="Dr Mamadou SANOGO" w:date="2023-10-26T15:54:00Z"/>
                <w:rFonts w:asciiTheme="minorHAnsi" w:hAnsiTheme="minorHAnsi"/>
                <w:bCs/>
                <w:color w:val="FF0000"/>
                <w:sz w:val="20"/>
                <w:szCs w:val="20"/>
                <w:rPrChange w:id="9935" w:author="Dr Mamadou SANOGO" w:date="2023-10-26T15:46:00Z">
                  <w:rPr>
                    <w:del w:id="9936" w:author="Dr Mamadou SANOGO" w:date="2023-10-26T15:54:00Z"/>
                    <w:rFonts w:asciiTheme="minorHAnsi" w:hAnsiTheme="minorHAnsi"/>
                    <w:bCs/>
                    <w:color w:val="000000" w:themeColor="text1"/>
                    <w:sz w:val="20"/>
                    <w:szCs w:val="20"/>
                  </w:rPr>
                </w:rPrChange>
              </w:rPr>
            </w:pPr>
            <w:del w:id="9937" w:author="Dr Mamadou SANOGO" w:date="2023-10-26T15:54:00Z">
              <w:r w:rsidRPr="00683B98" w:rsidDel="00561D9D">
                <w:rPr>
                  <w:rFonts w:asciiTheme="minorHAnsi" w:hAnsiTheme="minorHAnsi"/>
                  <w:bCs/>
                  <w:color w:val="FF0000"/>
                  <w:sz w:val="20"/>
                  <w:szCs w:val="20"/>
                  <w:rPrChange w:id="993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939" w:author="Dr Mamadou SANOGO" w:date="2023-10-26T15:54:00Z"/>
                <w:color w:val="FF0000"/>
                <w:sz w:val="20"/>
                <w:szCs w:val="20"/>
                <w:lang w:eastAsia="en-US"/>
                <w:rPrChange w:id="9940" w:author="Dr Mamadou SANOGO" w:date="2023-10-26T15:46:00Z">
                  <w:rPr>
                    <w:del w:id="994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942" w:author="Dr Mamadou SANOGO" w:date="2023-10-26T15:54:00Z"/>
                <w:bCs/>
                <w:color w:val="FF0000"/>
                <w:sz w:val="20"/>
                <w:szCs w:val="20"/>
                <w:u w:val="single"/>
                <w:lang w:eastAsia="en-US"/>
                <w:rPrChange w:id="9943" w:author="Dr Mamadou SANOGO" w:date="2023-10-26T15:46:00Z">
                  <w:rPr>
                    <w:del w:id="994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945" w:author="Dr Mamadou SANOGO" w:date="2023-10-26T15:54:00Z"/>
                <w:bCs/>
                <w:color w:val="FF0000"/>
                <w:sz w:val="20"/>
                <w:szCs w:val="20"/>
                <w:u w:val="single"/>
                <w:lang w:eastAsia="en-US"/>
                <w:rPrChange w:id="9946" w:author="Dr Mamadou SANOGO" w:date="2023-10-26T15:46:00Z">
                  <w:rPr>
                    <w:del w:id="9947"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948"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949" w:author="Dr Mamadou SANOGO" w:date="2023-10-26T15:54:00Z"/>
                <w:rFonts w:asciiTheme="minorHAnsi" w:hAnsiTheme="minorHAnsi"/>
                <w:b/>
                <w:color w:val="FF0000"/>
                <w:sz w:val="20"/>
                <w:szCs w:val="20"/>
                <w:rPrChange w:id="9950" w:author="Dr Mamadou SANOGO" w:date="2023-10-26T15:46:00Z">
                  <w:rPr>
                    <w:del w:id="995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952" w:author="Dr Mamadou SANOGO" w:date="2023-10-26T15:54:00Z"/>
                <w:bCs/>
                <w:color w:val="FF0000"/>
                <w:sz w:val="20"/>
                <w:szCs w:val="20"/>
                <w:u w:val="single"/>
                <w:lang w:eastAsia="en-US"/>
                <w:rPrChange w:id="9953" w:author="Dr Mamadou SANOGO" w:date="2023-10-26T15:46:00Z">
                  <w:rPr>
                    <w:del w:id="9954"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955" w:author="Dr Mamadou SANOGO" w:date="2023-10-26T15:54:00Z"/>
                <w:bCs/>
                <w:color w:val="FF0000"/>
                <w:sz w:val="20"/>
                <w:szCs w:val="20"/>
                <w:u w:val="single"/>
                <w:lang w:eastAsia="en-US"/>
                <w:rPrChange w:id="9956" w:author="Dr Mamadou SANOGO" w:date="2023-10-26T15:46:00Z">
                  <w:rPr>
                    <w:del w:id="995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958" w:author="Dr Mamadou SANOGO" w:date="2023-10-26T15:54:00Z"/>
                <w:rFonts w:asciiTheme="minorHAnsi" w:hAnsiTheme="minorHAnsi"/>
                <w:bCs/>
                <w:color w:val="FF0000"/>
                <w:sz w:val="20"/>
                <w:szCs w:val="20"/>
                <w:rPrChange w:id="9959" w:author="Dr Mamadou SANOGO" w:date="2023-10-26T15:46:00Z">
                  <w:rPr>
                    <w:del w:id="9960" w:author="Dr Mamadou SANOGO" w:date="2023-10-26T15:54:00Z"/>
                    <w:rFonts w:asciiTheme="minorHAnsi" w:hAnsiTheme="minorHAnsi"/>
                    <w:bCs/>
                    <w:color w:val="000000" w:themeColor="text1"/>
                    <w:sz w:val="20"/>
                    <w:szCs w:val="20"/>
                  </w:rPr>
                </w:rPrChange>
              </w:rPr>
            </w:pPr>
            <w:del w:id="9961" w:author="Dr Mamadou SANOGO" w:date="2023-10-26T15:54:00Z">
              <w:r w:rsidRPr="00683B98" w:rsidDel="00561D9D">
                <w:rPr>
                  <w:rFonts w:asciiTheme="minorHAnsi" w:hAnsiTheme="minorHAnsi"/>
                  <w:bCs/>
                  <w:color w:val="FF0000"/>
                  <w:sz w:val="20"/>
                  <w:szCs w:val="20"/>
                  <w:rPrChange w:id="9962"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963" w:author="Dr Mamadou SANOGO" w:date="2023-10-26T15:54:00Z"/>
                <w:rFonts w:asciiTheme="minorHAnsi" w:hAnsiTheme="minorHAnsi"/>
                <w:bCs/>
                <w:color w:val="FF0000"/>
                <w:sz w:val="20"/>
                <w:szCs w:val="20"/>
                <w:rPrChange w:id="9964" w:author="Dr Mamadou SANOGO" w:date="2023-10-26T15:46:00Z">
                  <w:rPr>
                    <w:del w:id="9965" w:author="Dr Mamadou SANOGO" w:date="2023-10-26T15:54:00Z"/>
                    <w:rFonts w:asciiTheme="minorHAnsi" w:hAnsiTheme="minorHAnsi"/>
                    <w:bCs/>
                    <w:color w:val="000000" w:themeColor="text1"/>
                    <w:sz w:val="20"/>
                    <w:szCs w:val="20"/>
                  </w:rPr>
                </w:rPrChange>
              </w:rPr>
            </w:pPr>
            <w:del w:id="9966" w:author="Dr Mamadou SANOGO" w:date="2023-10-26T15:54:00Z">
              <w:r w:rsidRPr="00683B98" w:rsidDel="00561D9D">
                <w:rPr>
                  <w:rFonts w:asciiTheme="minorHAnsi" w:hAnsiTheme="minorHAnsi"/>
                  <w:bCs/>
                  <w:color w:val="FF0000"/>
                  <w:sz w:val="20"/>
                  <w:szCs w:val="20"/>
                  <w:rPrChange w:id="996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968" w:author="Dr Mamadou SANOGO" w:date="2023-10-26T15:54:00Z"/>
                <w:color w:val="FF0000"/>
                <w:sz w:val="20"/>
                <w:szCs w:val="20"/>
                <w:lang w:eastAsia="en-US"/>
                <w:rPrChange w:id="9969" w:author="Dr Mamadou SANOGO" w:date="2023-10-26T15:46:00Z">
                  <w:rPr>
                    <w:del w:id="9970"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971" w:author="Dr Mamadou SANOGO" w:date="2023-10-26T15:54:00Z"/>
                <w:bCs/>
                <w:color w:val="FF0000"/>
                <w:sz w:val="20"/>
                <w:szCs w:val="20"/>
                <w:u w:val="single"/>
                <w:lang w:eastAsia="en-US"/>
                <w:rPrChange w:id="9972" w:author="Dr Mamadou SANOGO" w:date="2023-10-26T15:46:00Z">
                  <w:rPr>
                    <w:del w:id="9973"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974" w:author="Dr Mamadou SANOGO" w:date="2023-10-26T15:54:00Z"/>
                <w:bCs/>
                <w:color w:val="FF0000"/>
                <w:sz w:val="20"/>
                <w:szCs w:val="20"/>
                <w:u w:val="single"/>
                <w:lang w:eastAsia="en-US"/>
                <w:rPrChange w:id="9975" w:author="Dr Mamadou SANOGO" w:date="2023-10-26T15:46:00Z">
                  <w:rPr>
                    <w:del w:id="9976"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977"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978" w:author="Dr Mamadou SANOGO" w:date="2023-10-26T15:54:00Z"/>
                <w:rFonts w:asciiTheme="minorHAnsi" w:hAnsiTheme="minorHAnsi"/>
                <w:b/>
                <w:color w:val="FF0000"/>
                <w:sz w:val="20"/>
                <w:szCs w:val="20"/>
                <w:rPrChange w:id="9979" w:author="Dr Mamadou SANOGO" w:date="2023-10-26T15:46:00Z">
                  <w:rPr>
                    <w:del w:id="998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981" w:author="Dr Mamadou SANOGO" w:date="2023-10-26T15:54:00Z"/>
                <w:bCs/>
                <w:color w:val="FF0000"/>
                <w:sz w:val="20"/>
                <w:szCs w:val="20"/>
                <w:u w:val="single"/>
                <w:lang w:eastAsia="en-US"/>
                <w:rPrChange w:id="9982" w:author="Dr Mamadou SANOGO" w:date="2023-10-26T15:46:00Z">
                  <w:rPr>
                    <w:del w:id="9983"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984" w:author="Dr Mamadou SANOGO" w:date="2023-10-26T15:54:00Z"/>
                <w:bCs/>
                <w:color w:val="FF0000"/>
                <w:sz w:val="20"/>
                <w:szCs w:val="20"/>
                <w:u w:val="single"/>
                <w:lang w:eastAsia="en-US"/>
                <w:rPrChange w:id="9985" w:author="Dr Mamadou SANOGO" w:date="2023-10-26T15:46:00Z">
                  <w:rPr>
                    <w:del w:id="998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987" w:author="Dr Mamadou SANOGO" w:date="2023-10-26T15:54:00Z"/>
                <w:rFonts w:asciiTheme="minorHAnsi" w:hAnsiTheme="minorHAnsi"/>
                <w:bCs/>
                <w:color w:val="FF0000"/>
                <w:sz w:val="20"/>
                <w:szCs w:val="20"/>
                <w:rPrChange w:id="9988" w:author="Dr Mamadou SANOGO" w:date="2023-10-26T15:46:00Z">
                  <w:rPr>
                    <w:del w:id="9989" w:author="Dr Mamadou SANOGO" w:date="2023-10-26T15:54:00Z"/>
                    <w:rFonts w:asciiTheme="minorHAnsi" w:hAnsiTheme="minorHAnsi"/>
                    <w:bCs/>
                    <w:color w:val="000000" w:themeColor="text1"/>
                    <w:sz w:val="20"/>
                    <w:szCs w:val="20"/>
                  </w:rPr>
                </w:rPrChange>
              </w:rPr>
            </w:pPr>
            <w:del w:id="9990" w:author="Dr Mamadou SANOGO" w:date="2023-10-26T15:54:00Z">
              <w:r w:rsidRPr="00683B98" w:rsidDel="00561D9D">
                <w:rPr>
                  <w:rFonts w:asciiTheme="minorHAnsi" w:hAnsiTheme="minorHAnsi"/>
                  <w:bCs/>
                  <w:color w:val="FF0000"/>
                  <w:sz w:val="20"/>
                  <w:szCs w:val="20"/>
                  <w:rPrChange w:id="9991"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992" w:author="Dr Mamadou SANOGO" w:date="2023-10-26T15:54:00Z"/>
                <w:rFonts w:asciiTheme="minorHAnsi" w:hAnsiTheme="minorHAnsi"/>
                <w:bCs/>
                <w:color w:val="FF0000"/>
                <w:sz w:val="20"/>
                <w:szCs w:val="20"/>
                <w:rPrChange w:id="9993" w:author="Dr Mamadou SANOGO" w:date="2023-10-26T15:46:00Z">
                  <w:rPr>
                    <w:del w:id="9994" w:author="Dr Mamadou SANOGO" w:date="2023-10-26T15:54:00Z"/>
                    <w:rFonts w:asciiTheme="minorHAnsi" w:hAnsiTheme="minorHAnsi"/>
                    <w:bCs/>
                    <w:color w:val="000000" w:themeColor="text1"/>
                    <w:sz w:val="20"/>
                    <w:szCs w:val="20"/>
                  </w:rPr>
                </w:rPrChange>
              </w:rPr>
            </w:pPr>
            <w:del w:id="9995" w:author="Dr Mamadou SANOGO" w:date="2023-10-26T15:54:00Z">
              <w:r w:rsidRPr="00683B98" w:rsidDel="00561D9D">
                <w:rPr>
                  <w:rFonts w:asciiTheme="minorHAnsi" w:hAnsiTheme="minorHAnsi"/>
                  <w:bCs/>
                  <w:color w:val="FF0000"/>
                  <w:sz w:val="20"/>
                  <w:szCs w:val="20"/>
                  <w:rPrChange w:id="999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997" w:author="Dr Mamadou SANOGO" w:date="2023-10-26T15:54:00Z"/>
                <w:color w:val="FF0000"/>
                <w:sz w:val="20"/>
                <w:szCs w:val="20"/>
                <w:lang w:eastAsia="en-US"/>
                <w:rPrChange w:id="9998" w:author="Dr Mamadou SANOGO" w:date="2023-10-26T15:46:00Z">
                  <w:rPr>
                    <w:del w:id="9999"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10000" w:author="Dr Mamadou SANOGO" w:date="2023-10-26T15:54:00Z"/>
                <w:bCs/>
                <w:color w:val="FF0000"/>
                <w:sz w:val="20"/>
                <w:szCs w:val="20"/>
                <w:u w:val="single"/>
                <w:lang w:eastAsia="en-US"/>
                <w:rPrChange w:id="10001" w:author="Dr Mamadou SANOGO" w:date="2023-10-26T15:46:00Z">
                  <w:rPr>
                    <w:del w:id="10002"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10003" w:author="Dr Mamadou SANOGO" w:date="2023-10-26T15:54:00Z"/>
                <w:bCs/>
                <w:color w:val="FF0000"/>
                <w:sz w:val="20"/>
                <w:szCs w:val="20"/>
                <w:u w:val="single"/>
                <w:lang w:eastAsia="en-US"/>
                <w:rPrChange w:id="10004" w:author="Dr Mamadou SANOGO" w:date="2023-10-26T15:46:00Z">
                  <w:rPr>
                    <w:del w:id="10005"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10006"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10007" w:author="Dr Mamadou SANOGO" w:date="2023-10-26T15:54:00Z"/>
                <w:rFonts w:asciiTheme="minorHAnsi" w:hAnsiTheme="minorHAnsi"/>
                <w:b/>
                <w:color w:val="FF0000"/>
                <w:sz w:val="20"/>
                <w:szCs w:val="20"/>
                <w:rPrChange w:id="10008" w:author="Dr Mamadou SANOGO" w:date="2023-10-26T15:46:00Z">
                  <w:rPr>
                    <w:del w:id="1000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10010" w:author="Dr Mamadou SANOGO" w:date="2023-10-26T15:54:00Z"/>
                <w:bCs/>
                <w:color w:val="FF0000"/>
                <w:sz w:val="20"/>
                <w:szCs w:val="20"/>
                <w:u w:val="single"/>
                <w:lang w:eastAsia="en-US"/>
                <w:rPrChange w:id="10011" w:author="Dr Mamadou SANOGO" w:date="2023-10-26T15:46:00Z">
                  <w:rPr>
                    <w:del w:id="10012"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10013" w:author="Dr Mamadou SANOGO" w:date="2023-10-26T15:54:00Z"/>
                <w:bCs/>
                <w:color w:val="FF0000"/>
                <w:sz w:val="20"/>
                <w:szCs w:val="20"/>
                <w:u w:val="single"/>
                <w:lang w:eastAsia="en-US"/>
                <w:rPrChange w:id="10014" w:author="Dr Mamadou SANOGO" w:date="2023-10-26T15:46:00Z">
                  <w:rPr>
                    <w:del w:id="10015"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10016" w:author="Dr Mamadou SANOGO" w:date="2023-10-26T15:54:00Z"/>
                <w:rFonts w:asciiTheme="minorHAnsi" w:hAnsiTheme="minorHAnsi"/>
                <w:bCs/>
                <w:color w:val="FF0000"/>
                <w:sz w:val="20"/>
                <w:szCs w:val="20"/>
                <w:rPrChange w:id="10017" w:author="Dr Mamadou SANOGO" w:date="2023-10-26T15:46:00Z">
                  <w:rPr>
                    <w:del w:id="10018" w:author="Dr Mamadou SANOGO" w:date="2023-10-26T15:54:00Z"/>
                    <w:rFonts w:asciiTheme="minorHAnsi" w:hAnsiTheme="minorHAnsi"/>
                    <w:bCs/>
                    <w:color w:val="000000" w:themeColor="text1"/>
                    <w:sz w:val="20"/>
                    <w:szCs w:val="20"/>
                  </w:rPr>
                </w:rPrChange>
              </w:rPr>
            </w:pPr>
            <w:del w:id="10019" w:author="Dr Mamadou SANOGO" w:date="2023-10-26T15:54:00Z">
              <w:r w:rsidRPr="00683B98" w:rsidDel="00561D9D">
                <w:rPr>
                  <w:rFonts w:asciiTheme="minorHAnsi" w:hAnsiTheme="minorHAnsi"/>
                  <w:bCs/>
                  <w:color w:val="FF0000"/>
                  <w:sz w:val="20"/>
                  <w:szCs w:val="20"/>
                  <w:rPrChange w:id="10020"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10021" w:author="Dr Mamadou SANOGO" w:date="2023-10-26T15:54:00Z"/>
                <w:rFonts w:asciiTheme="minorHAnsi" w:hAnsiTheme="minorHAnsi"/>
                <w:bCs/>
                <w:color w:val="FF0000"/>
                <w:sz w:val="20"/>
                <w:szCs w:val="20"/>
                <w:rPrChange w:id="10022" w:author="Dr Mamadou SANOGO" w:date="2023-10-26T15:46:00Z">
                  <w:rPr>
                    <w:del w:id="10023" w:author="Dr Mamadou SANOGO" w:date="2023-10-26T15:54:00Z"/>
                    <w:rFonts w:asciiTheme="minorHAnsi" w:hAnsiTheme="minorHAnsi"/>
                    <w:bCs/>
                    <w:color w:val="000000" w:themeColor="text1"/>
                    <w:sz w:val="20"/>
                    <w:szCs w:val="20"/>
                  </w:rPr>
                </w:rPrChange>
              </w:rPr>
            </w:pPr>
            <w:del w:id="10024" w:author="Dr Mamadou SANOGO" w:date="2023-10-26T15:54:00Z">
              <w:r w:rsidRPr="00683B98" w:rsidDel="00561D9D">
                <w:rPr>
                  <w:rFonts w:asciiTheme="minorHAnsi" w:hAnsiTheme="minorHAnsi"/>
                  <w:bCs/>
                  <w:color w:val="FF0000"/>
                  <w:sz w:val="20"/>
                  <w:szCs w:val="20"/>
                  <w:rPrChange w:id="1002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10026" w:author="Dr Mamadou SANOGO" w:date="2023-10-26T15:54:00Z"/>
                <w:color w:val="FF0000"/>
                <w:sz w:val="20"/>
                <w:szCs w:val="20"/>
                <w:lang w:eastAsia="en-US"/>
                <w:rPrChange w:id="10027" w:author="Dr Mamadou SANOGO" w:date="2023-10-26T15:46:00Z">
                  <w:rPr>
                    <w:del w:id="10028"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10029" w:author="Dr Mamadou SANOGO" w:date="2023-10-26T15:54:00Z"/>
                <w:bCs/>
                <w:color w:val="FF0000"/>
                <w:sz w:val="20"/>
                <w:szCs w:val="20"/>
                <w:u w:val="single"/>
                <w:lang w:eastAsia="en-US"/>
                <w:rPrChange w:id="10030" w:author="Dr Mamadou SANOGO" w:date="2023-10-26T15:46:00Z">
                  <w:rPr>
                    <w:del w:id="10031"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10032" w:author="Dr Mamadou SANOGO" w:date="2023-10-26T15:54:00Z"/>
                <w:bCs/>
                <w:color w:val="FF0000"/>
                <w:sz w:val="20"/>
                <w:szCs w:val="20"/>
                <w:u w:val="single"/>
                <w:lang w:eastAsia="en-US"/>
                <w:rPrChange w:id="10033" w:author="Dr Mamadou SANOGO" w:date="2023-10-26T15:46:00Z">
                  <w:rPr>
                    <w:del w:id="10034"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10035"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10036" w:author="Dr Mamadou SANOGO" w:date="2023-10-26T15:54:00Z"/>
                <w:rFonts w:asciiTheme="minorHAnsi" w:hAnsiTheme="minorHAnsi"/>
                <w:b/>
                <w:color w:val="FF0000"/>
                <w:sz w:val="20"/>
                <w:szCs w:val="20"/>
                <w:lang w:val="fr-ML"/>
                <w:rPrChange w:id="10037" w:author="Dr Mamadou SANOGO" w:date="2023-10-26T15:46:00Z">
                  <w:rPr>
                    <w:del w:id="10038" w:author="Dr Mamadou SANOGO" w:date="2023-10-26T15:54:00Z"/>
                    <w:rFonts w:asciiTheme="minorHAnsi" w:hAnsiTheme="minorHAnsi"/>
                    <w:b/>
                    <w:color w:val="000000" w:themeColor="text1"/>
                    <w:sz w:val="20"/>
                    <w:szCs w:val="20"/>
                    <w:lang w:val="fr-ML"/>
                  </w:rPr>
                </w:rPrChange>
              </w:rPr>
            </w:pPr>
            <w:del w:id="10039" w:author="Dr Mamadou SANOGO" w:date="2023-10-26T15:54:00Z">
              <w:r w:rsidRPr="00683B98" w:rsidDel="00561D9D">
                <w:rPr>
                  <w:rFonts w:asciiTheme="minorHAnsi" w:hAnsiTheme="minorHAnsi"/>
                  <w:b/>
                  <w:bCs/>
                  <w:color w:val="FF0000"/>
                  <w:sz w:val="20"/>
                  <w:szCs w:val="20"/>
                  <w:lang w:val="fr-ML"/>
                  <w:rPrChange w:id="10040"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10041" w:author="Dr Mamadou SANOGO" w:date="2023-10-26T15:54:00Z"/>
                <w:rFonts w:asciiTheme="minorHAnsi" w:hAnsiTheme="minorHAnsi"/>
                <w:b/>
                <w:color w:val="FF0000"/>
                <w:sz w:val="20"/>
                <w:szCs w:val="20"/>
                <w:rPrChange w:id="10042" w:author="Dr Mamadou SANOGO" w:date="2023-10-26T15:46:00Z">
                  <w:rPr>
                    <w:del w:id="10043" w:author="Dr Mamadou SANOGO" w:date="2023-10-26T15:54:00Z"/>
                    <w:rFonts w:asciiTheme="minorHAnsi" w:hAnsiTheme="minorHAnsi"/>
                    <w:b/>
                    <w:color w:val="000000" w:themeColor="text1"/>
                    <w:sz w:val="20"/>
                    <w:szCs w:val="20"/>
                  </w:rPr>
                </w:rPrChange>
              </w:rPr>
            </w:pPr>
            <w:del w:id="10044" w:author="Dr Mamadou SANOGO" w:date="2023-10-26T15:54:00Z">
              <w:r w:rsidRPr="00683B98" w:rsidDel="00561D9D">
                <w:rPr>
                  <w:rFonts w:asciiTheme="minorHAnsi" w:hAnsiTheme="minorHAnsi"/>
                  <w:b/>
                  <w:color w:val="FF0000"/>
                  <w:sz w:val="20"/>
                  <w:szCs w:val="20"/>
                  <w:rPrChange w:id="10045"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10046" w:author="Dr Mamadou SANOGO" w:date="2023-10-26T15:54:00Z"/>
                <w:rFonts w:asciiTheme="minorHAnsi" w:hAnsiTheme="minorHAnsi"/>
                <w:b/>
                <w:color w:val="FF0000"/>
                <w:sz w:val="20"/>
                <w:szCs w:val="20"/>
                <w:rPrChange w:id="10047" w:author="Dr Mamadou SANOGO" w:date="2023-10-26T15:46:00Z">
                  <w:rPr>
                    <w:del w:id="10048"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10049" w:author="Dr Mamadou SANOGO" w:date="2023-10-26T15:54:00Z"/>
                <w:bCs/>
                <w:color w:val="FF0000"/>
                <w:sz w:val="20"/>
                <w:szCs w:val="20"/>
                <w:u w:val="single"/>
                <w:lang w:eastAsia="en-US"/>
                <w:rPrChange w:id="10050" w:author="Dr Mamadou SANOGO" w:date="2023-10-26T15:46:00Z">
                  <w:rPr>
                    <w:del w:id="10051" w:author="Dr Mamadou SANOGO" w:date="2023-10-26T15:54:00Z"/>
                    <w:bCs/>
                    <w:sz w:val="20"/>
                    <w:szCs w:val="20"/>
                    <w:u w:val="single"/>
                    <w:lang w:eastAsia="en-US"/>
                  </w:rPr>
                </w:rPrChange>
              </w:rPr>
            </w:pPr>
            <w:del w:id="10052" w:author="Dr Mamadou SANOGO" w:date="2023-10-26T15:54:00Z">
              <w:r w:rsidRPr="00683B98" w:rsidDel="00561D9D">
                <w:rPr>
                  <w:rFonts w:asciiTheme="minorHAnsi" w:hAnsiTheme="minorHAnsi"/>
                  <w:b/>
                  <w:color w:val="FF0000"/>
                  <w:sz w:val="20"/>
                  <w:szCs w:val="20"/>
                  <w:rPrChange w:id="1005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10054" w:author="Dr Mamadou SANOGO" w:date="2023-10-26T15:54:00Z"/>
                <w:rFonts w:asciiTheme="minorHAnsi" w:hAnsiTheme="minorHAnsi"/>
                <w:bCs/>
                <w:color w:val="FF0000"/>
                <w:sz w:val="20"/>
                <w:szCs w:val="20"/>
                <w:rPrChange w:id="10055" w:author="Dr Mamadou SANOGO" w:date="2023-10-26T15:46:00Z">
                  <w:rPr>
                    <w:del w:id="10056" w:author="Dr Mamadou SANOGO" w:date="2023-10-26T15:54:00Z"/>
                    <w:rFonts w:asciiTheme="minorHAnsi" w:hAnsiTheme="minorHAnsi"/>
                    <w:bCs/>
                    <w:color w:val="000000" w:themeColor="text1"/>
                    <w:sz w:val="20"/>
                    <w:szCs w:val="20"/>
                  </w:rPr>
                </w:rPrChange>
              </w:rPr>
            </w:pPr>
            <w:del w:id="10057" w:author="Dr Mamadou SANOGO" w:date="2023-10-26T15:54:00Z">
              <w:r w:rsidRPr="00683B98" w:rsidDel="00561D9D">
                <w:rPr>
                  <w:rFonts w:asciiTheme="minorHAnsi" w:hAnsiTheme="minorHAnsi"/>
                  <w:bCs/>
                  <w:color w:val="FF0000"/>
                  <w:sz w:val="20"/>
                  <w:szCs w:val="20"/>
                  <w:rPrChange w:id="10058"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10059" w:author="Dr Mamadou SANOGO" w:date="2023-10-26T15:54:00Z"/>
                <w:rFonts w:asciiTheme="minorHAnsi" w:hAnsiTheme="minorHAnsi"/>
                <w:bCs/>
                <w:color w:val="FF0000"/>
                <w:sz w:val="20"/>
                <w:szCs w:val="20"/>
                <w:rPrChange w:id="10060" w:author="Dr Mamadou SANOGO" w:date="2023-10-26T15:46:00Z">
                  <w:rPr>
                    <w:del w:id="10061" w:author="Dr Mamadou SANOGO" w:date="2023-10-26T15:54:00Z"/>
                    <w:rFonts w:asciiTheme="minorHAnsi" w:hAnsiTheme="minorHAnsi"/>
                    <w:bCs/>
                    <w:color w:val="000000" w:themeColor="text1"/>
                    <w:sz w:val="20"/>
                    <w:szCs w:val="20"/>
                  </w:rPr>
                </w:rPrChange>
              </w:rPr>
            </w:pPr>
            <w:del w:id="10062" w:author="Dr Mamadou SANOGO" w:date="2023-10-26T15:54:00Z">
              <w:r w:rsidRPr="00683B98" w:rsidDel="00561D9D">
                <w:rPr>
                  <w:rFonts w:asciiTheme="minorHAnsi" w:hAnsiTheme="minorHAnsi"/>
                  <w:bCs/>
                  <w:color w:val="FF0000"/>
                  <w:sz w:val="20"/>
                  <w:szCs w:val="20"/>
                  <w:rPrChange w:id="10063"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10064" w:author="Dr Mamadou SANOGO" w:date="2023-10-26T15:54:00Z"/>
                <w:rFonts w:asciiTheme="minorHAnsi" w:hAnsiTheme="minorHAnsi"/>
                <w:bCs/>
                <w:color w:val="FF0000"/>
                <w:sz w:val="20"/>
                <w:szCs w:val="20"/>
                <w:rPrChange w:id="10065" w:author="Dr Mamadou SANOGO" w:date="2023-10-26T15:46:00Z">
                  <w:rPr>
                    <w:del w:id="10066" w:author="Dr Mamadou SANOGO" w:date="2023-10-26T15:54:00Z"/>
                    <w:rFonts w:asciiTheme="minorHAnsi" w:hAnsiTheme="minorHAnsi"/>
                    <w:bCs/>
                    <w:color w:val="000000" w:themeColor="text1"/>
                    <w:sz w:val="20"/>
                    <w:szCs w:val="20"/>
                  </w:rPr>
                </w:rPrChange>
              </w:rPr>
            </w:pPr>
            <w:del w:id="10067" w:author="Dr Mamadou SANOGO" w:date="2023-10-26T15:54:00Z">
              <w:r w:rsidRPr="00683B98" w:rsidDel="00561D9D">
                <w:rPr>
                  <w:rFonts w:asciiTheme="minorHAnsi" w:hAnsiTheme="minorHAnsi"/>
                  <w:bCs/>
                  <w:color w:val="FF0000"/>
                  <w:sz w:val="20"/>
                  <w:szCs w:val="20"/>
                  <w:rPrChange w:id="10068"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10069" w:author="Dr Mamadou SANOGO" w:date="2023-10-26T15:54:00Z"/>
                <w:rFonts w:asciiTheme="minorHAnsi" w:hAnsiTheme="minorHAnsi"/>
                <w:bCs/>
                <w:color w:val="FF0000"/>
                <w:sz w:val="20"/>
                <w:szCs w:val="20"/>
                <w:rPrChange w:id="10070" w:author="Dr Mamadou SANOGO" w:date="2023-10-26T15:46:00Z">
                  <w:rPr>
                    <w:del w:id="10071" w:author="Dr Mamadou SANOGO" w:date="2023-10-26T15:54:00Z"/>
                    <w:rFonts w:asciiTheme="minorHAnsi" w:hAnsiTheme="minorHAnsi"/>
                    <w:bCs/>
                    <w:color w:val="000000" w:themeColor="text1"/>
                    <w:sz w:val="20"/>
                    <w:szCs w:val="20"/>
                  </w:rPr>
                </w:rPrChange>
              </w:rPr>
            </w:pPr>
            <w:del w:id="10072" w:author="Dr Mamadou SANOGO" w:date="2023-10-26T15:54:00Z">
              <w:r w:rsidRPr="00683B98" w:rsidDel="00561D9D">
                <w:rPr>
                  <w:rFonts w:asciiTheme="minorHAnsi" w:hAnsiTheme="minorHAnsi"/>
                  <w:bCs/>
                  <w:color w:val="FF0000"/>
                  <w:sz w:val="20"/>
                  <w:szCs w:val="20"/>
                  <w:rPrChange w:id="1007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10074" w:author="Dr Mamadou SANOGO" w:date="2023-10-26T15:54:00Z"/>
                <w:color w:val="FF0000"/>
                <w:sz w:val="20"/>
                <w:szCs w:val="20"/>
                <w:lang w:eastAsia="en-US"/>
                <w:rPrChange w:id="10075" w:author="Dr Mamadou SANOGO" w:date="2023-10-26T15:46:00Z">
                  <w:rPr>
                    <w:del w:id="10076" w:author="Dr Mamadou SANOGO" w:date="2023-10-26T15:54:00Z"/>
                    <w:sz w:val="20"/>
                    <w:szCs w:val="20"/>
                    <w:lang w:eastAsia="en-US"/>
                  </w:rPr>
                </w:rPrChange>
              </w:rPr>
            </w:pPr>
            <w:del w:id="10077" w:author="Dr Mamadou SANOGO" w:date="2023-10-26T15:54:00Z">
              <w:r w:rsidRPr="00683B98" w:rsidDel="00561D9D">
                <w:rPr>
                  <w:rFonts w:asciiTheme="minorHAnsi" w:hAnsiTheme="minorHAnsi"/>
                  <w:bCs/>
                  <w:color w:val="FF0000"/>
                  <w:sz w:val="20"/>
                  <w:szCs w:val="20"/>
                  <w:rPrChange w:id="10078"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10079" w:author="Dr Mamadou SANOGO" w:date="2023-10-26T15:54:00Z"/>
                <w:color w:val="FF0000"/>
                <w:sz w:val="20"/>
                <w:szCs w:val="20"/>
                <w:rPrChange w:id="10080" w:author="Dr Mamadou SANOGO" w:date="2023-10-26T15:46:00Z">
                  <w:rPr>
                    <w:del w:id="10081" w:author="Dr Mamadou SANOGO" w:date="2023-10-26T15:54:00Z"/>
                    <w:sz w:val="20"/>
                    <w:szCs w:val="20"/>
                  </w:rPr>
                </w:rPrChange>
              </w:rPr>
            </w:pPr>
            <w:del w:id="10082" w:author="Dr Mamadou SANOGO" w:date="2023-10-26T15:54:00Z">
              <w:r w:rsidRPr="00683B98" w:rsidDel="00561D9D">
                <w:rPr>
                  <w:rFonts w:asciiTheme="minorHAnsi" w:hAnsiTheme="minorHAnsi"/>
                  <w:bCs/>
                  <w:i/>
                  <w:color w:val="FF0000"/>
                  <w:sz w:val="20"/>
                  <w:szCs w:val="20"/>
                  <w:rPrChange w:id="10083"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10084" w:author="Dr Mamadou SANOGO" w:date="2023-10-26T15:54:00Z"/>
                <w:color w:val="FF0000"/>
                <w:sz w:val="20"/>
                <w:szCs w:val="20"/>
                <w:rPrChange w:id="10085" w:author="Dr Mamadou SANOGO" w:date="2023-10-26T15:46:00Z">
                  <w:rPr>
                    <w:del w:id="10086" w:author="Dr Mamadou SANOGO" w:date="2023-10-26T15:54:00Z"/>
                    <w:sz w:val="20"/>
                    <w:szCs w:val="20"/>
                  </w:rPr>
                </w:rPrChange>
              </w:rPr>
            </w:pPr>
            <w:del w:id="10087" w:author="Dr Mamadou SANOGO" w:date="2023-10-26T15:54:00Z">
              <w:r w:rsidRPr="00683B98" w:rsidDel="00561D9D">
                <w:rPr>
                  <w:rFonts w:asciiTheme="minorHAnsi" w:hAnsiTheme="minorHAnsi"/>
                  <w:bCs/>
                  <w:i/>
                  <w:color w:val="FF0000"/>
                  <w:sz w:val="20"/>
                  <w:szCs w:val="20"/>
                  <w:rPrChange w:id="1008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10089"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10090" w:author="Dr Mamadou SANOGO" w:date="2023-10-26T15:54:00Z"/>
                <w:rFonts w:asciiTheme="minorHAnsi" w:hAnsiTheme="minorHAnsi"/>
                <w:b/>
                <w:color w:val="FF0000"/>
                <w:sz w:val="20"/>
                <w:szCs w:val="20"/>
                <w:rPrChange w:id="10091" w:author="Dr Mamadou SANOGO" w:date="2023-10-26T15:46:00Z">
                  <w:rPr>
                    <w:del w:id="1009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10093" w:author="Dr Mamadou SANOGO" w:date="2023-10-26T15:54:00Z"/>
                <w:rFonts w:asciiTheme="minorHAnsi" w:hAnsiTheme="minorHAnsi"/>
                <w:b/>
                <w:color w:val="FF0000"/>
                <w:sz w:val="20"/>
                <w:szCs w:val="20"/>
                <w:rPrChange w:id="10094" w:author="Dr Mamadou SANOGO" w:date="2023-10-26T15:46:00Z">
                  <w:rPr>
                    <w:del w:id="1009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10096" w:author="Dr Mamadou SANOGO" w:date="2023-10-26T15:54:00Z"/>
                <w:bCs/>
                <w:color w:val="FF0000"/>
                <w:sz w:val="20"/>
                <w:szCs w:val="20"/>
                <w:u w:val="single"/>
                <w:lang w:eastAsia="en-US"/>
                <w:rPrChange w:id="10097" w:author="Dr Mamadou SANOGO" w:date="2023-10-26T15:46:00Z">
                  <w:rPr>
                    <w:del w:id="1009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10099" w:author="Dr Mamadou SANOGO" w:date="2023-10-26T15:54:00Z"/>
                <w:rFonts w:asciiTheme="minorHAnsi" w:hAnsiTheme="minorHAnsi"/>
                <w:bCs/>
                <w:color w:val="FF0000"/>
                <w:sz w:val="20"/>
                <w:szCs w:val="20"/>
                <w:rPrChange w:id="10100" w:author="Dr Mamadou SANOGO" w:date="2023-10-26T15:46:00Z">
                  <w:rPr>
                    <w:del w:id="10101" w:author="Dr Mamadou SANOGO" w:date="2023-10-26T15:54:00Z"/>
                    <w:rFonts w:asciiTheme="minorHAnsi" w:hAnsiTheme="minorHAnsi"/>
                    <w:bCs/>
                    <w:color w:val="000000" w:themeColor="text1"/>
                    <w:sz w:val="20"/>
                    <w:szCs w:val="20"/>
                  </w:rPr>
                </w:rPrChange>
              </w:rPr>
            </w:pPr>
            <w:del w:id="10102" w:author="Dr Mamadou SANOGO" w:date="2023-10-26T15:54:00Z">
              <w:r w:rsidRPr="00683B98" w:rsidDel="00561D9D">
                <w:rPr>
                  <w:rFonts w:asciiTheme="minorHAnsi" w:hAnsiTheme="minorHAnsi"/>
                  <w:bCs/>
                  <w:color w:val="FF0000"/>
                  <w:sz w:val="20"/>
                  <w:szCs w:val="20"/>
                  <w:rPrChange w:id="10103"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10104" w:author="Dr Mamadou SANOGO" w:date="2023-10-26T15:54:00Z"/>
                <w:rFonts w:asciiTheme="minorHAnsi" w:hAnsiTheme="minorHAnsi"/>
                <w:bCs/>
                <w:color w:val="FF0000"/>
                <w:sz w:val="20"/>
                <w:szCs w:val="20"/>
                <w:rPrChange w:id="10105" w:author="Dr Mamadou SANOGO" w:date="2023-10-26T15:46:00Z">
                  <w:rPr>
                    <w:del w:id="10106" w:author="Dr Mamadou SANOGO" w:date="2023-10-26T15:54:00Z"/>
                    <w:rFonts w:asciiTheme="minorHAnsi" w:hAnsiTheme="minorHAnsi"/>
                    <w:bCs/>
                    <w:color w:val="000000" w:themeColor="text1"/>
                    <w:sz w:val="20"/>
                    <w:szCs w:val="20"/>
                  </w:rPr>
                </w:rPrChange>
              </w:rPr>
            </w:pPr>
            <w:del w:id="10107" w:author="Dr Mamadou SANOGO" w:date="2023-10-26T15:54:00Z">
              <w:r w:rsidRPr="00683B98" w:rsidDel="00561D9D">
                <w:rPr>
                  <w:rFonts w:asciiTheme="minorHAnsi" w:hAnsiTheme="minorHAnsi"/>
                  <w:bCs/>
                  <w:color w:val="FF0000"/>
                  <w:sz w:val="20"/>
                  <w:szCs w:val="20"/>
                  <w:rPrChange w:id="1010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10109" w:author="Dr Mamadou SANOGO" w:date="2023-10-26T15:54:00Z"/>
                <w:color w:val="FF0000"/>
                <w:sz w:val="20"/>
                <w:szCs w:val="20"/>
                <w:lang w:eastAsia="en-US"/>
                <w:rPrChange w:id="10110" w:author="Dr Mamadou SANOGO" w:date="2023-10-26T15:46:00Z">
                  <w:rPr>
                    <w:del w:id="1011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10112" w:author="Dr Mamadou SANOGO" w:date="2023-10-26T15:54:00Z"/>
                <w:bCs/>
                <w:color w:val="FF0000"/>
                <w:sz w:val="20"/>
                <w:szCs w:val="20"/>
                <w:u w:val="single"/>
                <w:lang w:eastAsia="en-US"/>
                <w:rPrChange w:id="10113" w:author="Dr Mamadou SANOGO" w:date="2023-10-26T15:46:00Z">
                  <w:rPr>
                    <w:del w:id="1011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10115" w:author="Dr Mamadou SANOGO" w:date="2023-10-26T15:54:00Z"/>
                <w:bCs/>
                <w:color w:val="FF0000"/>
                <w:sz w:val="20"/>
                <w:szCs w:val="20"/>
                <w:u w:val="single"/>
                <w:lang w:eastAsia="en-US"/>
                <w:rPrChange w:id="10116" w:author="Dr Mamadou SANOGO" w:date="2023-10-26T15:46:00Z">
                  <w:rPr>
                    <w:del w:id="10117"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10118"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10119" w:author="Dr Mamadou SANOGO" w:date="2023-10-26T15:54:00Z"/>
                <w:rFonts w:asciiTheme="minorHAnsi" w:hAnsiTheme="minorHAnsi"/>
                <w:b/>
                <w:color w:val="FF0000"/>
                <w:sz w:val="20"/>
                <w:szCs w:val="20"/>
                <w:rPrChange w:id="10120" w:author="Dr Mamadou SANOGO" w:date="2023-10-26T15:46:00Z">
                  <w:rPr>
                    <w:del w:id="1012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10122" w:author="Dr Mamadou SANOGO" w:date="2023-10-26T15:54:00Z"/>
                <w:rFonts w:asciiTheme="minorHAnsi" w:hAnsiTheme="minorHAnsi"/>
                <w:b/>
                <w:color w:val="FF0000"/>
                <w:sz w:val="20"/>
                <w:szCs w:val="20"/>
                <w:rPrChange w:id="10123" w:author="Dr Mamadou SANOGO" w:date="2023-10-26T15:46:00Z">
                  <w:rPr>
                    <w:del w:id="1012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10125" w:author="Dr Mamadou SANOGO" w:date="2023-10-26T15:54:00Z"/>
                <w:bCs/>
                <w:color w:val="FF0000"/>
                <w:sz w:val="20"/>
                <w:szCs w:val="20"/>
                <w:u w:val="single"/>
                <w:lang w:eastAsia="en-US"/>
                <w:rPrChange w:id="10126" w:author="Dr Mamadou SANOGO" w:date="2023-10-26T15:46:00Z">
                  <w:rPr>
                    <w:del w:id="1012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10128" w:author="Dr Mamadou SANOGO" w:date="2023-10-26T15:54:00Z"/>
                <w:rFonts w:asciiTheme="minorHAnsi" w:hAnsiTheme="minorHAnsi"/>
                <w:bCs/>
                <w:color w:val="FF0000"/>
                <w:sz w:val="20"/>
                <w:szCs w:val="20"/>
                <w:rPrChange w:id="10129" w:author="Dr Mamadou SANOGO" w:date="2023-10-26T15:46:00Z">
                  <w:rPr>
                    <w:del w:id="10130" w:author="Dr Mamadou SANOGO" w:date="2023-10-26T15:54:00Z"/>
                    <w:rFonts w:asciiTheme="minorHAnsi" w:hAnsiTheme="minorHAnsi"/>
                    <w:bCs/>
                    <w:color w:val="000000" w:themeColor="text1"/>
                    <w:sz w:val="20"/>
                    <w:szCs w:val="20"/>
                  </w:rPr>
                </w:rPrChange>
              </w:rPr>
            </w:pPr>
            <w:del w:id="10131" w:author="Dr Mamadou SANOGO" w:date="2023-10-26T15:54:00Z">
              <w:r w:rsidRPr="00683B98" w:rsidDel="00561D9D">
                <w:rPr>
                  <w:rFonts w:asciiTheme="minorHAnsi" w:hAnsiTheme="minorHAnsi"/>
                  <w:bCs/>
                  <w:color w:val="FF0000"/>
                  <w:sz w:val="20"/>
                  <w:szCs w:val="20"/>
                  <w:rPrChange w:id="10132"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10133" w:author="Dr Mamadou SANOGO" w:date="2023-10-26T15:54:00Z"/>
                <w:rFonts w:asciiTheme="minorHAnsi" w:hAnsiTheme="minorHAnsi"/>
                <w:bCs/>
                <w:color w:val="FF0000"/>
                <w:sz w:val="20"/>
                <w:szCs w:val="20"/>
                <w:rPrChange w:id="10134" w:author="Dr Mamadou SANOGO" w:date="2023-10-26T15:46:00Z">
                  <w:rPr>
                    <w:del w:id="10135" w:author="Dr Mamadou SANOGO" w:date="2023-10-26T15:54:00Z"/>
                    <w:rFonts w:asciiTheme="minorHAnsi" w:hAnsiTheme="minorHAnsi"/>
                    <w:bCs/>
                    <w:color w:val="000000" w:themeColor="text1"/>
                    <w:sz w:val="20"/>
                    <w:szCs w:val="20"/>
                  </w:rPr>
                </w:rPrChange>
              </w:rPr>
            </w:pPr>
            <w:del w:id="10136" w:author="Dr Mamadou SANOGO" w:date="2023-10-26T15:54:00Z">
              <w:r w:rsidRPr="00683B98" w:rsidDel="00561D9D">
                <w:rPr>
                  <w:rFonts w:asciiTheme="minorHAnsi" w:hAnsiTheme="minorHAnsi"/>
                  <w:bCs/>
                  <w:color w:val="FF0000"/>
                  <w:sz w:val="20"/>
                  <w:szCs w:val="20"/>
                  <w:rPrChange w:id="10137"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10138" w:author="Dr Mamadou SANOGO" w:date="2023-10-26T15:54:00Z"/>
                <w:color w:val="FF0000"/>
                <w:sz w:val="20"/>
                <w:szCs w:val="20"/>
                <w:lang w:eastAsia="en-US"/>
                <w:rPrChange w:id="10139" w:author="Dr Mamadou SANOGO" w:date="2023-10-26T15:46:00Z">
                  <w:rPr>
                    <w:del w:id="10140"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10141" w:author="Dr Mamadou SANOGO" w:date="2023-10-26T15:54:00Z"/>
                <w:bCs/>
                <w:color w:val="FF0000"/>
                <w:sz w:val="20"/>
                <w:szCs w:val="20"/>
                <w:u w:val="single"/>
                <w:lang w:eastAsia="en-US"/>
                <w:rPrChange w:id="10142" w:author="Dr Mamadou SANOGO" w:date="2023-10-26T15:46:00Z">
                  <w:rPr>
                    <w:del w:id="10143"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10144" w:author="Dr Mamadou SANOGO" w:date="2023-10-26T15:54:00Z"/>
                <w:bCs/>
                <w:color w:val="FF0000"/>
                <w:sz w:val="20"/>
                <w:szCs w:val="20"/>
                <w:u w:val="single"/>
                <w:lang w:eastAsia="en-US"/>
                <w:rPrChange w:id="10145" w:author="Dr Mamadou SANOGO" w:date="2023-10-26T15:46:00Z">
                  <w:rPr>
                    <w:del w:id="10146"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10147"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10148" w:author="Dr Mamadou SANOGO" w:date="2023-10-26T15:54:00Z"/>
                <w:rFonts w:asciiTheme="minorHAnsi" w:hAnsiTheme="minorHAnsi"/>
                <w:b/>
                <w:color w:val="FF0000"/>
                <w:sz w:val="20"/>
                <w:szCs w:val="20"/>
                <w:rPrChange w:id="10149" w:author="Dr Mamadou SANOGO" w:date="2023-10-26T15:46:00Z">
                  <w:rPr>
                    <w:del w:id="1015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10151" w:author="Dr Mamadou SANOGO" w:date="2023-10-26T15:54:00Z"/>
                <w:rFonts w:asciiTheme="minorHAnsi" w:hAnsiTheme="minorHAnsi"/>
                <w:b/>
                <w:color w:val="FF0000"/>
                <w:sz w:val="20"/>
                <w:szCs w:val="20"/>
                <w:rPrChange w:id="10152" w:author="Dr Mamadou SANOGO" w:date="2023-10-26T15:46:00Z">
                  <w:rPr>
                    <w:del w:id="1015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10154" w:author="Dr Mamadou SANOGO" w:date="2023-10-26T15:54:00Z"/>
                <w:bCs/>
                <w:color w:val="FF0000"/>
                <w:sz w:val="20"/>
                <w:szCs w:val="20"/>
                <w:u w:val="single"/>
                <w:lang w:eastAsia="en-US"/>
                <w:rPrChange w:id="10155" w:author="Dr Mamadou SANOGO" w:date="2023-10-26T15:46:00Z">
                  <w:rPr>
                    <w:del w:id="1015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10157" w:author="Dr Mamadou SANOGO" w:date="2023-10-26T15:54:00Z"/>
                <w:rFonts w:asciiTheme="minorHAnsi" w:hAnsiTheme="minorHAnsi"/>
                <w:bCs/>
                <w:color w:val="FF0000"/>
                <w:sz w:val="20"/>
                <w:szCs w:val="20"/>
                <w:rPrChange w:id="10158" w:author="Dr Mamadou SANOGO" w:date="2023-10-26T15:46:00Z">
                  <w:rPr>
                    <w:del w:id="10159" w:author="Dr Mamadou SANOGO" w:date="2023-10-26T15:54:00Z"/>
                    <w:rFonts w:asciiTheme="minorHAnsi" w:hAnsiTheme="minorHAnsi"/>
                    <w:bCs/>
                    <w:color w:val="000000" w:themeColor="text1"/>
                    <w:sz w:val="20"/>
                    <w:szCs w:val="20"/>
                  </w:rPr>
                </w:rPrChange>
              </w:rPr>
            </w:pPr>
            <w:del w:id="10160" w:author="Dr Mamadou SANOGO" w:date="2023-10-26T15:54:00Z">
              <w:r w:rsidRPr="00683B98" w:rsidDel="00561D9D">
                <w:rPr>
                  <w:rFonts w:asciiTheme="minorHAnsi" w:hAnsiTheme="minorHAnsi"/>
                  <w:bCs/>
                  <w:color w:val="FF0000"/>
                  <w:sz w:val="20"/>
                  <w:szCs w:val="20"/>
                  <w:rPrChange w:id="10161"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10162" w:author="Dr Mamadou SANOGO" w:date="2023-10-26T15:54:00Z"/>
                <w:rFonts w:asciiTheme="minorHAnsi" w:hAnsiTheme="minorHAnsi"/>
                <w:bCs/>
                <w:color w:val="FF0000"/>
                <w:sz w:val="20"/>
                <w:szCs w:val="20"/>
                <w:rPrChange w:id="10163" w:author="Dr Mamadou SANOGO" w:date="2023-10-26T15:46:00Z">
                  <w:rPr>
                    <w:del w:id="10164" w:author="Dr Mamadou SANOGO" w:date="2023-10-26T15:54:00Z"/>
                    <w:rFonts w:asciiTheme="minorHAnsi" w:hAnsiTheme="minorHAnsi"/>
                    <w:bCs/>
                    <w:color w:val="000000" w:themeColor="text1"/>
                    <w:sz w:val="20"/>
                    <w:szCs w:val="20"/>
                  </w:rPr>
                </w:rPrChange>
              </w:rPr>
            </w:pPr>
            <w:del w:id="10165" w:author="Dr Mamadou SANOGO" w:date="2023-10-26T15:54:00Z">
              <w:r w:rsidRPr="00683B98" w:rsidDel="00561D9D">
                <w:rPr>
                  <w:rFonts w:asciiTheme="minorHAnsi" w:hAnsiTheme="minorHAnsi"/>
                  <w:bCs/>
                  <w:color w:val="FF0000"/>
                  <w:sz w:val="20"/>
                  <w:szCs w:val="20"/>
                  <w:rPrChange w:id="1016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10167" w:author="Dr Mamadou SANOGO" w:date="2023-10-26T15:54:00Z"/>
                <w:color w:val="FF0000"/>
                <w:sz w:val="20"/>
                <w:szCs w:val="20"/>
                <w:lang w:eastAsia="en-US"/>
                <w:rPrChange w:id="10168" w:author="Dr Mamadou SANOGO" w:date="2023-10-26T15:46:00Z">
                  <w:rPr>
                    <w:del w:id="10169"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10170" w:author="Dr Mamadou SANOGO" w:date="2023-10-26T15:54:00Z"/>
                <w:bCs/>
                <w:color w:val="FF0000"/>
                <w:sz w:val="20"/>
                <w:szCs w:val="20"/>
                <w:u w:val="single"/>
                <w:lang w:eastAsia="en-US"/>
                <w:rPrChange w:id="10171" w:author="Dr Mamadou SANOGO" w:date="2023-10-26T15:46:00Z">
                  <w:rPr>
                    <w:del w:id="10172"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10173" w:author="Dr Mamadou SANOGO" w:date="2023-10-26T15:54:00Z"/>
                <w:bCs/>
                <w:color w:val="FF0000"/>
                <w:sz w:val="20"/>
                <w:szCs w:val="20"/>
                <w:u w:val="single"/>
                <w:lang w:eastAsia="en-US"/>
                <w:rPrChange w:id="10174" w:author="Dr Mamadou SANOGO" w:date="2023-10-26T15:46:00Z">
                  <w:rPr>
                    <w:del w:id="10175"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10176"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10177" w:author="Dr Mamadou SANOGO" w:date="2023-10-26T15:54:00Z"/>
                <w:rFonts w:asciiTheme="minorHAnsi" w:hAnsiTheme="minorHAnsi"/>
                <w:b/>
                <w:bCs/>
                <w:color w:val="FF0000"/>
                <w:sz w:val="20"/>
                <w:szCs w:val="20"/>
                <w:rPrChange w:id="10178" w:author="Dr Mamadou SANOGO" w:date="2023-10-26T15:46:00Z">
                  <w:rPr>
                    <w:del w:id="10179" w:author="Dr Mamadou SANOGO" w:date="2023-10-26T15:54:00Z"/>
                    <w:rFonts w:asciiTheme="minorHAnsi" w:hAnsiTheme="minorHAnsi"/>
                    <w:b/>
                    <w:bCs/>
                    <w:color w:val="000000" w:themeColor="text1"/>
                    <w:sz w:val="20"/>
                    <w:szCs w:val="20"/>
                  </w:rPr>
                </w:rPrChange>
              </w:rPr>
            </w:pPr>
            <w:del w:id="10180" w:author="Dr Mamadou SANOGO" w:date="2023-10-26T15:54:00Z">
              <w:r w:rsidRPr="00683B98" w:rsidDel="00561D9D">
                <w:rPr>
                  <w:rFonts w:asciiTheme="minorHAnsi" w:hAnsiTheme="minorHAnsi"/>
                  <w:b/>
                  <w:bCs/>
                  <w:color w:val="FF0000"/>
                  <w:sz w:val="20"/>
                  <w:szCs w:val="20"/>
                  <w:rPrChange w:id="10181"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10182" w:author="Dr Mamadou SANOGO" w:date="2023-10-26T15:54:00Z"/>
                <w:rFonts w:asciiTheme="minorHAnsi" w:hAnsiTheme="minorHAnsi"/>
                <w:b/>
                <w:bCs/>
                <w:color w:val="FF0000"/>
                <w:sz w:val="20"/>
                <w:szCs w:val="20"/>
                <w:rPrChange w:id="10183" w:author="Dr Mamadou SANOGO" w:date="2023-10-26T15:46:00Z">
                  <w:rPr>
                    <w:del w:id="10184" w:author="Dr Mamadou SANOGO" w:date="2023-10-26T15:54:00Z"/>
                    <w:rFonts w:asciiTheme="minorHAnsi" w:hAnsiTheme="minorHAnsi"/>
                    <w:b/>
                    <w:bCs/>
                    <w:color w:val="000000" w:themeColor="text1"/>
                    <w:sz w:val="20"/>
                    <w:szCs w:val="20"/>
                  </w:rPr>
                </w:rPrChange>
              </w:rPr>
            </w:pPr>
            <w:del w:id="10185" w:author="Dr Mamadou SANOGO" w:date="2023-10-26T15:54:00Z">
              <w:r w:rsidRPr="00683B98" w:rsidDel="00561D9D">
                <w:rPr>
                  <w:rFonts w:asciiTheme="minorHAnsi" w:hAnsiTheme="minorHAnsi"/>
                  <w:b/>
                  <w:bCs/>
                  <w:color w:val="FF0000"/>
                  <w:sz w:val="20"/>
                  <w:szCs w:val="20"/>
                  <w:rPrChange w:id="10186"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10187" w:author="Dr Mamadou SANOGO" w:date="2023-10-26T15:54:00Z"/>
                <w:b/>
                <w:bCs/>
                <w:color w:val="FF0000"/>
                <w:sz w:val="20"/>
                <w:szCs w:val="20"/>
                <w:lang w:eastAsia="en-US"/>
                <w:rPrChange w:id="10188" w:author="Dr Mamadou SANOGO" w:date="2023-10-26T15:46:00Z">
                  <w:rPr>
                    <w:del w:id="10189"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10190" w:author="Dr Mamadou SANOGO" w:date="2023-10-26T15:54:00Z"/>
                <w:rFonts w:asciiTheme="minorHAnsi" w:hAnsiTheme="minorHAnsi"/>
                <w:b/>
                <w:bCs/>
                <w:color w:val="FF0000"/>
                <w:sz w:val="20"/>
                <w:szCs w:val="20"/>
                <w:rPrChange w:id="10191" w:author="Dr Mamadou SANOGO" w:date="2023-10-26T15:46:00Z">
                  <w:rPr>
                    <w:del w:id="10192" w:author="Dr Mamadou SANOGO" w:date="2023-10-26T15:54:00Z"/>
                    <w:rFonts w:asciiTheme="minorHAnsi" w:hAnsiTheme="minorHAnsi"/>
                    <w:b/>
                    <w:bCs/>
                    <w:color w:val="000000" w:themeColor="text1"/>
                    <w:sz w:val="20"/>
                    <w:szCs w:val="20"/>
                  </w:rPr>
                </w:rPrChange>
              </w:rPr>
            </w:pPr>
            <w:del w:id="10193" w:author="Dr Mamadou SANOGO" w:date="2023-10-26T15:54:00Z">
              <w:r w:rsidRPr="00683B98" w:rsidDel="00561D9D">
                <w:rPr>
                  <w:rFonts w:asciiTheme="minorHAnsi" w:hAnsiTheme="minorHAnsi"/>
                  <w:b/>
                  <w:bCs/>
                  <w:color w:val="FF0000"/>
                  <w:sz w:val="20"/>
                  <w:szCs w:val="20"/>
                  <w:rPrChange w:id="10194"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10195" w:author="Dr Mamadou SANOGO" w:date="2023-10-26T15:54:00Z"/>
                <w:rFonts w:asciiTheme="minorHAnsi" w:hAnsiTheme="minorHAnsi"/>
                <w:b/>
                <w:bCs/>
                <w:color w:val="FF0000"/>
                <w:sz w:val="20"/>
                <w:szCs w:val="20"/>
                <w:rPrChange w:id="10196" w:author="Dr Mamadou SANOGO" w:date="2023-10-26T15:46:00Z">
                  <w:rPr>
                    <w:del w:id="10197" w:author="Dr Mamadou SANOGO" w:date="2023-10-26T15:54:00Z"/>
                    <w:rFonts w:asciiTheme="minorHAnsi" w:hAnsiTheme="minorHAnsi"/>
                    <w:b/>
                    <w:bCs/>
                    <w:color w:val="000000" w:themeColor="text1"/>
                    <w:sz w:val="20"/>
                    <w:szCs w:val="20"/>
                  </w:rPr>
                </w:rPrChange>
              </w:rPr>
            </w:pPr>
            <w:del w:id="10198" w:author="Dr Mamadou SANOGO" w:date="2023-10-26T15:54:00Z">
              <w:r w:rsidRPr="00683B98" w:rsidDel="00561D9D">
                <w:rPr>
                  <w:rFonts w:asciiTheme="minorHAnsi" w:hAnsiTheme="minorHAnsi"/>
                  <w:b/>
                  <w:bCs/>
                  <w:color w:val="FF0000"/>
                  <w:sz w:val="20"/>
                  <w:szCs w:val="20"/>
                  <w:rPrChange w:id="10199"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10200" w:author="Dr Mamadou SANOGO" w:date="2023-10-26T15:54:00Z"/>
                <w:b/>
                <w:bCs/>
                <w:color w:val="FF0000"/>
                <w:sz w:val="20"/>
                <w:szCs w:val="20"/>
                <w:lang w:eastAsia="en-US"/>
                <w:rPrChange w:id="10201" w:author="Dr Mamadou SANOGO" w:date="2023-10-26T15:46:00Z">
                  <w:rPr>
                    <w:del w:id="10202"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10203" w:author="Dr Mamadou SANOGO" w:date="2023-10-26T15:54:00Z"/>
          <w:rFonts w:asciiTheme="minorHAnsi" w:hAnsiTheme="minorHAnsi"/>
          <w:b w:val="0"/>
          <w:bCs/>
          <w:color w:val="FF0000"/>
          <w:sz w:val="20"/>
          <w:rPrChange w:id="10204" w:author="Dr Mamadou SANOGO" w:date="2023-10-26T15:46:00Z">
            <w:rPr>
              <w:del w:id="10205"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10206" w:author="Dr Mamadou SANOGO" w:date="2023-10-25T14:38:00Z"/>
          <w:rFonts w:asciiTheme="minorHAnsi" w:hAnsiTheme="minorHAnsi"/>
          <w:b w:val="0"/>
          <w:bCs/>
          <w:color w:val="FF0000"/>
          <w:sz w:val="20"/>
          <w:rPrChange w:id="10207" w:author="Dr Mamadou SANOGO" w:date="2023-10-26T15:46:00Z">
            <w:rPr>
              <w:del w:id="10208"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10209" w:author="Dr Mamadou SANOGO" w:date="2023-10-25T14:38:00Z"/>
          <w:rFonts w:asciiTheme="minorHAnsi" w:hAnsiTheme="minorHAnsi"/>
          <w:b w:val="0"/>
          <w:bCs/>
          <w:color w:val="FF0000"/>
          <w:sz w:val="20"/>
          <w:rPrChange w:id="10210" w:author="Dr Mamadou SANOGO" w:date="2023-10-26T15:46:00Z">
            <w:rPr>
              <w:del w:id="10211"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10212" w:author="Dr Mamadou SANOGO" w:date="2023-10-25T14:38:00Z"/>
          <w:rFonts w:asciiTheme="minorHAnsi" w:hAnsiTheme="minorHAnsi"/>
          <w:b w:val="0"/>
          <w:bCs/>
          <w:color w:val="FF0000"/>
          <w:sz w:val="20"/>
          <w:rPrChange w:id="10213" w:author="Dr Mamadou SANOGO" w:date="2023-10-26T15:46:00Z">
            <w:rPr>
              <w:del w:id="10214"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10215" w:author="Dr Mamadou SANOGO" w:date="2023-10-26T15:54:00Z"/>
          <w:rFonts w:asciiTheme="minorHAnsi" w:hAnsiTheme="minorHAnsi"/>
          <w:b w:val="0"/>
          <w:bCs/>
          <w:color w:val="FF0000"/>
          <w:sz w:val="20"/>
          <w:rPrChange w:id="10216" w:author="Dr Mamadou SANOGO" w:date="2023-10-26T15:46:00Z">
            <w:rPr>
              <w:del w:id="10217" w:author="Dr Mamadou SANOGO" w:date="2023-10-26T15:54:00Z"/>
              <w:rFonts w:asciiTheme="minorHAnsi" w:hAnsiTheme="minorHAnsi"/>
              <w:b w:val="0"/>
              <w:bCs/>
              <w:sz w:val="20"/>
            </w:rPr>
          </w:rPrChange>
        </w:rPr>
        <w:pPrChange w:id="10218"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10219" w:author="Dr Mamadou SANOGO" w:date="2023-10-26T15:54:00Z"/>
          <w:rFonts w:ascii="Berlin Sans FB Demi" w:hAnsi="Berlin Sans FB Demi"/>
          <w:color w:val="FF0000"/>
          <w:rPrChange w:id="10220" w:author="Dr Mamadou SANOGO" w:date="2023-10-26T15:46:00Z">
            <w:rPr>
              <w:del w:id="10221" w:author="Dr Mamadou SANOGO" w:date="2023-10-26T15:54:00Z"/>
              <w:rFonts w:ascii="Berlin Sans FB Demi" w:hAnsi="Berlin Sans FB Demi"/>
              <w:color w:val="000000" w:themeColor="text1"/>
            </w:rPr>
          </w:rPrChange>
        </w:rPr>
      </w:pPr>
      <w:del w:id="10222" w:author="Dr Mamadou SANOGO" w:date="2023-10-26T15:54:00Z">
        <w:r w:rsidRPr="00683B98" w:rsidDel="00561D9D">
          <w:rPr>
            <w:rFonts w:ascii="Berlin Sans FB Demi" w:hAnsi="Berlin Sans FB Demi"/>
            <w:b w:val="0"/>
            <w:i w:val="0"/>
            <w:color w:val="FF0000"/>
            <w:rPrChange w:id="10223" w:author="Dr Mamadou SANOGO" w:date="2023-10-26T15:46:00Z">
              <w:rPr>
                <w:rFonts w:ascii="Berlin Sans FB Demi" w:hAnsi="Berlin Sans FB Demi"/>
                <w:b w:val="0"/>
                <w:i w:val="0"/>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10224" w:author="Dr Mamadou SANOGO" w:date="2023-10-26T15:54:00Z"/>
          <w:rFonts w:asciiTheme="minorHAnsi" w:hAnsiTheme="minorHAnsi"/>
          <w:b w:val="0"/>
          <w:bCs/>
          <w:color w:val="FF0000"/>
          <w:sz w:val="20"/>
          <w:rPrChange w:id="10225" w:author="Dr Mamadou SANOGO" w:date="2023-10-26T15:46:00Z">
            <w:rPr>
              <w:del w:id="10226" w:author="Dr Mamadou SANOGO" w:date="2023-10-26T15:54:00Z"/>
              <w:rFonts w:asciiTheme="minorHAnsi" w:hAnsiTheme="minorHAnsi"/>
              <w:b w:val="0"/>
              <w:bCs/>
              <w:sz w:val="20"/>
            </w:rPr>
          </w:rPrChange>
        </w:rPr>
      </w:pPr>
      <w:del w:id="10227" w:author="Dr Mamadou SANOGO" w:date="2023-10-26T15:54:00Z">
        <w:r w:rsidRPr="00683B98" w:rsidDel="00561D9D">
          <w:rPr>
            <w:rFonts w:asciiTheme="minorHAnsi" w:hAnsiTheme="minorHAnsi"/>
            <w:b w:val="0"/>
            <w:i w:val="0"/>
            <w:color w:val="FF0000"/>
            <w:sz w:val="20"/>
            <w:rPrChange w:id="10228" w:author="Dr Mamadou SANOGO" w:date="2023-10-26T15:46:00Z">
              <w:rPr>
                <w:rFonts w:asciiTheme="minorHAnsi" w:hAnsiTheme="minorHAnsi"/>
                <w:b w:val="0"/>
                <w:i w:val="0"/>
                <w:sz w:val="20"/>
              </w:rPr>
            </w:rPrChange>
          </w:rPr>
          <w:delText>CM :</w:delText>
        </w:r>
        <w:r w:rsidRPr="00683B98" w:rsidDel="00561D9D">
          <w:rPr>
            <w:rFonts w:asciiTheme="minorHAnsi" w:hAnsiTheme="minorHAnsi"/>
            <w:i w:val="0"/>
            <w:color w:val="FF0000"/>
            <w:sz w:val="20"/>
            <w:rPrChange w:id="10229" w:author="Dr Mamadou SANOGO" w:date="2023-10-26T15:46:00Z">
              <w:rPr>
                <w:rFonts w:asciiTheme="minorHAnsi" w:hAnsiTheme="minorHAnsi"/>
                <w:i w:val="0"/>
                <w:sz w:val="20"/>
              </w:rPr>
            </w:rPrChange>
          </w:rPr>
          <w:delText xml:space="preserve"> Cours magistral/ </w:delText>
        </w:r>
        <w:r w:rsidRPr="00683B98" w:rsidDel="00561D9D">
          <w:rPr>
            <w:rFonts w:asciiTheme="minorHAnsi" w:hAnsiTheme="minorHAnsi"/>
            <w:b w:val="0"/>
            <w:i w:val="0"/>
            <w:color w:val="FF0000"/>
            <w:sz w:val="20"/>
            <w:rPrChange w:id="10230" w:author="Dr Mamadou SANOGO" w:date="2023-10-26T15:46:00Z">
              <w:rPr>
                <w:rFonts w:asciiTheme="minorHAnsi" w:hAnsiTheme="minorHAnsi"/>
                <w:b w:val="0"/>
                <w:i w:val="0"/>
                <w:sz w:val="20"/>
              </w:rPr>
            </w:rPrChange>
          </w:rPr>
          <w:delText>TD :</w:delText>
        </w:r>
        <w:r w:rsidRPr="00683B98" w:rsidDel="00561D9D">
          <w:rPr>
            <w:rFonts w:asciiTheme="minorHAnsi" w:hAnsiTheme="minorHAnsi"/>
            <w:i w:val="0"/>
            <w:color w:val="FF0000"/>
            <w:sz w:val="20"/>
            <w:rPrChange w:id="10231" w:author="Dr Mamadou SANOGO" w:date="2023-10-26T15:46:00Z">
              <w:rPr>
                <w:rFonts w:asciiTheme="minorHAnsi" w:hAnsiTheme="minorHAnsi"/>
                <w:i w:val="0"/>
                <w:sz w:val="20"/>
              </w:rPr>
            </w:rPrChange>
          </w:rPr>
          <w:delText xml:space="preserve"> Travaux dirigés /</w:delText>
        </w:r>
        <w:r w:rsidRPr="00683B98" w:rsidDel="00561D9D">
          <w:rPr>
            <w:rFonts w:asciiTheme="minorHAnsi" w:hAnsiTheme="minorHAnsi"/>
            <w:b w:val="0"/>
            <w:i w:val="0"/>
            <w:color w:val="FF0000"/>
            <w:sz w:val="20"/>
            <w:rPrChange w:id="10232" w:author="Dr Mamadou SANOGO" w:date="2023-10-26T15:46:00Z">
              <w:rPr>
                <w:rFonts w:asciiTheme="minorHAnsi" w:hAnsiTheme="minorHAnsi"/>
                <w:b w:val="0"/>
                <w:i w:val="0"/>
                <w:sz w:val="20"/>
              </w:rPr>
            </w:rPrChange>
          </w:rPr>
          <w:delText>TP :</w:delText>
        </w:r>
        <w:r w:rsidRPr="00683B98" w:rsidDel="00561D9D">
          <w:rPr>
            <w:rFonts w:asciiTheme="minorHAnsi" w:hAnsiTheme="minorHAnsi"/>
            <w:i w:val="0"/>
            <w:color w:val="FF0000"/>
            <w:sz w:val="20"/>
            <w:rPrChange w:id="10233" w:author="Dr Mamadou SANOGO" w:date="2023-10-26T15:46:00Z">
              <w:rPr>
                <w:rFonts w:asciiTheme="minorHAnsi" w:hAnsiTheme="minorHAnsi"/>
                <w:i w:val="0"/>
                <w:sz w:val="20"/>
              </w:rPr>
            </w:rPrChange>
          </w:rPr>
          <w:delText xml:space="preserve"> Travaux pratiques/ /</w:delText>
        </w:r>
        <w:r w:rsidRPr="00683B98" w:rsidDel="00561D9D">
          <w:rPr>
            <w:rFonts w:asciiTheme="minorHAnsi" w:hAnsiTheme="minorHAnsi"/>
            <w:b w:val="0"/>
            <w:i w:val="0"/>
            <w:color w:val="FF0000"/>
            <w:sz w:val="20"/>
            <w:rPrChange w:id="10234" w:author="Dr Mamadou SANOGO" w:date="2023-10-26T15:46:00Z">
              <w:rPr>
                <w:rFonts w:asciiTheme="minorHAnsi" w:hAnsiTheme="minorHAnsi"/>
                <w:b w:val="0"/>
                <w:i w:val="0"/>
                <w:sz w:val="20"/>
              </w:rPr>
            </w:rPrChange>
          </w:rPr>
          <w:delText>S:</w:delText>
        </w:r>
        <w:r w:rsidRPr="00683B98" w:rsidDel="00561D9D">
          <w:rPr>
            <w:rFonts w:asciiTheme="minorHAnsi" w:hAnsiTheme="minorHAnsi"/>
            <w:i w:val="0"/>
            <w:color w:val="FF0000"/>
            <w:sz w:val="20"/>
            <w:rPrChange w:id="10235" w:author="Dr Mamadou SANOGO" w:date="2023-10-26T15:46:00Z">
              <w:rPr>
                <w:rFonts w:asciiTheme="minorHAnsi" w:hAnsiTheme="minorHAnsi"/>
                <w:i w:val="0"/>
                <w:sz w:val="20"/>
              </w:rPr>
            </w:rPrChange>
          </w:rPr>
          <w:delText xml:space="preserve"> Stage/ </w:delText>
        </w:r>
        <w:r w:rsidRPr="00683B98" w:rsidDel="00561D9D">
          <w:rPr>
            <w:rFonts w:asciiTheme="minorHAnsi" w:hAnsiTheme="minorHAnsi"/>
            <w:b w:val="0"/>
            <w:i w:val="0"/>
            <w:color w:val="FF0000"/>
            <w:sz w:val="20"/>
            <w:rPrChange w:id="10236" w:author="Dr Mamadou SANOGO" w:date="2023-10-26T15:46:00Z">
              <w:rPr>
                <w:rFonts w:asciiTheme="minorHAnsi" w:hAnsiTheme="minorHAnsi"/>
                <w:b w:val="0"/>
                <w:i w:val="0"/>
                <w:sz w:val="20"/>
              </w:rPr>
            </w:rPrChange>
          </w:rPr>
          <w:delText>A</w:delText>
        </w:r>
        <w:r w:rsidRPr="00683B98" w:rsidDel="00561D9D">
          <w:rPr>
            <w:rFonts w:asciiTheme="minorHAnsi" w:hAnsiTheme="minorHAnsi"/>
            <w:i w:val="0"/>
            <w:color w:val="FF0000"/>
            <w:sz w:val="20"/>
            <w:rPrChange w:id="10237" w:author="Dr Mamadou SANOGO" w:date="2023-10-26T15:46:00Z">
              <w:rPr>
                <w:rFonts w:asciiTheme="minorHAnsi" w:hAnsiTheme="minorHAnsi"/>
                <w:i w:val="0"/>
                <w:sz w:val="20"/>
              </w:rPr>
            </w:rPrChange>
          </w:rPr>
          <w:delText>: Autres</w:delText>
        </w:r>
      </w:del>
    </w:p>
    <w:p w14:paraId="1C9F328E" w14:textId="4F3028B6" w:rsidR="00631BF4" w:rsidRPr="00683B98" w:rsidDel="00561D9D" w:rsidRDefault="00631BF4" w:rsidP="00631BF4">
      <w:pPr>
        <w:pStyle w:val="Titre"/>
        <w:spacing w:line="276" w:lineRule="auto"/>
        <w:rPr>
          <w:del w:id="10238" w:author="Dr Mamadou SANOGO" w:date="2023-10-26T15:54:00Z"/>
          <w:rFonts w:asciiTheme="minorHAnsi" w:hAnsiTheme="minorHAnsi"/>
          <w:b w:val="0"/>
          <w:bCs/>
          <w:color w:val="FF0000"/>
          <w:sz w:val="20"/>
          <w:rPrChange w:id="10239" w:author="Dr Mamadou SANOGO" w:date="2023-10-26T15:46:00Z">
            <w:rPr>
              <w:del w:id="10240" w:author="Dr Mamadou SANOGO" w:date="2023-10-26T15:54:00Z"/>
              <w:rFonts w:asciiTheme="minorHAnsi" w:hAnsiTheme="minorHAnsi"/>
              <w:b w:val="0"/>
              <w:bCs/>
              <w:sz w:val="20"/>
            </w:rPr>
          </w:rPrChange>
        </w:rPr>
      </w:pPr>
      <w:del w:id="10241" w:author="Dr Mamadou SANOGO" w:date="2023-10-26T15:54:00Z">
        <w:r w:rsidRPr="00683B98" w:rsidDel="00561D9D">
          <w:rPr>
            <w:rFonts w:asciiTheme="minorHAnsi" w:hAnsiTheme="minorHAnsi"/>
            <w:b w:val="0"/>
            <w:i w:val="0"/>
            <w:color w:val="FF0000"/>
            <w:sz w:val="20"/>
            <w:rPrChange w:id="10242" w:author="Dr Mamadou SANOGO" w:date="2023-10-26T15:46:00Z">
              <w:rPr>
                <w:rFonts w:asciiTheme="minorHAnsi" w:hAnsiTheme="minorHAnsi"/>
                <w:b w:val="0"/>
                <w:i w:val="0"/>
                <w:sz w:val="20"/>
              </w:rPr>
            </w:rPrChange>
          </w:rPr>
          <w:delText>22,5 heures de stage</w:delText>
        </w:r>
        <w:r w:rsidRPr="00683B98" w:rsidDel="00561D9D">
          <w:rPr>
            <w:rFonts w:asciiTheme="minorHAnsi" w:hAnsiTheme="minorHAnsi"/>
            <w:i w:val="0"/>
            <w:color w:val="FF0000"/>
            <w:sz w:val="20"/>
            <w:rPrChange w:id="10243" w:author="Dr Mamadou SANOGO" w:date="2023-10-26T15:46:00Z">
              <w:rPr>
                <w:rFonts w:asciiTheme="minorHAnsi" w:hAnsiTheme="minorHAnsi"/>
                <w:i w:val="0"/>
                <w:sz w:val="20"/>
              </w:rPr>
            </w:rPrChange>
          </w:rPr>
          <w:delText>= 0,5 crédit /</w:delText>
        </w:r>
        <w:r w:rsidRPr="00683B98" w:rsidDel="00561D9D">
          <w:rPr>
            <w:rFonts w:asciiTheme="minorHAnsi" w:hAnsiTheme="minorHAnsi"/>
            <w:b w:val="0"/>
            <w:i w:val="0"/>
            <w:color w:val="FF0000"/>
            <w:sz w:val="20"/>
            <w:rPrChange w:id="10244" w:author="Dr Mamadou SANOGO" w:date="2023-10-26T15:46:00Z">
              <w:rPr>
                <w:rFonts w:asciiTheme="minorHAnsi" w:hAnsiTheme="minorHAnsi"/>
                <w:b w:val="0"/>
                <w:i w:val="0"/>
                <w:sz w:val="20"/>
              </w:rPr>
            </w:rPrChange>
          </w:rPr>
          <w:delText>45 heures de stage</w:delText>
        </w:r>
        <w:r w:rsidRPr="00683B98" w:rsidDel="00561D9D">
          <w:rPr>
            <w:rFonts w:asciiTheme="minorHAnsi" w:hAnsiTheme="minorHAnsi"/>
            <w:i w:val="0"/>
            <w:color w:val="FF0000"/>
            <w:sz w:val="20"/>
            <w:rPrChange w:id="10245" w:author="Dr Mamadou SANOGO" w:date="2023-10-26T15:46:00Z">
              <w:rPr>
                <w:rFonts w:asciiTheme="minorHAnsi" w:hAnsiTheme="minorHAnsi"/>
                <w:i w:val="0"/>
                <w:sz w:val="20"/>
              </w:rPr>
            </w:rPrChange>
          </w:rPr>
          <w:delText xml:space="preserve">= 1 crédit/ </w:delText>
        </w:r>
        <w:r w:rsidRPr="00683B98" w:rsidDel="00561D9D">
          <w:rPr>
            <w:rFonts w:asciiTheme="minorHAnsi" w:hAnsiTheme="minorHAnsi"/>
            <w:b w:val="0"/>
            <w:i w:val="0"/>
            <w:color w:val="FF0000"/>
            <w:sz w:val="20"/>
            <w:rPrChange w:id="10246" w:author="Dr Mamadou SANOGO" w:date="2023-10-26T15:46:00Z">
              <w:rPr>
                <w:rFonts w:asciiTheme="minorHAnsi" w:hAnsiTheme="minorHAnsi"/>
                <w:b w:val="0"/>
                <w:i w:val="0"/>
                <w:sz w:val="20"/>
              </w:rPr>
            </w:rPrChange>
          </w:rPr>
          <w:delText>90 heures de stage</w:delText>
        </w:r>
        <w:r w:rsidRPr="00683B98" w:rsidDel="00561D9D">
          <w:rPr>
            <w:rFonts w:asciiTheme="minorHAnsi" w:hAnsiTheme="minorHAnsi"/>
            <w:i w:val="0"/>
            <w:color w:val="FF0000"/>
            <w:sz w:val="20"/>
            <w:rPrChange w:id="10247" w:author="Dr Mamadou SANOGO" w:date="2023-10-26T15:46:00Z">
              <w:rPr>
                <w:rFonts w:asciiTheme="minorHAnsi" w:hAnsiTheme="minorHAnsi"/>
                <w:i w:val="0"/>
                <w:sz w:val="20"/>
              </w:rPr>
            </w:rPrChange>
          </w:rPr>
          <w:delText>= 2 crédits</w:delText>
        </w:r>
      </w:del>
    </w:p>
    <w:p w14:paraId="22634150" w14:textId="0596A989" w:rsidR="00631BF4" w:rsidRPr="00683B98" w:rsidDel="00561D9D" w:rsidRDefault="00631BF4" w:rsidP="00631BF4">
      <w:pPr>
        <w:pStyle w:val="Titre"/>
        <w:spacing w:line="276" w:lineRule="auto"/>
        <w:rPr>
          <w:del w:id="10248" w:author="Dr Mamadou SANOGO" w:date="2023-10-26T15:54:00Z"/>
          <w:rFonts w:asciiTheme="minorHAnsi" w:hAnsiTheme="minorHAnsi"/>
          <w:b w:val="0"/>
          <w:bCs/>
          <w:color w:val="FF0000"/>
          <w:sz w:val="20"/>
          <w:rPrChange w:id="10249" w:author="Dr Mamadou SANOGO" w:date="2023-10-26T15:46:00Z">
            <w:rPr>
              <w:del w:id="10250"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10251"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10252" w:author="Dr Mamadou SANOGO" w:date="2023-10-26T15:54:00Z"/>
                <w:rFonts w:asciiTheme="minorHAnsi" w:hAnsiTheme="minorHAnsi"/>
                <w:b/>
                <w:bCs/>
                <w:color w:val="FF0000"/>
                <w:sz w:val="18"/>
                <w:szCs w:val="20"/>
                <w:rPrChange w:id="10253" w:author="Dr Mamadou SANOGO" w:date="2023-10-26T15:46:00Z">
                  <w:rPr>
                    <w:del w:id="10254" w:author="Dr Mamadou SANOGO" w:date="2023-10-26T15:54:00Z"/>
                    <w:rFonts w:asciiTheme="minorHAnsi" w:hAnsiTheme="minorHAnsi"/>
                    <w:b/>
                    <w:bCs/>
                    <w:color w:val="000000" w:themeColor="text1"/>
                    <w:sz w:val="18"/>
                    <w:szCs w:val="20"/>
                  </w:rPr>
                </w:rPrChange>
              </w:rPr>
            </w:pPr>
            <w:del w:id="10255" w:author="Dr Mamadou SANOGO" w:date="2023-10-26T15:54:00Z">
              <w:r w:rsidRPr="00683B98" w:rsidDel="00561D9D">
                <w:rPr>
                  <w:rFonts w:asciiTheme="minorHAnsi" w:hAnsiTheme="minorHAnsi"/>
                  <w:b/>
                  <w:bCs/>
                  <w:color w:val="FF0000"/>
                  <w:sz w:val="18"/>
                  <w:szCs w:val="20"/>
                  <w:rPrChange w:id="10256"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10257" w:author="Dr Mamadou SANOGO" w:date="2023-10-26T15:54:00Z"/>
                <w:rFonts w:asciiTheme="minorHAnsi" w:hAnsiTheme="minorHAnsi"/>
                <w:b/>
                <w:bCs/>
                <w:color w:val="FF0000"/>
                <w:sz w:val="18"/>
                <w:szCs w:val="20"/>
                <w:rPrChange w:id="10258" w:author="Dr Mamadou SANOGO" w:date="2023-10-26T15:46:00Z">
                  <w:rPr>
                    <w:del w:id="10259" w:author="Dr Mamadou SANOGO" w:date="2023-10-26T15:54:00Z"/>
                    <w:rFonts w:asciiTheme="minorHAnsi" w:hAnsiTheme="minorHAnsi"/>
                    <w:b/>
                    <w:bCs/>
                    <w:color w:val="000000" w:themeColor="text1"/>
                    <w:sz w:val="18"/>
                    <w:szCs w:val="20"/>
                  </w:rPr>
                </w:rPrChange>
              </w:rPr>
            </w:pPr>
            <w:del w:id="10260" w:author="Dr Mamadou SANOGO" w:date="2023-10-26T15:54:00Z">
              <w:r w:rsidRPr="00683B98" w:rsidDel="00561D9D">
                <w:rPr>
                  <w:rFonts w:asciiTheme="minorHAnsi" w:hAnsiTheme="minorHAnsi"/>
                  <w:b/>
                  <w:bCs/>
                  <w:color w:val="FF0000"/>
                  <w:sz w:val="18"/>
                  <w:szCs w:val="20"/>
                  <w:rPrChange w:id="10261"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10262" w:author="Dr Mamadou SANOGO" w:date="2023-10-26T15:54:00Z"/>
                <w:rFonts w:asciiTheme="minorHAnsi" w:hAnsiTheme="minorHAnsi"/>
                <w:b/>
                <w:bCs/>
                <w:color w:val="FF0000"/>
                <w:sz w:val="18"/>
                <w:szCs w:val="20"/>
                <w:rPrChange w:id="10263" w:author="Dr Mamadou SANOGO" w:date="2023-10-26T15:46:00Z">
                  <w:rPr>
                    <w:del w:id="10264" w:author="Dr Mamadou SANOGO" w:date="2023-10-26T15:54:00Z"/>
                    <w:rFonts w:asciiTheme="minorHAnsi" w:hAnsiTheme="minorHAnsi"/>
                    <w:b/>
                    <w:bCs/>
                    <w:color w:val="000000" w:themeColor="text1"/>
                    <w:sz w:val="18"/>
                    <w:szCs w:val="20"/>
                  </w:rPr>
                </w:rPrChange>
              </w:rPr>
            </w:pPr>
            <w:del w:id="10265" w:author="Dr Mamadou SANOGO" w:date="2023-10-26T15:54:00Z">
              <w:r w:rsidRPr="00683B98" w:rsidDel="00561D9D">
                <w:rPr>
                  <w:rFonts w:asciiTheme="minorHAnsi" w:hAnsiTheme="minorHAnsi"/>
                  <w:b/>
                  <w:bCs/>
                  <w:color w:val="FF0000"/>
                  <w:sz w:val="18"/>
                  <w:szCs w:val="20"/>
                  <w:rPrChange w:id="10266"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10267" w:author="Dr Mamadou SANOGO" w:date="2023-10-26T15:54:00Z"/>
                <w:rFonts w:asciiTheme="minorHAnsi" w:hAnsiTheme="minorHAnsi"/>
                <w:b/>
                <w:bCs/>
                <w:color w:val="FF0000"/>
                <w:sz w:val="18"/>
                <w:szCs w:val="20"/>
                <w:rPrChange w:id="10268" w:author="Dr Mamadou SANOGO" w:date="2023-10-26T15:46:00Z">
                  <w:rPr>
                    <w:del w:id="10269" w:author="Dr Mamadou SANOGO" w:date="2023-10-26T15:54:00Z"/>
                    <w:rFonts w:asciiTheme="minorHAnsi" w:hAnsiTheme="minorHAnsi"/>
                    <w:b/>
                    <w:bCs/>
                    <w:color w:val="000000" w:themeColor="text1"/>
                    <w:sz w:val="18"/>
                    <w:szCs w:val="20"/>
                  </w:rPr>
                </w:rPrChange>
              </w:rPr>
            </w:pPr>
            <w:del w:id="10270" w:author="Dr Mamadou SANOGO" w:date="2023-10-26T15:54:00Z">
              <w:r w:rsidRPr="00683B98" w:rsidDel="00561D9D">
                <w:rPr>
                  <w:rFonts w:asciiTheme="minorHAnsi" w:hAnsiTheme="minorHAnsi"/>
                  <w:b/>
                  <w:bCs/>
                  <w:color w:val="FF0000"/>
                  <w:sz w:val="18"/>
                  <w:szCs w:val="20"/>
                  <w:rPrChange w:id="10271"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10272" w:author="Dr Mamadou SANOGO" w:date="2023-10-26T15:54:00Z"/>
                <w:rFonts w:asciiTheme="minorHAnsi" w:hAnsiTheme="minorHAnsi"/>
                <w:b/>
                <w:bCs/>
                <w:color w:val="FF0000"/>
                <w:sz w:val="18"/>
                <w:szCs w:val="20"/>
                <w:rPrChange w:id="10273" w:author="Dr Mamadou SANOGO" w:date="2023-10-26T15:46:00Z">
                  <w:rPr>
                    <w:del w:id="10274" w:author="Dr Mamadou SANOGO" w:date="2023-10-26T15:54:00Z"/>
                    <w:rFonts w:asciiTheme="minorHAnsi" w:hAnsiTheme="minorHAnsi"/>
                    <w:b/>
                    <w:bCs/>
                    <w:color w:val="000000" w:themeColor="text1"/>
                    <w:sz w:val="18"/>
                    <w:szCs w:val="20"/>
                  </w:rPr>
                </w:rPrChange>
              </w:rPr>
            </w:pPr>
            <w:del w:id="10275" w:author="Dr Mamadou SANOGO" w:date="2023-10-26T15:54:00Z">
              <w:r w:rsidRPr="00683B98" w:rsidDel="00561D9D">
                <w:rPr>
                  <w:rFonts w:asciiTheme="minorHAnsi" w:hAnsiTheme="minorHAnsi"/>
                  <w:b/>
                  <w:bCs/>
                  <w:color w:val="FF0000"/>
                  <w:sz w:val="18"/>
                  <w:szCs w:val="20"/>
                  <w:rPrChange w:id="10276"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10277" w:author="Dr Mamadou SANOGO" w:date="2023-10-26T15:54:00Z"/>
                <w:rFonts w:asciiTheme="minorHAnsi" w:hAnsiTheme="minorHAnsi"/>
                <w:b/>
                <w:bCs/>
                <w:color w:val="FF0000"/>
                <w:sz w:val="18"/>
                <w:szCs w:val="20"/>
                <w:rPrChange w:id="10278" w:author="Dr Mamadou SANOGO" w:date="2023-10-26T15:46:00Z">
                  <w:rPr>
                    <w:del w:id="10279" w:author="Dr Mamadou SANOGO" w:date="2023-10-26T15:54:00Z"/>
                    <w:rFonts w:asciiTheme="minorHAnsi" w:hAnsiTheme="minorHAnsi"/>
                    <w:b/>
                    <w:bCs/>
                    <w:color w:val="000000" w:themeColor="text1"/>
                    <w:sz w:val="18"/>
                    <w:szCs w:val="20"/>
                  </w:rPr>
                </w:rPrChange>
              </w:rPr>
            </w:pPr>
            <w:del w:id="10280" w:author="Dr Mamadou SANOGO" w:date="2023-10-26T15:54:00Z">
              <w:r w:rsidRPr="00683B98" w:rsidDel="00561D9D">
                <w:rPr>
                  <w:rFonts w:asciiTheme="minorHAnsi" w:hAnsiTheme="minorHAnsi"/>
                  <w:b/>
                  <w:bCs/>
                  <w:color w:val="FF0000"/>
                  <w:sz w:val="18"/>
                  <w:szCs w:val="20"/>
                  <w:rPrChange w:id="10281"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10282" w:author="Dr Mamadou SANOGO" w:date="2023-10-26T15:54:00Z"/>
                <w:rFonts w:asciiTheme="minorHAnsi" w:hAnsiTheme="minorHAnsi"/>
                <w:b/>
                <w:bCs/>
                <w:color w:val="FF0000"/>
                <w:sz w:val="18"/>
                <w:szCs w:val="20"/>
                <w:rPrChange w:id="10283" w:author="Dr Mamadou SANOGO" w:date="2023-10-26T15:46:00Z">
                  <w:rPr>
                    <w:del w:id="10284" w:author="Dr Mamadou SANOGO" w:date="2023-10-26T15:54:00Z"/>
                    <w:rFonts w:asciiTheme="minorHAnsi" w:hAnsiTheme="minorHAnsi"/>
                    <w:b/>
                    <w:bCs/>
                    <w:color w:val="000000" w:themeColor="text1"/>
                    <w:sz w:val="18"/>
                    <w:szCs w:val="20"/>
                  </w:rPr>
                </w:rPrChange>
              </w:rPr>
            </w:pPr>
            <w:del w:id="10285" w:author="Dr Mamadou SANOGO" w:date="2023-10-26T15:54:00Z">
              <w:r w:rsidRPr="00683B98" w:rsidDel="00561D9D">
                <w:rPr>
                  <w:rFonts w:asciiTheme="minorHAnsi" w:hAnsiTheme="minorHAnsi"/>
                  <w:b/>
                  <w:bCs/>
                  <w:color w:val="FF0000"/>
                  <w:sz w:val="18"/>
                  <w:szCs w:val="20"/>
                  <w:rPrChange w:id="10286"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10287" w:author="Dr Mamadou SANOGO" w:date="2023-10-26T15:54:00Z"/>
                <w:rFonts w:asciiTheme="minorHAnsi" w:hAnsiTheme="minorHAnsi"/>
                <w:b/>
                <w:bCs/>
                <w:color w:val="FF0000"/>
                <w:sz w:val="18"/>
                <w:szCs w:val="20"/>
                <w:rPrChange w:id="10288" w:author="Dr Mamadou SANOGO" w:date="2023-10-26T15:46:00Z">
                  <w:rPr>
                    <w:del w:id="10289" w:author="Dr Mamadou SANOGO" w:date="2023-10-26T15:54:00Z"/>
                    <w:rFonts w:asciiTheme="minorHAnsi" w:hAnsiTheme="minorHAnsi"/>
                    <w:b/>
                    <w:bCs/>
                    <w:color w:val="000000" w:themeColor="text1"/>
                    <w:sz w:val="18"/>
                    <w:szCs w:val="20"/>
                  </w:rPr>
                </w:rPrChange>
              </w:rPr>
            </w:pPr>
            <w:del w:id="10290" w:author="Dr Mamadou SANOGO" w:date="2023-10-26T15:54:00Z">
              <w:r w:rsidRPr="00683B98" w:rsidDel="00561D9D">
                <w:rPr>
                  <w:rFonts w:asciiTheme="minorHAnsi" w:hAnsiTheme="minorHAnsi"/>
                  <w:b/>
                  <w:bCs/>
                  <w:color w:val="FF0000"/>
                  <w:sz w:val="18"/>
                  <w:szCs w:val="20"/>
                  <w:rPrChange w:id="10291"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10292" w:author="Dr Mamadou SANOGO" w:date="2023-10-26T15:54:00Z"/>
                <w:rFonts w:asciiTheme="minorHAnsi" w:hAnsiTheme="minorHAnsi"/>
                <w:b/>
                <w:bCs/>
                <w:color w:val="FF0000"/>
                <w:sz w:val="18"/>
                <w:szCs w:val="20"/>
                <w:rPrChange w:id="10293" w:author="Dr Mamadou SANOGO" w:date="2023-10-26T15:46:00Z">
                  <w:rPr>
                    <w:del w:id="10294" w:author="Dr Mamadou SANOGO" w:date="2023-10-26T15:54:00Z"/>
                    <w:rFonts w:asciiTheme="minorHAnsi" w:hAnsiTheme="minorHAnsi"/>
                    <w:b/>
                    <w:bCs/>
                    <w:color w:val="000000" w:themeColor="text1"/>
                    <w:sz w:val="18"/>
                    <w:szCs w:val="20"/>
                  </w:rPr>
                </w:rPrChange>
              </w:rPr>
            </w:pPr>
            <w:del w:id="10295" w:author="Dr Mamadou SANOGO" w:date="2023-10-26T15:54:00Z">
              <w:r w:rsidRPr="00683B98" w:rsidDel="00561D9D">
                <w:rPr>
                  <w:rFonts w:asciiTheme="minorHAnsi" w:hAnsiTheme="minorHAnsi"/>
                  <w:b/>
                  <w:bCs/>
                  <w:color w:val="FF0000"/>
                  <w:sz w:val="18"/>
                  <w:szCs w:val="20"/>
                  <w:rPrChange w:id="10296"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10297" w:author="Dr Mamadou SANOGO" w:date="2023-10-26T15:54:00Z"/>
                <w:rFonts w:asciiTheme="minorHAnsi" w:hAnsiTheme="minorHAnsi"/>
                <w:b/>
                <w:bCs/>
                <w:color w:val="FF0000"/>
                <w:sz w:val="18"/>
                <w:szCs w:val="20"/>
                <w:rPrChange w:id="10298" w:author="Dr Mamadou SANOGO" w:date="2023-10-26T15:46:00Z">
                  <w:rPr>
                    <w:del w:id="10299" w:author="Dr Mamadou SANOGO" w:date="2023-10-26T15:54:00Z"/>
                    <w:rFonts w:asciiTheme="minorHAnsi" w:hAnsiTheme="minorHAnsi"/>
                    <w:b/>
                    <w:bCs/>
                    <w:color w:val="000000" w:themeColor="text1"/>
                    <w:sz w:val="18"/>
                    <w:szCs w:val="20"/>
                  </w:rPr>
                </w:rPrChange>
              </w:rPr>
            </w:pPr>
            <w:del w:id="10300" w:author="Dr Mamadou SANOGO" w:date="2023-10-26T15:54:00Z">
              <w:r w:rsidRPr="00683B98" w:rsidDel="00561D9D">
                <w:rPr>
                  <w:rFonts w:asciiTheme="minorHAnsi" w:hAnsiTheme="minorHAnsi"/>
                  <w:b/>
                  <w:bCs/>
                  <w:color w:val="FF0000"/>
                  <w:sz w:val="18"/>
                  <w:szCs w:val="20"/>
                  <w:rPrChange w:id="10301"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10302" w:author="Dr Mamadou SANOGO" w:date="2023-10-26T15:54:00Z"/>
                <w:rFonts w:asciiTheme="minorHAnsi" w:hAnsiTheme="minorHAnsi"/>
                <w:b/>
                <w:bCs/>
                <w:color w:val="FF0000"/>
                <w:sz w:val="18"/>
                <w:szCs w:val="20"/>
                <w:rPrChange w:id="10303" w:author="Dr Mamadou SANOGO" w:date="2023-10-26T15:46:00Z">
                  <w:rPr>
                    <w:del w:id="10304" w:author="Dr Mamadou SANOGO" w:date="2023-10-26T15:54:00Z"/>
                    <w:rFonts w:asciiTheme="minorHAnsi" w:hAnsiTheme="minorHAnsi"/>
                    <w:b/>
                    <w:bCs/>
                    <w:color w:val="000000" w:themeColor="text1"/>
                    <w:sz w:val="18"/>
                    <w:szCs w:val="20"/>
                  </w:rPr>
                </w:rPrChange>
              </w:rPr>
            </w:pPr>
            <w:del w:id="10305" w:author="Dr Mamadou SANOGO" w:date="2023-10-26T15:54:00Z">
              <w:r w:rsidRPr="00683B98" w:rsidDel="00561D9D">
                <w:rPr>
                  <w:rFonts w:asciiTheme="minorHAnsi" w:hAnsiTheme="minorHAnsi"/>
                  <w:b/>
                  <w:bCs/>
                  <w:color w:val="FF0000"/>
                  <w:sz w:val="18"/>
                  <w:szCs w:val="20"/>
                  <w:rPrChange w:id="10306"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10307" w:author="Dr Mamadou SANOGO" w:date="2023-10-26T15:54:00Z"/>
                <w:rFonts w:asciiTheme="minorHAnsi" w:hAnsiTheme="minorHAnsi"/>
                <w:b/>
                <w:bCs/>
                <w:color w:val="FF0000"/>
                <w:sz w:val="18"/>
                <w:szCs w:val="20"/>
                <w:rPrChange w:id="10308" w:author="Dr Mamadou SANOGO" w:date="2023-10-26T15:46:00Z">
                  <w:rPr>
                    <w:del w:id="10309" w:author="Dr Mamadou SANOGO" w:date="2023-10-26T15:54:00Z"/>
                    <w:rFonts w:asciiTheme="minorHAnsi" w:hAnsiTheme="minorHAnsi"/>
                    <w:b/>
                    <w:bCs/>
                    <w:color w:val="000000" w:themeColor="text1"/>
                    <w:sz w:val="18"/>
                    <w:szCs w:val="20"/>
                  </w:rPr>
                </w:rPrChange>
              </w:rPr>
            </w:pPr>
            <w:del w:id="10310" w:author="Dr Mamadou SANOGO" w:date="2023-10-26T15:54:00Z">
              <w:r w:rsidRPr="00683B98" w:rsidDel="00561D9D">
                <w:rPr>
                  <w:rFonts w:asciiTheme="minorHAnsi" w:hAnsiTheme="minorHAnsi"/>
                  <w:b/>
                  <w:bCs/>
                  <w:color w:val="FF0000"/>
                  <w:sz w:val="18"/>
                  <w:szCs w:val="20"/>
                  <w:rPrChange w:id="10311"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10312"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10313" w:author="Dr Mamadou SANOGO" w:date="2023-10-26T15:54:00Z"/>
                <w:rFonts w:asciiTheme="minorHAnsi" w:hAnsiTheme="minorHAnsi"/>
                <w:b/>
                <w:color w:val="FF0000"/>
                <w:sz w:val="20"/>
                <w:szCs w:val="20"/>
                <w:rPrChange w:id="10314" w:author="Dr Mamadou SANOGO" w:date="2023-10-26T15:46:00Z">
                  <w:rPr>
                    <w:del w:id="10315" w:author="Dr Mamadou SANOGO" w:date="2023-10-26T15:54:00Z"/>
                    <w:rFonts w:asciiTheme="minorHAnsi" w:hAnsiTheme="minorHAnsi"/>
                    <w:b/>
                    <w:color w:val="000000" w:themeColor="text1"/>
                    <w:sz w:val="20"/>
                    <w:szCs w:val="20"/>
                  </w:rPr>
                </w:rPrChange>
              </w:rPr>
            </w:pPr>
            <w:del w:id="10316" w:author="Dr Mamadou SANOGO" w:date="2023-10-26T15:54:00Z">
              <w:r w:rsidRPr="00683B98" w:rsidDel="00561D9D">
                <w:rPr>
                  <w:rFonts w:asciiTheme="minorHAnsi" w:hAnsiTheme="minorHAnsi"/>
                  <w:b/>
                  <w:color w:val="FF0000"/>
                  <w:sz w:val="20"/>
                  <w:szCs w:val="20"/>
                  <w:rPrChange w:id="10317"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10318" w:author="Dr Mamadou SANOGO" w:date="2023-10-26T15:54:00Z"/>
                <w:rFonts w:asciiTheme="minorHAnsi" w:hAnsiTheme="minorHAnsi"/>
                <w:b/>
                <w:color w:val="FF0000"/>
                <w:sz w:val="20"/>
                <w:szCs w:val="20"/>
                <w:rPrChange w:id="10319" w:author="Dr Mamadou SANOGO" w:date="2023-10-26T15:46:00Z">
                  <w:rPr>
                    <w:del w:id="10320" w:author="Dr Mamadou SANOGO" w:date="2023-10-26T15:54:00Z"/>
                    <w:rFonts w:asciiTheme="minorHAnsi" w:hAnsiTheme="minorHAnsi"/>
                    <w:b/>
                    <w:color w:val="000000" w:themeColor="text1"/>
                    <w:sz w:val="20"/>
                    <w:szCs w:val="20"/>
                  </w:rPr>
                </w:rPrChange>
              </w:rPr>
            </w:pPr>
            <w:del w:id="10321" w:author="Dr Mamadou SANOGO" w:date="2023-10-26T15:54:00Z">
              <w:r w:rsidRPr="00683B98" w:rsidDel="00561D9D">
                <w:rPr>
                  <w:rFonts w:asciiTheme="minorHAnsi" w:hAnsiTheme="minorHAnsi"/>
                  <w:b/>
                  <w:color w:val="FF0000"/>
                  <w:sz w:val="20"/>
                  <w:szCs w:val="20"/>
                  <w:rPrChange w:id="10322"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10323"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10324" w:author="Dr Mamadou SANOGO" w:date="2023-10-26T15:54:00Z"/>
                <w:rFonts w:asciiTheme="minorHAnsi" w:hAnsiTheme="minorHAnsi"/>
                <w:b/>
                <w:color w:val="FF0000"/>
                <w:sz w:val="20"/>
                <w:szCs w:val="20"/>
                <w:rPrChange w:id="10325" w:author="Dr Mamadou SANOGO" w:date="2023-10-26T15:46:00Z">
                  <w:rPr>
                    <w:del w:id="10326" w:author="Dr Mamadou SANOGO" w:date="2023-10-26T15:54:00Z"/>
                    <w:rFonts w:asciiTheme="minorHAnsi" w:hAnsiTheme="minorHAnsi"/>
                    <w:b/>
                    <w:color w:val="000000" w:themeColor="text1"/>
                    <w:sz w:val="20"/>
                    <w:szCs w:val="20"/>
                  </w:rPr>
                </w:rPrChange>
              </w:rPr>
            </w:pPr>
            <w:del w:id="10327" w:author="Dr Mamadou SANOGO" w:date="2023-10-26T15:54:00Z">
              <w:r w:rsidRPr="00683B98" w:rsidDel="00561D9D">
                <w:rPr>
                  <w:rFonts w:asciiTheme="minorHAnsi" w:hAnsiTheme="minorHAnsi"/>
                  <w:b/>
                  <w:color w:val="FF0000"/>
                  <w:sz w:val="20"/>
                  <w:szCs w:val="20"/>
                  <w:rPrChange w:id="10328"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10329" w:author="Dr Mamadou SANOGO" w:date="2023-10-26T15:54:00Z"/>
                <w:rFonts w:asciiTheme="minorHAnsi" w:hAnsiTheme="minorHAnsi"/>
                <w:bCs/>
                <w:color w:val="FF0000"/>
                <w:szCs w:val="18"/>
                <w:rPrChange w:id="10330" w:author="Dr Mamadou SANOGO" w:date="2023-10-26T15:46:00Z">
                  <w:rPr>
                    <w:del w:id="10331" w:author="Dr Mamadou SANOGO" w:date="2023-10-26T15:54:00Z"/>
                    <w:rFonts w:asciiTheme="minorHAnsi" w:hAnsiTheme="minorHAnsi"/>
                    <w:bCs/>
                    <w:color w:val="000000" w:themeColor="text1"/>
                    <w:szCs w:val="18"/>
                  </w:rPr>
                </w:rPrChange>
              </w:rPr>
            </w:pPr>
            <w:del w:id="10332" w:author="Dr Mamadou SANOGO" w:date="2023-10-26T15:54:00Z">
              <w:r w:rsidRPr="00683B98" w:rsidDel="00561D9D">
                <w:rPr>
                  <w:rFonts w:asciiTheme="minorHAnsi" w:hAnsiTheme="minorHAnsi"/>
                  <w:bCs/>
                  <w:color w:val="FF0000"/>
                  <w:szCs w:val="18"/>
                  <w:rPrChange w:id="10333"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10334" w:author="Dr Mamadou SANOGO" w:date="2023-10-26T15:54:00Z"/>
                <w:rFonts w:asciiTheme="minorHAnsi" w:hAnsiTheme="minorHAnsi"/>
                <w:bCs/>
                <w:color w:val="FF0000"/>
                <w:sz w:val="20"/>
                <w:szCs w:val="20"/>
                <w:rPrChange w:id="10335" w:author="Dr Mamadou SANOGO" w:date="2023-10-26T15:46:00Z">
                  <w:rPr>
                    <w:del w:id="10336" w:author="Dr Mamadou SANOGO" w:date="2023-10-26T15:54:00Z"/>
                    <w:rFonts w:asciiTheme="minorHAnsi" w:hAnsiTheme="minorHAnsi"/>
                    <w:bCs/>
                    <w:color w:val="000000" w:themeColor="text1"/>
                    <w:sz w:val="20"/>
                    <w:szCs w:val="20"/>
                  </w:rPr>
                </w:rPrChange>
              </w:rPr>
            </w:pPr>
            <w:del w:id="10337" w:author="Dr Mamadou SANOGO" w:date="2023-10-26T15:54:00Z">
              <w:r w:rsidRPr="00683B98" w:rsidDel="00561D9D">
                <w:rPr>
                  <w:rFonts w:asciiTheme="minorHAnsi" w:hAnsiTheme="minorHAnsi"/>
                  <w:bCs/>
                  <w:color w:val="FF0000"/>
                  <w:szCs w:val="18"/>
                  <w:rPrChange w:id="10338"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10339"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10340" w:author="Dr Mamadou SANOGO" w:date="2023-10-26T15:54:00Z"/>
                <w:rFonts w:asciiTheme="minorHAnsi" w:hAnsiTheme="minorHAnsi"/>
                <w:bCs/>
                <w:color w:val="FF0000"/>
                <w:sz w:val="20"/>
                <w:szCs w:val="20"/>
                <w:rPrChange w:id="10341" w:author="Dr Mamadou SANOGO" w:date="2023-10-26T15:46:00Z">
                  <w:rPr>
                    <w:del w:id="10342" w:author="Dr Mamadou SANOGO" w:date="2023-10-26T15:54:00Z"/>
                    <w:rFonts w:asciiTheme="minorHAnsi" w:hAnsiTheme="minorHAnsi"/>
                    <w:bCs/>
                    <w:color w:val="000000" w:themeColor="text1"/>
                    <w:sz w:val="20"/>
                    <w:szCs w:val="20"/>
                  </w:rPr>
                </w:rPrChange>
              </w:rPr>
            </w:pPr>
            <w:del w:id="10343" w:author="Dr Mamadou SANOGO" w:date="2023-10-26T15:54:00Z">
              <w:r w:rsidRPr="00683B98" w:rsidDel="00561D9D">
                <w:rPr>
                  <w:rFonts w:asciiTheme="minorHAnsi" w:hAnsiTheme="minorHAnsi"/>
                  <w:bCs/>
                  <w:color w:val="FF0000"/>
                  <w:sz w:val="20"/>
                  <w:szCs w:val="20"/>
                  <w:rPrChange w:id="10344"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10345" w:author="Dr Mamadou SANOGO" w:date="2023-10-26T15:54:00Z"/>
                <w:rFonts w:asciiTheme="minorHAnsi" w:hAnsiTheme="minorHAnsi"/>
                <w:bCs/>
                <w:color w:val="FF0000"/>
                <w:sz w:val="20"/>
                <w:szCs w:val="20"/>
                <w:rPrChange w:id="10346" w:author="Dr Mamadou SANOGO" w:date="2023-10-26T15:46:00Z">
                  <w:rPr>
                    <w:del w:id="10347" w:author="Dr Mamadou SANOGO" w:date="2023-10-26T15:54:00Z"/>
                    <w:rFonts w:asciiTheme="minorHAnsi" w:hAnsiTheme="minorHAnsi"/>
                    <w:bCs/>
                    <w:color w:val="000000" w:themeColor="text1"/>
                    <w:sz w:val="20"/>
                    <w:szCs w:val="20"/>
                  </w:rPr>
                </w:rPrChange>
              </w:rPr>
            </w:pPr>
            <w:del w:id="10348" w:author="Dr Mamadou SANOGO" w:date="2023-10-26T15:54:00Z">
              <w:r w:rsidRPr="00683B98" w:rsidDel="00561D9D">
                <w:rPr>
                  <w:rFonts w:asciiTheme="minorHAnsi" w:hAnsiTheme="minorHAnsi"/>
                  <w:bCs/>
                  <w:color w:val="FF0000"/>
                  <w:sz w:val="20"/>
                  <w:szCs w:val="20"/>
                  <w:rPrChange w:id="10349"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350" w:author="Dr Mamadou SANOGO" w:date="2023-10-26T15:54:00Z"/>
                <w:rFonts w:asciiTheme="minorHAnsi" w:hAnsiTheme="minorHAnsi"/>
                <w:bCs/>
                <w:color w:val="FF0000"/>
                <w:sz w:val="20"/>
                <w:szCs w:val="20"/>
                <w:rPrChange w:id="10351" w:author="Dr Mamadou SANOGO" w:date="2023-10-26T15:46:00Z">
                  <w:rPr>
                    <w:del w:id="10352" w:author="Dr Mamadou SANOGO" w:date="2023-10-26T15:54:00Z"/>
                    <w:rFonts w:asciiTheme="minorHAnsi" w:hAnsiTheme="minorHAnsi"/>
                    <w:bCs/>
                    <w:color w:val="000000" w:themeColor="text1"/>
                    <w:sz w:val="20"/>
                    <w:szCs w:val="20"/>
                  </w:rPr>
                </w:rPrChange>
              </w:rPr>
            </w:pPr>
            <w:del w:id="10353" w:author="Dr Mamadou SANOGO" w:date="2023-10-26T15:54:00Z">
              <w:r w:rsidRPr="00683B98" w:rsidDel="00561D9D">
                <w:rPr>
                  <w:rFonts w:asciiTheme="minorHAnsi" w:hAnsiTheme="minorHAnsi"/>
                  <w:bCs/>
                  <w:color w:val="FF0000"/>
                  <w:sz w:val="20"/>
                  <w:szCs w:val="20"/>
                  <w:rPrChange w:id="10354"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355" w:author="Dr Mamadou SANOGO" w:date="2023-10-26T15:54:00Z"/>
                <w:color w:val="FF0000"/>
                <w:sz w:val="20"/>
                <w:szCs w:val="20"/>
                <w:rPrChange w:id="10356" w:author="Dr Mamadou SANOGO" w:date="2023-10-26T15:46:00Z">
                  <w:rPr>
                    <w:del w:id="10357" w:author="Dr Mamadou SANOGO" w:date="2023-10-26T15:54:00Z"/>
                    <w:sz w:val="20"/>
                    <w:szCs w:val="20"/>
                  </w:rPr>
                </w:rPrChange>
              </w:rPr>
            </w:pPr>
            <w:del w:id="10358" w:author="Dr Mamadou SANOGO" w:date="2023-10-26T15:54:00Z">
              <w:r w:rsidRPr="00683B98" w:rsidDel="00561D9D">
                <w:rPr>
                  <w:rFonts w:asciiTheme="minorHAnsi" w:hAnsiTheme="minorHAnsi"/>
                  <w:bCs/>
                  <w:i/>
                  <w:color w:val="FF0000"/>
                  <w:sz w:val="20"/>
                  <w:szCs w:val="20"/>
                  <w:rPrChange w:id="10359"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360" w:author="Dr Mamadou SANOGO" w:date="2023-10-26T15:54:00Z"/>
                <w:color w:val="FF0000"/>
                <w:sz w:val="20"/>
                <w:szCs w:val="20"/>
                <w:rPrChange w:id="10361" w:author="Dr Mamadou SANOGO" w:date="2023-10-26T15:46:00Z">
                  <w:rPr>
                    <w:del w:id="10362" w:author="Dr Mamadou SANOGO" w:date="2023-10-26T15:54:00Z"/>
                    <w:sz w:val="20"/>
                    <w:szCs w:val="20"/>
                  </w:rPr>
                </w:rPrChange>
              </w:rPr>
            </w:pPr>
            <w:del w:id="10363" w:author="Dr Mamadou SANOGO" w:date="2023-10-26T15:54:00Z">
              <w:r w:rsidRPr="00683B98" w:rsidDel="00561D9D">
                <w:rPr>
                  <w:rFonts w:asciiTheme="minorHAnsi" w:hAnsiTheme="minorHAnsi"/>
                  <w:bCs/>
                  <w:i/>
                  <w:color w:val="FF0000"/>
                  <w:sz w:val="20"/>
                  <w:szCs w:val="20"/>
                  <w:rPrChange w:id="1036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365"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366" w:author="Dr Mamadou SANOGO" w:date="2023-10-26T15:54:00Z"/>
                <w:rFonts w:asciiTheme="minorHAnsi" w:hAnsiTheme="minorHAnsi"/>
                <w:b/>
                <w:color w:val="FF0000"/>
                <w:rPrChange w:id="10367" w:author="Dr Mamadou SANOGO" w:date="2023-10-26T15:46:00Z">
                  <w:rPr>
                    <w:del w:id="10368"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369" w:author="Dr Mamadou SANOGO" w:date="2023-10-26T15:54:00Z"/>
                <w:rFonts w:asciiTheme="minorHAnsi" w:hAnsiTheme="minorHAnsi"/>
                <w:b/>
                <w:color w:val="FF0000"/>
                <w:rPrChange w:id="10370" w:author="Dr Mamadou SANOGO" w:date="2023-10-26T15:46:00Z">
                  <w:rPr>
                    <w:del w:id="10371"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372" w:author="Dr Mamadou SANOGO" w:date="2023-10-26T15:54:00Z"/>
                <w:rFonts w:asciiTheme="minorHAnsi" w:hAnsiTheme="minorHAnsi"/>
                <w:bCs/>
                <w:color w:val="FF0000"/>
                <w:sz w:val="18"/>
                <w:szCs w:val="18"/>
                <w:rPrChange w:id="10373" w:author="Dr Mamadou SANOGO" w:date="2023-10-26T15:46:00Z">
                  <w:rPr>
                    <w:del w:id="10374"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375" w:author="Dr Mamadou SANOGO" w:date="2023-10-26T15:54:00Z"/>
                <w:rFonts w:asciiTheme="minorHAnsi" w:hAnsiTheme="minorHAnsi"/>
                <w:bCs/>
                <w:color w:val="FF0000"/>
                <w:szCs w:val="18"/>
                <w:rPrChange w:id="10376" w:author="Dr Mamadou SANOGO" w:date="2023-10-26T15:46:00Z">
                  <w:rPr>
                    <w:del w:id="10377" w:author="Dr Mamadou SANOGO" w:date="2023-10-26T15:54:00Z"/>
                    <w:rFonts w:asciiTheme="minorHAnsi" w:hAnsiTheme="minorHAnsi"/>
                    <w:bCs/>
                    <w:color w:val="000000" w:themeColor="text1"/>
                    <w:szCs w:val="18"/>
                  </w:rPr>
                </w:rPrChange>
              </w:rPr>
            </w:pPr>
            <w:del w:id="10378" w:author="Dr Mamadou SANOGO" w:date="2023-10-26T15:54:00Z">
              <w:r w:rsidRPr="00683B98" w:rsidDel="00561D9D">
                <w:rPr>
                  <w:rFonts w:asciiTheme="minorHAnsi" w:hAnsiTheme="minorHAnsi"/>
                  <w:bCs/>
                  <w:color w:val="FF0000"/>
                  <w:szCs w:val="18"/>
                  <w:rPrChange w:id="10379"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380" w:author="Dr Mamadou SANOGO" w:date="2023-10-26T15:54:00Z"/>
                <w:rFonts w:asciiTheme="minorHAnsi" w:hAnsiTheme="minorHAnsi"/>
                <w:bCs/>
                <w:color w:val="FF0000"/>
                <w:szCs w:val="18"/>
                <w:rPrChange w:id="10381" w:author="Dr Mamadou SANOGO" w:date="2023-10-26T15:46:00Z">
                  <w:rPr>
                    <w:del w:id="10382" w:author="Dr Mamadou SANOGO" w:date="2023-10-26T15:54:00Z"/>
                    <w:rFonts w:asciiTheme="minorHAnsi" w:hAnsiTheme="minorHAnsi"/>
                    <w:bCs/>
                    <w:color w:val="000000" w:themeColor="text1"/>
                    <w:szCs w:val="18"/>
                  </w:rPr>
                </w:rPrChange>
              </w:rPr>
            </w:pPr>
            <w:del w:id="10383" w:author="Dr Mamadou SANOGO" w:date="2023-10-26T15:54:00Z">
              <w:r w:rsidRPr="00683B98" w:rsidDel="00561D9D">
                <w:rPr>
                  <w:rFonts w:asciiTheme="minorHAnsi" w:hAnsiTheme="minorHAnsi"/>
                  <w:bCs/>
                  <w:color w:val="FF0000"/>
                  <w:szCs w:val="18"/>
                  <w:rPrChange w:id="10384"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385" w:author="Dr Mamadou SANOGO" w:date="2023-10-26T15:54:00Z"/>
                <w:rFonts w:asciiTheme="minorHAnsi" w:hAnsiTheme="minorHAnsi"/>
                <w:bCs/>
                <w:color w:val="FF0000"/>
                <w:szCs w:val="18"/>
                <w:rPrChange w:id="10386" w:author="Dr Mamadou SANOGO" w:date="2023-10-26T15:46:00Z">
                  <w:rPr>
                    <w:del w:id="10387"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388" w:author="Dr Mamadou SANOGO" w:date="2023-10-26T15:54:00Z"/>
                <w:rFonts w:asciiTheme="minorHAnsi" w:hAnsiTheme="minorHAnsi"/>
                <w:bCs/>
                <w:i/>
                <w:color w:val="FF0000"/>
                <w:sz w:val="16"/>
                <w:szCs w:val="16"/>
                <w:rPrChange w:id="10389" w:author="Dr Mamadou SANOGO" w:date="2023-10-26T15:46:00Z">
                  <w:rPr>
                    <w:del w:id="10390"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391" w:author="Dr Mamadou SANOGO" w:date="2023-10-26T15:54:00Z"/>
                <w:rFonts w:asciiTheme="minorHAnsi" w:hAnsiTheme="minorHAnsi"/>
                <w:bCs/>
                <w:i/>
                <w:color w:val="FF0000"/>
                <w:sz w:val="16"/>
                <w:szCs w:val="16"/>
                <w:rPrChange w:id="10392" w:author="Dr Mamadou SANOGO" w:date="2023-10-26T15:46:00Z">
                  <w:rPr>
                    <w:del w:id="10393"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394"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395" w:author="Dr Mamadou SANOGO" w:date="2023-10-26T15:54:00Z"/>
                <w:rFonts w:asciiTheme="minorHAnsi" w:hAnsiTheme="minorHAnsi"/>
                <w:b/>
                <w:color w:val="FF0000"/>
                <w:rPrChange w:id="10396" w:author="Dr Mamadou SANOGO" w:date="2023-10-26T15:46:00Z">
                  <w:rPr>
                    <w:del w:id="10397"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398" w:author="Dr Mamadou SANOGO" w:date="2023-10-26T15:54:00Z"/>
                <w:rFonts w:asciiTheme="minorHAnsi" w:hAnsiTheme="minorHAnsi"/>
                <w:b/>
                <w:color w:val="FF0000"/>
                <w:rPrChange w:id="10399" w:author="Dr Mamadou SANOGO" w:date="2023-10-26T15:46:00Z">
                  <w:rPr>
                    <w:del w:id="10400"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401" w:author="Dr Mamadou SANOGO" w:date="2023-10-26T15:54:00Z"/>
                <w:rFonts w:asciiTheme="minorHAnsi" w:hAnsiTheme="minorHAnsi"/>
                <w:bCs/>
                <w:color w:val="FF0000"/>
                <w:sz w:val="18"/>
                <w:szCs w:val="18"/>
                <w:rPrChange w:id="10402" w:author="Dr Mamadou SANOGO" w:date="2023-10-26T15:46:00Z">
                  <w:rPr>
                    <w:del w:id="10403"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404" w:author="Dr Mamadou SANOGO" w:date="2023-10-26T15:54:00Z"/>
                <w:rFonts w:asciiTheme="minorHAnsi" w:hAnsiTheme="minorHAnsi"/>
                <w:bCs/>
                <w:color w:val="FF0000"/>
                <w:szCs w:val="18"/>
                <w:rPrChange w:id="10405" w:author="Dr Mamadou SANOGO" w:date="2023-10-26T15:46:00Z">
                  <w:rPr>
                    <w:del w:id="10406" w:author="Dr Mamadou SANOGO" w:date="2023-10-26T15:54:00Z"/>
                    <w:rFonts w:asciiTheme="minorHAnsi" w:hAnsiTheme="minorHAnsi"/>
                    <w:bCs/>
                    <w:color w:val="000000" w:themeColor="text1"/>
                    <w:szCs w:val="18"/>
                  </w:rPr>
                </w:rPrChange>
              </w:rPr>
            </w:pPr>
            <w:del w:id="10407" w:author="Dr Mamadou SANOGO" w:date="2023-10-26T15:54:00Z">
              <w:r w:rsidRPr="00683B98" w:rsidDel="00561D9D">
                <w:rPr>
                  <w:rFonts w:asciiTheme="minorHAnsi" w:hAnsiTheme="minorHAnsi"/>
                  <w:bCs/>
                  <w:color w:val="FF0000"/>
                  <w:szCs w:val="18"/>
                  <w:rPrChange w:id="10408"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409" w:author="Dr Mamadou SANOGO" w:date="2023-10-26T15:54:00Z"/>
                <w:rFonts w:asciiTheme="minorHAnsi" w:hAnsiTheme="minorHAnsi"/>
                <w:bCs/>
                <w:color w:val="FF0000"/>
                <w:szCs w:val="18"/>
                <w:rPrChange w:id="10410" w:author="Dr Mamadou SANOGO" w:date="2023-10-26T15:46:00Z">
                  <w:rPr>
                    <w:del w:id="10411" w:author="Dr Mamadou SANOGO" w:date="2023-10-26T15:54:00Z"/>
                    <w:rFonts w:asciiTheme="minorHAnsi" w:hAnsiTheme="minorHAnsi"/>
                    <w:bCs/>
                    <w:color w:val="000000" w:themeColor="text1"/>
                    <w:szCs w:val="18"/>
                  </w:rPr>
                </w:rPrChange>
              </w:rPr>
            </w:pPr>
            <w:del w:id="10412" w:author="Dr Mamadou SANOGO" w:date="2023-10-26T15:54:00Z">
              <w:r w:rsidRPr="00683B98" w:rsidDel="00561D9D">
                <w:rPr>
                  <w:rFonts w:asciiTheme="minorHAnsi" w:hAnsiTheme="minorHAnsi"/>
                  <w:bCs/>
                  <w:color w:val="FF0000"/>
                  <w:szCs w:val="18"/>
                  <w:rPrChange w:id="10413"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414" w:author="Dr Mamadou SANOGO" w:date="2023-10-26T15:54:00Z"/>
                <w:rFonts w:asciiTheme="minorHAnsi" w:hAnsiTheme="minorHAnsi"/>
                <w:bCs/>
                <w:color w:val="FF0000"/>
                <w:szCs w:val="18"/>
                <w:rPrChange w:id="10415" w:author="Dr Mamadou SANOGO" w:date="2023-10-26T15:46:00Z">
                  <w:rPr>
                    <w:del w:id="10416"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417" w:author="Dr Mamadou SANOGO" w:date="2023-10-26T15:54:00Z"/>
                <w:rFonts w:asciiTheme="minorHAnsi" w:hAnsiTheme="minorHAnsi"/>
                <w:bCs/>
                <w:i/>
                <w:color w:val="FF0000"/>
                <w:sz w:val="16"/>
                <w:szCs w:val="16"/>
                <w:rPrChange w:id="10418" w:author="Dr Mamadou SANOGO" w:date="2023-10-26T15:46:00Z">
                  <w:rPr>
                    <w:del w:id="10419"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420" w:author="Dr Mamadou SANOGO" w:date="2023-10-26T15:54:00Z"/>
                <w:rFonts w:asciiTheme="minorHAnsi" w:hAnsiTheme="minorHAnsi"/>
                <w:bCs/>
                <w:i/>
                <w:color w:val="FF0000"/>
                <w:sz w:val="16"/>
                <w:szCs w:val="16"/>
                <w:rPrChange w:id="10421" w:author="Dr Mamadou SANOGO" w:date="2023-10-26T15:46:00Z">
                  <w:rPr>
                    <w:del w:id="10422"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423"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424" w:author="Dr Mamadou SANOGO" w:date="2023-10-26T15:54:00Z"/>
                <w:rFonts w:asciiTheme="minorHAnsi" w:hAnsiTheme="minorHAnsi"/>
                <w:b/>
                <w:bCs/>
                <w:color w:val="FF0000"/>
                <w:szCs w:val="16"/>
                <w:rPrChange w:id="10425" w:author="Dr Mamadou SANOGO" w:date="2023-10-26T15:46:00Z">
                  <w:rPr>
                    <w:del w:id="10426" w:author="Dr Mamadou SANOGO" w:date="2023-10-26T15:54:00Z"/>
                    <w:rFonts w:asciiTheme="minorHAnsi" w:hAnsiTheme="minorHAnsi"/>
                    <w:b/>
                    <w:bCs/>
                    <w:color w:val="000000" w:themeColor="text1"/>
                    <w:szCs w:val="16"/>
                  </w:rPr>
                </w:rPrChange>
              </w:rPr>
            </w:pPr>
            <w:del w:id="10427" w:author="Dr Mamadou SANOGO" w:date="2023-10-26T15:54:00Z">
              <w:r w:rsidRPr="00683B98" w:rsidDel="00561D9D">
                <w:rPr>
                  <w:rFonts w:asciiTheme="minorHAnsi" w:hAnsiTheme="minorHAnsi"/>
                  <w:b/>
                  <w:bCs/>
                  <w:color w:val="FF0000"/>
                  <w:szCs w:val="16"/>
                  <w:rPrChange w:id="10428"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429" w:author="Dr Mamadou SANOGO" w:date="2023-10-26T15:54:00Z"/>
                <w:rFonts w:asciiTheme="minorHAnsi" w:hAnsiTheme="minorHAnsi"/>
                <w:b/>
                <w:bCs/>
                <w:color w:val="FF0000"/>
                <w:szCs w:val="16"/>
                <w:rPrChange w:id="10430" w:author="Dr Mamadou SANOGO" w:date="2023-10-26T15:46:00Z">
                  <w:rPr>
                    <w:del w:id="10431" w:author="Dr Mamadou SANOGO" w:date="2023-10-26T15:54:00Z"/>
                    <w:rFonts w:asciiTheme="minorHAnsi" w:hAnsiTheme="minorHAnsi"/>
                    <w:b/>
                    <w:bCs/>
                    <w:color w:val="000000" w:themeColor="text1"/>
                    <w:szCs w:val="16"/>
                  </w:rPr>
                </w:rPrChange>
              </w:rPr>
            </w:pPr>
            <w:del w:id="10432" w:author="Dr Mamadou SANOGO" w:date="2023-10-26T15:54:00Z">
              <w:r w:rsidRPr="00683B98" w:rsidDel="00561D9D">
                <w:rPr>
                  <w:rFonts w:asciiTheme="minorHAnsi" w:hAnsiTheme="minorHAnsi"/>
                  <w:b/>
                  <w:bCs/>
                  <w:color w:val="FF0000"/>
                  <w:szCs w:val="16"/>
                  <w:rPrChange w:id="10433"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434" w:author="Dr Mamadou SANOGO" w:date="2023-10-26T15:54:00Z"/>
                <w:b/>
                <w:bCs/>
                <w:color w:val="FF0000"/>
                <w:szCs w:val="24"/>
                <w:lang w:eastAsia="en-US"/>
                <w:rPrChange w:id="10435" w:author="Dr Mamadou SANOGO" w:date="2023-10-26T15:46:00Z">
                  <w:rPr>
                    <w:del w:id="10436"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437" w:author="Dr Mamadou SANOGO" w:date="2023-10-26T15:54:00Z"/>
                <w:rFonts w:asciiTheme="minorHAnsi" w:hAnsiTheme="minorHAnsi"/>
                <w:b/>
                <w:bCs/>
                <w:color w:val="FF0000"/>
                <w:szCs w:val="16"/>
                <w:rPrChange w:id="10438" w:author="Dr Mamadou SANOGO" w:date="2023-10-26T15:46:00Z">
                  <w:rPr>
                    <w:del w:id="10439" w:author="Dr Mamadou SANOGO" w:date="2023-10-26T15:54:00Z"/>
                    <w:rFonts w:asciiTheme="minorHAnsi" w:hAnsiTheme="minorHAnsi"/>
                    <w:b/>
                    <w:bCs/>
                    <w:color w:val="000000" w:themeColor="text1"/>
                    <w:szCs w:val="16"/>
                  </w:rPr>
                </w:rPrChange>
              </w:rPr>
            </w:pPr>
            <w:del w:id="10440" w:author="Dr Mamadou SANOGO" w:date="2023-10-26T15:54:00Z">
              <w:r w:rsidRPr="00683B98" w:rsidDel="00561D9D">
                <w:rPr>
                  <w:rFonts w:asciiTheme="minorHAnsi" w:hAnsiTheme="minorHAnsi"/>
                  <w:b/>
                  <w:bCs/>
                  <w:color w:val="FF0000"/>
                  <w:szCs w:val="16"/>
                  <w:rPrChange w:id="10441"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442" w:author="Dr Mamadou SANOGO" w:date="2023-10-26T15:54:00Z"/>
                <w:rFonts w:asciiTheme="minorHAnsi" w:hAnsiTheme="minorHAnsi"/>
                <w:b/>
                <w:bCs/>
                <w:color w:val="FF0000"/>
                <w:szCs w:val="16"/>
                <w:rPrChange w:id="10443" w:author="Dr Mamadou SANOGO" w:date="2023-10-26T15:46:00Z">
                  <w:rPr>
                    <w:del w:id="10444" w:author="Dr Mamadou SANOGO" w:date="2023-10-26T15:54:00Z"/>
                    <w:rFonts w:asciiTheme="minorHAnsi" w:hAnsiTheme="minorHAnsi"/>
                    <w:b/>
                    <w:bCs/>
                    <w:color w:val="000000" w:themeColor="text1"/>
                    <w:szCs w:val="16"/>
                  </w:rPr>
                </w:rPrChange>
              </w:rPr>
            </w:pPr>
            <w:del w:id="10445" w:author="Dr Mamadou SANOGO" w:date="2023-10-26T15:54:00Z">
              <w:r w:rsidRPr="00683B98" w:rsidDel="00561D9D">
                <w:rPr>
                  <w:rFonts w:asciiTheme="minorHAnsi" w:hAnsiTheme="minorHAnsi"/>
                  <w:b/>
                  <w:bCs/>
                  <w:color w:val="FF0000"/>
                  <w:szCs w:val="16"/>
                  <w:rPrChange w:id="10446"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447" w:author="Dr Mamadou SANOGO" w:date="2023-10-26T15:54:00Z"/>
                <w:b/>
                <w:bCs/>
                <w:color w:val="FF0000"/>
                <w:szCs w:val="24"/>
                <w:lang w:eastAsia="en-US"/>
                <w:rPrChange w:id="10448" w:author="Dr Mamadou SANOGO" w:date="2023-10-26T15:46:00Z">
                  <w:rPr>
                    <w:del w:id="10449" w:author="Dr Mamadou SANOGO" w:date="2023-10-26T15:54:00Z"/>
                    <w:b/>
                    <w:bCs/>
                    <w:szCs w:val="24"/>
                    <w:lang w:eastAsia="en-US"/>
                  </w:rPr>
                </w:rPrChange>
              </w:rPr>
            </w:pPr>
          </w:p>
        </w:tc>
      </w:tr>
    </w:tbl>
    <w:p w14:paraId="5B169A2B" w14:textId="41C5857A" w:rsidR="00631BF4" w:rsidRPr="00683B98" w:rsidDel="00561D9D" w:rsidRDefault="00631BF4" w:rsidP="00631BF4">
      <w:pPr>
        <w:rPr>
          <w:del w:id="10450" w:author="Dr Mamadou SANOGO" w:date="2023-10-26T15:54:00Z"/>
          <w:rFonts w:eastAsiaTheme="minorHAnsi"/>
          <w:color w:val="FF0000"/>
          <w:lang w:eastAsia="en-US"/>
          <w:rPrChange w:id="10451" w:author="Dr Mamadou SANOGO" w:date="2023-10-26T15:46:00Z">
            <w:rPr>
              <w:del w:id="10452"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453" w:author="Dr Mamadou SANOGO" w:date="2023-10-26T15:54:00Z"/>
          <w:color w:val="000000" w:themeColor="text1"/>
          <w:sz w:val="28"/>
          <w:szCs w:val="28"/>
          <w:rPrChange w:id="10454" w:author="Dr Mamadou SANOGO" w:date="2023-10-25T18:15:00Z">
            <w:rPr>
              <w:del w:id="10455"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456" w:author="Dr Mamadou SANOGO" w:date="2023-10-25T14:40:00Z"/>
          <w:color w:val="000000" w:themeColor="text1"/>
          <w:sz w:val="28"/>
          <w:szCs w:val="28"/>
          <w:rPrChange w:id="10457" w:author="Dr Mamadou SANOGO" w:date="2023-10-25T18:15:00Z">
            <w:rPr>
              <w:ins w:id="10458"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459" w:author="Dr Mamadou SANOGO" w:date="2023-10-25T14:40:00Z"/>
          <w:color w:val="000000" w:themeColor="text1"/>
          <w:sz w:val="28"/>
          <w:szCs w:val="28"/>
          <w:rPrChange w:id="10460" w:author="Dr Mamadou SANOGO" w:date="2023-10-25T18:15:00Z">
            <w:rPr>
              <w:ins w:id="10461"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462" w:author="Dr Mamadou SANOGO" w:date="2023-10-25T14:40:00Z"/>
          <w:color w:val="000000" w:themeColor="text1"/>
          <w:sz w:val="28"/>
          <w:szCs w:val="28"/>
          <w:rPrChange w:id="10463" w:author="Dr Mamadou SANOGO" w:date="2023-10-25T18:15:00Z">
            <w:rPr>
              <w:ins w:id="10464" w:author="Dr Mamadou SANOGO" w:date="2023-10-25T14:40:00Z"/>
              <w:color w:val="000000"/>
              <w:sz w:val="28"/>
              <w:szCs w:val="28"/>
            </w:rPr>
          </w:rPrChange>
        </w:rPr>
      </w:pPr>
      <w:del w:id="10465" w:author="Cauris Cosmetics" w:date="2023-10-27T17:59:00Z">
        <w:r w:rsidRPr="007A4AFC" w:rsidDel="00FA173A">
          <w:rPr>
            <w:color w:val="000000" w:themeColor="text1"/>
            <w:sz w:val="28"/>
            <w:szCs w:val="28"/>
            <w:rPrChange w:id="10466"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467" w:author="Dr Mamadou SANOGO" w:date="2023-10-25T14:40:00Z"/>
          <w:color w:val="000000" w:themeColor="text1"/>
          <w:sz w:val="28"/>
          <w:szCs w:val="28"/>
          <w:rPrChange w:id="10468" w:author="Dr Mamadou SANOGO" w:date="2023-10-25T18:15:00Z">
            <w:rPr>
              <w:ins w:id="10469"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470" w:author="Dr Mamadou SANOGO" w:date="2023-10-25T14:40:00Z"/>
          <w:color w:val="000000" w:themeColor="text1"/>
          <w:sz w:val="28"/>
          <w:szCs w:val="28"/>
          <w:rPrChange w:id="10471" w:author="Dr Mamadou SANOGO" w:date="2023-10-25T18:15:00Z">
            <w:rPr>
              <w:ins w:id="10472"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473" w:author="Dr Mamadou SANOGO" w:date="2023-10-25T14:40:00Z"/>
          <w:color w:val="000000" w:themeColor="text1"/>
          <w:sz w:val="28"/>
          <w:szCs w:val="28"/>
          <w:rPrChange w:id="10474" w:author="Dr Mamadou SANOGO" w:date="2023-10-25T18:15:00Z">
            <w:rPr>
              <w:ins w:id="10475"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476" w:author="Dr Mamadou SANOGO" w:date="2023-10-25T14:40:00Z"/>
          <w:color w:val="000000" w:themeColor="text1"/>
          <w:sz w:val="28"/>
          <w:szCs w:val="28"/>
          <w:rPrChange w:id="10477" w:author="Dr Mamadou SANOGO" w:date="2023-10-25T18:15:00Z">
            <w:rPr>
              <w:ins w:id="10478"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479" w:author="Dr Mamadou SANOGO" w:date="2023-10-25T14:40:00Z"/>
          <w:color w:val="000000" w:themeColor="text1"/>
          <w:sz w:val="28"/>
          <w:szCs w:val="28"/>
          <w:rPrChange w:id="10480" w:author="Dr Mamadou SANOGO" w:date="2023-10-25T18:15:00Z">
            <w:rPr>
              <w:ins w:id="10481"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482" w:author="Dr Mamadou SANOGO" w:date="2023-10-25T14:40:00Z"/>
          <w:color w:val="000000" w:themeColor="text1"/>
          <w:sz w:val="28"/>
          <w:szCs w:val="28"/>
          <w:rPrChange w:id="10483" w:author="Dr Mamadou SANOGO" w:date="2023-10-25T18:15:00Z">
            <w:rPr>
              <w:ins w:id="10484"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485" w:author="Dr Mamadou SANOGO" w:date="2023-10-25T14:40:00Z"/>
          <w:color w:val="000000" w:themeColor="text1"/>
          <w:sz w:val="28"/>
          <w:szCs w:val="28"/>
          <w:rPrChange w:id="10486" w:author="Dr Mamadou SANOGO" w:date="2023-10-25T18:15:00Z">
            <w:rPr>
              <w:ins w:id="10487"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488" w:author="Dr Mamadou SANOGO" w:date="2023-10-25T14:40:00Z"/>
          <w:color w:val="000000" w:themeColor="text1"/>
          <w:sz w:val="28"/>
          <w:szCs w:val="28"/>
          <w:rPrChange w:id="10489" w:author="Dr Mamadou SANOGO" w:date="2023-10-25T18:15:00Z">
            <w:rPr>
              <w:ins w:id="10490"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491" w:author="Dr Mamadou SANOGO" w:date="2023-10-25T14:40:00Z"/>
          <w:color w:val="000000" w:themeColor="text1"/>
          <w:sz w:val="28"/>
          <w:szCs w:val="28"/>
          <w:rPrChange w:id="10492" w:author="Dr Mamadou SANOGO" w:date="2023-10-25T18:15:00Z">
            <w:rPr>
              <w:ins w:id="10493"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494" w:author="Dr Mamadou SANOGO" w:date="2023-10-25T14:40:00Z"/>
          <w:color w:val="000000" w:themeColor="text1"/>
          <w:sz w:val="28"/>
          <w:szCs w:val="28"/>
          <w:rPrChange w:id="10495" w:author="Dr Mamadou SANOGO" w:date="2023-10-25T18:15:00Z">
            <w:rPr>
              <w:ins w:id="10496"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497" w:author="Dr Mamadou SANOGO" w:date="2023-10-25T14:40:00Z"/>
          <w:color w:val="000000" w:themeColor="text1"/>
          <w:sz w:val="28"/>
          <w:szCs w:val="28"/>
          <w:rPrChange w:id="10498" w:author="Dr Mamadou SANOGO" w:date="2023-10-25T18:15:00Z">
            <w:rPr>
              <w:ins w:id="10499"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500" w:author="Dr Mamadou SANOGO" w:date="2023-10-25T14:40:00Z"/>
          <w:color w:val="000000" w:themeColor="text1"/>
          <w:sz w:val="28"/>
          <w:szCs w:val="28"/>
          <w:rPrChange w:id="10501" w:author="Dr Mamadou SANOGO" w:date="2023-10-25T18:15:00Z">
            <w:rPr>
              <w:ins w:id="10502"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503" w:author="Dr Mamadou SANOGO" w:date="2023-10-25T14:40:00Z"/>
          <w:color w:val="000000" w:themeColor="text1"/>
          <w:sz w:val="28"/>
          <w:szCs w:val="28"/>
          <w:rPrChange w:id="10504" w:author="Dr Mamadou SANOGO" w:date="2023-10-25T18:15:00Z">
            <w:rPr>
              <w:ins w:id="10505"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506" w:author="Dr Mamadou SANOGO" w:date="2023-10-25T14:39:00Z"/>
          <w:rFonts w:eastAsiaTheme="minorHAnsi"/>
          <w:b/>
          <w:color w:val="000000" w:themeColor="text1"/>
          <w:sz w:val="44"/>
          <w:lang w:eastAsia="en-US"/>
          <w:rPrChange w:id="10507" w:author="Dr Mamadou SANOGO" w:date="2023-10-25T18:15:00Z">
            <w:rPr>
              <w:ins w:id="10508" w:author="Dr Mamadou SANOGO" w:date="2023-10-25T14:39:00Z"/>
              <w:rFonts w:eastAsiaTheme="minorHAnsi"/>
              <w:b/>
              <w:sz w:val="44"/>
              <w:lang w:eastAsia="en-US"/>
            </w:rPr>
          </w:rPrChange>
        </w:rPr>
      </w:pPr>
      <w:ins w:id="10509" w:author="Dr Mamadou SANOGO" w:date="2023-10-25T14:39:00Z">
        <w:r w:rsidRPr="007A4AFC">
          <w:rPr>
            <w:rFonts w:eastAsiaTheme="minorHAnsi"/>
            <w:b/>
            <w:color w:val="000000" w:themeColor="text1"/>
            <w:sz w:val="44"/>
            <w:lang w:eastAsia="en-US"/>
            <w:rPrChange w:id="10510" w:author="Dr Mamadou SANOGO" w:date="2023-10-25T18:15:00Z">
              <w:rPr>
                <w:rFonts w:eastAsiaTheme="minorHAnsi"/>
                <w:b/>
                <w:sz w:val="44"/>
                <w:lang w:eastAsia="en-US"/>
              </w:rPr>
            </w:rPrChange>
          </w:rPr>
          <w:t xml:space="preserve">Annexe n°008 : </w:t>
        </w:r>
      </w:ins>
      <w:ins w:id="10511" w:author="Dr Mamadou SANOGO" w:date="2023-10-25T14:40:00Z">
        <w:r w:rsidRPr="007A4AFC">
          <w:rPr>
            <w:rFonts w:eastAsiaTheme="minorHAnsi"/>
            <w:b/>
            <w:color w:val="000000" w:themeColor="text1"/>
            <w:sz w:val="44"/>
            <w:lang w:eastAsia="en-US"/>
            <w:rPrChange w:id="10512"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513" w:author="Dr Mamadou SANOGO" w:date="2023-10-25T14:36:00Z"/>
          <w:color w:val="000000" w:themeColor="text1"/>
          <w:sz w:val="28"/>
          <w:szCs w:val="28"/>
          <w:rPrChange w:id="10514" w:author="Dr Mamadou SANOGO" w:date="2023-10-25T18:15:00Z">
            <w:rPr>
              <w:ins w:id="10515" w:author="Dr Mamadou SANOGO" w:date="2023-10-25T14:36:00Z"/>
              <w:color w:val="000000"/>
              <w:sz w:val="28"/>
              <w:szCs w:val="28"/>
            </w:rPr>
          </w:rPrChange>
        </w:rPr>
      </w:pPr>
      <w:r w:rsidRPr="007A4AFC">
        <w:rPr>
          <w:color w:val="000000" w:themeColor="text1"/>
          <w:sz w:val="28"/>
          <w:szCs w:val="28"/>
          <w:rPrChange w:id="10516"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517" w:author="Dr Mamadou SANOGO" w:date="2023-10-25T14:36:00Z"/>
          <w:color w:val="000000" w:themeColor="text1"/>
          <w:sz w:val="28"/>
          <w:szCs w:val="28"/>
          <w:rPrChange w:id="10518" w:author="Dr Mamadou SANOGO" w:date="2023-10-25T18:15:00Z">
            <w:rPr>
              <w:ins w:id="10519"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520" w:author="Dr Mamadou SANOGO" w:date="2023-10-25T14:36:00Z"/>
          <w:color w:val="000000" w:themeColor="text1"/>
          <w:sz w:val="28"/>
          <w:szCs w:val="28"/>
          <w:rPrChange w:id="10521" w:author="Dr Mamadou SANOGO" w:date="2023-10-25T18:15:00Z">
            <w:rPr>
              <w:ins w:id="10522"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523" w:author="Dr Mamadou SANOGO" w:date="2023-10-25T14:36:00Z"/>
          <w:color w:val="000000" w:themeColor="text1"/>
          <w:sz w:val="28"/>
          <w:szCs w:val="28"/>
          <w:rPrChange w:id="10524" w:author="Dr Mamadou SANOGO" w:date="2023-10-25T18:15:00Z">
            <w:rPr>
              <w:ins w:id="10525"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526" w:author="Dr Mamadou SANOGO" w:date="2023-10-25T14:36:00Z"/>
          <w:color w:val="000000" w:themeColor="text1"/>
          <w:sz w:val="28"/>
          <w:szCs w:val="28"/>
          <w:rPrChange w:id="10527" w:author="Dr Mamadou SANOGO" w:date="2023-10-25T18:15:00Z">
            <w:rPr>
              <w:ins w:id="10528"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529" w:author="Dr Mamadou SANOGO" w:date="2023-10-25T14:36:00Z"/>
          <w:color w:val="000000" w:themeColor="text1"/>
          <w:sz w:val="28"/>
          <w:szCs w:val="28"/>
          <w:rPrChange w:id="10530" w:author="Dr Mamadou SANOGO" w:date="2023-10-25T18:15:00Z">
            <w:rPr>
              <w:ins w:id="10531"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532" w:author="Dr Mamadou SANOGO" w:date="2023-10-25T14:36:00Z"/>
          <w:color w:val="000000" w:themeColor="text1"/>
          <w:sz w:val="28"/>
          <w:szCs w:val="28"/>
          <w:rPrChange w:id="10533" w:author="Dr Mamadou SANOGO" w:date="2023-10-25T18:15:00Z">
            <w:rPr>
              <w:ins w:id="10534"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535" w:author="Dr Mamadou SANOGO" w:date="2023-10-25T14:36:00Z"/>
          <w:color w:val="000000" w:themeColor="text1"/>
          <w:sz w:val="28"/>
          <w:szCs w:val="28"/>
          <w:rPrChange w:id="10536" w:author="Dr Mamadou SANOGO" w:date="2023-10-25T18:15:00Z">
            <w:rPr>
              <w:ins w:id="10537"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538" w:author="Dr Mamadou SANOGO" w:date="2023-10-25T14:36:00Z"/>
          <w:color w:val="000000" w:themeColor="text1"/>
          <w:sz w:val="28"/>
          <w:szCs w:val="28"/>
          <w:rPrChange w:id="10539" w:author="Dr Mamadou SANOGO" w:date="2023-10-25T18:15:00Z">
            <w:rPr>
              <w:ins w:id="10540"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541" w:author="Dr Mamadou SANOGO" w:date="2023-10-25T14:36:00Z"/>
          <w:color w:val="000000" w:themeColor="text1"/>
          <w:sz w:val="28"/>
          <w:szCs w:val="28"/>
          <w:rPrChange w:id="10542" w:author="Dr Mamadou SANOGO" w:date="2023-10-25T18:15:00Z">
            <w:rPr>
              <w:ins w:id="10543"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544" w:author="Dr Mamadou SANOGO" w:date="2023-10-25T14:41:00Z"/>
          <w:color w:val="000000" w:themeColor="text1"/>
          <w:sz w:val="28"/>
          <w:szCs w:val="28"/>
          <w:rPrChange w:id="10545" w:author="Dr Mamadou SANOGO" w:date="2023-10-25T18:15:00Z">
            <w:rPr>
              <w:ins w:id="10546"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547" w:author="Dr Mamadou SANOGO" w:date="2023-10-25T14:41:00Z"/>
          <w:color w:val="000000" w:themeColor="text1"/>
          <w:sz w:val="28"/>
          <w:szCs w:val="28"/>
          <w:rPrChange w:id="10548" w:author="Dr Mamadou SANOGO" w:date="2023-10-25T18:15:00Z">
            <w:rPr>
              <w:ins w:id="10549"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550" w:author="Dr Mamadou SANOGO" w:date="2023-10-25T14:41:00Z"/>
          <w:color w:val="000000" w:themeColor="text1"/>
          <w:sz w:val="28"/>
          <w:szCs w:val="28"/>
          <w:rPrChange w:id="10551" w:author="Dr Mamadou SANOGO" w:date="2023-10-25T18:15:00Z">
            <w:rPr>
              <w:ins w:id="10552"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553" w:author="Dr Mamadou SANOGO" w:date="2023-10-25T14:41:00Z"/>
          <w:color w:val="000000" w:themeColor="text1"/>
          <w:sz w:val="28"/>
          <w:szCs w:val="28"/>
          <w:rPrChange w:id="10554" w:author="Dr Mamadou SANOGO" w:date="2023-10-25T18:15:00Z">
            <w:rPr>
              <w:ins w:id="10555"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556" w:author="Dr Mamadou SANOGO" w:date="2023-10-25T14:41:00Z"/>
          <w:color w:val="000000" w:themeColor="text1"/>
          <w:sz w:val="28"/>
          <w:szCs w:val="28"/>
          <w:rPrChange w:id="10557" w:author="Dr Mamadou SANOGO" w:date="2023-10-25T18:15:00Z">
            <w:rPr>
              <w:ins w:id="10558"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559" w:author="Dr Mamadou SANOGO" w:date="2023-10-25T14:41:00Z"/>
          <w:color w:val="000000" w:themeColor="text1"/>
          <w:sz w:val="28"/>
          <w:szCs w:val="28"/>
          <w:rPrChange w:id="10560" w:author="Dr Mamadou SANOGO" w:date="2023-10-25T18:15:00Z">
            <w:rPr>
              <w:ins w:id="10561"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562" w:author="Dr Mamadou SANOGO" w:date="2023-10-25T14:41:00Z"/>
          <w:color w:val="000000" w:themeColor="text1"/>
          <w:sz w:val="28"/>
          <w:szCs w:val="28"/>
          <w:rPrChange w:id="10563" w:author="Dr Mamadou SANOGO" w:date="2023-10-25T18:15:00Z">
            <w:rPr>
              <w:ins w:id="10564"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565" w:author="Dr Mamadou SANOGO" w:date="2023-10-25T14:41:00Z"/>
          <w:color w:val="000000" w:themeColor="text1"/>
          <w:sz w:val="28"/>
          <w:szCs w:val="28"/>
          <w:rPrChange w:id="10566" w:author="Dr Mamadou SANOGO" w:date="2023-10-25T18:15:00Z">
            <w:rPr>
              <w:ins w:id="10567"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568" w:author="Dr Mamadou SANOGO" w:date="2023-10-25T14:41:00Z"/>
          <w:color w:val="000000" w:themeColor="text1"/>
          <w:sz w:val="28"/>
          <w:szCs w:val="28"/>
          <w:rPrChange w:id="10569" w:author="Dr Mamadou SANOGO" w:date="2023-10-25T18:15:00Z">
            <w:rPr>
              <w:ins w:id="10570"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571" w:author="Dr Mamadou SANOGO" w:date="2023-10-25T14:41:00Z"/>
          <w:color w:val="000000" w:themeColor="text1"/>
          <w:sz w:val="28"/>
          <w:szCs w:val="28"/>
          <w:rPrChange w:id="10572" w:author="Dr Mamadou SANOGO" w:date="2023-10-25T18:15:00Z">
            <w:rPr>
              <w:ins w:id="10573"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574" w:author="Dr Mamadou SANOGO" w:date="2023-10-25T14:41:00Z"/>
          <w:color w:val="000000" w:themeColor="text1"/>
          <w:sz w:val="28"/>
          <w:szCs w:val="28"/>
          <w:rPrChange w:id="10575" w:author="Dr Mamadou SANOGO" w:date="2023-10-25T18:15:00Z">
            <w:rPr>
              <w:ins w:id="10576"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577" w:author="Dr Mamadou SANOGO" w:date="2023-10-25T14:41:00Z"/>
          <w:color w:val="000000" w:themeColor="text1"/>
          <w:sz w:val="28"/>
          <w:szCs w:val="28"/>
          <w:rPrChange w:id="10578" w:author="Dr Mamadou SANOGO" w:date="2023-10-25T18:15:00Z">
            <w:rPr>
              <w:ins w:id="10579"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580" w:author="Dr Mamadou SANOGO" w:date="2023-10-25T14:41:00Z"/>
          <w:color w:val="000000" w:themeColor="text1"/>
          <w:sz w:val="28"/>
          <w:szCs w:val="28"/>
          <w:rPrChange w:id="10581" w:author="Dr Mamadou SANOGO" w:date="2023-10-25T18:15:00Z">
            <w:rPr>
              <w:ins w:id="10582"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583" w:author="Dr Mamadou SANOGO" w:date="2023-10-25T14:41:00Z"/>
          <w:color w:val="000000" w:themeColor="text1"/>
          <w:sz w:val="28"/>
          <w:szCs w:val="28"/>
          <w:rPrChange w:id="10584" w:author="Dr Mamadou SANOGO" w:date="2023-10-25T18:15:00Z">
            <w:rPr>
              <w:ins w:id="10585"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586" w:author="Dr Mamadou SANOGO" w:date="2023-10-25T14:41:00Z"/>
          <w:color w:val="000000" w:themeColor="text1"/>
          <w:sz w:val="28"/>
          <w:szCs w:val="28"/>
          <w:rPrChange w:id="10587" w:author="Dr Mamadou SANOGO" w:date="2023-10-25T18:15:00Z">
            <w:rPr>
              <w:ins w:id="10588"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589" w:author="Dr Mamadou SANOGO" w:date="2023-10-25T14:41:00Z"/>
          <w:color w:val="000000" w:themeColor="text1"/>
          <w:sz w:val="28"/>
          <w:szCs w:val="28"/>
          <w:rPrChange w:id="10590" w:author="Dr Mamadou SANOGO" w:date="2023-10-25T18:15:00Z">
            <w:rPr>
              <w:ins w:id="10591"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592" w:author="Dr Mamadou SANOGO" w:date="2023-10-25T14:41:00Z"/>
          <w:color w:val="000000" w:themeColor="text1"/>
          <w:sz w:val="28"/>
          <w:szCs w:val="28"/>
          <w:rPrChange w:id="10593" w:author="Dr Mamadou SANOGO" w:date="2023-10-25T18:15:00Z">
            <w:rPr>
              <w:ins w:id="10594"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595" w:author="Dr Mamadou SANOGO" w:date="2023-10-25T14:41:00Z"/>
          <w:color w:val="000000" w:themeColor="text1"/>
          <w:sz w:val="28"/>
          <w:szCs w:val="28"/>
          <w:rPrChange w:id="10596" w:author="Dr Mamadou SANOGO" w:date="2023-10-25T18:15:00Z">
            <w:rPr>
              <w:ins w:id="10597"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598" w:author="Dr Mamadou SANOGO" w:date="2023-10-25T14:41:00Z"/>
          <w:color w:val="000000" w:themeColor="text1"/>
          <w:sz w:val="28"/>
          <w:szCs w:val="28"/>
          <w:rPrChange w:id="10599" w:author="Dr Mamadou SANOGO" w:date="2023-10-25T18:15:00Z">
            <w:rPr>
              <w:ins w:id="10600"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601" w:author="Dr Mamadou SANOGO" w:date="2023-10-25T14:41:00Z"/>
          <w:color w:val="000000" w:themeColor="text1"/>
          <w:sz w:val="28"/>
          <w:szCs w:val="28"/>
          <w:rPrChange w:id="10602" w:author="Dr Mamadou SANOGO" w:date="2023-10-25T18:15:00Z">
            <w:rPr>
              <w:ins w:id="10603"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604" w:author="Dr Mamadou SANOGO" w:date="2023-10-25T14:41:00Z"/>
          <w:color w:val="000000" w:themeColor="text1"/>
          <w:sz w:val="28"/>
          <w:szCs w:val="28"/>
          <w:rPrChange w:id="10605" w:author="Dr Mamadou SANOGO" w:date="2023-10-25T18:15:00Z">
            <w:rPr>
              <w:ins w:id="10606"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607" w:author="Dr Mamadou SANOGO" w:date="2023-10-25T14:41:00Z"/>
          <w:color w:val="000000" w:themeColor="text1"/>
          <w:sz w:val="28"/>
          <w:szCs w:val="28"/>
          <w:rPrChange w:id="10608" w:author="Dr Mamadou SANOGO" w:date="2023-10-25T18:15:00Z">
            <w:rPr>
              <w:ins w:id="10609"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610" w:author="Dr Mamadou SANOGO" w:date="2023-10-25T14:41:00Z"/>
          <w:color w:val="000000" w:themeColor="text1"/>
          <w:sz w:val="28"/>
          <w:szCs w:val="28"/>
          <w:rPrChange w:id="10611" w:author="Dr Mamadou SANOGO" w:date="2023-10-25T18:15:00Z">
            <w:rPr>
              <w:ins w:id="10612"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613" w:author="Dr Mamadou SANOGO" w:date="2023-10-25T14:41:00Z"/>
          <w:color w:val="000000" w:themeColor="text1"/>
          <w:sz w:val="28"/>
          <w:szCs w:val="28"/>
          <w:rPrChange w:id="10614" w:author="Dr Mamadou SANOGO" w:date="2023-10-25T18:15:00Z">
            <w:rPr>
              <w:ins w:id="10615"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616" w:author="Dr Mamadou SANOGO" w:date="2023-10-25T14:41:00Z"/>
          <w:color w:val="000000" w:themeColor="text1"/>
          <w:sz w:val="28"/>
          <w:szCs w:val="28"/>
          <w:rPrChange w:id="10617" w:author="Dr Mamadou SANOGO" w:date="2023-10-25T18:15:00Z">
            <w:rPr>
              <w:ins w:id="10618"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619" w:author="Dr Mamadou SANOGO" w:date="2023-10-25T14:41:00Z"/>
          <w:color w:val="000000" w:themeColor="text1"/>
          <w:sz w:val="28"/>
          <w:szCs w:val="28"/>
          <w:rPrChange w:id="10620" w:author="Dr Mamadou SANOGO" w:date="2023-10-25T18:15:00Z">
            <w:rPr>
              <w:ins w:id="10621"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622" w:author="Dr Mamadou SANOGO" w:date="2023-10-25T14:41:00Z"/>
          <w:color w:val="000000" w:themeColor="text1"/>
          <w:sz w:val="28"/>
          <w:szCs w:val="28"/>
          <w:rPrChange w:id="10623" w:author="Dr Mamadou SANOGO" w:date="2023-10-25T18:15:00Z">
            <w:rPr>
              <w:ins w:id="10624"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625" w:author="Dr Mamadou SANOGO" w:date="2023-10-25T14:41:00Z"/>
          <w:color w:val="000000" w:themeColor="text1"/>
          <w:sz w:val="28"/>
          <w:szCs w:val="28"/>
          <w:rPrChange w:id="10626" w:author="Dr Mamadou SANOGO" w:date="2023-10-25T18:15:00Z">
            <w:rPr>
              <w:ins w:id="10627"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628" w:author="Dr Mamadou SANOGO" w:date="2023-10-25T14:41:00Z"/>
          <w:color w:val="000000" w:themeColor="text1"/>
          <w:sz w:val="28"/>
          <w:szCs w:val="28"/>
          <w:rPrChange w:id="10629" w:author="Dr Mamadou SANOGO" w:date="2023-10-25T18:15:00Z">
            <w:rPr>
              <w:ins w:id="10630"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631" w:author="Dr Mamadou SANOGO" w:date="2023-10-25T14:41:00Z"/>
          <w:color w:val="000000" w:themeColor="text1"/>
          <w:sz w:val="28"/>
          <w:szCs w:val="28"/>
          <w:rPrChange w:id="10632" w:author="Dr Mamadou SANOGO" w:date="2023-10-25T18:15:00Z">
            <w:rPr>
              <w:ins w:id="10633"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634" w:author="Dr Mamadou SANOGO" w:date="2023-10-25T14:41:00Z"/>
          <w:color w:val="000000" w:themeColor="text1"/>
          <w:sz w:val="28"/>
          <w:szCs w:val="28"/>
          <w:rPrChange w:id="10635" w:author="Dr Mamadou SANOGO" w:date="2023-10-25T18:15:00Z">
            <w:rPr>
              <w:ins w:id="10636"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637" w:author="Dr Mamadou SANOGO" w:date="2023-10-25T14:41:00Z"/>
          <w:color w:val="000000" w:themeColor="text1"/>
          <w:sz w:val="28"/>
          <w:szCs w:val="28"/>
          <w:rPrChange w:id="10638" w:author="Dr Mamadou SANOGO" w:date="2023-10-25T18:15:00Z">
            <w:rPr>
              <w:ins w:id="10639"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640" w:author="Dr Mamadou SANOGO" w:date="2023-10-25T14:41:00Z"/>
          <w:color w:val="000000" w:themeColor="text1"/>
          <w:sz w:val="28"/>
          <w:szCs w:val="28"/>
          <w:rPrChange w:id="10641" w:author="Dr Mamadou SANOGO" w:date="2023-10-25T18:15:00Z">
            <w:rPr>
              <w:ins w:id="10642"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643" w:author="Dr Mamadou SANOGO" w:date="2023-10-25T14:41:00Z"/>
          <w:color w:val="000000" w:themeColor="text1"/>
          <w:sz w:val="28"/>
          <w:szCs w:val="28"/>
          <w:rPrChange w:id="10644" w:author="Dr Mamadou SANOGO" w:date="2023-10-25T18:15:00Z">
            <w:rPr>
              <w:ins w:id="10645"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646" w:author="Dr Mamadou SANOGO" w:date="2023-10-25T14:41:00Z"/>
          <w:color w:val="000000" w:themeColor="text1"/>
          <w:sz w:val="28"/>
          <w:szCs w:val="28"/>
          <w:rPrChange w:id="10647" w:author="Dr Mamadou SANOGO" w:date="2023-10-25T18:15:00Z">
            <w:rPr>
              <w:ins w:id="10648"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649" w:author="Dr Mamadou SANOGO" w:date="2023-10-25T14:41:00Z"/>
          <w:color w:val="000000" w:themeColor="text1"/>
          <w:sz w:val="28"/>
          <w:szCs w:val="28"/>
          <w:rPrChange w:id="10650" w:author="Dr Mamadou SANOGO" w:date="2023-10-25T18:15:00Z">
            <w:rPr>
              <w:ins w:id="10651"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652" w:author="Dr Mamadou SANOGO" w:date="2023-10-25T14:41:00Z"/>
          <w:color w:val="000000" w:themeColor="text1"/>
          <w:sz w:val="28"/>
          <w:szCs w:val="28"/>
          <w:rPrChange w:id="10653" w:author="Dr Mamadou SANOGO" w:date="2023-10-25T18:15:00Z">
            <w:rPr>
              <w:ins w:id="10654"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655" w:author="Dr Mamadou SANOGO" w:date="2023-10-25T14:41:00Z"/>
          <w:color w:val="000000" w:themeColor="text1"/>
          <w:sz w:val="28"/>
          <w:szCs w:val="28"/>
          <w:rPrChange w:id="10656" w:author="Dr Mamadou SANOGO" w:date="2023-10-25T18:15:00Z">
            <w:rPr>
              <w:ins w:id="10657"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658" w:author="Dr Mamadou SANOGO" w:date="2023-10-25T14:42:00Z"/>
          <w:color w:val="000000" w:themeColor="text1"/>
          <w:sz w:val="28"/>
          <w:szCs w:val="28"/>
          <w:rPrChange w:id="10659" w:author="Dr Mamadou SANOGO" w:date="2023-10-25T18:15:00Z">
            <w:rPr>
              <w:ins w:id="10660"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661" w:author="Dr Mamadou SANOGO" w:date="2023-10-25T14:42:00Z"/>
          <w:color w:val="000000" w:themeColor="text1"/>
          <w:sz w:val="28"/>
          <w:szCs w:val="28"/>
          <w:rPrChange w:id="10662" w:author="Dr Mamadou SANOGO" w:date="2023-10-25T18:15:00Z">
            <w:rPr>
              <w:ins w:id="10663"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664" w:author="Dr Mamadou SANOGO" w:date="2023-10-25T14:42:00Z"/>
          <w:color w:val="000000" w:themeColor="text1"/>
          <w:sz w:val="28"/>
          <w:szCs w:val="28"/>
          <w:rPrChange w:id="10665" w:author="Dr Mamadou SANOGO" w:date="2023-10-25T18:15:00Z">
            <w:rPr>
              <w:ins w:id="10666"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667" w:author="Dr Mamadou SANOGO" w:date="2023-10-25T14:42:00Z"/>
          <w:color w:val="000000" w:themeColor="text1"/>
          <w:sz w:val="28"/>
          <w:szCs w:val="28"/>
          <w:rPrChange w:id="10668" w:author="Dr Mamadou SANOGO" w:date="2023-10-25T18:15:00Z">
            <w:rPr>
              <w:ins w:id="10669"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670" w:author="Dr Mamadou SANOGO" w:date="2023-10-25T14:41:00Z"/>
          <w:color w:val="000000" w:themeColor="text1"/>
          <w:sz w:val="28"/>
          <w:szCs w:val="28"/>
          <w:rPrChange w:id="10671" w:author="Dr Mamadou SANOGO" w:date="2023-10-25T18:15:00Z">
            <w:rPr>
              <w:ins w:id="10672"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673" w:author="Dr Mamadou SANOGO" w:date="2023-10-25T14:41:00Z"/>
          <w:color w:val="000000" w:themeColor="text1"/>
          <w:sz w:val="28"/>
          <w:szCs w:val="28"/>
          <w:rPrChange w:id="10674" w:author="Dr Mamadou SANOGO" w:date="2023-10-25T18:15:00Z">
            <w:rPr>
              <w:ins w:id="10675"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676" w:author="Dr Mamadou SANOGO" w:date="2023-10-25T14:41:00Z"/>
          <w:color w:val="000000" w:themeColor="text1"/>
          <w:sz w:val="28"/>
          <w:szCs w:val="28"/>
          <w:rPrChange w:id="10677" w:author="Dr Mamadou SANOGO" w:date="2023-10-25T18:15:00Z">
            <w:rPr>
              <w:ins w:id="10678"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679" w:author="Dr Mamadou SANOGO" w:date="2023-10-25T14:41:00Z"/>
          <w:color w:val="000000" w:themeColor="text1"/>
          <w:sz w:val="28"/>
          <w:szCs w:val="28"/>
          <w:rPrChange w:id="10680" w:author="Dr Mamadou SANOGO" w:date="2023-10-25T18:15:00Z">
            <w:rPr>
              <w:ins w:id="10681"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682" w:author="Dr Mamadou SANOGO" w:date="2023-10-25T14:36:00Z"/>
          <w:color w:val="000000" w:themeColor="text1"/>
          <w:sz w:val="28"/>
          <w:szCs w:val="28"/>
          <w:rPrChange w:id="10683" w:author="Dr Mamadou SANOGO" w:date="2023-10-25T18:15:00Z">
            <w:rPr>
              <w:ins w:id="10684"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685" w:author="Dr Mamadou SANOGO" w:date="2023-10-25T14:36:00Z"/>
          <w:color w:val="000000" w:themeColor="text1"/>
          <w:sz w:val="28"/>
          <w:szCs w:val="28"/>
          <w:rPrChange w:id="10686" w:author="Dr Mamadou SANOGO" w:date="2023-10-25T18:15:00Z">
            <w:rPr>
              <w:ins w:id="10687"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688" w:author="Dr Mamadou SANOGO" w:date="2023-10-25T14:41:00Z"/>
          <w:rFonts w:eastAsiaTheme="minorHAnsi"/>
          <w:b/>
          <w:color w:val="000000" w:themeColor="text1"/>
          <w:sz w:val="44"/>
          <w:lang w:eastAsia="en-US"/>
          <w:rPrChange w:id="10689" w:author="Dr Mamadou SANOGO" w:date="2023-10-25T18:15:00Z">
            <w:rPr>
              <w:ins w:id="10690" w:author="Dr Mamadou SANOGO" w:date="2023-10-25T14:41:00Z"/>
              <w:rFonts w:eastAsiaTheme="minorHAnsi"/>
              <w:b/>
              <w:sz w:val="44"/>
              <w:lang w:eastAsia="en-US"/>
            </w:rPr>
          </w:rPrChange>
        </w:rPr>
      </w:pPr>
      <w:ins w:id="10691" w:author="Dr Mamadou SANOGO" w:date="2023-10-25T14:41:00Z">
        <w:r w:rsidRPr="007A4AFC">
          <w:rPr>
            <w:rFonts w:eastAsiaTheme="minorHAnsi"/>
            <w:b/>
            <w:color w:val="000000" w:themeColor="text1"/>
            <w:sz w:val="44"/>
            <w:lang w:eastAsia="en-US"/>
            <w:rPrChange w:id="10692" w:author="Dr Mamadou SANOGO" w:date="2023-10-25T18:15:00Z">
              <w:rPr>
                <w:rFonts w:eastAsiaTheme="minorHAnsi"/>
                <w:b/>
                <w:sz w:val="44"/>
                <w:lang w:eastAsia="en-US"/>
              </w:rPr>
            </w:rPrChange>
          </w:rPr>
          <w:t>Annexe n°00</w:t>
        </w:r>
      </w:ins>
      <w:ins w:id="10693" w:author="Dr Mamadou SANOGO" w:date="2023-10-25T14:42:00Z">
        <w:r w:rsidRPr="007A4AFC">
          <w:rPr>
            <w:rFonts w:eastAsiaTheme="minorHAnsi"/>
            <w:b/>
            <w:color w:val="000000" w:themeColor="text1"/>
            <w:sz w:val="44"/>
            <w:lang w:eastAsia="en-US"/>
            <w:rPrChange w:id="10694" w:author="Dr Mamadou SANOGO" w:date="2023-10-25T18:15:00Z">
              <w:rPr>
                <w:rFonts w:eastAsiaTheme="minorHAnsi"/>
                <w:b/>
                <w:sz w:val="44"/>
                <w:lang w:eastAsia="en-US"/>
              </w:rPr>
            </w:rPrChange>
          </w:rPr>
          <w:t>9</w:t>
        </w:r>
      </w:ins>
      <w:ins w:id="10695" w:author="Dr Mamadou SANOGO" w:date="2023-10-25T14:41:00Z">
        <w:r w:rsidRPr="007A4AFC">
          <w:rPr>
            <w:rFonts w:eastAsiaTheme="minorHAnsi"/>
            <w:b/>
            <w:color w:val="000000" w:themeColor="text1"/>
            <w:sz w:val="44"/>
            <w:lang w:eastAsia="en-US"/>
            <w:rPrChange w:id="10696" w:author="Dr Mamadou SANOGO" w:date="2023-10-25T18:15:00Z">
              <w:rPr>
                <w:rFonts w:eastAsiaTheme="minorHAnsi"/>
                <w:b/>
                <w:sz w:val="44"/>
                <w:lang w:eastAsia="en-US"/>
              </w:rPr>
            </w:rPrChange>
          </w:rPr>
          <w:t xml:space="preserve"> : </w:t>
        </w:r>
      </w:ins>
      <w:ins w:id="10697" w:author="Dr Mamadou SANOGO" w:date="2023-10-25T14:42:00Z">
        <w:r w:rsidRPr="007A4AFC">
          <w:rPr>
            <w:rFonts w:eastAsiaTheme="minorHAnsi"/>
            <w:b/>
            <w:color w:val="000000" w:themeColor="text1"/>
            <w:sz w:val="44"/>
            <w:lang w:eastAsia="en-US"/>
            <w:rPrChange w:id="10698"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699"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700" w:author="Dr Mamadou SANOGO" w:date="2023-10-25T18:15:00Z">
            <w:rPr>
              <w:rFonts w:cs="Times New Roman"/>
              <w:b w:val="0"/>
              <w:color w:val="auto"/>
              <w:sz w:val="24"/>
              <w:szCs w:val="24"/>
            </w:rPr>
          </w:rPrChange>
        </w:rPr>
        <w:pPrChange w:id="10701" w:author="Dr Mamadou SANOGO" w:date="2023-10-27T18:23:00Z">
          <w:pPr>
            <w:pStyle w:val="Titre2"/>
            <w:ind w:left="720"/>
          </w:pPr>
        </w:pPrChange>
      </w:pPr>
    </w:p>
    <w:p w14:paraId="72E56364" w14:textId="60C59FD4" w:rsidR="00502781" w:rsidRPr="007A4AFC" w:rsidRDefault="00502781" w:rsidP="00502781">
      <w:pPr>
        <w:rPr>
          <w:color w:val="000000" w:themeColor="text1"/>
          <w:rPrChange w:id="10702" w:author="Dr Mamadou SANOGO" w:date="2023-10-25T18:15:00Z">
            <w:rPr/>
          </w:rPrChange>
        </w:rPr>
      </w:pPr>
    </w:p>
    <w:p w14:paraId="18916E4C" w14:textId="264E1396" w:rsidR="00502781" w:rsidRPr="007A4AFC" w:rsidRDefault="00502781" w:rsidP="00502781">
      <w:pPr>
        <w:rPr>
          <w:color w:val="000000" w:themeColor="text1"/>
          <w:rPrChange w:id="10703" w:author="Dr Mamadou SANOGO" w:date="2023-10-25T18:15:00Z">
            <w:rPr/>
          </w:rPrChange>
        </w:rPr>
      </w:pPr>
    </w:p>
    <w:p w14:paraId="1C522202" w14:textId="0D76AA7E" w:rsidR="00502781" w:rsidRPr="007A4AFC" w:rsidRDefault="00502781" w:rsidP="00502781">
      <w:pPr>
        <w:rPr>
          <w:color w:val="000000" w:themeColor="text1"/>
          <w:rPrChange w:id="10704" w:author="Dr Mamadou SANOGO" w:date="2023-10-25T18:15:00Z">
            <w:rPr/>
          </w:rPrChange>
        </w:rPr>
      </w:pPr>
    </w:p>
    <w:p w14:paraId="1C775501" w14:textId="2966F60F" w:rsidR="00502781" w:rsidRPr="007A4AFC" w:rsidRDefault="00502781" w:rsidP="00502781">
      <w:pPr>
        <w:rPr>
          <w:color w:val="000000" w:themeColor="text1"/>
          <w:rPrChange w:id="10705" w:author="Dr Mamadou SANOGO" w:date="2023-10-25T18:15:00Z">
            <w:rPr/>
          </w:rPrChange>
        </w:rPr>
      </w:pPr>
    </w:p>
    <w:p w14:paraId="6DFA6E5F" w14:textId="1BF337D1" w:rsidR="00502781" w:rsidRPr="007A4AFC" w:rsidRDefault="00502781" w:rsidP="00502781">
      <w:pPr>
        <w:rPr>
          <w:color w:val="000000" w:themeColor="text1"/>
          <w:rPrChange w:id="10706" w:author="Dr Mamadou SANOGO" w:date="2023-10-25T18:15:00Z">
            <w:rPr/>
          </w:rPrChange>
        </w:rPr>
      </w:pPr>
    </w:p>
    <w:p w14:paraId="5CB0FD54" w14:textId="219F8DF7" w:rsidR="00502781" w:rsidRPr="007A4AFC" w:rsidRDefault="00502781" w:rsidP="00502781">
      <w:pPr>
        <w:rPr>
          <w:color w:val="000000" w:themeColor="text1"/>
          <w:rPrChange w:id="10707" w:author="Dr Mamadou SANOGO" w:date="2023-10-25T18:15:00Z">
            <w:rPr/>
          </w:rPrChange>
        </w:rPr>
      </w:pPr>
    </w:p>
    <w:p w14:paraId="0115F4DB" w14:textId="4D9B1CE7" w:rsidR="00502781" w:rsidRPr="007A4AFC" w:rsidRDefault="00502781" w:rsidP="00502781">
      <w:pPr>
        <w:rPr>
          <w:color w:val="000000" w:themeColor="text1"/>
          <w:rPrChange w:id="10708" w:author="Dr Mamadou SANOGO" w:date="2023-10-25T18:15:00Z">
            <w:rPr/>
          </w:rPrChange>
        </w:rPr>
      </w:pPr>
    </w:p>
    <w:p w14:paraId="52B0B4D7" w14:textId="125FB777" w:rsidR="00502781" w:rsidRPr="007A4AFC" w:rsidRDefault="00502781" w:rsidP="00502781">
      <w:pPr>
        <w:rPr>
          <w:color w:val="000000" w:themeColor="text1"/>
          <w:rPrChange w:id="10709" w:author="Dr Mamadou SANOGO" w:date="2023-10-25T18:15:00Z">
            <w:rPr/>
          </w:rPrChange>
        </w:rPr>
      </w:pPr>
    </w:p>
    <w:p w14:paraId="7D0E0474" w14:textId="5AC5827B" w:rsidR="00502781" w:rsidRPr="007A4AFC" w:rsidRDefault="00502781" w:rsidP="00502781">
      <w:pPr>
        <w:rPr>
          <w:ins w:id="10710" w:author="Dr Mamadou SANOGO" w:date="2023-10-25T14:36:00Z"/>
          <w:color w:val="000000" w:themeColor="text1"/>
          <w:rPrChange w:id="10711" w:author="Dr Mamadou SANOGO" w:date="2023-10-25T18:15:00Z">
            <w:rPr>
              <w:ins w:id="10712" w:author="Dr Mamadou SANOGO" w:date="2023-10-25T14:36:00Z"/>
            </w:rPr>
          </w:rPrChange>
        </w:rPr>
      </w:pPr>
    </w:p>
    <w:p w14:paraId="662B92B5" w14:textId="31AD39AB" w:rsidR="006350A6" w:rsidRPr="007A4AFC" w:rsidRDefault="006350A6" w:rsidP="00502781">
      <w:pPr>
        <w:rPr>
          <w:ins w:id="10713" w:author="Dr Mamadou SANOGO" w:date="2023-10-25T14:36:00Z"/>
          <w:color w:val="000000" w:themeColor="text1"/>
          <w:rPrChange w:id="10714" w:author="Dr Mamadou SANOGO" w:date="2023-10-25T18:15:00Z">
            <w:rPr>
              <w:ins w:id="10715" w:author="Dr Mamadou SANOGO" w:date="2023-10-25T14:36:00Z"/>
            </w:rPr>
          </w:rPrChange>
        </w:rPr>
      </w:pPr>
    </w:p>
    <w:p w14:paraId="5D8A261E" w14:textId="0A68E38D" w:rsidR="006350A6" w:rsidRPr="007A4AFC" w:rsidRDefault="006350A6" w:rsidP="00502781">
      <w:pPr>
        <w:rPr>
          <w:ins w:id="10716" w:author="Dr Mamadou SANOGO" w:date="2023-10-25T14:36:00Z"/>
          <w:color w:val="000000" w:themeColor="text1"/>
          <w:rPrChange w:id="10717" w:author="Dr Mamadou SANOGO" w:date="2023-10-25T18:15:00Z">
            <w:rPr>
              <w:ins w:id="10718" w:author="Dr Mamadou SANOGO" w:date="2023-10-25T14:36:00Z"/>
            </w:rPr>
          </w:rPrChange>
        </w:rPr>
      </w:pPr>
    </w:p>
    <w:p w14:paraId="74EE410E" w14:textId="70589BBA" w:rsidR="006350A6" w:rsidRPr="007A4AFC" w:rsidRDefault="006350A6" w:rsidP="00502781">
      <w:pPr>
        <w:rPr>
          <w:ins w:id="10719" w:author="Dr Mamadou SANOGO" w:date="2023-10-25T14:36:00Z"/>
          <w:color w:val="000000" w:themeColor="text1"/>
          <w:rPrChange w:id="10720" w:author="Dr Mamadou SANOGO" w:date="2023-10-25T18:15:00Z">
            <w:rPr>
              <w:ins w:id="10721" w:author="Dr Mamadou SANOGO" w:date="2023-10-25T14:36:00Z"/>
            </w:rPr>
          </w:rPrChange>
        </w:rPr>
      </w:pPr>
    </w:p>
    <w:p w14:paraId="125B2BA1" w14:textId="2A88FD20" w:rsidR="006350A6" w:rsidRPr="007A4AFC" w:rsidRDefault="006350A6" w:rsidP="00502781">
      <w:pPr>
        <w:rPr>
          <w:ins w:id="10722" w:author="Dr Mamadou SANOGO" w:date="2023-10-25T14:36:00Z"/>
          <w:color w:val="000000" w:themeColor="text1"/>
          <w:rPrChange w:id="10723" w:author="Dr Mamadou SANOGO" w:date="2023-10-25T18:15:00Z">
            <w:rPr>
              <w:ins w:id="10724" w:author="Dr Mamadou SANOGO" w:date="2023-10-25T14:36:00Z"/>
            </w:rPr>
          </w:rPrChange>
        </w:rPr>
      </w:pPr>
    </w:p>
    <w:p w14:paraId="6463822D" w14:textId="236EEAD6" w:rsidR="006350A6" w:rsidRPr="007A4AFC" w:rsidRDefault="006350A6" w:rsidP="00502781">
      <w:pPr>
        <w:rPr>
          <w:ins w:id="10725" w:author="Dr Mamadou SANOGO" w:date="2023-10-25T14:36:00Z"/>
          <w:color w:val="000000" w:themeColor="text1"/>
          <w:rPrChange w:id="10726" w:author="Dr Mamadou SANOGO" w:date="2023-10-25T18:15:00Z">
            <w:rPr>
              <w:ins w:id="10727" w:author="Dr Mamadou SANOGO" w:date="2023-10-25T14:36:00Z"/>
            </w:rPr>
          </w:rPrChange>
        </w:rPr>
      </w:pPr>
    </w:p>
    <w:p w14:paraId="7133DB99" w14:textId="238CF773" w:rsidR="006350A6" w:rsidRPr="007A4AFC" w:rsidRDefault="006350A6" w:rsidP="00502781">
      <w:pPr>
        <w:rPr>
          <w:ins w:id="10728" w:author="Dr Mamadou SANOGO" w:date="2023-10-25T14:36:00Z"/>
          <w:color w:val="000000" w:themeColor="text1"/>
          <w:rPrChange w:id="10729" w:author="Dr Mamadou SANOGO" w:date="2023-10-25T18:15:00Z">
            <w:rPr>
              <w:ins w:id="10730" w:author="Dr Mamadou SANOGO" w:date="2023-10-25T14:36:00Z"/>
            </w:rPr>
          </w:rPrChange>
        </w:rPr>
      </w:pPr>
    </w:p>
    <w:p w14:paraId="71FDB69D" w14:textId="35E5E1D0" w:rsidR="006350A6" w:rsidRPr="007A4AFC" w:rsidRDefault="006350A6" w:rsidP="00502781">
      <w:pPr>
        <w:rPr>
          <w:ins w:id="10731" w:author="Dr Mamadou SANOGO" w:date="2023-10-25T14:36:00Z"/>
          <w:color w:val="000000" w:themeColor="text1"/>
          <w:rPrChange w:id="10732" w:author="Dr Mamadou SANOGO" w:date="2023-10-25T18:15:00Z">
            <w:rPr>
              <w:ins w:id="10733" w:author="Dr Mamadou SANOGO" w:date="2023-10-25T14:36:00Z"/>
            </w:rPr>
          </w:rPrChange>
        </w:rPr>
      </w:pPr>
    </w:p>
    <w:p w14:paraId="4F14C4B9" w14:textId="77777777" w:rsidR="006350A6" w:rsidRPr="007A4AFC" w:rsidRDefault="006350A6" w:rsidP="00502781">
      <w:pPr>
        <w:rPr>
          <w:color w:val="000000" w:themeColor="text1"/>
          <w:rPrChange w:id="10734" w:author="Dr Mamadou SANOGO" w:date="2023-10-25T18:15:00Z">
            <w:rPr/>
          </w:rPrChange>
        </w:rPr>
      </w:pPr>
    </w:p>
    <w:p w14:paraId="0E07F81C" w14:textId="5B178BF1" w:rsidR="00502781" w:rsidRPr="007A4AFC" w:rsidRDefault="00502781" w:rsidP="00502781">
      <w:pPr>
        <w:rPr>
          <w:color w:val="000000" w:themeColor="text1"/>
          <w:rPrChange w:id="10735" w:author="Dr Mamadou SANOGO" w:date="2023-10-25T18:15:00Z">
            <w:rPr/>
          </w:rPrChange>
        </w:rPr>
      </w:pPr>
    </w:p>
    <w:p w14:paraId="12FA2F61" w14:textId="2564762D" w:rsidR="00502781" w:rsidRPr="007A4AFC" w:rsidRDefault="00502781" w:rsidP="00502781">
      <w:pPr>
        <w:rPr>
          <w:color w:val="000000" w:themeColor="text1"/>
          <w:rPrChange w:id="10736" w:author="Dr Mamadou SANOGO" w:date="2023-10-25T18:15:00Z">
            <w:rPr/>
          </w:rPrChange>
        </w:rPr>
      </w:pPr>
    </w:p>
    <w:p w14:paraId="1A16645B" w14:textId="77777777" w:rsidR="00502781" w:rsidRPr="007A4AFC" w:rsidRDefault="00502781" w:rsidP="00502781">
      <w:pPr>
        <w:rPr>
          <w:color w:val="000000" w:themeColor="text1"/>
          <w:rPrChange w:id="10737"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738" w:author="Dr Mamadou SANOGO" w:date="2023-10-25T14:43:00Z"/>
          <w:rFonts w:cs="Times New Roman"/>
          <w:b w:val="0"/>
          <w:sz w:val="24"/>
          <w:szCs w:val="24"/>
          <w:rPrChange w:id="10739" w:author="Dr Mamadou SANOGO" w:date="2023-10-25T18:15:00Z">
            <w:rPr>
              <w:del w:id="10740" w:author="Dr Mamadou SANOGO" w:date="2023-10-25T14:43:00Z"/>
              <w:rFonts w:cs="Times New Roman"/>
              <w:b w:val="0"/>
              <w:color w:val="auto"/>
              <w:sz w:val="24"/>
              <w:szCs w:val="24"/>
            </w:rPr>
          </w:rPrChange>
        </w:rPr>
      </w:pPr>
      <w:bookmarkStart w:id="10741" w:name="_Toc145944531"/>
      <w:del w:id="10742" w:author="Dr Mamadou SANOGO" w:date="2023-10-25T14:43:00Z">
        <w:r w:rsidRPr="007A4AFC" w:rsidDel="006350A6">
          <w:rPr>
            <w:szCs w:val="24"/>
            <w:rPrChange w:id="10743" w:author="Dr Mamadou SANOGO" w:date="2023-10-25T18:15:00Z">
              <w:rPr>
                <w:color w:val="2E74B5" w:themeColor="accent1" w:themeShade="BF"/>
                <w:szCs w:val="24"/>
              </w:rPr>
            </w:rPrChange>
          </w:rPr>
          <w:delText>Institut Continental d'Appui pour le Développement de l'Entrepreneuriat Social (ICADES) - (Mauritanie)</w:delText>
        </w:r>
        <w:bookmarkEnd w:id="10741"/>
      </w:del>
    </w:p>
    <w:p w14:paraId="62177682" w14:textId="3D432A6F" w:rsidR="00502781" w:rsidRPr="007A4AFC" w:rsidRDefault="00502781" w:rsidP="00502781">
      <w:pPr>
        <w:rPr>
          <w:color w:val="000000" w:themeColor="text1"/>
          <w:rPrChange w:id="10744" w:author="Dr Mamadou SANOGO" w:date="2023-10-25T18:15:00Z">
            <w:rPr/>
          </w:rPrChange>
        </w:rPr>
      </w:pPr>
    </w:p>
    <w:p w14:paraId="54BFA74F" w14:textId="2DAE367B" w:rsidR="00502781" w:rsidRPr="007A4AFC" w:rsidRDefault="00502781" w:rsidP="00502781">
      <w:pPr>
        <w:rPr>
          <w:color w:val="000000" w:themeColor="text1"/>
          <w:rPrChange w:id="10745" w:author="Dr Mamadou SANOGO" w:date="2023-10-25T18:15:00Z">
            <w:rPr/>
          </w:rPrChange>
        </w:rPr>
      </w:pPr>
    </w:p>
    <w:p w14:paraId="0F6CCC00" w14:textId="4269B17F" w:rsidR="00502781" w:rsidRPr="007A4AFC" w:rsidRDefault="00502781" w:rsidP="00502781">
      <w:pPr>
        <w:rPr>
          <w:color w:val="000000" w:themeColor="text1"/>
          <w:rPrChange w:id="10746" w:author="Dr Mamadou SANOGO" w:date="2023-10-25T18:15:00Z">
            <w:rPr/>
          </w:rPrChange>
        </w:rPr>
      </w:pPr>
    </w:p>
    <w:p w14:paraId="6BCB2382" w14:textId="5188DC46" w:rsidR="00502781" w:rsidRPr="007A4AFC" w:rsidRDefault="00502781" w:rsidP="00502781">
      <w:pPr>
        <w:rPr>
          <w:color w:val="000000" w:themeColor="text1"/>
          <w:rPrChange w:id="10747" w:author="Dr Mamadou SANOGO" w:date="2023-10-25T18:15:00Z">
            <w:rPr/>
          </w:rPrChange>
        </w:rPr>
      </w:pPr>
    </w:p>
    <w:p w14:paraId="0A773975" w14:textId="1104A7EB" w:rsidR="00502781" w:rsidRPr="007A4AFC" w:rsidRDefault="00502781" w:rsidP="00502781">
      <w:pPr>
        <w:rPr>
          <w:color w:val="000000" w:themeColor="text1"/>
          <w:rPrChange w:id="10748" w:author="Dr Mamadou SANOGO" w:date="2023-10-25T18:15:00Z">
            <w:rPr/>
          </w:rPrChange>
        </w:rPr>
      </w:pPr>
    </w:p>
    <w:p w14:paraId="7AAA8A01" w14:textId="0246C9E0" w:rsidR="00502781" w:rsidRPr="007A4AFC" w:rsidRDefault="00502781" w:rsidP="00502781">
      <w:pPr>
        <w:rPr>
          <w:color w:val="000000" w:themeColor="text1"/>
          <w:rPrChange w:id="10749" w:author="Dr Mamadou SANOGO" w:date="2023-10-25T18:15:00Z">
            <w:rPr/>
          </w:rPrChange>
        </w:rPr>
      </w:pPr>
    </w:p>
    <w:p w14:paraId="70BB57EF" w14:textId="3DE5FDCF" w:rsidR="00502781" w:rsidRPr="007A4AFC" w:rsidRDefault="00502781" w:rsidP="00502781">
      <w:pPr>
        <w:rPr>
          <w:color w:val="000000" w:themeColor="text1"/>
          <w:rPrChange w:id="10750" w:author="Dr Mamadou SANOGO" w:date="2023-10-25T18:15:00Z">
            <w:rPr/>
          </w:rPrChange>
        </w:rPr>
      </w:pPr>
    </w:p>
    <w:p w14:paraId="3B46B1A3" w14:textId="036109BF" w:rsidR="00502781" w:rsidRPr="007A4AFC" w:rsidRDefault="00502781" w:rsidP="00502781">
      <w:pPr>
        <w:rPr>
          <w:color w:val="000000" w:themeColor="text1"/>
          <w:rPrChange w:id="10751" w:author="Dr Mamadou SANOGO" w:date="2023-10-25T18:15:00Z">
            <w:rPr/>
          </w:rPrChange>
        </w:rPr>
      </w:pPr>
    </w:p>
    <w:p w14:paraId="3CBF8C79" w14:textId="63980632" w:rsidR="00502781" w:rsidRPr="007A4AFC" w:rsidRDefault="00502781" w:rsidP="00502781">
      <w:pPr>
        <w:rPr>
          <w:color w:val="000000" w:themeColor="text1"/>
          <w:rPrChange w:id="10752" w:author="Dr Mamadou SANOGO" w:date="2023-10-25T18:15:00Z">
            <w:rPr/>
          </w:rPrChange>
        </w:rPr>
      </w:pPr>
    </w:p>
    <w:p w14:paraId="5A3291FE" w14:textId="7A0382BC" w:rsidR="00502781" w:rsidRPr="007A4AFC" w:rsidRDefault="00502781" w:rsidP="00502781">
      <w:pPr>
        <w:rPr>
          <w:color w:val="000000" w:themeColor="text1"/>
          <w:rPrChange w:id="10753" w:author="Dr Mamadou SANOGO" w:date="2023-10-25T18:15:00Z">
            <w:rPr/>
          </w:rPrChange>
        </w:rPr>
      </w:pPr>
    </w:p>
    <w:p w14:paraId="73BB684B" w14:textId="59184667" w:rsidR="00502781" w:rsidRPr="007A4AFC" w:rsidRDefault="00502781" w:rsidP="00502781">
      <w:pPr>
        <w:rPr>
          <w:color w:val="000000" w:themeColor="text1"/>
          <w:rPrChange w:id="10754" w:author="Dr Mamadou SANOGO" w:date="2023-10-25T18:15:00Z">
            <w:rPr/>
          </w:rPrChange>
        </w:rPr>
      </w:pPr>
    </w:p>
    <w:p w14:paraId="1351C45F" w14:textId="3C31A0DA" w:rsidR="00502781" w:rsidRPr="007A4AFC" w:rsidRDefault="00502781" w:rsidP="00502781">
      <w:pPr>
        <w:rPr>
          <w:color w:val="000000" w:themeColor="text1"/>
          <w:rPrChange w:id="10755" w:author="Dr Mamadou SANOGO" w:date="2023-10-25T18:15:00Z">
            <w:rPr/>
          </w:rPrChange>
        </w:rPr>
      </w:pPr>
    </w:p>
    <w:p w14:paraId="56F493CD" w14:textId="53F6C547" w:rsidR="00502781" w:rsidRPr="007A4AFC" w:rsidRDefault="00502781" w:rsidP="00502781">
      <w:pPr>
        <w:rPr>
          <w:color w:val="000000" w:themeColor="text1"/>
          <w:rPrChange w:id="10756" w:author="Dr Mamadou SANOGO" w:date="2023-10-25T18:15:00Z">
            <w:rPr/>
          </w:rPrChange>
        </w:rPr>
      </w:pPr>
    </w:p>
    <w:p w14:paraId="3CFB093D" w14:textId="02C7660F" w:rsidR="00502781" w:rsidRPr="007A4AFC" w:rsidRDefault="00502781" w:rsidP="00502781">
      <w:pPr>
        <w:rPr>
          <w:color w:val="000000" w:themeColor="text1"/>
          <w:rPrChange w:id="10757" w:author="Dr Mamadou SANOGO" w:date="2023-10-25T18:15:00Z">
            <w:rPr/>
          </w:rPrChange>
        </w:rPr>
      </w:pPr>
    </w:p>
    <w:p w14:paraId="36A2F1CA" w14:textId="79F55083" w:rsidR="00502781" w:rsidRPr="007A4AFC" w:rsidRDefault="00502781" w:rsidP="00502781">
      <w:pPr>
        <w:rPr>
          <w:color w:val="000000" w:themeColor="text1"/>
          <w:rPrChange w:id="10758" w:author="Dr Mamadou SANOGO" w:date="2023-10-25T18:15:00Z">
            <w:rPr/>
          </w:rPrChange>
        </w:rPr>
      </w:pPr>
    </w:p>
    <w:p w14:paraId="531E9C70" w14:textId="0C5F32A4" w:rsidR="00502781" w:rsidRPr="007A4AFC" w:rsidRDefault="00502781" w:rsidP="00502781">
      <w:pPr>
        <w:rPr>
          <w:color w:val="000000" w:themeColor="text1"/>
          <w:rPrChange w:id="10759" w:author="Dr Mamadou SANOGO" w:date="2023-10-25T18:15:00Z">
            <w:rPr/>
          </w:rPrChange>
        </w:rPr>
      </w:pPr>
    </w:p>
    <w:p w14:paraId="3B26850F" w14:textId="138ED4D6" w:rsidR="00502781" w:rsidRPr="007A4AFC" w:rsidRDefault="00502781" w:rsidP="00502781">
      <w:pPr>
        <w:rPr>
          <w:color w:val="000000" w:themeColor="text1"/>
          <w:rPrChange w:id="10760" w:author="Dr Mamadou SANOGO" w:date="2023-10-25T18:15:00Z">
            <w:rPr/>
          </w:rPrChange>
        </w:rPr>
      </w:pPr>
    </w:p>
    <w:p w14:paraId="6987CB04" w14:textId="61DE6524" w:rsidR="00502781" w:rsidRPr="007A4AFC" w:rsidRDefault="00502781" w:rsidP="00502781">
      <w:pPr>
        <w:rPr>
          <w:color w:val="000000" w:themeColor="text1"/>
          <w:rPrChange w:id="10761" w:author="Dr Mamadou SANOGO" w:date="2023-10-25T18:15:00Z">
            <w:rPr/>
          </w:rPrChange>
        </w:rPr>
      </w:pPr>
    </w:p>
    <w:p w14:paraId="2BDB02CD" w14:textId="6A73E348" w:rsidR="00502781" w:rsidRPr="007A4AFC" w:rsidRDefault="00502781" w:rsidP="00502781">
      <w:pPr>
        <w:rPr>
          <w:color w:val="000000" w:themeColor="text1"/>
          <w:rPrChange w:id="10762" w:author="Dr Mamadou SANOGO" w:date="2023-10-25T18:15:00Z">
            <w:rPr/>
          </w:rPrChange>
        </w:rPr>
      </w:pPr>
    </w:p>
    <w:p w14:paraId="7AE32196" w14:textId="352A398C" w:rsidR="00502781" w:rsidRPr="007A4AFC" w:rsidRDefault="00502781" w:rsidP="00502781">
      <w:pPr>
        <w:rPr>
          <w:color w:val="000000" w:themeColor="text1"/>
          <w:rPrChange w:id="10763" w:author="Dr Mamadou SANOGO" w:date="2023-10-25T18:15:00Z">
            <w:rPr/>
          </w:rPrChange>
        </w:rPr>
      </w:pPr>
    </w:p>
    <w:p w14:paraId="2FEE6DC0" w14:textId="0E732915" w:rsidR="00502781" w:rsidRPr="007A4AFC" w:rsidRDefault="00502781" w:rsidP="00502781">
      <w:pPr>
        <w:rPr>
          <w:color w:val="000000" w:themeColor="text1"/>
          <w:rPrChange w:id="10764" w:author="Dr Mamadou SANOGO" w:date="2023-10-25T18:15:00Z">
            <w:rPr/>
          </w:rPrChange>
        </w:rPr>
      </w:pPr>
    </w:p>
    <w:p w14:paraId="72FBC73E" w14:textId="65A34E57" w:rsidR="00502781" w:rsidRPr="007A4AFC" w:rsidRDefault="00502781" w:rsidP="00502781">
      <w:pPr>
        <w:rPr>
          <w:color w:val="000000" w:themeColor="text1"/>
          <w:rPrChange w:id="10765" w:author="Dr Mamadou SANOGO" w:date="2023-10-25T18:15:00Z">
            <w:rPr/>
          </w:rPrChange>
        </w:rPr>
      </w:pPr>
    </w:p>
    <w:p w14:paraId="450149A1" w14:textId="0C521E35" w:rsidR="00502781" w:rsidRPr="007A4AFC" w:rsidRDefault="00502781" w:rsidP="00502781">
      <w:pPr>
        <w:rPr>
          <w:color w:val="000000" w:themeColor="text1"/>
          <w:rPrChange w:id="10766" w:author="Dr Mamadou SANOGO" w:date="2023-10-25T18:15:00Z">
            <w:rPr/>
          </w:rPrChange>
        </w:rPr>
      </w:pPr>
    </w:p>
    <w:p w14:paraId="455D8389" w14:textId="20ECFEB1" w:rsidR="00502781" w:rsidRPr="007A4AFC" w:rsidRDefault="00502781" w:rsidP="00502781">
      <w:pPr>
        <w:rPr>
          <w:color w:val="000000" w:themeColor="text1"/>
          <w:rPrChange w:id="10767" w:author="Dr Mamadou SANOGO" w:date="2023-10-25T18:15:00Z">
            <w:rPr/>
          </w:rPrChange>
        </w:rPr>
      </w:pPr>
    </w:p>
    <w:p w14:paraId="3EF3A35E" w14:textId="2625EE66" w:rsidR="00502781" w:rsidRPr="007A4AFC" w:rsidRDefault="00502781" w:rsidP="00502781">
      <w:pPr>
        <w:rPr>
          <w:color w:val="000000" w:themeColor="text1"/>
          <w:rPrChange w:id="10768" w:author="Dr Mamadou SANOGO" w:date="2023-10-25T18:15:00Z">
            <w:rPr/>
          </w:rPrChange>
        </w:rPr>
      </w:pPr>
    </w:p>
    <w:p w14:paraId="183786EA" w14:textId="1D41487E" w:rsidR="00502781" w:rsidRPr="007A4AFC" w:rsidRDefault="00502781" w:rsidP="00502781">
      <w:pPr>
        <w:rPr>
          <w:color w:val="000000" w:themeColor="text1"/>
          <w:rPrChange w:id="10769" w:author="Dr Mamadou SANOGO" w:date="2023-10-25T18:15:00Z">
            <w:rPr/>
          </w:rPrChange>
        </w:rPr>
      </w:pPr>
    </w:p>
    <w:p w14:paraId="6C86D8BF" w14:textId="374647F1" w:rsidR="00502781" w:rsidRPr="007A4AFC" w:rsidRDefault="00502781" w:rsidP="00502781">
      <w:pPr>
        <w:rPr>
          <w:color w:val="000000" w:themeColor="text1"/>
          <w:rPrChange w:id="10770" w:author="Dr Mamadou SANOGO" w:date="2023-10-25T18:15:00Z">
            <w:rPr/>
          </w:rPrChange>
        </w:rPr>
      </w:pPr>
    </w:p>
    <w:p w14:paraId="1E42B08F" w14:textId="77777777" w:rsidR="00502781" w:rsidRPr="007A4AFC" w:rsidRDefault="00502781" w:rsidP="00502781">
      <w:pPr>
        <w:rPr>
          <w:color w:val="000000" w:themeColor="text1"/>
          <w:rPrChange w:id="10771" w:author="Dr Mamadou SANOGO" w:date="2023-10-25T18:15:00Z">
            <w:rPr/>
          </w:rPrChange>
        </w:rPr>
      </w:pPr>
    </w:p>
    <w:p w14:paraId="0140CC32" w14:textId="730AD440" w:rsidR="00502781" w:rsidRPr="007A4AFC" w:rsidDel="006350A6" w:rsidRDefault="00502781" w:rsidP="00502781">
      <w:pPr>
        <w:rPr>
          <w:del w:id="10772" w:author="Dr Mamadou SANOGO" w:date="2023-10-25T14:43:00Z"/>
          <w:color w:val="000000" w:themeColor="text1"/>
          <w:rPrChange w:id="10773" w:author="Dr Mamadou SANOGO" w:date="2023-10-25T18:15:00Z">
            <w:rPr>
              <w:del w:id="10774" w:author="Dr Mamadou SANOGO" w:date="2023-10-25T14:43:00Z"/>
            </w:rPr>
          </w:rPrChange>
        </w:rPr>
      </w:pPr>
    </w:p>
    <w:p w14:paraId="017D86A0" w14:textId="77777777" w:rsidR="00502781" w:rsidRPr="007A4AFC" w:rsidDel="006350A6" w:rsidRDefault="00502781" w:rsidP="00502781">
      <w:pPr>
        <w:rPr>
          <w:del w:id="10775" w:author="Dr Mamadou SANOGO" w:date="2023-10-25T14:43:00Z"/>
          <w:color w:val="000000" w:themeColor="text1"/>
          <w:rPrChange w:id="10776" w:author="Dr Mamadou SANOGO" w:date="2023-10-25T18:15:00Z">
            <w:rPr>
              <w:del w:id="10777" w:author="Dr Mamadou SANOGO" w:date="2023-10-25T14:43:00Z"/>
            </w:rPr>
          </w:rPrChange>
        </w:rPr>
      </w:pPr>
    </w:p>
    <w:p w14:paraId="722AB017" w14:textId="38ADF535" w:rsidR="00502781" w:rsidRPr="007A4AFC" w:rsidDel="00AD42F4" w:rsidRDefault="00502781">
      <w:pPr>
        <w:pStyle w:val="Titre2"/>
        <w:numPr>
          <w:ilvl w:val="0"/>
          <w:numId w:val="0"/>
        </w:numPr>
        <w:jc w:val="left"/>
        <w:rPr>
          <w:del w:id="10778" w:author="Dr Mamadou SANOGO" w:date="2023-10-27T11:40:00Z"/>
          <w:rFonts w:cs="Times New Roman"/>
          <w:b w:val="0"/>
          <w:sz w:val="24"/>
          <w:szCs w:val="24"/>
          <w:rPrChange w:id="10779" w:author="Dr Mamadou SANOGO" w:date="2023-10-25T18:15:00Z">
            <w:rPr>
              <w:del w:id="10780" w:author="Dr Mamadou SANOGO" w:date="2023-10-27T11:40:00Z"/>
              <w:rFonts w:cs="Times New Roman"/>
              <w:b w:val="0"/>
              <w:color w:val="auto"/>
              <w:sz w:val="24"/>
              <w:szCs w:val="24"/>
            </w:rPr>
          </w:rPrChange>
        </w:rPr>
        <w:pPrChange w:id="10781" w:author="Dr Mamadou SANOGO" w:date="2023-10-25T14:43:00Z">
          <w:pPr>
            <w:pStyle w:val="Titre2"/>
            <w:numPr>
              <w:ilvl w:val="0"/>
              <w:numId w:val="8"/>
            </w:numPr>
            <w:ind w:left="720" w:hanging="360"/>
            <w:jc w:val="center"/>
          </w:pPr>
        </w:pPrChange>
      </w:pPr>
      <w:bookmarkStart w:id="10782" w:name="_Toc145944532"/>
      <w:del w:id="10783" w:author="Dr Mamadou SANOGO" w:date="2023-10-25T14:43:00Z">
        <w:r w:rsidRPr="007A4AFC" w:rsidDel="006350A6">
          <w:rPr>
            <w:b w:val="0"/>
            <w:szCs w:val="24"/>
          </w:rPr>
          <w:delText>Université Elhadji Ibrahima Niasse (UEIN) - (Sénégal)</w:delText>
        </w:r>
      </w:del>
      <w:bookmarkEnd w:id="10782"/>
    </w:p>
    <w:p w14:paraId="3574C2DF" w14:textId="4758E487" w:rsidR="00502781" w:rsidRPr="00AD42F4" w:rsidDel="00AD42F4" w:rsidRDefault="00502781">
      <w:pPr>
        <w:pStyle w:val="Titre2"/>
        <w:rPr>
          <w:del w:id="10784" w:author="Dr Mamadou SANOGO" w:date="2023-10-27T11:40:00Z"/>
        </w:rPr>
        <w:pPrChange w:id="10785" w:author="Dr Mamadou SANOGO" w:date="2023-10-27T11:40:00Z">
          <w:pPr/>
        </w:pPrChange>
      </w:pPr>
    </w:p>
    <w:p w14:paraId="3843E91C" w14:textId="626DE1E5" w:rsidR="00502781" w:rsidRPr="007A4AFC" w:rsidDel="00AD42F4" w:rsidRDefault="00502781" w:rsidP="00502781">
      <w:pPr>
        <w:rPr>
          <w:del w:id="10786" w:author="Dr Mamadou SANOGO" w:date="2023-10-27T11:40:00Z"/>
          <w:color w:val="000000" w:themeColor="text1"/>
          <w:rPrChange w:id="10787" w:author="Dr Mamadou SANOGO" w:date="2023-10-25T18:15:00Z">
            <w:rPr>
              <w:del w:id="10788" w:author="Dr Mamadou SANOGO" w:date="2023-10-27T11:40:00Z"/>
            </w:rPr>
          </w:rPrChange>
        </w:rPr>
      </w:pPr>
    </w:p>
    <w:p w14:paraId="76E46277" w14:textId="77777777" w:rsidR="00837877" w:rsidRPr="007A4AFC" w:rsidDel="00AD42F4" w:rsidRDefault="00837877" w:rsidP="00502781">
      <w:pPr>
        <w:rPr>
          <w:del w:id="10789" w:author="Dr Mamadou SANOGO" w:date="2023-10-27T11:39:00Z"/>
          <w:color w:val="000000" w:themeColor="text1"/>
          <w:rPrChange w:id="10790" w:author="Dr Mamadou SANOGO" w:date="2023-10-25T18:15:00Z">
            <w:rPr>
              <w:del w:id="10791" w:author="Dr Mamadou SANOGO" w:date="2023-10-27T11:39:00Z"/>
            </w:rPr>
          </w:rPrChange>
        </w:rPr>
      </w:pPr>
    </w:p>
    <w:p w14:paraId="159D99BB" w14:textId="3DEEDFAA" w:rsidR="00502781" w:rsidRPr="007A4AFC" w:rsidDel="00AD42F4" w:rsidRDefault="00502781" w:rsidP="00502781">
      <w:pPr>
        <w:rPr>
          <w:del w:id="10792" w:author="Dr Mamadou SANOGO" w:date="2023-10-27T11:39:00Z"/>
          <w:color w:val="000000" w:themeColor="text1"/>
          <w:rPrChange w:id="10793" w:author="Dr Mamadou SANOGO" w:date="2023-10-25T18:15:00Z">
            <w:rPr>
              <w:del w:id="10794" w:author="Dr Mamadou SANOGO" w:date="2023-10-27T11:39:00Z"/>
            </w:rPr>
          </w:rPrChange>
        </w:rPr>
      </w:pPr>
    </w:p>
    <w:p w14:paraId="100762D0" w14:textId="35D6B1A0" w:rsidR="00502781" w:rsidRPr="007A4AFC" w:rsidRDefault="00502781" w:rsidP="00502781">
      <w:pPr>
        <w:rPr>
          <w:color w:val="000000" w:themeColor="text1"/>
          <w:rPrChange w:id="10795"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796" w:author="Dr Mamadou SANOGO" w:date="2023-10-25T14:44:00Z"/>
          <w:rFonts w:eastAsiaTheme="minorHAnsi"/>
          <w:b/>
          <w:color w:val="000000" w:themeColor="text1"/>
          <w:sz w:val="44"/>
          <w:lang w:eastAsia="en-US"/>
          <w:rPrChange w:id="10797" w:author="Dr Mamadou SANOGO" w:date="2023-10-25T18:15:00Z">
            <w:rPr>
              <w:ins w:id="10798" w:author="Dr Mamadou SANOGO" w:date="2023-10-25T14:44:00Z"/>
              <w:rFonts w:eastAsiaTheme="minorHAnsi"/>
              <w:b/>
              <w:sz w:val="44"/>
              <w:lang w:eastAsia="en-US"/>
            </w:rPr>
          </w:rPrChange>
        </w:rPr>
      </w:pPr>
      <w:ins w:id="10799" w:author="Dr Mamadou SANOGO" w:date="2023-10-25T14:44:00Z">
        <w:r w:rsidRPr="007A4AFC">
          <w:rPr>
            <w:rFonts w:eastAsiaTheme="minorHAnsi"/>
            <w:b/>
            <w:color w:val="000000" w:themeColor="text1"/>
            <w:sz w:val="44"/>
            <w:lang w:eastAsia="en-US"/>
            <w:rPrChange w:id="10800" w:author="Dr Mamadou SANOGO" w:date="2023-10-25T18:15:00Z">
              <w:rPr>
                <w:rFonts w:eastAsiaTheme="minorHAnsi"/>
                <w:b/>
                <w:sz w:val="44"/>
                <w:lang w:eastAsia="en-US"/>
              </w:rPr>
            </w:rPrChange>
          </w:rPr>
          <w:t>Annexe n°0</w:t>
        </w:r>
      </w:ins>
      <w:ins w:id="10801" w:author="Dr Mamadou SANOGO" w:date="2023-10-25T14:47:00Z">
        <w:r w:rsidR="00837877" w:rsidRPr="007A4AFC">
          <w:rPr>
            <w:rFonts w:eastAsiaTheme="minorHAnsi"/>
            <w:b/>
            <w:color w:val="000000" w:themeColor="text1"/>
            <w:sz w:val="44"/>
            <w:lang w:eastAsia="en-US"/>
            <w:rPrChange w:id="10802" w:author="Dr Mamadou SANOGO" w:date="2023-10-25T18:15:00Z">
              <w:rPr>
                <w:rFonts w:eastAsiaTheme="minorHAnsi"/>
                <w:b/>
                <w:sz w:val="44"/>
                <w:lang w:eastAsia="en-US"/>
              </w:rPr>
            </w:rPrChange>
          </w:rPr>
          <w:t>10</w:t>
        </w:r>
      </w:ins>
      <w:ins w:id="10803" w:author="Dr Mamadou SANOGO" w:date="2023-10-25T14:44:00Z">
        <w:r w:rsidRPr="007A4AFC">
          <w:rPr>
            <w:rFonts w:eastAsiaTheme="minorHAnsi"/>
            <w:b/>
            <w:color w:val="000000" w:themeColor="text1"/>
            <w:sz w:val="44"/>
            <w:lang w:eastAsia="en-US"/>
            <w:rPrChange w:id="10804" w:author="Dr Mamadou SANOGO" w:date="2023-10-25T18:15:00Z">
              <w:rPr>
                <w:rFonts w:eastAsiaTheme="minorHAnsi"/>
                <w:b/>
                <w:sz w:val="44"/>
                <w:lang w:eastAsia="en-US"/>
              </w:rPr>
            </w:rPrChange>
          </w:rPr>
          <w:t xml:space="preserve"> : </w:t>
        </w:r>
      </w:ins>
      <w:ins w:id="10805" w:author="Dr Mamadou SANOGO" w:date="2023-10-25T14:47:00Z">
        <w:r w:rsidR="00837877" w:rsidRPr="007A4AFC">
          <w:rPr>
            <w:rFonts w:eastAsiaTheme="minorHAnsi"/>
            <w:b/>
            <w:color w:val="000000" w:themeColor="text1"/>
            <w:sz w:val="44"/>
            <w:lang w:eastAsia="en-US"/>
            <w:rPrChange w:id="10806"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807" w:author="Dr Mamadou SANOGO" w:date="2023-10-25T18:15:00Z">
            <w:rPr/>
          </w:rPrChange>
        </w:rPr>
      </w:pPr>
    </w:p>
    <w:p w14:paraId="7A836CA2" w14:textId="55ABFD1D" w:rsidR="00502781" w:rsidRPr="007A4AFC" w:rsidRDefault="00502781" w:rsidP="00502781">
      <w:pPr>
        <w:rPr>
          <w:color w:val="000000" w:themeColor="text1"/>
          <w:rPrChange w:id="10808" w:author="Dr Mamadou SANOGO" w:date="2023-10-25T18:15:00Z">
            <w:rPr/>
          </w:rPrChange>
        </w:rPr>
      </w:pPr>
    </w:p>
    <w:p w14:paraId="421A29E9" w14:textId="31B4A5FA" w:rsidR="00502781" w:rsidRPr="007A4AFC" w:rsidRDefault="00502781" w:rsidP="00502781">
      <w:pPr>
        <w:rPr>
          <w:color w:val="000000" w:themeColor="text1"/>
          <w:rPrChange w:id="10809" w:author="Dr Mamadou SANOGO" w:date="2023-10-25T18:15:00Z">
            <w:rPr/>
          </w:rPrChange>
        </w:rPr>
      </w:pPr>
    </w:p>
    <w:p w14:paraId="7A503A3D" w14:textId="4AF5AA29" w:rsidR="00502781" w:rsidRPr="007A4AFC" w:rsidRDefault="00502781" w:rsidP="00502781">
      <w:pPr>
        <w:rPr>
          <w:color w:val="000000" w:themeColor="text1"/>
          <w:rPrChange w:id="10810" w:author="Dr Mamadou SANOGO" w:date="2023-10-25T18:15:00Z">
            <w:rPr/>
          </w:rPrChange>
        </w:rPr>
      </w:pPr>
    </w:p>
    <w:p w14:paraId="4D8DC1B5" w14:textId="34C387DC" w:rsidR="00502781" w:rsidRPr="007A4AFC" w:rsidRDefault="00502781" w:rsidP="00502781">
      <w:pPr>
        <w:rPr>
          <w:color w:val="000000" w:themeColor="text1"/>
          <w:rPrChange w:id="10811" w:author="Dr Mamadou SANOGO" w:date="2023-10-25T18:15:00Z">
            <w:rPr/>
          </w:rPrChange>
        </w:rPr>
      </w:pPr>
    </w:p>
    <w:p w14:paraId="4C3FDAAA" w14:textId="427AE45F" w:rsidR="00502781" w:rsidRPr="007A4AFC" w:rsidRDefault="00502781" w:rsidP="00502781">
      <w:pPr>
        <w:rPr>
          <w:color w:val="000000" w:themeColor="text1"/>
          <w:rPrChange w:id="10812" w:author="Dr Mamadou SANOGO" w:date="2023-10-25T18:15:00Z">
            <w:rPr/>
          </w:rPrChange>
        </w:rPr>
      </w:pPr>
    </w:p>
    <w:p w14:paraId="7F97D72A" w14:textId="7C56198D" w:rsidR="00502781" w:rsidRPr="007A4AFC" w:rsidRDefault="00502781" w:rsidP="00502781">
      <w:pPr>
        <w:rPr>
          <w:color w:val="000000" w:themeColor="text1"/>
          <w:rPrChange w:id="10813" w:author="Dr Mamadou SANOGO" w:date="2023-10-25T18:15:00Z">
            <w:rPr/>
          </w:rPrChange>
        </w:rPr>
      </w:pPr>
    </w:p>
    <w:p w14:paraId="0E1F421E" w14:textId="65AF5D6B" w:rsidR="00502781" w:rsidRPr="007A4AFC" w:rsidRDefault="00502781" w:rsidP="00502781">
      <w:pPr>
        <w:rPr>
          <w:color w:val="000000" w:themeColor="text1"/>
          <w:rPrChange w:id="10814" w:author="Dr Mamadou SANOGO" w:date="2023-10-25T18:15:00Z">
            <w:rPr/>
          </w:rPrChange>
        </w:rPr>
      </w:pPr>
    </w:p>
    <w:p w14:paraId="139FBD8C" w14:textId="468302D0" w:rsidR="00502781" w:rsidRPr="007A4AFC" w:rsidRDefault="00502781" w:rsidP="00502781">
      <w:pPr>
        <w:rPr>
          <w:color w:val="000000" w:themeColor="text1"/>
          <w:rPrChange w:id="10815" w:author="Dr Mamadou SANOGO" w:date="2023-10-25T18:15:00Z">
            <w:rPr/>
          </w:rPrChange>
        </w:rPr>
      </w:pPr>
    </w:p>
    <w:p w14:paraId="2B0FC326" w14:textId="7254FEC1" w:rsidR="00502781" w:rsidRPr="007A4AFC" w:rsidRDefault="00502781" w:rsidP="00502781">
      <w:pPr>
        <w:rPr>
          <w:color w:val="000000" w:themeColor="text1"/>
          <w:rPrChange w:id="10816" w:author="Dr Mamadou SANOGO" w:date="2023-10-25T18:15:00Z">
            <w:rPr/>
          </w:rPrChange>
        </w:rPr>
      </w:pPr>
    </w:p>
    <w:p w14:paraId="41BE1B3D" w14:textId="71C976C3" w:rsidR="00502781" w:rsidRPr="007A4AFC" w:rsidRDefault="00502781" w:rsidP="00502781">
      <w:pPr>
        <w:rPr>
          <w:color w:val="000000" w:themeColor="text1"/>
          <w:rPrChange w:id="10817" w:author="Dr Mamadou SANOGO" w:date="2023-10-25T18:15:00Z">
            <w:rPr/>
          </w:rPrChange>
        </w:rPr>
      </w:pPr>
    </w:p>
    <w:p w14:paraId="58DE00F0" w14:textId="1AA9B3E2" w:rsidR="00502781" w:rsidRPr="007A4AFC" w:rsidRDefault="00502781" w:rsidP="00502781">
      <w:pPr>
        <w:rPr>
          <w:color w:val="000000" w:themeColor="text1"/>
          <w:rPrChange w:id="10818" w:author="Dr Mamadou SANOGO" w:date="2023-10-25T18:15:00Z">
            <w:rPr/>
          </w:rPrChange>
        </w:rPr>
      </w:pPr>
    </w:p>
    <w:p w14:paraId="7B669AF9" w14:textId="7F73CBEC" w:rsidR="00502781" w:rsidRPr="007A4AFC" w:rsidRDefault="00502781" w:rsidP="00502781">
      <w:pPr>
        <w:rPr>
          <w:color w:val="000000" w:themeColor="text1"/>
          <w:rPrChange w:id="10819" w:author="Dr Mamadou SANOGO" w:date="2023-10-25T18:15:00Z">
            <w:rPr/>
          </w:rPrChange>
        </w:rPr>
      </w:pPr>
    </w:p>
    <w:p w14:paraId="18631BBE" w14:textId="313E82B4" w:rsidR="00502781" w:rsidRPr="007A4AFC" w:rsidRDefault="00502781" w:rsidP="00502781">
      <w:pPr>
        <w:rPr>
          <w:color w:val="000000" w:themeColor="text1"/>
          <w:rPrChange w:id="10820" w:author="Dr Mamadou SANOGO" w:date="2023-10-25T18:15:00Z">
            <w:rPr/>
          </w:rPrChange>
        </w:rPr>
      </w:pPr>
    </w:p>
    <w:p w14:paraId="4629104D" w14:textId="3A94BB41" w:rsidR="00502781" w:rsidRPr="007A4AFC" w:rsidRDefault="00502781" w:rsidP="00502781">
      <w:pPr>
        <w:rPr>
          <w:color w:val="000000" w:themeColor="text1"/>
          <w:rPrChange w:id="10821" w:author="Dr Mamadou SANOGO" w:date="2023-10-25T18:15:00Z">
            <w:rPr/>
          </w:rPrChange>
        </w:rPr>
      </w:pPr>
    </w:p>
    <w:p w14:paraId="76E08F24" w14:textId="350925E4" w:rsidR="00502781" w:rsidRPr="007A4AFC" w:rsidRDefault="00502781" w:rsidP="00502781">
      <w:pPr>
        <w:rPr>
          <w:color w:val="000000" w:themeColor="text1"/>
          <w:rPrChange w:id="10822" w:author="Dr Mamadou SANOGO" w:date="2023-10-25T18:15:00Z">
            <w:rPr/>
          </w:rPrChange>
        </w:rPr>
      </w:pPr>
    </w:p>
    <w:p w14:paraId="3AFF796A" w14:textId="25611AB1" w:rsidR="00502781" w:rsidRPr="007A4AFC" w:rsidRDefault="00502781" w:rsidP="00502781">
      <w:pPr>
        <w:rPr>
          <w:color w:val="000000" w:themeColor="text1"/>
          <w:rPrChange w:id="10823" w:author="Dr Mamadou SANOGO" w:date="2023-10-25T18:15:00Z">
            <w:rPr/>
          </w:rPrChange>
        </w:rPr>
      </w:pPr>
    </w:p>
    <w:p w14:paraId="1949CB79" w14:textId="426ED584" w:rsidR="00502781" w:rsidRPr="007A4AFC" w:rsidRDefault="00502781" w:rsidP="00502781">
      <w:pPr>
        <w:rPr>
          <w:color w:val="000000" w:themeColor="text1"/>
          <w:rPrChange w:id="10824" w:author="Dr Mamadou SANOGO" w:date="2023-10-25T18:15:00Z">
            <w:rPr/>
          </w:rPrChange>
        </w:rPr>
      </w:pPr>
    </w:p>
    <w:p w14:paraId="31020E1C" w14:textId="41A832A8" w:rsidR="00502781" w:rsidRPr="007A4AFC" w:rsidRDefault="00502781" w:rsidP="00502781">
      <w:pPr>
        <w:rPr>
          <w:color w:val="000000" w:themeColor="text1"/>
          <w:rPrChange w:id="10825" w:author="Dr Mamadou SANOGO" w:date="2023-10-25T18:15:00Z">
            <w:rPr/>
          </w:rPrChange>
        </w:rPr>
      </w:pPr>
    </w:p>
    <w:p w14:paraId="6CAC2F72" w14:textId="18860A83" w:rsidR="00502781" w:rsidRPr="007A4AFC" w:rsidRDefault="00502781" w:rsidP="00502781">
      <w:pPr>
        <w:rPr>
          <w:color w:val="000000" w:themeColor="text1"/>
          <w:rPrChange w:id="10826" w:author="Dr Mamadou SANOGO" w:date="2023-10-25T18:15:00Z">
            <w:rPr/>
          </w:rPrChange>
        </w:rPr>
      </w:pPr>
    </w:p>
    <w:p w14:paraId="694DFFC1" w14:textId="0EBC9995" w:rsidR="00502781" w:rsidRPr="007A4AFC" w:rsidRDefault="00502781" w:rsidP="00502781">
      <w:pPr>
        <w:rPr>
          <w:color w:val="000000" w:themeColor="text1"/>
          <w:rPrChange w:id="10827" w:author="Dr Mamadou SANOGO" w:date="2023-10-25T18:15:00Z">
            <w:rPr/>
          </w:rPrChange>
        </w:rPr>
      </w:pPr>
    </w:p>
    <w:p w14:paraId="745CA5AB" w14:textId="7BA797A5" w:rsidR="00502781" w:rsidRPr="007A4AFC" w:rsidRDefault="00502781" w:rsidP="00502781">
      <w:pPr>
        <w:rPr>
          <w:color w:val="000000" w:themeColor="text1"/>
          <w:rPrChange w:id="10828" w:author="Dr Mamadou SANOGO" w:date="2023-10-25T18:15:00Z">
            <w:rPr/>
          </w:rPrChange>
        </w:rPr>
      </w:pPr>
    </w:p>
    <w:p w14:paraId="67718D93" w14:textId="026564D3" w:rsidR="00502781" w:rsidRPr="007A4AFC" w:rsidRDefault="00502781" w:rsidP="00502781">
      <w:pPr>
        <w:rPr>
          <w:color w:val="000000" w:themeColor="text1"/>
          <w:rPrChange w:id="10829" w:author="Dr Mamadou SANOGO" w:date="2023-10-25T18:15:00Z">
            <w:rPr/>
          </w:rPrChange>
        </w:rPr>
      </w:pPr>
    </w:p>
    <w:p w14:paraId="06D9A23C" w14:textId="53309AE5" w:rsidR="00502781" w:rsidRPr="007A4AFC" w:rsidRDefault="00502781" w:rsidP="00502781">
      <w:pPr>
        <w:rPr>
          <w:color w:val="000000" w:themeColor="text1"/>
          <w:rPrChange w:id="10830" w:author="Dr Mamadou SANOGO" w:date="2023-10-25T18:15:00Z">
            <w:rPr/>
          </w:rPrChange>
        </w:rPr>
      </w:pPr>
    </w:p>
    <w:p w14:paraId="0AB32C52" w14:textId="4C7E9E04" w:rsidR="00502781" w:rsidRPr="007A4AFC" w:rsidRDefault="00502781" w:rsidP="00502781">
      <w:pPr>
        <w:rPr>
          <w:color w:val="000000" w:themeColor="text1"/>
          <w:rPrChange w:id="10831" w:author="Dr Mamadou SANOGO" w:date="2023-10-25T18:15:00Z">
            <w:rPr/>
          </w:rPrChange>
        </w:rPr>
      </w:pPr>
    </w:p>
    <w:p w14:paraId="3080E967" w14:textId="687AD77D" w:rsidR="00502781" w:rsidRPr="007A4AFC" w:rsidRDefault="00502781" w:rsidP="00502781">
      <w:pPr>
        <w:rPr>
          <w:color w:val="000000" w:themeColor="text1"/>
          <w:rPrChange w:id="10832" w:author="Dr Mamadou SANOGO" w:date="2023-10-25T18:15:00Z">
            <w:rPr/>
          </w:rPrChange>
        </w:rPr>
      </w:pPr>
    </w:p>
    <w:p w14:paraId="4BA9D14B" w14:textId="080FF372" w:rsidR="00502781" w:rsidRPr="007A4AFC" w:rsidRDefault="00502781" w:rsidP="00502781">
      <w:pPr>
        <w:rPr>
          <w:color w:val="000000" w:themeColor="text1"/>
          <w:rPrChange w:id="10833" w:author="Dr Mamadou SANOGO" w:date="2023-10-25T18:15:00Z">
            <w:rPr/>
          </w:rPrChange>
        </w:rPr>
      </w:pPr>
    </w:p>
    <w:p w14:paraId="66FB0EFD" w14:textId="77777777" w:rsidR="00502781" w:rsidRPr="00614D94" w:rsidDel="006350A6" w:rsidRDefault="00502781">
      <w:pPr>
        <w:rPr>
          <w:del w:id="10834"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835" w:author="Dr Mamadou SANOGO" w:date="2023-10-25T14:43:00Z"/>
          <w:rFonts w:cs="Times New Roman"/>
          <w:b w:val="0"/>
          <w:sz w:val="24"/>
          <w:szCs w:val="24"/>
          <w:rPrChange w:id="10836" w:author="Dr Mamadou SANOGO" w:date="2023-10-25T18:15:00Z">
            <w:rPr>
              <w:del w:id="10837" w:author="Dr Mamadou SANOGO" w:date="2023-10-25T14:43:00Z"/>
              <w:rFonts w:cs="Times New Roman"/>
              <w:b w:val="0"/>
              <w:color w:val="auto"/>
              <w:sz w:val="24"/>
              <w:szCs w:val="24"/>
            </w:rPr>
          </w:rPrChange>
        </w:rPr>
        <w:pPrChange w:id="10838" w:author="Dr Mamadou SANOGO" w:date="2023-10-27T14:03:00Z">
          <w:pPr>
            <w:pStyle w:val="Titre2"/>
            <w:numPr>
              <w:ilvl w:val="0"/>
              <w:numId w:val="8"/>
            </w:numPr>
            <w:ind w:left="720" w:hanging="360"/>
            <w:jc w:val="center"/>
          </w:pPr>
        </w:pPrChange>
      </w:pPr>
      <w:bookmarkStart w:id="10839" w:name="_Toc145944533"/>
      <w:del w:id="10840" w:author="Dr Mamadou SANOGO" w:date="2023-10-25T14:43:00Z">
        <w:r w:rsidRPr="007A4AFC" w:rsidDel="006350A6">
          <w:rPr>
            <w:szCs w:val="24"/>
            <w:rPrChange w:id="10841" w:author="Dr Mamadou SANOGO" w:date="2023-10-25T18:15:00Z">
              <w:rPr>
                <w:color w:val="2E74B5" w:themeColor="accent1" w:themeShade="BF"/>
                <w:szCs w:val="24"/>
              </w:rPr>
            </w:rPrChange>
          </w:rPr>
          <w:delText>Université Kofi Annan de Guinée (UKAG)</w:delText>
        </w:r>
        <w:bookmarkEnd w:id="10839"/>
      </w:del>
    </w:p>
    <w:p w14:paraId="6278DD3F" w14:textId="77777777" w:rsidR="00011374" w:rsidRPr="007A4AFC" w:rsidRDefault="00011374">
      <w:pPr>
        <w:pStyle w:val="Titre2"/>
        <w:numPr>
          <w:ilvl w:val="0"/>
          <w:numId w:val="0"/>
        </w:numPr>
        <w:rPr>
          <w:rFonts w:cs="Times New Roman"/>
          <w:b w:val="0"/>
          <w:sz w:val="24"/>
          <w:szCs w:val="24"/>
          <w:rPrChange w:id="10842" w:author="Dr Mamadou SANOGO" w:date="2023-10-25T18:15:00Z">
            <w:rPr>
              <w:rFonts w:cs="Times New Roman"/>
              <w:b w:val="0"/>
              <w:color w:val="auto"/>
              <w:sz w:val="24"/>
              <w:szCs w:val="24"/>
            </w:rPr>
          </w:rPrChange>
        </w:rPr>
        <w:pPrChange w:id="10843"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844"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45"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46"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47"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48"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49"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0"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1"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2"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3"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4"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5"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6"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7"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8"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59"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0"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1"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2"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3"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4"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65"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66"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867"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68"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69"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870"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871" w:author="Dr Mamadou SANOGO" w:date="2023-10-25T14:43:00Z"/>
          <w:color w:val="000000" w:themeColor="text1"/>
          <w:szCs w:val="24"/>
          <w:rPrChange w:id="10872" w:author="Dr Mamadou SANOGO" w:date="2023-10-25T18:15:00Z">
            <w:rPr>
              <w:del w:id="10873"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874" w:author="Dr Mamadou SANOGO" w:date="2023-10-25T14:43:00Z"/>
          <w:color w:val="000000" w:themeColor="text1"/>
          <w:szCs w:val="24"/>
          <w:rPrChange w:id="10875" w:author="Dr Mamadou SANOGO" w:date="2023-10-25T18:15:00Z">
            <w:rPr>
              <w:del w:id="10876"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877" w:author="Dr Mamadou SANOGO" w:date="2023-10-25T14:43:00Z"/>
          <w:color w:val="000000" w:themeColor="text1"/>
          <w:szCs w:val="24"/>
          <w:rPrChange w:id="10878" w:author="Dr Mamadou SANOGO" w:date="2023-10-25T18:15:00Z">
            <w:rPr>
              <w:del w:id="10879"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880" w:author="Dr Mamadou SANOGO" w:date="2023-10-25T18:15:00Z">
            <w:rPr>
              <w:rFonts w:cs="Times New Roman"/>
              <w:b w:val="0"/>
              <w:color w:val="auto"/>
              <w:sz w:val="24"/>
              <w:szCs w:val="24"/>
            </w:rPr>
          </w:rPrChange>
        </w:rPr>
        <w:pPrChange w:id="10881" w:author="Dr Mamadou SANOGO" w:date="2023-10-25T14:43:00Z">
          <w:pPr>
            <w:pStyle w:val="Titre2"/>
            <w:numPr>
              <w:ilvl w:val="0"/>
              <w:numId w:val="8"/>
            </w:numPr>
            <w:ind w:left="720" w:hanging="360"/>
            <w:jc w:val="center"/>
          </w:pPr>
        </w:pPrChange>
      </w:pPr>
      <w:bookmarkStart w:id="10882" w:name="_Toc145944534"/>
      <w:del w:id="10883" w:author="Dr Mamadou SANOGO" w:date="2023-10-25T14:43:00Z">
        <w:r w:rsidRPr="007A4AFC" w:rsidDel="006350A6">
          <w:rPr>
            <w:rFonts w:cs="Times New Roman"/>
            <w:b w:val="0"/>
            <w:sz w:val="24"/>
            <w:szCs w:val="24"/>
            <w:rPrChange w:id="10884" w:author="Dr Mamadou SANOGO" w:date="2023-10-25T18:15:00Z">
              <w:rPr>
                <w:rFonts w:cs="Times New Roman"/>
                <w:b w:val="0"/>
                <w:color w:val="auto"/>
                <w:sz w:val="24"/>
                <w:szCs w:val="24"/>
              </w:rPr>
            </w:rPrChange>
          </w:rPr>
          <w:delText>Institut de Formation Sainte Marie(IFSM)</w:delText>
        </w:r>
      </w:del>
      <w:bookmarkEnd w:id="10882"/>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5"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6"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7"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8"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9"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0"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1"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2"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3"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4"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5"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6"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7"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98"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899" w:author="Dr Mamadou SANOGO" w:date="2023-10-25T14:49:00Z"/>
          <w:rFonts w:eastAsiaTheme="minorHAnsi"/>
          <w:b/>
          <w:color w:val="000000" w:themeColor="text1"/>
          <w:sz w:val="44"/>
          <w:lang w:eastAsia="en-US"/>
          <w:rPrChange w:id="10900" w:author="Dr Mamadou SANOGO" w:date="2023-10-25T18:15:00Z">
            <w:rPr>
              <w:ins w:id="10901"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902" w:author="Dr Mamadou SANOGO" w:date="2023-10-25T14:49:00Z"/>
          <w:rFonts w:eastAsiaTheme="minorHAnsi"/>
          <w:b/>
          <w:color w:val="000000" w:themeColor="text1"/>
          <w:sz w:val="44"/>
          <w:lang w:eastAsia="en-US"/>
          <w:rPrChange w:id="10903" w:author="Dr Mamadou SANOGO" w:date="2023-10-25T18:15:00Z">
            <w:rPr>
              <w:ins w:id="10904"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905"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906"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907"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908"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909"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910"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911"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912"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913" w:author="Dr Mamadou SANOGO" w:date="2023-10-25T14:49:00Z"/>
          <w:rFonts w:eastAsiaTheme="minorHAnsi"/>
          <w:b/>
          <w:color w:val="000000" w:themeColor="text1"/>
          <w:sz w:val="44"/>
          <w:lang w:eastAsia="en-US"/>
          <w:rPrChange w:id="10914" w:author="Dr Mamadou SANOGO" w:date="2023-10-25T18:15:00Z">
            <w:rPr>
              <w:ins w:id="10915"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916" w:author="Dr Mamadou SANOGO" w:date="2023-10-25T14:49:00Z"/>
          <w:rFonts w:eastAsiaTheme="minorHAnsi"/>
          <w:b/>
          <w:color w:val="000000" w:themeColor="text1"/>
          <w:sz w:val="44"/>
          <w:lang w:eastAsia="en-US"/>
          <w:rPrChange w:id="10917" w:author="Dr Mamadou SANOGO" w:date="2023-10-25T18:15:00Z">
            <w:rPr>
              <w:ins w:id="10918"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919" w:author="Dr Mamadou SANOGO" w:date="2023-10-25T14:49:00Z"/>
          <w:rFonts w:eastAsiaTheme="minorHAnsi"/>
          <w:b/>
          <w:color w:val="000000" w:themeColor="text1"/>
          <w:sz w:val="44"/>
          <w:lang w:eastAsia="en-US"/>
          <w:rPrChange w:id="10920" w:author="Dr Mamadou SANOGO" w:date="2023-10-25T18:15:00Z">
            <w:rPr>
              <w:ins w:id="10921"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922" w:author="Dr Mamadou SANOGO" w:date="2023-10-25T14:48:00Z"/>
          <w:rFonts w:eastAsiaTheme="minorHAnsi"/>
          <w:b/>
          <w:color w:val="000000" w:themeColor="text1"/>
          <w:sz w:val="44"/>
          <w:lang w:eastAsia="en-US"/>
          <w:rPrChange w:id="10923" w:author="Dr Mamadou SANOGO" w:date="2023-10-25T18:15:00Z">
            <w:rPr>
              <w:ins w:id="10924" w:author="Dr Mamadou SANOGO" w:date="2023-10-25T14:48:00Z"/>
              <w:rFonts w:eastAsiaTheme="minorHAnsi"/>
              <w:b/>
              <w:sz w:val="44"/>
              <w:lang w:eastAsia="en-US"/>
            </w:rPr>
          </w:rPrChange>
        </w:rPr>
      </w:pPr>
      <w:ins w:id="10925" w:author="Dr Mamadou SANOGO" w:date="2023-10-25T14:48:00Z">
        <w:r w:rsidRPr="007A4AFC">
          <w:rPr>
            <w:rFonts w:eastAsiaTheme="minorHAnsi"/>
            <w:b/>
            <w:color w:val="000000" w:themeColor="text1"/>
            <w:sz w:val="44"/>
            <w:lang w:eastAsia="en-US"/>
            <w:rPrChange w:id="10926" w:author="Dr Mamadou SANOGO" w:date="2023-10-25T18:15:00Z">
              <w:rPr>
                <w:rFonts w:eastAsiaTheme="minorHAnsi"/>
                <w:b/>
                <w:sz w:val="44"/>
                <w:lang w:eastAsia="en-US"/>
              </w:rPr>
            </w:rPrChange>
          </w:rPr>
          <w:t xml:space="preserve">Annexe n°011 : </w:t>
        </w:r>
      </w:ins>
      <w:ins w:id="10927" w:author="Dr Mamadou SANOGO" w:date="2023-10-25T14:49:00Z">
        <w:r w:rsidRPr="007A4AFC">
          <w:rPr>
            <w:rFonts w:eastAsiaTheme="minorHAnsi"/>
            <w:b/>
            <w:color w:val="000000" w:themeColor="text1"/>
            <w:sz w:val="44"/>
            <w:lang w:eastAsia="en-US"/>
            <w:rPrChange w:id="10928"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929" w:author="Dr Mamadou SANOGO" w:date="2023-10-25T14:49:00Z"/>
          <w:color w:val="000000" w:themeColor="text1"/>
          <w:szCs w:val="24"/>
          <w:rPrChange w:id="10930" w:author="Dr Mamadou SANOGO" w:date="2023-10-25T18:15:00Z">
            <w:rPr>
              <w:del w:id="10931"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932" w:author="Dr Mamadou SANOGO" w:date="2023-10-25T14:51:00Z"/>
          <w:color w:val="000000" w:themeColor="text1"/>
          <w:szCs w:val="24"/>
          <w:rPrChange w:id="10933" w:author="Dr Mamadou SANOGO" w:date="2023-10-25T18:15:00Z">
            <w:rPr>
              <w:ins w:id="10934"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935" w:author="Dr Mamadou SANOGO" w:date="2023-10-25T14:51:00Z"/>
          <w:color w:val="000000" w:themeColor="text1"/>
          <w:szCs w:val="24"/>
          <w:rPrChange w:id="10936" w:author="Dr Mamadou SANOGO" w:date="2023-10-25T18:15:00Z">
            <w:rPr>
              <w:ins w:id="10937"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938" w:author="Dr Mamadou SANOGO" w:date="2023-10-25T14:51:00Z"/>
          <w:color w:val="000000" w:themeColor="text1"/>
          <w:szCs w:val="24"/>
          <w:rPrChange w:id="10939" w:author="Dr Mamadou SANOGO" w:date="2023-10-25T18:15:00Z">
            <w:rPr>
              <w:ins w:id="10940"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941" w:author="Dr Mamadou SANOGO" w:date="2023-10-25T14:51:00Z"/>
          <w:color w:val="000000" w:themeColor="text1"/>
          <w:szCs w:val="24"/>
          <w:rPrChange w:id="10942" w:author="Dr Mamadou SANOGO" w:date="2023-10-25T18:15:00Z">
            <w:rPr>
              <w:ins w:id="10943"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944" w:author="Dr Mamadou SANOGO" w:date="2023-10-25T14:51:00Z"/>
          <w:color w:val="000000" w:themeColor="text1"/>
          <w:szCs w:val="24"/>
          <w:rPrChange w:id="10945" w:author="Dr Mamadou SANOGO" w:date="2023-10-25T18:15:00Z">
            <w:rPr>
              <w:ins w:id="10946"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947" w:author="Dr Mamadou SANOGO" w:date="2023-10-25T14:51:00Z"/>
          <w:color w:val="000000" w:themeColor="text1"/>
          <w:szCs w:val="24"/>
          <w:rPrChange w:id="10948" w:author="Dr Mamadou SANOGO" w:date="2023-10-25T18:15:00Z">
            <w:rPr>
              <w:ins w:id="10949"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950" w:author="Dr Mamadou SANOGO" w:date="2023-10-25T14:51:00Z"/>
          <w:color w:val="000000" w:themeColor="text1"/>
          <w:szCs w:val="24"/>
          <w:rPrChange w:id="10951" w:author="Dr Mamadou SANOGO" w:date="2023-10-25T18:15:00Z">
            <w:rPr>
              <w:ins w:id="10952"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953" w:author="Dr Mamadou SANOGO" w:date="2023-10-25T14:51:00Z"/>
          <w:color w:val="000000" w:themeColor="text1"/>
          <w:szCs w:val="24"/>
          <w:rPrChange w:id="10954" w:author="Dr Mamadou SANOGO" w:date="2023-10-25T18:15:00Z">
            <w:rPr>
              <w:ins w:id="10955"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956" w:author="Dr Mamadou SANOGO" w:date="2023-10-25T14:51:00Z"/>
          <w:color w:val="000000" w:themeColor="text1"/>
          <w:szCs w:val="24"/>
          <w:rPrChange w:id="10957" w:author="Dr Mamadou SANOGO" w:date="2023-10-25T18:15:00Z">
            <w:rPr>
              <w:ins w:id="10958"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959" w:author="Dr Mamadou SANOGO" w:date="2023-10-25T14:51:00Z"/>
          <w:color w:val="000000" w:themeColor="text1"/>
          <w:szCs w:val="24"/>
          <w:rPrChange w:id="10960" w:author="Dr Mamadou SANOGO" w:date="2023-10-25T18:15:00Z">
            <w:rPr>
              <w:ins w:id="10961"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962" w:author="Dr Mamadou SANOGO" w:date="2023-10-25T14:51:00Z"/>
          <w:color w:val="000000" w:themeColor="text1"/>
          <w:szCs w:val="24"/>
          <w:rPrChange w:id="10963" w:author="Dr Mamadou SANOGO" w:date="2023-10-25T18:15:00Z">
            <w:rPr>
              <w:ins w:id="10964"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965" w:author="Dr Mamadou SANOGO" w:date="2023-10-25T14:51:00Z"/>
          <w:color w:val="000000" w:themeColor="text1"/>
          <w:szCs w:val="24"/>
          <w:rPrChange w:id="10966" w:author="Dr Mamadou SANOGO" w:date="2023-10-25T18:15:00Z">
            <w:rPr>
              <w:ins w:id="10967"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968" w:author="Dr Mamadou SANOGO" w:date="2023-10-25T14:51:00Z"/>
          <w:color w:val="000000" w:themeColor="text1"/>
          <w:szCs w:val="24"/>
          <w:rPrChange w:id="10969" w:author="Dr Mamadou SANOGO" w:date="2023-10-25T18:15:00Z">
            <w:rPr>
              <w:ins w:id="10970"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971" w:author="Dr Mamadou SANOGO" w:date="2023-10-25T14:51:00Z"/>
          <w:color w:val="000000" w:themeColor="text1"/>
          <w:szCs w:val="24"/>
          <w:rPrChange w:id="10972" w:author="Dr Mamadou SANOGO" w:date="2023-10-25T18:15:00Z">
            <w:rPr>
              <w:ins w:id="10973"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974" w:author="Dr Mamadou SANOGO" w:date="2023-10-25T14:51:00Z"/>
          <w:color w:val="000000" w:themeColor="text1"/>
          <w:szCs w:val="24"/>
          <w:rPrChange w:id="10975" w:author="Dr Mamadou SANOGO" w:date="2023-10-25T18:15:00Z">
            <w:rPr>
              <w:ins w:id="10976"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977" w:author="Dr Mamadou SANOGO" w:date="2023-10-25T14:51:00Z"/>
          <w:color w:val="000000" w:themeColor="text1"/>
          <w:szCs w:val="24"/>
          <w:rPrChange w:id="10978" w:author="Dr Mamadou SANOGO" w:date="2023-10-25T18:15:00Z">
            <w:rPr>
              <w:ins w:id="10979"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980" w:author="Dr Mamadou SANOGO" w:date="2023-10-25T14:51:00Z"/>
          <w:color w:val="000000" w:themeColor="text1"/>
          <w:szCs w:val="24"/>
          <w:rPrChange w:id="10981" w:author="Dr Mamadou SANOGO" w:date="2023-10-25T18:15:00Z">
            <w:rPr>
              <w:ins w:id="10982"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983" w:author="Dr Mamadou SANOGO" w:date="2023-10-25T14:51:00Z"/>
          <w:color w:val="000000" w:themeColor="text1"/>
          <w:szCs w:val="24"/>
          <w:rPrChange w:id="10984" w:author="Dr Mamadou SANOGO" w:date="2023-10-25T18:15:00Z">
            <w:rPr>
              <w:ins w:id="10985"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986" w:author="Dr Mamadou SANOGO" w:date="2023-10-25T14:51:00Z"/>
          <w:color w:val="000000" w:themeColor="text1"/>
          <w:szCs w:val="24"/>
          <w:rPrChange w:id="10987" w:author="Dr Mamadou SANOGO" w:date="2023-10-25T18:15:00Z">
            <w:rPr>
              <w:ins w:id="10988"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989" w:author="Dr Mamadou SANOGO" w:date="2023-10-25T14:51:00Z"/>
          <w:color w:val="000000" w:themeColor="text1"/>
          <w:szCs w:val="24"/>
          <w:rPrChange w:id="10990" w:author="Dr Mamadou SANOGO" w:date="2023-10-25T18:15:00Z">
            <w:rPr>
              <w:ins w:id="10991"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992" w:author="Dr Mamadou SANOGO" w:date="2023-10-25T14:51:00Z"/>
          <w:color w:val="000000" w:themeColor="text1"/>
          <w:szCs w:val="24"/>
          <w:rPrChange w:id="10993" w:author="Dr Mamadou SANOGO" w:date="2023-10-25T18:15:00Z">
            <w:rPr>
              <w:ins w:id="10994"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995" w:author="Dr Mamadou SANOGO" w:date="2023-10-25T14:51:00Z"/>
          <w:color w:val="000000" w:themeColor="text1"/>
          <w:szCs w:val="24"/>
          <w:rPrChange w:id="10996" w:author="Dr Mamadou SANOGO" w:date="2023-10-25T18:15:00Z">
            <w:rPr>
              <w:ins w:id="10997"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998" w:author="Dr Mamadou SANOGO" w:date="2023-10-25T14:51:00Z"/>
          <w:color w:val="000000" w:themeColor="text1"/>
          <w:szCs w:val="24"/>
          <w:rPrChange w:id="10999" w:author="Dr Mamadou SANOGO" w:date="2023-10-25T18:15:00Z">
            <w:rPr>
              <w:ins w:id="11000"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1001" w:author="Dr Mamadou SANOGO" w:date="2023-10-25T14:51:00Z"/>
          <w:color w:val="000000" w:themeColor="text1"/>
          <w:szCs w:val="24"/>
          <w:rPrChange w:id="11002" w:author="Dr Mamadou SANOGO" w:date="2023-10-25T18:15:00Z">
            <w:rPr>
              <w:ins w:id="11003"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1004" w:author="Dr Mamadou SANOGO" w:date="2023-10-25T14:51:00Z"/>
          <w:color w:val="000000" w:themeColor="text1"/>
          <w:szCs w:val="24"/>
          <w:rPrChange w:id="11005" w:author="Dr Mamadou SANOGO" w:date="2023-10-25T18:15:00Z">
            <w:rPr>
              <w:ins w:id="11006"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1007" w:author="Dr Mamadou SANOGO" w:date="2023-10-25T14:51:00Z"/>
          <w:color w:val="000000" w:themeColor="text1"/>
          <w:szCs w:val="24"/>
          <w:rPrChange w:id="11008" w:author="Dr Mamadou SANOGO" w:date="2023-10-25T18:15:00Z">
            <w:rPr>
              <w:ins w:id="11009"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1010" w:author="Dr Mamadou SANOGO" w:date="2023-10-25T14:51:00Z"/>
          <w:color w:val="000000" w:themeColor="text1"/>
          <w:szCs w:val="24"/>
          <w:rPrChange w:id="11011" w:author="Dr Mamadou SANOGO" w:date="2023-10-25T18:15:00Z">
            <w:rPr>
              <w:ins w:id="11012"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1013" w:author="Dr Mamadou SANOGO" w:date="2023-10-25T14:51:00Z"/>
          <w:color w:val="000000" w:themeColor="text1"/>
          <w:szCs w:val="24"/>
          <w:rPrChange w:id="11014" w:author="Dr Mamadou SANOGO" w:date="2023-10-25T18:15:00Z">
            <w:rPr>
              <w:ins w:id="11015"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1016" w:author="Dr Mamadou SANOGO" w:date="2023-10-25T14:51:00Z"/>
          <w:color w:val="000000" w:themeColor="text1"/>
          <w:szCs w:val="24"/>
          <w:rPrChange w:id="11017" w:author="Dr Mamadou SANOGO" w:date="2023-10-25T18:15:00Z">
            <w:rPr>
              <w:ins w:id="11018"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1019" w:author="Dr Mamadou SANOGO" w:date="2023-10-25T14:51:00Z"/>
          <w:color w:val="000000" w:themeColor="text1"/>
          <w:szCs w:val="24"/>
          <w:rPrChange w:id="11020" w:author="Dr Mamadou SANOGO" w:date="2023-10-25T18:15:00Z">
            <w:rPr>
              <w:ins w:id="11021"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1022" w:author="Dr Mamadou SANOGO" w:date="2023-10-25T14:51:00Z"/>
          <w:color w:val="000000" w:themeColor="text1"/>
          <w:szCs w:val="24"/>
          <w:rPrChange w:id="11023" w:author="Dr Mamadou SANOGO" w:date="2023-10-25T18:15:00Z">
            <w:rPr>
              <w:ins w:id="11024"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1025" w:author="Dr Mamadou SANOGO" w:date="2023-10-25T14:51:00Z"/>
          <w:color w:val="000000" w:themeColor="text1"/>
          <w:szCs w:val="24"/>
          <w:rPrChange w:id="11026" w:author="Dr Mamadou SANOGO" w:date="2023-10-25T18:15:00Z">
            <w:rPr>
              <w:ins w:id="11027"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1028" w:author="Dr Mamadou SANOGO" w:date="2023-10-25T14:51:00Z"/>
          <w:color w:val="000000" w:themeColor="text1"/>
          <w:szCs w:val="24"/>
          <w:rPrChange w:id="11029" w:author="Dr Mamadou SANOGO" w:date="2023-10-25T18:15:00Z">
            <w:rPr>
              <w:ins w:id="11030"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1031" w:author="Dr Mamadou SANOGO" w:date="2023-10-25T14:51:00Z"/>
          <w:color w:val="000000" w:themeColor="text1"/>
          <w:szCs w:val="24"/>
          <w:rPrChange w:id="11032" w:author="Dr Mamadou SANOGO" w:date="2023-10-25T18:15:00Z">
            <w:rPr>
              <w:ins w:id="11033"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1034" w:author="Dr Mamadou SANOGO" w:date="2023-10-25T14:51:00Z"/>
          <w:color w:val="000000" w:themeColor="text1"/>
          <w:szCs w:val="24"/>
          <w:rPrChange w:id="11035" w:author="Dr Mamadou SANOGO" w:date="2023-10-25T18:15:00Z">
            <w:rPr>
              <w:ins w:id="11036"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1037" w:author="Dr Mamadou SANOGO" w:date="2023-10-25T14:51:00Z"/>
          <w:color w:val="000000" w:themeColor="text1"/>
          <w:szCs w:val="24"/>
          <w:rPrChange w:id="11038" w:author="Dr Mamadou SANOGO" w:date="2023-10-25T18:15:00Z">
            <w:rPr>
              <w:ins w:id="11039"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1040" w:author="Dr Mamadou SANOGO" w:date="2023-10-25T14:51:00Z"/>
          <w:color w:val="000000" w:themeColor="text1"/>
          <w:szCs w:val="24"/>
          <w:rPrChange w:id="11041" w:author="Dr Mamadou SANOGO" w:date="2023-10-25T18:15:00Z">
            <w:rPr>
              <w:ins w:id="11042"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1043" w:author="Dr Mamadou SANOGO" w:date="2023-10-25T14:52:00Z"/>
          <w:color w:val="000000" w:themeColor="text1"/>
          <w:szCs w:val="24"/>
          <w:rPrChange w:id="11044" w:author="Dr Mamadou SANOGO" w:date="2023-10-25T18:15:00Z">
            <w:rPr>
              <w:ins w:id="11045"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1046" w:author="Dr Mamadou SANOGO" w:date="2023-10-25T14:52:00Z"/>
          <w:color w:val="000000" w:themeColor="text1"/>
          <w:szCs w:val="24"/>
          <w:rPrChange w:id="11047" w:author="Dr Mamadou SANOGO" w:date="2023-10-25T18:15:00Z">
            <w:rPr>
              <w:ins w:id="11048"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1049" w:author="Dr Mamadou SANOGO" w:date="2023-10-25T14:52:00Z"/>
          <w:color w:val="000000" w:themeColor="text1"/>
          <w:szCs w:val="24"/>
          <w:rPrChange w:id="11050" w:author="Dr Mamadou SANOGO" w:date="2023-10-25T18:15:00Z">
            <w:rPr>
              <w:ins w:id="11051"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1052" w:author="Dr Mamadou SANOGO" w:date="2023-10-25T14:52:00Z"/>
          <w:color w:val="000000" w:themeColor="text1"/>
          <w:szCs w:val="24"/>
          <w:rPrChange w:id="11053" w:author="Dr Mamadou SANOGO" w:date="2023-10-25T18:15:00Z">
            <w:rPr>
              <w:ins w:id="11054"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1055" w:author="Dr Mamadou SANOGO" w:date="2023-10-25T14:52:00Z"/>
          <w:color w:val="000000" w:themeColor="text1"/>
          <w:szCs w:val="24"/>
          <w:rPrChange w:id="11056" w:author="Dr Mamadou SANOGO" w:date="2023-10-25T18:15:00Z">
            <w:rPr>
              <w:ins w:id="11057"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1058" w:author="Dr Mamadou SANOGO" w:date="2023-10-25T14:52:00Z"/>
          <w:color w:val="000000" w:themeColor="text1"/>
          <w:szCs w:val="24"/>
          <w:rPrChange w:id="11059" w:author="Dr Mamadou SANOGO" w:date="2023-10-25T18:15:00Z">
            <w:rPr>
              <w:ins w:id="11060"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1061" w:author="Dr Mamadou SANOGO" w:date="2023-10-25T14:52:00Z"/>
          <w:color w:val="000000" w:themeColor="text1"/>
          <w:szCs w:val="24"/>
          <w:rPrChange w:id="11062" w:author="Dr Mamadou SANOGO" w:date="2023-10-25T18:15:00Z">
            <w:rPr>
              <w:ins w:id="11063"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1064" w:author="Dr Mamadou SANOGO" w:date="2023-10-25T14:52:00Z"/>
          <w:color w:val="000000" w:themeColor="text1"/>
          <w:szCs w:val="24"/>
          <w:rPrChange w:id="11065" w:author="Dr Mamadou SANOGO" w:date="2023-10-25T18:15:00Z">
            <w:rPr>
              <w:ins w:id="11066"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1067" w:author="Dr Mamadou SANOGO" w:date="2023-10-25T14:52:00Z"/>
          <w:color w:val="000000" w:themeColor="text1"/>
          <w:szCs w:val="24"/>
          <w:rPrChange w:id="11068" w:author="Dr Mamadou SANOGO" w:date="2023-10-25T18:15:00Z">
            <w:rPr>
              <w:ins w:id="11069"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1070" w:author="Dr Mamadou SANOGO" w:date="2023-10-25T14:52:00Z"/>
          <w:color w:val="000000" w:themeColor="text1"/>
          <w:szCs w:val="24"/>
          <w:rPrChange w:id="11071" w:author="Dr Mamadou SANOGO" w:date="2023-10-25T18:15:00Z">
            <w:rPr>
              <w:ins w:id="11072"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1073" w:author="Dr Mamadou SANOGO" w:date="2023-10-25T14:52:00Z"/>
          <w:color w:val="000000" w:themeColor="text1"/>
          <w:szCs w:val="24"/>
          <w:rPrChange w:id="11074" w:author="Dr Mamadou SANOGO" w:date="2023-10-25T18:15:00Z">
            <w:rPr>
              <w:ins w:id="11075"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1076" w:author="Dr Mamadou SANOGO" w:date="2023-10-25T14:52:00Z"/>
          <w:color w:val="000000" w:themeColor="text1"/>
          <w:szCs w:val="24"/>
          <w:rPrChange w:id="11077" w:author="Dr Mamadou SANOGO" w:date="2023-10-25T18:15:00Z">
            <w:rPr>
              <w:ins w:id="11078"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1079" w:author="Dr Mamadou SANOGO" w:date="2023-10-25T14:52:00Z"/>
          <w:color w:val="000000" w:themeColor="text1"/>
          <w:szCs w:val="24"/>
          <w:rPrChange w:id="11080" w:author="Dr Mamadou SANOGO" w:date="2023-10-25T18:15:00Z">
            <w:rPr>
              <w:ins w:id="11081"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1082" w:author="Dr Mamadou SANOGO" w:date="2023-10-25T14:52:00Z"/>
          <w:color w:val="000000" w:themeColor="text1"/>
          <w:szCs w:val="24"/>
          <w:rPrChange w:id="11083" w:author="Dr Mamadou SANOGO" w:date="2023-10-25T18:15:00Z">
            <w:rPr>
              <w:ins w:id="11084"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1085" w:author="Dr Mamadou SANOGO" w:date="2023-10-25T14:52:00Z"/>
          <w:color w:val="000000" w:themeColor="text1"/>
          <w:szCs w:val="24"/>
          <w:rPrChange w:id="11086" w:author="Dr Mamadou SANOGO" w:date="2023-10-25T18:15:00Z">
            <w:rPr>
              <w:ins w:id="11087"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1088" w:author="Dr Mamadou SANOGO" w:date="2023-10-25T14:52:00Z"/>
          <w:color w:val="000000" w:themeColor="text1"/>
          <w:szCs w:val="24"/>
          <w:rPrChange w:id="11089" w:author="Dr Mamadou SANOGO" w:date="2023-10-25T18:15:00Z">
            <w:rPr>
              <w:ins w:id="11090"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1091" w:author="Dr Mamadou SANOGO" w:date="2023-10-25T14:52:00Z"/>
          <w:color w:val="000000" w:themeColor="text1"/>
          <w:szCs w:val="24"/>
          <w:rPrChange w:id="11092" w:author="Dr Mamadou SANOGO" w:date="2023-10-25T18:15:00Z">
            <w:rPr>
              <w:ins w:id="11093"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1094" w:author="Dr Mamadou SANOGO" w:date="2023-10-25T14:52:00Z"/>
          <w:color w:val="000000" w:themeColor="text1"/>
          <w:szCs w:val="24"/>
          <w:rPrChange w:id="11095" w:author="Dr Mamadou SANOGO" w:date="2023-10-25T18:15:00Z">
            <w:rPr>
              <w:ins w:id="11096"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1097" w:author="Dr Mamadou SANOGO" w:date="2023-10-25T14:52:00Z"/>
          <w:color w:val="000000" w:themeColor="text1"/>
          <w:szCs w:val="24"/>
          <w:rPrChange w:id="11098" w:author="Dr Mamadou SANOGO" w:date="2023-10-25T18:15:00Z">
            <w:rPr>
              <w:ins w:id="11099"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1100" w:author="Dr Mamadou SANOGO" w:date="2023-10-25T14:52:00Z"/>
          <w:color w:val="000000" w:themeColor="text1"/>
          <w:szCs w:val="24"/>
          <w:rPrChange w:id="11101" w:author="Dr Mamadou SANOGO" w:date="2023-10-25T18:15:00Z">
            <w:rPr>
              <w:ins w:id="11102"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1103" w:author="Dr Mamadou SANOGO" w:date="2023-10-25T14:52:00Z"/>
          <w:color w:val="000000" w:themeColor="text1"/>
          <w:szCs w:val="24"/>
          <w:rPrChange w:id="11104" w:author="Dr Mamadou SANOGO" w:date="2023-10-25T18:15:00Z">
            <w:rPr>
              <w:ins w:id="11105"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1106" w:author="Dr Mamadou SANOGO" w:date="2023-10-25T14:52:00Z"/>
          <w:color w:val="000000" w:themeColor="text1"/>
          <w:szCs w:val="24"/>
          <w:rPrChange w:id="11107" w:author="Dr Mamadou SANOGO" w:date="2023-10-25T18:15:00Z">
            <w:rPr>
              <w:ins w:id="11108"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1109" w:author="Dr Mamadou SANOGO" w:date="2023-10-25T14:52:00Z"/>
          <w:color w:val="000000" w:themeColor="text1"/>
          <w:szCs w:val="24"/>
          <w:rPrChange w:id="11110" w:author="Dr Mamadou SANOGO" w:date="2023-10-25T18:15:00Z">
            <w:rPr>
              <w:ins w:id="11111"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1112" w:author="Dr Mamadou SANOGO" w:date="2023-10-25T14:52:00Z"/>
          <w:color w:val="000000" w:themeColor="text1"/>
          <w:szCs w:val="24"/>
          <w:rPrChange w:id="11113" w:author="Dr Mamadou SANOGO" w:date="2023-10-25T18:15:00Z">
            <w:rPr>
              <w:ins w:id="11114"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1115" w:author="Dr Mamadou SANOGO" w:date="2023-10-25T14:52:00Z"/>
          <w:color w:val="000000" w:themeColor="text1"/>
          <w:szCs w:val="24"/>
          <w:rPrChange w:id="11116" w:author="Dr Mamadou SANOGO" w:date="2023-10-25T18:15:00Z">
            <w:rPr>
              <w:ins w:id="11117"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1118" w:author="Dr Mamadou SANOGO" w:date="2023-10-25T14:52:00Z"/>
          <w:color w:val="000000" w:themeColor="text1"/>
          <w:szCs w:val="24"/>
          <w:rPrChange w:id="11119" w:author="Dr Mamadou SANOGO" w:date="2023-10-25T18:15:00Z">
            <w:rPr>
              <w:ins w:id="11120"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1121" w:author="Dr Mamadou SANOGO" w:date="2023-10-25T14:52:00Z"/>
          <w:color w:val="000000" w:themeColor="text1"/>
          <w:szCs w:val="24"/>
          <w:rPrChange w:id="11122" w:author="Dr Mamadou SANOGO" w:date="2023-10-25T18:15:00Z">
            <w:rPr>
              <w:ins w:id="11123"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1124" w:author="Dr Mamadou SANOGO" w:date="2023-10-25T14:52:00Z"/>
          <w:color w:val="000000" w:themeColor="text1"/>
          <w:szCs w:val="24"/>
          <w:rPrChange w:id="11125" w:author="Dr Mamadou SANOGO" w:date="2023-10-25T18:15:00Z">
            <w:rPr>
              <w:ins w:id="11126"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1127" w:author="Dr Mamadou SANOGO" w:date="2023-10-25T14:52:00Z"/>
          <w:color w:val="000000" w:themeColor="text1"/>
          <w:szCs w:val="24"/>
          <w:rPrChange w:id="11128" w:author="Dr Mamadou SANOGO" w:date="2023-10-25T18:15:00Z">
            <w:rPr>
              <w:ins w:id="11129"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1130" w:author="Dr Mamadou SANOGO" w:date="2023-10-25T14:52:00Z"/>
          <w:color w:val="000000" w:themeColor="text1"/>
          <w:szCs w:val="24"/>
          <w:rPrChange w:id="11131" w:author="Dr Mamadou SANOGO" w:date="2023-10-25T18:15:00Z">
            <w:rPr>
              <w:ins w:id="11132"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1133" w:author="Dr Mamadou SANOGO" w:date="2023-10-25T14:52:00Z"/>
          <w:color w:val="000000" w:themeColor="text1"/>
          <w:szCs w:val="24"/>
          <w:rPrChange w:id="11134" w:author="Dr Mamadou SANOGO" w:date="2023-10-25T18:15:00Z">
            <w:rPr>
              <w:ins w:id="11135"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1136" w:author="Dr Mamadou SANOGO" w:date="2023-10-25T14:52:00Z"/>
          <w:color w:val="000000" w:themeColor="text1"/>
          <w:szCs w:val="24"/>
          <w:rPrChange w:id="11137" w:author="Dr Mamadou SANOGO" w:date="2023-10-25T18:15:00Z">
            <w:rPr>
              <w:ins w:id="11138"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1139" w:author="Dr Mamadou SANOGO" w:date="2023-10-25T14:52:00Z"/>
          <w:color w:val="000000" w:themeColor="text1"/>
          <w:szCs w:val="24"/>
          <w:rPrChange w:id="11140" w:author="Dr Mamadou SANOGO" w:date="2023-10-25T18:15:00Z">
            <w:rPr>
              <w:ins w:id="11141"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1142" w:author="Dr Mamadou SANOGO" w:date="2023-10-25T14:52:00Z"/>
          <w:color w:val="000000" w:themeColor="text1"/>
          <w:szCs w:val="24"/>
          <w:rPrChange w:id="11143" w:author="Dr Mamadou SANOGO" w:date="2023-10-25T18:15:00Z">
            <w:rPr>
              <w:ins w:id="11144"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1145" w:author="Dr Mamadou SANOGO" w:date="2023-10-25T14:52:00Z"/>
          <w:color w:val="000000" w:themeColor="text1"/>
          <w:szCs w:val="24"/>
          <w:rPrChange w:id="11146" w:author="Dr Mamadou SANOGO" w:date="2023-10-25T18:15:00Z">
            <w:rPr>
              <w:ins w:id="11147"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1148" w:author="Dr Mamadou SANOGO" w:date="2023-10-25T14:52:00Z"/>
          <w:color w:val="000000" w:themeColor="text1"/>
          <w:szCs w:val="24"/>
          <w:rPrChange w:id="11149" w:author="Dr Mamadou SANOGO" w:date="2023-10-25T18:15:00Z">
            <w:rPr>
              <w:ins w:id="11150"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1151" w:author="Dr Mamadou SANOGO" w:date="2023-10-25T14:52:00Z"/>
          <w:color w:val="000000" w:themeColor="text1"/>
          <w:szCs w:val="24"/>
          <w:rPrChange w:id="11152" w:author="Dr Mamadou SANOGO" w:date="2023-10-25T18:15:00Z">
            <w:rPr>
              <w:ins w:id="11153"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1154" w:author="Dr Mamadou SANOGO" w:date="2023-10-25T14:52:00Z"/>
          <w:color w:val="000000" w:themeColor="text1"/>
          <w:szCs w:val="24"/>
          <w:rPrChange w:id="11155" w:author="Dr Mamadou SANOGO" w:date="2023-10-25T18:15:00Z">
            <w:rPr>
              <w:ins w:id="11156"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1157" w:author="Dr Mamadou SANOGO" w:date="2023-10-25T14:52:00Z"/>
          <w:color w:val="000000" w:themeColor="text1"/>
          <w:szCs w:val="24"/>
          <w:rPrChange w:id="11158" w:author="Dr Mamadou SANOGO" w:date="2023-10-25T18:15:00Z">
            <w:rPr>
              <w:ins w:id="11159"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1160" w:author="Dr Mamadou SANOGO" w:date="2023-10-25T14:52:00Z"/>
          <w:color w:val="000000" w:themeColor="text1"/>
          <w:szCs w:val="24"/>
          <w:rPrChange w:id="11161" w:author="Dr Mamadou SANOGO" w:date="2023-10-25T18:15:00Z">
            <w:rPr>
              <w:ins w:id="11162"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1163" w:author="Dr Mamadou SANOGO" w:date="2023-10-25T14:52:00Z"/>
          <w:color w:val="000000" w:themeColor="text1"/>
          <w:szCs w:val="24"/>
          <w:rPrChange w:id="11164" w:author="Dr Mamadou SANOGO" w:date="2023-10-25T18:15:00Z">
            <w:rPr>
              <w:ins w:id="11165"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1166" w:author="Dr Mamadou SANOGO" w:date="2023-10-25T14:52:00Z"/>
          <w:color w:val="000000" w:themeColor="text1"/>
          <w:szCs w:val="24"/>
          <w:rPrChange w:id="11167" w:author="Dr Mamadou SANOGO" w:date="2023-10-25T18:15:00Z">
            <w:rPr>
              <w:ins w:id="11168"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1169" w:author="Dr Mamadou SANOGO" w:date="2023-10-25T14:52:00Z"/>
          <w:color w:val="000000" w:themeColor="text1"/>
          <w:szCs w:val="24"/>
          <w:rPrChange w:id="11170" w:author="Dr Mamadou SANOGO" w:date="2023-10-25T18:15:00Z">
            <w:rPr>
              <w:ins w:id="11171"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1172" w:author="Dr Mamadou SANOGO" w:date="2023-10-25T14:52:00Z"/>
          <w:color w:val="000000" w:themeColor="text1"/>
          <w:szCs w:val="24"/>
          <w:rPrChange w:id="11173" w:author="Dr Mamadou SANOGO" w:date="2023-10-25T18:15:00Z">
            <w:rPr>
              <w:ins w:id="11174"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1175" w:author="Dr Mamadou SANOGO" w:date="2023-10-25T14:52:00Z"/>
          <w:color w:val="000000" w:themeColor="text1"/>
          <w:szCs w:val="24"/>
          <w:rPrChange w:id="11176" w:author="Dr Mamadou SANOGO" w:date="2023-10-25T18:15:00Z">
            <w:rPr>
              <w:ins w:id="11177"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1178" w:author="Dr Mamadou SANOGO" w:date="2023-10-25T14:52:00Z"/>
          <w:color w:val="000000" w:themeColor="text1"/>
          <w:szCs w:val="24"/>
          <w:rPrChange w:id="11179" w:author="Dr Mamadou SANOGO" w:date="2023-10-25T18:15:00Z">
            <w:rPr>
              <w:ins w:id="11180"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1181" w:author="Dr Mamadou SANOGO" w:date="2023-10-25T14:52:00Z"/>
          <w:color w:val="000000" w:themeColor="text1"/>
          <w:szCs w:val="24"/>
          <w:rPrChange w:id="11182" w:author="Dr Mamadou SANOGO" w:date="2023-10-25T18:15:00Z">
            <w:rPr>
              <w:ins w:id="11183"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1184" w:author="Dr Mamadou SANOGO" w:date="2023-10-25T14:52:00Z"/>
          <w:color w:val="000000" w:themeColor="text1"/>
          <w:szCs w:val="24"/>
          <w:rPrChange w:id="11185" w:author="Dr Mamadou SANOGO" w:date="2023-10-25T18:15:00Z">
            <w:rPr>
              <w:ins w:id="11186"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1187" w:author="Dr Mamadou SANOGO" w:date="2023-10-25T14:52:00Z"/>
          <w:color w:val="000000" w:themeColor="text1"/>
          <w:szCs w:val="24"/>
          <w:rPrChange w:id="11188" w:author="Dr Mamadou SANOGO" w:date="2023-10-25T18:15:00Z">
            <w:rPr>
              <w:ins w:id="11189"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1190" w:author="Dr Mamadou SANOGO" w:date="2023-10-25T14:52:00Z"/>
          <w:color w:val="000000" w:themeColor="text1"/>
          <w:szCs w:val="24"/>
          <w:rPrChange w:id="11191" w:author="Dr Mamadou SANOGO" w:date="2023-10-25T18:15:00Z">
            <w:rPr>
              <w:ins w:id="11192"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1193" w:author="Dr Mamadou SANOGO" w:date="2023-10-25T14:52:00Z"/>
          <w:color w:val="000000" w:themeColor="text1"/>
          <w:szCs w:val="24"/>
          <w:rPrChange w:id="11194" w:author="Dr Mamadou SANOGO" w:date="2023-10-25T18:15:00Z">
            <w:rPr>
              <w:ins w:id="11195"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1196" w:author="Dr Mamadou SANOGO" w:date="2023-10-25T14:52:00Z"/>
          <w:color w:val="000000" w:themeColor="text1"/>
          <w:szCs w:val="24"/>
          <w:rPrChange w:id="11197" w:author="Dr Mamadou SANOGO" w:date="2023-10-25T18:15:00Z">
            <w:rPr>
              <w:ins w:id="11198"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1199" w:author="Dr Mamadou SANOGO" w:date="2023-10-25T14:52:00Z"/>
          <w:color w:val="000000" w:themeColor="text1"/>
          <w:szCs w:val="24"/>
          <w:rPrChange w:id="11200" w:author="Dr Mamadou SANOGO" w:date="2023-10-25T18:15:00Z">
            <w:rPr>
              <w:ins w:id="11201"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1202" w:author="Dr Mamadou SANOGO" w:date="2023-10-25T14:52:00Z"/>
          <w:color w:val="000000" w:themeColor="text1"/>
          <w:szCs w:val="24"/>
          <w:rPrChange w:id="11203" w:author="Dr Mamadou SANOGO" w:date="2023-10-25T18:15:00Z">
            <w:rPr>
              <w:ins w:id="11204"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1205" w:author="Dr Mamadou SANOGO" w:date="2023-10-25T14:52:00Z"/>
          <w:color w:val="000000" w:themeColor="text1"/>
          <w:szCs w:val="24"/>
          <w:rPrChange w:id="11206" w:author="Dr Mamadou SANOGO" w:date="2023-10-25T18:15:00Z">
            <w:rPr>
              <w:ins w:id="11207"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1208" w:author="Dr Mamadou SANOGO" w:date="2023-10-25T14:52:00Z"/>
          <w:color w:val="000000" w:themeColor="text1"/>
          <w:szCs w:val="24"/>
          <w:rPrChange w:id="11209" w:author="Dr Mamadou SANOGO" w:date="2023-10-25T18:15:00Z">
            <w:rPr>
              <w:ins w:id="11210"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1211" w:author="Dr Mamadou SANOGO" w:date="2023-10-25T14:52:00Z"/>
          <w:color w:val="000000" w:themeColor="text1"/>
          <w:szCs w:val="24"/>
          <w:rPrChange w:id="11212" w:author="Dr Mamadou SANOGO" w:date="2023-10-25T18:15:00Z">
            <w:rPr>
              <w:ins w:id="11213"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1214" w:author="Dr Mamadou SANOGO" w:date="2023-10-25T14:52:00Z"/>
          <w:color w:val="000000" w:themeColor="text1"/>
          <w:szCs w:val="24"/>
          <w:rPrChange w:id="11215" w:author="Dr Mamadou SANOGO" w:date="2023-10-25T18:15:00Z">
            <w:rPr>
              <w:ins w:id="11216"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1217" w:author="Dr Mamadou SANOGO" w:date="2023-10-25T14:52:00Z"/>
          <w:color w:val="000000" w:themeColor="text1"/>
          <w:szCs w:val="24"/>
          <w:rPrChange w:id="11218" w:author="Dr Mamadou SANOGO" w:date="2023-10-25T18:15:00Z">
            <w:rPr>
              <w:ins w:id="11219"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1220" w:author="Dr Mamadou SANOGO" w:date="2023-10-25T14:51:00Z"/>
          <w:color w:val="000000" w:themeColor="text1"/>
          <w:szCs w:val="24"/>
          <w:rPrChange w:id="11221" w:author="Dr Mamadou SANOGO" w:date="2023-10-25T18:15:00Z">
            <w:rPr>
              <w:ins w:id="11222"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223"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224"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225"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1226" w:author="Dr Mamadou SANOGO" w:date="2023-10-27T11:40:00Z"/>
          <w:color w:val="000000" w:themeColor="text1"/>
          <w:szCs w:val="24"/>
          <w:rPrChange w:id="11227" w:author="Dr Mamadou SANOGO" w:date="2023-10-25T18:15:00Z">
            <w:rPr>
              <w:del w:id="11228"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1229" w:author="Dr Mamadou SANOGO" w:date="2023-10-27T11:40:00Z"/>
          <w:color w:val="000000" w:themeColor="text1"/>
          <w:szCs w:val="24"/>
          <w:rPrChange w:id="11230" w:author="Dr Mamadou SANOGO" w:date="2023-10-25T18:15:00Z">
            <w:rPr>
              <w:del w:id="11231"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1232" w:author="Dr Mamadou SANOGO" w:date="2023-10-27T11:40:00Z"/>
          <w:color w:val="000000" w:themeColor="text1"/>
          <w:szCs w:val="24"/>
          <w:rPrChange w:id="11233" w:author="Dr Mamadou SANOGO" w:date="2023-10-25T18:15:00Z">
            <w:rPr>
              <w:del w:id="11234"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1235" w:author="Dr Mamadou SANOGO" w:date="2023-10-27T11:40:00Z"/>
          <w:color w:val="000000" w:themeColor="text1"/>
          <w:szCs w:val="24"/>
          <w:rPrChange w:id="11236" w:author="Dr Mamadou SANOGO" w:date="2023-10-25T18:15:00Z">
            <w:rPr>
              <w:del w:id="11237"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1238" w:author="Dr Mamadou SANOGO" w:date="2023-10-27T11:40:00Z"/>
          <w:color w:val="000000" w:themeColor="text1"/>
          <w:szCs w:val="24"/>
          <w:rPrChange w:id="11239" w:author="Dr Mamadou SANOGO" w:date="2023-10-25T18:15:00Z">
            <w:rPr>
              <w:del w:id="11240"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1241" w:author="Dr Mamadou SANOGO" w:date="2023-10-27T11:40:00Z"/>
          <w:color w:val="000000" w:themeColor="text1"/>
          <w:szCs w:val="24"/>
          <w:rPrChange w:id="11242" w:author="Dr Mamadou SANOGO" w:date="2023-10-25T18:15:00Z">
            <w:rPr>
              <w:del w:id="11243"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1244" w:author="Dr Mamadou SANOGO" w:date="2023-10-27T11:40:00Z"/>
          <w:color w:val="000000" w:themeColor="text1"/>
          <w:szCs w:val="24"/>
          <w:rPrChange w:id="11245" w:author="Dr Mamadou SANOGO" w:date="2023-10-25T18:15:00Z">
            <w:rPr>
              <w:del w:id="11246"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247"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1248" w:author="Dr Mamadou SANOGO" w:date="2023-10-25T15:06:00Z"/>
          <w:color w:val="000000" w:themeColor="text1"/>
          <w:szCs w:val="24"/>
          <w:rPrChange w:id="11249" w:author="Dr Mamadou SANOGO" w:date="2023-10-25T18:15:00Z">
            <w:rPr>
              <w:del w:id="11250"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1251" w:author="Dr Mamadou SANOGO" w:date="2023-10-25T15:06:00Z"/>
          <w:color w:val="000000" w:themeColor="text1"/>
          <w:szCs w:val="24"/>
          <w:rPrChange w:id="11252" w:author="Dr Mamadou SANOGO" w:date="2023-10-25T18:15:00Z">
            <w:rPr>
              <w:del w:id="11253"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1254" w:author="Dr Mamadou SANOGO" w:date="2023-10-25T15:06:00Z"/>
          <w:color w:val="000000" w:themeColor="text1"/>
          <w:szCs w:val="24"/>
          <w:rPrChange w:id="11255" w:author="Dr Mamadou SANOGO" w:date="2023-10-25T18:15:00Z">
            <w:rPr>
              <w:del w:id="11256"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1257" w:author="Dr Mamadou SANOGO" w:date="2023-10-25T15:06:00Z"/>
          <w:color w:val="000000" w:themeColor="text1"/>
          <w:szCs w:val="24"/>
          <w:rPrChange w:id="11258" w:author="Dr Mamadou SANOGO" w:date="2023-10-25T18:15:00Z">
            <w:rPr>
              <w:del w:id="11259"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1260" w:author="Dr Mamadou SANOGO" w:date="2023-10-25T15:06:00Z"/>
          <w:color w:val="000000" w:themeColor="text1"/>
          <w:szCs w:val="24"/>
          <w:rPrChange w:id="11261" w:author="Dr Mamadou SANOGO" w:date="2023-10-25T18:15:00Z">
            <w:rPr>
              <w:del w:id="11262"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1263" w:author="Dr Mamadou SANOGO" w:date="2023-10-25T15:06:00Z"/>
          <w:color w:val="000000" w:themeColor="text1"/>
          <w:szCs w:val="24"/>
          <w:rPrChange w:id="11264" w:author="Dr Mamadou SANOGO" w:date="2023-10-25T18:15:00Z">
            <w:rPr>
              <w:del w:id="11265"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1266" w:author="Dr Mamadou SANOGO" w:date="2023-10-25T15:06:00Z"/>
          <w:color w:val="000000" w:themeColor="text1"/>
          <w:szCs w:val="24"/>
          <w:rPrChange w:id="11267" w:author="Dr Mamadou SANOGO" w:date="2023-10-25T18:15:00Z">
            <w:rPr>
              <w:del w:id="11268"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1269" w:author="Dr Mamadou SANOGO" w:date="2023-10-25T15:06:00Z"/>
          <w:color w:val="000000" w:themeColor="text1"/>
          <w:szCs w:val="24"/>
          <w:rPrChange w:id="11270" w:author="Dr Mamadou SANOGO" w:date="2023-10-25T18:15:00Z">
            <w:rPr>
              <w:del w:id="11271"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1272" w:author="Dr Mamadou SANOGO" w:date="2023-10-25T15:06:00Z"/>
          <w:color w:val="000000" w:themeColor="text1"/>
          <w:szCs w:val="24"/>
          <w:rPrChange w:id="11273" w:author="Dr Mamadou SANOGO" w:date="2023-10-25T18:15:00Z">
            <w:rPr>
              <w:del w:id="11274"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1275" w:author="Dr Mamadou SANOGO" w:date="2023-10-25T15:06:00Z"/>
          <w:color w:val="000000" w:themeColor="text1"/>
          <w:szCs w:val="24"/>
          <w:rPrChange w:id="11276" w:author="Dr Mamadou SANOGO" w:date="2023-10-25T18:15:00Z">
            <w:rPr>
              <w:del w:id="11277"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1278" w:author="Dr Mamadou SANOGO" w:date="2023-10-25T15:06:00Z"/>
          <w:color w:val="000000" w:themeColor="text1"/>
          <w:szCs w:val="24"/>
          <w:rPrChange w:id="11279" w:author="Dr Mamadou SANOGO" w:date="2023-10-25T18:15:00Z">
            <w:rPr>
              <w:del w:id="11280"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1281" w:author="Dr Mamadou SANOGO" w:date="2023-10-25T15:06:00Z"/>
          <w:color w:val="000000" w:themeColor="text1"/>
          <w:szCs w:val="24"/>
          <w:rPrChange w:id="11282" w:author="Dr Mamadou SANOGO" w:date="2023-10-25T18:15:00Z">
            <w:rPr>
              <w:del w:id="11283"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1284" w:author="Dr Mamadou SANOGO" w:date="2023-10-25T15:06:00Z"/>
          <w:color w:val="000000" w:themeColor="text1"/>
          <w:szCs w:val="24"/>
          <w:rPrChange w:id="11285" w:author="Dr Mamadou SANOGO" w:date="2023-10-25T18:15:00Z">
            <w:rPr>
              <w:del w:id="11286"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1287" w:author="Dr Mamadou SANOGO" w:date="2023-10-25T15:06:00Z"/>
          <w:color w:val="000000" w:themeColor="text1"/>
          <w:szCs w:val="24"/>
          <w:rPrChange w:id="11288" w:author="Dr Mamadou SANOGO" w:date="2023-10-25T18:15:00Z">
            <w:rPr>
              <w:del w:id="11289"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1290" w:author="Dr Mamadou SANOGO" w:date="2023-10-25T15:06:00Z"/>
          <w:color w:val="000000" w:themeColor="text1"/>
          <w:szCs w:val="24"/>
          <w:rPrChange w:id="11291" w:author="Dr Mamadou SANOGO" w:date="2023-10-25T18:15:00Z">
            <w:rPr>
              <w:del w:id="11292"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1293" w:author="Dr Mamadou SANOGO" w:date="2023-10-25T15:06:00Z"/>
          <w:color w:val="000000" w:themeColor="text1"/>
          <w:szCs w:val="24"/>
          <w:rPrChange w:id="11294" w:author="Dr Mamadou SANOGO" w:date="2023-10-25T18:15:00Z">
            <w:rPr>
              <w:del w:id="11295"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1296" w:author="Dr Mamadou SANOGO" w:date="2023-10-25T15:06:00Z"/>
          <w:color w:val="000000" w:themeColor="text1"/>
          <w:szCs w:val="24"/>
          <w:rPrChange w:id="11297" w:author="Dr Mamadou SANOGO" w:date="2023-10-25T18:15:00Z">
            <w:rPr>
              <w:del w:id="11298"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1299" w:author="Dr Mamadou SANOGO" w:date="2023-10-25T15:06:00Z"/>
          <w:color w:val="000000" w:themeColor="text1"/>
          <w:szCs w:val="24"/>
          <w:rPrChange w:id="11300" w:author="Dr Mamadou SANOGO" w:date="2023-10-25T18:15:00Z">
            <w:rPr>
              <w:del w:id="11301"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1302" w:author="Dr Mamadou SANOGO" w:date="2023-10-25T15:06:00Z"/>
          <w:color w:val="000000" w:themeColor="text1"/>
          <w:szCs w:val="24"/>
          <w:rPrChange w:id="11303" w:author="Dr Mamadou SANOGO" w:date="2023-10-25T18:15:00Z">
            <w:rPr>
              <w:del w:id="11304"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1305" w:author="Dr Mamadou SANOGO" w:date="2023-10-25T15:06:00Z"/>
          <w:color w:val="000000" w:themeColor="text1"/>
          <w:szCs w:val="24"/>
          <w:rPrChange w:id="11306" w:author="Dr Mamadou SANOGO" w:date="2023-10-25T18:15:00Z">
            <w:rPr>
              <w:del w:id="11307"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1308" w:author="Dr Mamadou SANOGO" w:date="2023-10-25T15:06:00Z"/>
          <w:color w:val="000000" w:themeColor="text1"/>
          <w:szCs w:val="24"/>
          <w:rPrChange w:id="11309" w:author="Dr Mamadou SANOGO" w:date="2023-10-25T18:15:00Z">
            <w:rPr>
              <w:del w:id="11310"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1311" w:author="Dr Mamadou SANOGO" w:date="2023-10-25T15:06:00Z"/>
          <w:color w:val="000000" w:themeColor="text1"/>
          <w:szCs w:val="24"/>
          <w:rPrChange w:id="11312" w:author="Dr Mamadou SANOGO" w:date="2023-10-25T18:15:00Z">
            <w:rPr>
              <w:del w:id="11313"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1314" w:author="Dr Mamadou SANOGO" w:date="2023-10-25T15:06:00Z"/>
          <w:color w:val="000000" w:themeColor="text1"/>
          <w:szCs w:val="24"/>
          <w:rPrChange w:id="11315" w:author="Dr Mamadou SANOGO" w:date="2023-10-25T18:15:00Z">
            <w:rPr>
              <w:del w:id="11316"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1317" w:author="Dr Mamadou SANOGO" w:date="2023-10-25T15:06:00Z"/>
          <w:color w:val="000000" w:themeColor="text1"/>
          <w:szCs w:val="24"/>
          <w:rPrChange w:id="11318" w:author="Dr Mamadou SANOGO" w:date="2023-10-25T18:15:00Z">
            <w:rPr>
              <w:del w:id="11319"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1320" w:author="Dr Mamadou SANOGO" w:date="2023-10-25T15:06:00Z"/>
          <w:color w:val="000000" w:themeColor="text1"/>
          <w:szCs w:val="24"/>
          <w:rPrChange w:id="11321" w:author="Dr Mamadou SANOGO" w:date="2023-10-25T18:15:00Z">
            <w:rPr>
              <w:del w:id="11322"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1323" w:author="Dr Mamadou SANOGO" w:date="2023-10-25T15:06:00Z"/>
          <w:color w:val="000000" w:themeColor="text1"/>
          <w:szCs w:val="24"/>
          <w:rPrChange w:id="11324" w:author="Dr Mamadou SANOGO" w:date="2023-10-25T18:15:00Z">
            <w:rPr>
              <w:del w:id="11325"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1326" w:author="Dr Mamadou SANOGO" w:date="2023-10-25T15:06:00Z"/>
          <w:color w:val="000000" w:themeColor="text1"/>
          <w:szCs w:val="24"/>
          <w:rPrChange w:id="11327" w:author="Dr Mamadou SANOGO" w:date="2023-10-25T18:15:00Z">
            <w:rPr>
              <w:del w:id="11328"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1329" w:author="Dr Mamadou SANOGO" w:date="2023-10-25T15:06:00Z"/>
          <w:color w:val="000000" w:themeColor="text1"/>
          <w:szCs w:val="24"/>
          <w:rPrChange w:id="11330" w:author="Dr Mamadou SANOGO" w:date="2023-10-25T18:15:00Z">
            <w:rPr>
              <w:del w:id="11331"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1332" w:author="Dr Mamadou SANOGO" w:date="2023-10-25T15:06:00Z"/>
          <w:color w:val="000000" w:themeColor="text1"/>
          <w:szCs w:val="24"/>
          <w:rPrChange w:id="11333" w:author="Dr Mamadou SANOGO" w:date="2023-10-25T18:15:00Z">
            <w:rPr>
              <w:del w:id="11334"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1335" w:author="Dr Mamadou SANOGO" w:date="2023-10-25T15:06:00Z"/>
          <w:color w:val="000000" w:themeColor="text1"/>
          <w:szCs w:val="24"/>
          <w:rPrChange w:id="11336" w:author="Dr Mamadou SANOGO" w:date="2023-10-25T18:15:00Z">
            <w:rPr>
              <w:del w:id="11337"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1338" w:author="Dr Mamadou SANOGO" w:date="2023-10-25T15:06:00Z"/>
          <w:color w:val="000000" w:themeColor="text1"/>
          <w:szCs w:val="24"/>
          <w:rPrChange w:id="11339" w:author="Dr Mamadou SANOGO" w:date="2023-10-25T18:15:00Z">
            <w:rPr>
              <w:del w:id="11340"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1341" w:author="Dr Mamadou SANOGO" w:date="2023-10-25T15:06:00Z"/>
          <w:color w:val="000000" w:themeColor="text1"/>
          <w:szCs w:val="24"/>
          <w:rPrChange w:id="11342" w:author="Dr Mamadou SANOGO" w:date="2023-10-25T18:15:00Z">
            <w:rPr>
              <w:del w:id="11343"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1344" w:author="Dr Mamadou SANOGO" w:date="2023-10-25T14:51:00Z"/>
          <w:rFonts w:eastAsiaTheme="minorHAnsi" w:cs="Times New Roman"/>
          <w:b w:val="0"/>
          <w:sz w:val="52"/>
          <w:lang w:eastAsia="en-US"/>
          <w:rPrChange w:id="11345" w:author="Dr Mamadou SANOGO" w:date="2023-10-25T18:15:00Z">
            <w:rPr>
              <w:del w:id="11346" w:author="Dr Mamadou SANOGO" w:date="2023-10-25T14:51:00Z"/>
              <w:rFonts w:eastAsiaTheme="minorHAnsi" w:cs="Times New Roman"/>
              <w:b w:val="0"/>
              <w:color w:val="auto"/>
              <w:sz w:val="52"/>
              <w:lang w:eastAsia="en-US"/>
            </w:rPr>
          </w:rPrChange>
        </w:rPr>
      </w:pPr>
      <w:bookmarkStart w:id="11347" w:name="_Toc145944535"/>
      <w:del w:id="11348" w:author="Dr Mamadou SANOGO" w:date="2023-10-25T14:51:00Z">
        <w:r w:rsidRPr="007A4AFC" w:rsidDel="00837877">
          <w:rPr>
            <w:rFonts w:eastAsiaTheme="minorHAnsi"/>
            <w:sz w:val="52"/>
            <w:lang w:eastAsia="en-US"/>
            <w:rPrChange w:id="11349" w:author="Dr Mamadou SANOGO" w:date="2023-10-25T18:15:00Z">
              <w:rPr>
                <w:rFonts w:eastAsiaTheme="minorHAnsi"/>
                <w:color w:val="2E74B5" w:themeColor="accent1" w:themeShade="BF"/>
                <w:sz w:val="52"/>
                <w:lang w:eastAsia="en-US"/>
              </w:rPr>
            </w:rPrChange>
          </w:rPr>
          <w:delText xml:space="preserve">Annexe </w:delText>
        </w:r>
        <w:r w:rsidR="007B4390" w:rsidRPr="007A4AFC" w:rsidDel="00837877">
          <w:rPr>
            <w:rFonts w:eastAsiaTheme="minorHAnsi"/>
            <w:sz w:val="52"/>
            <w:lang w:eastAsia="en-US"/>
            <w:rPrChange w:id="11350" w:author="Dr Mamadou SANOGO" w:date="2023-10-25T18:15:00Z">
              <w:rPr>
                <w:rFonts w:eastAsiaTheme="minorHAnsi"/>
                <w:color w:val="2E74B5" w:themeColor="accent1" w:themeShade="BF"/>
                <w:sz w:val="52"/>
                <w:lang w:eastAsia="en-US"/>
              </w:rPr>
            </w:rPrChange>
          </w:rPr>
          <w:delText>6</w:delText>
        </w:r>
        <w:r w:rsidRPr="007A4AFC" w:rsidDel="00837877">
          <w:rPr>
            <w:rFonts w:eastAsiaTheme="minorHAnsi"/>
            <w:sz w:val="52"/>
            <w:lang w:eastAsia="en-US"/>
            <w:rPrChange w:id="11351" w:author="Dr Mamadou SANOGO" w:date="2023-10-25T18:15:00Z">
              <w:rPr>
                <w:rFonts w:eastAsiaTheme="minorHAnsi"/>
                <w:color w:val="2E74B5" w:themeColor="accent1" w:themeShade="BF"/>
                <w:sz w:val="52"/>
                <w:lang w:eastAsia="en-US"/>
              </w:rPr>
            </w:rPrChange>
          </w:rPr>
          <w:delText xml:space="preserve"> : </w:delText>
        </w:r>
        <w:bookmarkEnd w:id="11347"/>
        <w:r w:rsidR="007B4390" w:rsidRPr="007A4AFC" w:rsidDel="00837877">
          <w:rPr>
            <w:rFonts w:eastAsiaTheme="minorHAnsi"/>
            <w:sz w:val="52"/>
            <w:lang w:eastAsia="en-US"/>
            <w:rPrChange w:id="11352" w:author="Dr Mamadou SANOGO" w:date="2023-10-25T18:15:00Z">
              <w:rPr>
                <w:rFonts w:eastAsiaTheme="minorHAnsi"/>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353" w:author="Dr Mamadou SANOGO" w:date="2023-10-25T15:05:00Z"/>
          <w:color w:val="000000" w:themeColor="text1"/>
          <w:sz w:val="28"/>
          <w:szCs w:val="28"/>
          <w:rPrChange w:id="11354" w:author="Dr Mamadou SANOGO" w:date="2023-10-25T18:15:00Z">
            <w:rPr>
              <w:del w:id="11355"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356" w:author="Dr Mamadou SANOGO" w:date="2023-10-25T15:05:00Z"/>
          <w:color w:val="000000" w:themeColor="text1"/>
          <w:sz w:val="28"/>
          <w:szCs w:val="28"/>
          <w:rPrChange w:id="11357" w:author="Dr Mamadou SANOGO" w:date="2023-10-25T18:15:00Z">
            <w:rPr>
              <w:del w:id="11358"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359" w:author="Dr Mamadou SANOGO" w:date="2023-10-25T15:02:00Z"/>
          <w:b/>
          <w:color w:val="000000" w:themeColor="text1"/>
          <w:sz w:val="44"/>
          <w:rPrChange w:id="11360" w:author="Dr Mamadou SANOGO" w:date="2023-10-25T18:15:00Z">
            <w:rPr>
              <w:ins w:id="11361" w:author="Dr Mamadou SANOGO" w:date="2023-10-25T15:02:00Z"/>
              <w:b/>
              <w:sz w:val="44"/>
            </w:rPr>
          </w:rPrChange>
        </w:rPr>
        <w:pPrChange w:id="11362"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363" w:author="Dr Mamadou SANOGO" w:date="2023-10-25T15:02:00Z"/>
          <w:b/>
          <w:color w:val="000000" w:themeColor="text1"/>
          <w:sz w:val="44"/>
          <w:rPrChange w:id="11364" w:author="Dr Mamadou SANOGO" w:date="2023-10-25T18:15:00Z">
            <w:rPr>
              <w:ins w:id="11365"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366" w:author="Dr Mamadou SANOGO" w:date="2023-10-25T15:03:00Z"/>
          <w:b/>
          <w:color w:val="000000" w:themeColor="text1"/>
          <w:sz w:val="44"/>
          <w:rPrChange w:id="11367" w:author="Dr Mamadou SANOGO" w:date="2023-10-25T18:15:00Z">
            <w:rPr>
              <w:ins w:id="11368" w:author="Dr Mamadou SANOGO" w:date="2023-10-25T15:03:00Z"/>
              <w:b/>
              <w:sz w:val="44"/>
            </w:rPr>
          </w:rPrChange>
        </w:rPr>
      </w:pPr>
      <w:ins w:id="11369" w:author="Dr Mamadou SANOGO" w:date="2023-10-25T15:02:00Z">
        <w:r w:rsidRPr="007A4AFC">
          <w:rPr>
            <w:b/>
            <w:color w:val="000000" w:themeColor="text1"/>
            <w:sz w:val="44"/>
            <w:rPrChange w:id="11370" w:author="Dr Mamadou SANOGO" w:date="2023-10-25T18:15:00Z">
              <w:rPr>
                <w:b/>
                <w:sz w:val="44"/>
              </w:rPr>
            </w:rPrChange>
          </w:rPr>
          <w:t>Annexe n°012 :</w:t>
        </w:r>
      </w:ins>
      <w:ins w:id="11371" w:author="Dr Mamadou SANOGO" w:date="2023-10-25T15:03:00Z">
        <w:r w:rsidRPr="007A4AFC">
          <w:rPr>
            <w:b/>
            <w:color w:val="000000" w:themeColor="text1"/>
            <w:sz w:val="44"/>
            <w:rPrChange w:id="11372" w:author="Dr Mamadou SANOGO" w:date="2023-10-25T18:15:00Z">
              <w:rPr>
                <w:b/>
                <w:sz w:val="44"/>
              </w:rPr>
            </w:rPrChange>
          </w:rPr>
          <w:t xml:space="preserve"> </w:t>
        </w:r>
      </w:ins>
      <w:ins w:id="11373" w:author="Dr Mamadou SANOGO" w:date="2023-10-25T15:02:00Z">
        <w:r w:rsidRPr="007A4AFC">
          <w:rPr>
            <w:b/>
            <w:color w:val="000000" w:themeColor="text1"/>
            <w:sz w:val="44"/>
            <w:rPrChange w:id="11374"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375" w:author="Dr Mamadou SANOGO" w:date="2023-10-25T15:03:00Z"/>
          <w:b/>
          <w:color w:val="000000" w:themeColor="text1"/>
          <w:sz w:val="44"/>
          <w:rPrChange w:id="11376" w:author="Dr Mamadou SANOGO" w:date="2023-10-25T18:15:00Z">
            <w:rPr>
              <w:ins w:id="11377"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378" w:author="Dr Mamadou SANOGO" w:date="2023-10-25T15:03:00Z"/>
          <w:b/>
          <w:color w:val="000000" w:themeColor="text1"/>
          <w:sz w:val="44"/>
          <w:rPrChange w:id="11379" w:author="Dr Mamadou SANOGO" w:date="2023-10-25T18:15:00Z">
            <w:rPr>
              <w:ins w:id="11380"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381" w:author="Dr Mamadou SANOGO" w:date="2023-10-25T15:03:00Z"/>
          <w:b/>
          <w:color w:val="000000" w:themeColor="text1"/>
          <w:sz w:val="44"/>
          <w:rPrChange w:id="11382" w:author="Dr Mamadou SANOGO" w:date="2023-10-25T18:15:00Z">
            <w:rPr>
              <w:ins w:id="11383"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384" w:author="Dr Mamadou SANOGO" w:date="2023-10-25T15:03:00Z"/>
          <w:b/>
          <w:color w:val="000000" w:themeColor="text1"/>
          <w:sz w:val="44"/>
          <w:rPrChange w:id="11385" w:author="Dr Mamadou SANOGO" w:date="2023-10-25T18:15:00Z">
            <w:rPr>
              <w:ins w:id="11386"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387" w:author="Dr Mamadou SANOGO" w:date="2023-10-25T15:03:00Z"/>
          <w:b/>
          <w:color w:val="000000" w:themeColor="text1"/>
          <w:sz w:val="44"/>
          <w:rPrChange w:id="11388" w:author="Dr Mamadou SANOGO" w:date="2023-10-25T18:15:00Z">
            <w:rPr>
              <w:ins w:id="11389"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390" w:author="Dr Mamadou SANOGO" w:date="2023-10-25T15:03:00Z"/>
          <w:b/>
          <w:color w:val="000000" w:themeColor="text1"/>
          <w:sz w:val="44"/>
          <w:rPrChange w:id="11391" w:author="Dr Mamadou SANOGO" w:date="2023-10-25T18:15:00Z">
            <w:rPr>
              <w:ins w:id="11392"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393" w:author="Dr Mamadou SANOGO" w:date="2023-10-25T15:03:00Z"/>
          <w:b/>
          <w:color w:val="000000" w:themeColor="text1"/>
          <w:sz w:val="44"/>
          <w:rPrChange w:id="11394" w:author="Dr Mamadou SANOGO" w:date="2023-10-25T18:15:00Z">
            <w:rPr>
              <w:ins w:id="11395"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396" w:author="Dr Mamadou SANOGO" w:date="2023-10-25T15:03:00Z"/>
          <w:b/>
          <w:color w:val="000000" w:themeColor="text1"/>
          <w:sz w:val="44"/>
          <w:rPrChange w:id="11397" w:author="Dr Mamadou SANOGO" w:date="2023-10-25T18:15:00Z">
            <w:rPr>
              <w:ins w:id="11398"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399" w:author="Dr Mamadou SANOGO" w:date="2023-10-25T15:03:00Z"/>
          <w:b/>
          <w:color w:val="000000" w:themeColor="text1"/>
          <w:sz w:val="44"/>
          <w:rPrChange w:id="11400" w:author="Dr Mamadou SANOGO" w:date="2023-10-25T18:15:00Z">
            <w:rPr>
              <w:ins w:id="11401"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402" w:author="Dr Mamadou SANOGO" w:date="2023-10-25T15:03:00Z"/>
          <w:b/>
          <w:color w:val="000000" w:themeColor="text1"/>
          <w:sz w:val="44"/>
          <w:rPrChange w:id="11403" w:author="Dr Mamadou SANOGO" w:date="2023-10-25T18:15:00Z">
            <w:rPr>
              <w:ins w:id="11404"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405" w:author="Dr Mamadou SANOGO" w:date="2023-10-25T15:03:00Z"/>
          <w:b/>
          <w:color w:val="000000" w:themeColor="text1"/>
          <w:sz w:val="44"/>
          <w:rPrChange w:id="11406" w:author="Dr Mamadou SANOGO" w:date="2023-10-25T18:15:00Z">
            <w:rPr>
              <w:ins w:id="11407"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408" w:author="Dr Mamadou SANOGO" w:date="2023-10-25T15:03:00Z"/>
          <w:b/>
          <w:color w:val="000000" w:themeColor="text1"/>
          <w:sz w:val="44"/>
          <w:rPrChange w:id="11409" w:author="Dr Mamadou SANOGO" w:date="2023-10-25T18:15:00Z">
            <w:rPr>
              <w:ins w:id="11410"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411" w:author="Dr Mamadou SANOGO" w:date="2023-10-25T15:03:00Z"/>
          <w:b/>
          <w:color w:val="000000" w:themeColor="text1"/>
          <w:sz w:val="44"/>
          <w:rPrChange w:id="11412" w:author="Dr Mamadou SANOGO" w:date="2023-10-25T18:15:00Z">
            <w:rPr>
              <w:ins w:id="11413"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414" w:author="Dr Mamadou SANOGO" w:date="2023-10-25T15:03:00Z"/>
          <w:b/>
          <w:color w:val="000000" w:themeColor="text1"/>
          <w:sz w:val="44"/>
          <w:rPrChange w:id="11415" w:author="Dr Mamadou SANOGO" w:date="2023-10-25T18:15:00Z">
            <w:rPr>
              <w:ins w:id="11416"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417" w:author="Dr Mamadou SANOGO" w:date="2023-10-25T15:03:00Z"/>
          <w:b/>
          <w:color w:val="000000" w:themeColor="text1"/>
          <w:sz w:val="44"/>
          <w:rPrChange w:id="11418" w:author="Dr Mamadou SANOGO" w:date="2023-10-25T18:15:00Z">
            <w:rPr>
              <w:ins w:id="11419"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420" w:author="Dr Mamadou SANOGO" w:date="2023-10-25T15:03:00Z"/>
          <w:b/>
          <w:color w:val="000000" w:themeColor="text1"/>
          <w:sz w:val="44"/>
          <w:rPrChange w:id="11421" w:author="Dr Mamadou SANOGO" w:date="2023-10-25T18:15:00Z">
            <w:rPr>
              <w:ins w:id="11422"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423" w:author="Dr Mamadou SANOGO" w:date="2023-10-25T15:03:00Z"/>
          <w:b/>
          <w:color w:val="000000" w:themeColor="text1"/>
          <w:sz w:val="44"/>
          <w:rPrChange w:id="11424" w:author="Dr Mamadou SANOGO" w:date="2023-10-25T18:15:00Z">
            <w:rPr>
              <w:ins w:id="11425"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426" w:author="Dr Mamadou SANOGO" w:date="2023-10-25T15:03:00Z"/>
          <w:b/>
          <w:color w:val="000000" w:themeColor="text1"/>
          <w:sz w:val="44"/>
          <w:rPrChange w:id="11427" w:author="Dr Mamadou SANOGO" w:date="2023-10-25T18:15:00Z">
            <w:rPr>
              <w:ins w:id="11428"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429" w:author="Dr Mamadou SANOGO" w:date="2023-10-25T15:03:00Z"/>
          <w:b/>
          <w:color w:val="000000" w:themeColor="text1"/>
          <w:sz w:val="44"/>
          <w:rPrChange w:id="11430" w:author="Dr Mamadou SANOGO" w:date="2023-10-25T18:15:00Z">
            <w:rPr>
              <w:ins w:id="11431"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432" w:author="Dr Mamadou SANOGO" w:date="2023-10-25T15:03:00Z"/>
          <w:b/>
          <w:color w:val="000000" w:themeColor="text1"/>
          <w:sz w:val="44"/>
          <w:rPrChange w:id="11433" w:author="Dr Mamadou SANOGO" w:date="2023-10-25T18:15:00Z">
            <w:rPr>
              <w:ins w:id="11434"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435" w:author="Dr Mamadou SANOGO" w:date="2023-10-25T15:03:00Z"/>
          <w:b/>
          <w:color w:val="000000" w:themeColor="text1"/>
          <w:sz w:val="44"/>
          <w:rPrChange w:id="11436" w:author="Dr Mamadou SANOGO" w:date="2023-10-25T18:15:00Z">
            <w:rPr>
              <w:ins w:id="11437"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438" w:author="Dr Mamadou SANOGO" w:date="2023-10-25T15:03:00Z"/>
          <w:b/>
          <w:color w:val="000000" w:themeColor="text1"/>
          <w:sz w:val="44"/>
          <w:rPrChange w:id="11439" w:author="Dr Mamadou SANOGO" w:date="2023-10-25T18:15:00Z">
            <w:rPr>
              <w:ins w:id="11440"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441" w:author="Dr Mamadou SANOGO" w:date="2023-10-25T15:03:00Z"/>
          <w:b/>
          <w:color w:val="000000" w:themeColor="text1"/>
          <w:sz w:val="44"/>
          <w:rPrChange w:id="11442" w:author="Dr Mamadou SANOGO" w:date="2023-10-25T18:15:00Z">
            <w:rPr>
              <w:ins w:id="11443"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444" w:author="Dr Mamadou SANOGO" w:date="2023-10-25T15:03:00Z"/>
          <w:b/>
          <w:color w:val="000000" w:themeColor="text1"/>
          <w:sz w:val="44"/>
          <w:rPrChange w:id="11445" w:author="Dr Mamadou SANOGO" w:date="2023-10-25T18:15:00Z">
            <w:rPr>
              <w:ins w:id="11446"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447" w:author="Dr Mamadou SANOGO" w:date="2023-10-25T15:03:00Z"/>
          <w:b/>
          <w:color w:val="000000" w:themeColor="text1"/>
          <w:sz w:val="44"/>
          <w:rPrChange w:id="11448" w:author="Dr Mamadou SANOGO" w:date="2023-10-25T18:15:00Z">
            <w:rPr>
              <w:ins w:id="11449"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450" w:author="Dr Mamadou SANOGO" w:date="2023-10-25T15:03:00Z"/>
          <w:b/>
          <w:color w:val="000000" w:themeColor="text1"/>
          <w:sz w:val="44"/>
          <w:rPrChange w:id="11451" w:author="Dr Mamadou SANOGO" w:date="2023-10-25T18:15:00Z">
            <w:rPr>
              <w:ins w:id="11452"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453" w:author="Dr Mamadou SANOGO" w:date="2023-10-25T15:03:00Z"/>
          <w:b/>
          <w:color w:val="000000" w:themeColor="text1"/>
          <w:sz w:val="44"/>
          <w:rPrChange w:id="11454" w:author="Dr Mamadou SANOGO" w:date="2023-10-25T18:15:00Z">
            <w:rPr>
              <w:ins w:id="11455"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456" w:author="Dr Mamadou SANOGO" w:date="2023-10-25T15:03:00Z"/>
          <w:b/>
          <w:color w:val="000000" w:themeColor="text1"/>
          <w:sz w:val="44"/>
          <w:rPrChange w:id="11457" w:author="Dr Mamadou SANOGO" w:date="2023-10-25T18:15:00Z">
            <w:rPr>
              <w:ins w:id="11458"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459" w:author="Dr Mamadou SANOGO" w:date="2023-10-25T15:03:00Z"/>
          <w:b/>
          <w:color w:val="000000" w:themeColor="text1"/>
          <w:sz w:val="44"/>
          <w:rPrChange w:id="11460" w:author="Dr Mamadou SANOGO" w:date="2023-10-25T18:15:00Z">
            <w:rPr>
              <w:ins w:id="11461"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462" w:author="Dr Mamadou SANOGO" w:date="2023-10-25T15:03:00Z"/>
          <w:b/>
          <w:color w:val="000000" w:themeColor="text1"/>
          <w:sz w:val="44"/>
          <w:rPrChange w:id="11463" w:author="Dr Mamadou SANOGO" w:date="2023-10-25T18:15:00Z">
            <w:rPr>
              <w:ins w:id="11464"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465" w:author="Dr Mamadou SANOGO" w:date="2023-10-25T15:03:00Z"/>
          <w:b/>
          <w:color w:val="000000" w:themeColor="text1"/>
          <w:sz w:val="44"/>
          <w:rPrChange w:id="11466" w:author="Dr Mamadou SANOGO" w:date="2023-10-25T18:15:00Z">
            <w:rPr>
              <w:ins w:id="11467"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468" w:author="Dr Mamadou SANOGO" w:date="2023-10-25T15:03:00Z"/>
          <w:b/>
          <w:color w:val="000000" w:themeColor="text1"/>
          <w:sz w:val="44"/>
          <w:rPrChange w:id="11469" w:author="Dr Mamadou SANOGO" w:date="2023-10-25T18:15:00Z">
            <w:rPr>
              <w:ins w:id="11470"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471" w:author="Dr Mamadou SANOGO" w:date="2023-10-25T15:03:00Z"/>
          <w:b/>
          <w:color w:val="000000" w:themeColor="text1"/>
          <w:sz w:val="44"/>
          <w:rPrChange w:id="11472" w:author="Dr Mamadou SANOGO" w:date="2023-10-25T18:15:00Z">
            <w:rPr>
              <w:ins w:id="11473"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474" w:author="Dr Mamadou SANOGO" w:date="2023-10-25T15:03:00Z"/>
          <w:b/>
          <w:color w:val="000000" w:themeColor="text1"/>
          <w:sz w:val="44"/>
          <w:rPrChange w:id="11475" w:author="Dr Mamadou SANOGO" w:date="2023-10-25T18:15:00Z">
            <w:rPr>
              <w:ins w:id="11476"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477" w:author="Dr Mamadou SANOGO" w:date="2023-10-25T15:03:00Z"/>
          <w:b/>
          <w:color w:val="000000" w:themeColor="text1"/>
          <w:sz w:val="44"/>
          <w:rPrChange w:id="11478" w:author="Dr Mamadou SANOGO" w:date="2023-10-25T18:15:00Z">
            <w:rPr>
              <w:ins w:id="11479"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480" w:author="Dr Mamadou SANOGO" w:date="2023-10-25T15:03:00Z"/>
          <w:b/>
          <w:color w:val="000000" w:themeColor="text1"/>
          <w:sz w:val="44"/>
          <w:rPrChange w:id="11481" w:author="Dr Mamadou SANOGO" w:date="2023-10-25T18:15:00Z">
            <w:rPr>
              <w:ins w:id="11482"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483" w:author="Dr Mamadou SANOGO" w:date="2023-10-25T15:03:00Z"/>
          <w:b/>
          <w:color w:val="000000" w:themeColor="text1"/>
          <w:sz w:val="44"/>
          <w:rPrChange w:id="11484" w:author="Dr Mamadou SANOGO" w:date="2023-10-25T18:15:00Z">
            <w:rPr>
              <w:ins w:id="11485"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486" w:author="Dr Mamadou SANOGO" w:date="2023-10-25T15:03:00Z"/>
          <w:b/>
          <w:color w:val="000000" w:themeColor="text1"/>
          <w:sz w:val="44"/>
          <w:rPrChange w:id="11487" w:author="Dr Mamadou SANOGO" w:date="2023-10-25T18:15:00Z">
            <w:rPr>
              <w:ins w:id="11488"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489" w:author="Dr Mamadou SANOGO" w:date="2023-10-25T15:03:00Z"/>
          <w:b/>
          <w:color w:val="000000" w:themeColor="text1"/>
          <w:sz w:val="44"/>
          <w:rPrChange w:id="11490" w:author="Dr Mamadou SANOGO" w:date="2023-10-25T18:15:00Z">
            <w:rPr>
              <w:ins w:id="11491"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492" w:author="Dr Mamadou SANOGO" w:date="2023-10-25T15:03:00Z"/>
          <w:b/>
          <w:color w:val="000000" w:themeColor="text1"/>
          <w:sz w:val="44"/>
          <w:rPrChange w:id="11493" w:author="Dr Mamadou SANOGO" w:date="2023-10-25T18:15:00Z">
            <w:rPr>
              <w:ins w:id="11494"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495" w:author="Dr Mamadou SANOGO" w:date="2023-10-25T15:03:00Z"/>
          <w:b/>
          <w:color w:val="000000" w:themeColor="text1"/>
          <w:sz w:val="44"/>
          <w:rPrChange w:id="11496" w:author="Dr Mamadou SANOGO" w:date="2023-10-25T18:15:00Z">
            <w:rPr>
              <w:ins w:id="11497"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498" w:author="Dr Mamadou SANOGO" w:date="2023-10-25T15:03:00Z"/>
          <w:b/>
          <w:color w:val="000000" w:themeColor="text1"/>
          <w:sz w:val="44"/>
          <w:rPrChange w:id="11499" w:author="Dr Mamadou SANOGO" w:date="2023-10-25T18:15:00Z">
            <w:rPr>
              <w:ins w:id="11500"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501" w:author="Dr Mamadou SANOGO" w:date="2023-10-25T15:02:00Z"/>
          <w:b/>
          <w:color w:val="000000" w:themeColor="text1"/>
          <w:sz w:val="44"/>
          <w:rPrChange w:id="11502" w:author="Dr Mamadou SANOGO" w:date="2023-10-25T18:15:00Z">
            <w:rPr>
              <w:ins w:id="11503" w:author="Dr Mamadou SANOGO" w:date="2023-10-25T15:02:00Z"/>
              <w:b/>
              <w:sz w:val="44"/>
            </w:rPr>
          </w:rPrChange>
        </w:rPr>
        <w:pPrChange w:id="11504"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505" w:author="Dr Mamadou SANOGO" w:date="2023-10-25T15:07:00Z"/>
          <w:b/>
          <w:color w:val="000000" w:themeColor="text1"/>
          <w:sz w:val="44"/>
          <w:rPrChange w:id="11506" w:author="Dr Mamadou SANOGO" w:date="2023-10-25T18:15:00Z">
            <w:rPr>
              <w:ins w:id="11507" w:author="Dr Mamadou SANOGO" w:date="2023-10-25T15:07:00Z"/>
              <w:b/>
              <w:sz w:val="44"/>
            </w:rPr>
          </w:rPrChange>
        </w:rPr>
      </w:pPr>
      <w:ins w:id="11508" w:author="Dr Mamadou SANOGO" w:date="2023-10-25T15:02:00Z">
        <w:r w:rsidRPr="007A4AFC">
          <w:rPr>
            <w:b/>
            <w:color w:val="000000" w:themeColor="text1"/>
            <w:sz w:val="44"/>
            <w:rPrChange w:id="11509"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510" w:author="Dr Mamadou SANOGO" w:date="2023-10-25T15:07:00Z"/>
          <w:b/>
          <w:color w:val="000000" w:themeColor="text1"/>
          <w:sz w:val="44"/>
          <w:rPrChange w:id="11511" w:author="Dr Mamadou SANOGO" w:date="2023-10-25T18:15:00Z">
            <w:rPr>
              <w:ins w:id="11512"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513" w:author="Dr Mamadou SANOGO" w:date="2023-10-25T15:07:00Z"/>
          <w:b/>
          <w:color w:val="000000" w:themeColor="text1"/>
          <w:sz w:val="44"/>
          <w:rPrChange w:id="11514" w:author="Dr Mamadou SANOGO" w:date="2023-10-25T18:15:00Z">
            <w:rPr>
              <w:ins w:id="11515"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516" w:author="Dr Mamadou SANOGO" w:date="2023-10-25T16:11:00Z"/>
          <w:b/>
          <w:color w:val="000000" w:themeColor="text1"/>
          <w:sz w:val="44"/>
          <w:rPrChange w:id="11517" w:author="Dr Mamadou SANOGO" w:date="2023-10-25T18:15:00Z">
            <w:rPr>
              <w:ins w:id="11518"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519" w:author="Dr Mamadou SANOGO" w:date="2023-10-25T16:11:00Z"/>
          <w:b/>
          <w:color w:val="000000" w:themeColor="text1"/>
          <w:sz w:val="44"/>
          <w:rPrChange w:id="11520" w:author="Dr Mamadou SANOGO" w:date="2023-10-25T18:15:00Z">
            <w:rPr>
              <w:ins w:id="11521"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522" w:author="Dr Mamadou SANOGO" w:date="2023-10-25T16:11:00Z"/>
          <w:b/>
          <w:color w:val="000000" w:themeColor="text1"/>
          <w:sz w:val="44"/>
          <w:rPrChange w:id="11523" w:author="Dr Mamadou SANOGO" w:date="2023-10-25T18:15:00Z">
            <w:rPr>
              <w:ins w:id="11524"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525" w:author="Dr Mamadou SANOGO" w:date="2023-10-25T16:11:00Z"/>
          <w:b/>
          <w:color w:val="000000" w:themeColor="text1"/>
          <w:sz w:val="44"/>
          <w:rPrChange w:id="11526" w:author="Dr Mamadou SANOGO" w:date="2023-10-25T18:15:00Z">
            <w:rPr>
              <w:ins w:id="11527"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528" w:author="Dr Mamadou SANOGO" w:date="2023-10-25T16:11:00Z"/>
          <w:b/>
          <w:color w:val="000000" w:themeColor="text1"/>
          <w:sz w:val="44"/>
          <w:rPrChange w:id="11529" w:author="Dr Mamadou SANOGO" w:date="2023-10-25T18:15:00Z">
            <w:rPr>
              <w:ins w:id="11530"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531" w:author="Dr Mamadou SANOGO" w:date="2023-10-25T16:11:00Z"/>
          <w:b/>
          <w:color w:val="000000" w:themeColor="text1"/>
          <w:sz w:val="44"/>
          <w:rPrChange w:id="11532" w:author="Dr Mamadou SANOGO" w:date="2023-10-25T18:15:00Z">
            <w:rPr>
              <w:ins w:id="11533"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534"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535"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536"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537"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538"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539"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540"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541"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542"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543"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544"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545" w:author="Dr Mamadou SANOGO" w:date="2023-10-25T16:11:00Z"/>
          <w:b/>
          <w:color w:val="000000" w:themeColor="text1"/>
          <w:sz w:val="44"/>
          <w:rPrChange w:id="11546" w:author="Dr Mamadou SANOGO" w:date="2023-10-25T18:15:00Z">
            <w:rPr>
              <w:ins w:id="11547" w:author="Dr Mamadou SANOGO" w:date="2023-10-25T16:11:00Z"/>
              <w:b/>
              <w:sz w:val="44"/>
            </w:rPr>
          </w:rPrChange>
        </w:rPr>
        <w:pPrChange w:id="11548"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549" w:author="Dr Mamadou SANOGO" w:date="2023-10-25T16:11:00Z"/>
          <w:b/>
          <w:color w:val="000000" w:themeColor="text1"/>
          <w:sz w:val="44"/>
          <w:rPrChange w:id="11550" w:author="Dr Mamadou SANOGO" w:date="2023-10-25T18:15:00Z">
            <w:rPr>
              <w:ins w:id="11551" w:author="Dr Mamadou SANOGO" w:date="2023-10-25T16:11:00Z"/>
              <w:b/>
              <w:sz w:val="44"/>
            </w:rPr>
          </w:rPrChange>
        </w:rPr>
        <w:pPrChange w:id="11552"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553" w:author="Dr Mamadou SANOGO" w:date="2023-10-25T16:13:00Z"/>
          <w:b/>
          <w:color w:val="000000" w:themeColor="text1"/>
          <w:rPrChange w:id="11554" w:author="Dr Mamadou SANOGO" w:date="2023-10-25T18:15:00Z">
            <w:rPr>
              <w:ins w:id="11555" w:author="Dr Mamadou SANOGO" w:date="2023-10-25T16:13:00Z"/>
              <w:b/>
            </w:rPr>
          </w:rPrChange>
        </w:rPr>
      </w:pPr>
    </w:p>
    <w:p w14:paraId="03CB54B0" w14:textId="77777777" w:rsidR="00A47334" w:rsidRPr="007A4AFC" w:rsidRDefault="00A47334" w:rsidP="00A47334">
      <w:pPr>
        <w:spacing w:line="240" w:lineRule="auto"/>
        <w:rPr>
          <w:ins w:id="11556" w:author="Dr Mamadou SANOGO" w:date="2023-10-25T16:14:00Z"/>
          <w:rFonts w:eastAsia="Calibri"/>
          <w:color w:val="000000" w:themeColor="text1"/>
          <w:lang w:eastAsia="en-US"/>
          <w:rPrChange w:id="11557" w:author="Dr Mamadou SANOGO" w:date="2023-10-25T18:15:00Z">
            <w:rPr>
              <w:ins w:id="11558" w:author="Dr Mamadou SANOGO" w:date="2023-10-25T16:14:00Z"/>
              <w:rFonts w:eastAsia="Calibri"/>
              <w:lang w:eastAsia="en-US"/>
            </w:rPr>
          </w:rPrChange>
        </w:rPr>
      </w:pPr>
      <w:ins w:id="11559" w:author="Dr Mamadou SANOGO" w:date="2023-10-25T16:14:00Z">
        <w:r w:rsidRPr="007A4AFC">
          <w:rPr>
            <w:rFonts w:eastAsia="Calibri"/>
            <w:bCs/>
            <w:noProof/>
            <w:color w:val="000000" w:themeColor="text1"/>
            <w:sz w:val="40"/>
            <w:szCs w:val="40"/>
            <w:lang w:eastAsia="en-US"/>
            <w:rPrChange w:id="11560"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561" w:author="Dr Mamadou SANOGO" w:date="2023-10-25T16:14:00Z"/>
          <w:rFonts w:eastAsia="Calibri"/>
          <w:color w:val="000000" w:themeColor="text1"/>
          <w:lang w:eastAsia="en-US"/>
          <w:rPrChange w:id="11562" w:author="Dr Mamadou SANOGO" w:date="2023-10-25T18:15:00Z">
            <w:rPr>
              <w:ins w:id="11563"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564" w:author="Dr Mamadou SANOGO" w:date="2023-10-25T16:14:00Z"/>
          <w:rFonts w:eastAsia="Calibri"/>
          <w:color w:val="000000" w:themeColor="text1"/>
          <w:lang w:eastAsia="en-US"/>
          <w:rPrChange w:id="11565" w:author="Dr Mamadou SANOGO" w:date="2023-10-25T18:15:00Z">
            <w:rPr>
              <w:ins w:id="11566"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567" w:author="Dr Mamadou SANOGO" w:date="2023-10-25T16:14:00Z"/>
          <w:rFonts w:eastAsia="Calibri"/>
          <w:b/>
          <w:bCs/>
          <w:color w:val="000000" w:themeColor="text1"/>
          <w:sz w:val="36"/>
          <w:szCs w:val="36"/>
          <w:lang w:eastAsia="en-US"/>
          <w:rPrChange w:id="11568" w:author="Dr Mamadou SANOGO" w:date="2023-10-25T18:15:00Z">
            <w:rPr>
              <w:ins w:id="11569" w:author="Dr Mamadou SANOGO" w:date="2023-10-25T16:14:00Z"/>
              <w:rFonts w:eastAsia="Calibri"/>
              <w:b/>
              <w:bCs/>
              <w:sz w:val="36"/>
              <w:szCs w:val="36"/>
              <w:lang w:eastAsia="en-US"/>
            </w:rPr>
          </w:rPrChange>
        </w:rPr>
      </w:pPr>
      <w:ins w:id="11570" w:author="Dr Mamadou SANOGO" w:date="2023-10-25T16:14:00Z">
        <w:r w:rsidRPr="007A4AFC">
          <w:rPr>
            <w:rFonts w:eastAsia="Calibri"/>
            <w:b/>
            <w:bCs/>
            <w:color w:val="000000" w:themeColor="text1"/>
            <w:sz w:val="36"/>
            <w:szCs w:val="36"/>
            <w:lang w:eastAsia="en-US"/>
            <w:rPrChange w:id="11571"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572" w:author="Dr Mamadou SANOGO" w:date="2023-10-25T16:14:00Z"/>
          <w:rFonts w:ascii="Arial" w:eastAsia="Calibri" w:hAnsi="Arial" w:cs="Arial"/>
          <w:b/>
          <w:bCs/>
          <w:color w:val="000000" w:themeColor="text1"/>
          <w:sz w:val="36"/>
          <w:szCs w:val="36"/>
          <w:lang w:eastAsia="en-US"/>
          <w:rPrChange w:id="11573" w:author="Dr Mamadou SANOGO" w:date="2023-10-25T18:15:00Z">
            <w:rPr>
              <w:ins w:id="11574" w:author="Dr Mamadou SANOGO" w:date="2023-10-25T16:14:00Z"/>
              <w:rFonts w:ascii="Arial" w:eastAsia="Calibri" w:hAnsi="Arial" w:cs="Arial"/>
              <w:b/>
              <w:bCs/>
              <w:sz w:val="36"/>
              <w:szCs w:val="36"/>
              <w:lang w:eastAsia="en-US"/>
            </w:rPr>
          </w:rPrChange>
        </w:rPr>
      </w:pPr>
      <w:ins w:id="11575" w:author="Dr Mamadou SANOGO" w:date="2023-10-25T16:14:00Z">
        <w:r w:rsidRPr="007A4AFC">
          <w:rPr>
            <w:rFonts w:ascii="Arial" w:eastAsia="Calibri" w:hAnsi="Arial" w:cs="Arial"/>
            <w:b/>
            <w:bCs/>
            <w:color w:val="000000" w:themeColor="text1"/>
            <w:sz w:val="36"/>
            <w:szCs w:val="36"/>
            <w:lang w:eastAsia="en-US"/>
            <w:rPrChange w:id="11576"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577" w:author="Dr Mamadou SANOGO" w:date="2023-10-25T16:14:00Z"/>
          <w:rFonts w:ascii="Arial" w:eastAsia="Calibri" w:hAnsi="Arial" w:cs="Arial"/>
          <w:color w:val="000000" w:themeColor="text1"/>
          <w:lang w:eastAsia="en-US"/>
          <w:rPrChange w:id="11578" w:author="Dr Mamadou SANOGO" w:date="2023-10-25T18:15:00Z">
            <w:rPr>
              <w:ins w:id="11579"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580" w:author="Dr Mamadou SANOGO" w:date="2023-10-25T16:14:00Z"/>
          <w:rFonts w:ascii="Arial" w:eastAsia="Calibri" w:hAnsi="Arial" w:cs="Arial"/>
          <w:color w:val="000000" w:themeColor="text1"/>
          <w:lang w:eastAsia="en-US"/>
          <w:rPrChange w:id="11581" w:author="Dr Mamadou SANOGO" w:date="2023-10-25T18:15:00Z">
            <w:rPr>
              <w:ins w:id="11582" w:author="Dr Mamadou SANOGO" w:date="2023-10-25T16:14:00Z"/>
              <w:rFonts w:ascii="Arial" w:eastAsia="Calibri" w:hAnsi="Arial" w:cs="Arial"/>
              <w:lang w:eastAsia="en-US"/>
            </w:rPr>
          </w:rPrChange>
        </w:rPr>
      </w:pPr>
      <w:ins w:id="11583" w:author="Dr Mamadou SANOGO" w:date="2023-10-25T16:14:00Z">
        <w:r w:rsidRPr="007A4AFC">
          <w:rPr>
            <w:rFonts w:ascii="Arial" w:eastAsia="Calibri" w:hAnsi="Arial" w:cs="Arial"/>
            <w:color w:val="000000" w:themeColor="text1"/>
            <w:lang w:eastAsia="en-US"/>
            <w:rPrChange w:id="11584"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585" w:author="Dr Mamadou SANOGO" w:date="2023-10-25T16:14:00Z"/>
          <w:rFonts w:ascii="Arial" w:eastAsia="Calibri" w:hAnsi="Arial" w:cs="Arial"/>
          <w:color w:val="000000" w:themeColor="text1"/>
          <w:szCs w:val="24"/>
          <w:lang w:eastAsia="en-US"/>
          <w:rPrChange w:id="11586" w:author="Dr Mamadou SANOGO" w:date="2023-10-25T18:15:00Z">
            <w:rPr>
              <w:ins w:id="11587"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588" w:author="Dr Mamadou SANOGO" w:date="2023-10-25T16:14:00Z"/>
          <w:rFonts w:ascii="Arial" w:eastAsia="Calibri" w:hAnsi="Arial" w:cs="Arial"/>
          <w:color w:val="000000" w:themeColor="text1"/>
          <w:szCs w:val="24"/>
          <w:lang w:eastAsia="en-US"/>
          <w:rPrChange w:id="11589" w:author="Dr Mamadou SANOGO" w:date="2023-10-25T18:15:00Z">
            <w:rPr>
              <w:ins w:id="11590" w:author="Dr Mamadou SANOGO" w:date="2023-10-25T16:14:00Z"/>
              <w:rFonts w:ascii="Arial" w:eastAsia="Calibri" w:hAnsi="Arial" w:cs="Arial"/>
              <w:szCs w:val="24"/>
              <w:lang w:eastAsia="en-US"/>
            </w:rPr>
          </w:rPrChange>
        </w:rPr>
      </w:pPr>
      <w:ins w:id="11591" w:author="Dr Mamadou SANOGO" w:date="2023-10-25T16:14:00Z">
        <w:r w:rsidRPr="007A4AFC">
          <w:rPr>
            <w:rFonts w:ascii="Arial" w:eastAsia="Calibri" w:hAnsi="Arial" w:cs="Arial"/>
            <w:color w:val="000000" w:themeColor="text1"/>
            <w:szCs w:val="24"/>
            <w:lang w:eastAsia="en-US"/>
            <w:rPrChange w:id="11592"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593" w:name="_Hlk149139590"/>
        <w:r w:rsidRPr="007A4AFC">
          <w:rPr>
            <w:rFonts w:ascii="Arial" w:eastAsia="Calibri" w:hAnsi="Arial" w:cs="Arial"/>
            <w:color w:val="000000" w:themeColor="text1"/>
            <w:szCs w:val="24"/>
            <w:lang w:eastAsia="en-US"/>
            <w:rPrChange w:id="11594" w:author="Dr Mamadou SANOGO" w:date="2023-10-25T18:15:00Z">
              <w:rPr>
                <w:rFonts w:ascii="Arial" w:eastAsia="Calibri" w:hAnsi="Arial" w:cs="Arial"/>
                <w:szCs w:val="24"/>
                <w:lang w:eastAsia="en-US"/>
              </w:rPr>
            </w:rPrChange>
          </w:rPr>
          <w:t>relative au projet d’ouverture de certains programmes de formation assez demandées</w:t>
        </w:r>
        <w:bookmarkEnd w:id="11593"/>
        <w:r w:rsidRPr="007A4AFC">
          <w:rPr>
            <w:rFonts w:ascii="Arial" w:eastAsia="Calibri" w:hAnsi="Arial" w:cs="Arial"/>
            <w:color w:val="000000" w:themeColor="text1"/>
            <w:szCs w:val="24"/>
            <w:lang w:eastAsia="en-US"/>
            <w:rPrChange w:id="11595"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596"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597" w:author="Dr Mamadou SANOGO" w:date="2023-10-25T16:14:00Z"/>
          <w:rFonts w:ascii="Arial" w:eastAsia="Calibri" w:hAnsi="Arial" w:cs="Arial"/>
          <w:color w:val="000000" w:themeColor="text1"/>
          <w:sz w:val="16"/>
          <w:szCs w:val="16"/>
          <w:lang w:eastAsia="en-US"/>
          <w:rPrChange w:id="11598" w:author="Dr Mamadou SANOGO" w:date="2023-10-25T18:15:00Z">
            <w:rPr>
              <w:ins w:id="11599" w:author="Dr Mamadou SANOGO" w:date="2023-10-25T16:14:00Z"/>
              <w:rFonts w:ascii="Arial" w:eastAsia="Calibri" w:hAnsi="Arial" w:cs="Arial"/>
              <w:sz w:val="16"/>
              <w:szCs w:val="16"/>
              <w:lang w:eastAsia="en-US"/>
            </w:rPr>
          </w:rPrChange>
        </w:rPr>
      </w:pPr>
      <w:ins w:id="11600" w:author="Dr Mamadou SANOGO" w:date="2023-10-25T16:14:00Z">
        <w:r w:rsidRPr="007A4AFC">
          <w:rPr>
            <w:rFonts w:ascii="Arial" w:eastAsia="Calibri" w:hAnsi="Arial" w:cs="Arial"/>
            <w:color w:val="000000" w:themeColor="text1"/>
            <w:szCs w:val="24"/>
            <w:lang w:eastAsia="en-US"/>
            <w:rPrChange w:id="11601"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602" w:author="Dr Mamadou SANOGO" w:date="2023-10-25T16:14:00Z"/>
          <w:rFonts w:ascii="Arial" w:eastAsia="Calibri" w:hAnsi="Arial" w:cs="Arial"/>
          <w:color w:val="000000" w:themeColor="text1"/>
          <w:szCs w:val="24"/>
          <w:lang w:eastAsia="en-US"/>
          <w:rPrChange w:id="11603" w:author="Dr Mamadou SANOGO" w:date="2023-10-25T18:15:00Z">
            <w:rPr>
              <w:ins w:id="11604" w:author="Dr Mamadou SANOGO" w:date="2023-10-25T16:14:00Z"/>
              <w:rFonts w:ascii="Arial" w:eastAsia="Calibri" w:hAnsi="Arial" w:cs="Arial"/>
              <w:szCs w:val="24"/>
              <w:lang w:eastAsia="en-US"/>
            </w:rPr>
          </w:rPrChange>
        </w:rPr>
      </w:pPr>
      <w:bookmarkStart w:id="11605" w:name="_Hlk149140292"/>
      <w:ins w:id="11606" w:author="Dr Mamadou SANOGO" w:date="2023-10-25T16:14:00Z">
        <w:r w:rsidRPr="007A4AFC">
          <w:rPr>
            <w:rFonts w:ascii="Arial" w:eastAsia="Calibri" w:hAnsi="Arial" w:cs="Arial"/>
            <w:color w:val="000000" w:themeColor="text1"/>
            <w:szCs w:val="24"/>
            <w:lang w:eastAsia="en-US"/>
            <w:rPrChange w:id="11607"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608" w:author="Dr Mamadou SANOGO" w:date="2023-10-25T16:14:00Z"/>
          <w:rFonts w:ascii="Arial" w:eastAsia="Calibri" w:hAnsi="Arial" w:cs="Arial"/>
          <w:color w:val="000000" w:themeColor="text1"/>
          <w:szCs w:val="24"/>
          <w:lang w:eastAsia="en-US"/>
          <w:rPrChange w:id="11609" w:author="Dr Mamadou SANOGO" w:date="2023-10-25T18:15:00Z">
            <w:rPr>
              <w:ins w:id="11610" w:author="Dr Mamadou SANOGO" w:date="2023-10-25T16:14:00Z"/>
              <w:rFonts w:ascii="Arial" w:eastAsia="Calibri" w:hAnsi="Arial" w:cs="Arial"/>
              <w:szCs w:val="24"/>
              <w:lang w:eastAsia="en-US"/>
            </w:rPr>
          </w:rPrChange>
        </w:rPr>
      </w:pPr>
      <w:ins w:id="11611" w:author="Dr Mamadou SANOGO" w:date="2023-10-25T16:14:00Z">
        <w:r w:rsidRPr="007A4AFC">
          <w:rPr>
            <w:rFonts w:ascii="Arial" w:eastAsia="Calibri" w:hAnsi="Arial" w:cs="Arial"/>
            <w:color w:val="000000" w:themeColor="text1"/>
            <w:szCs w:val="24"/>
            <w:lang w:eastAsia="en-US"/>
            <w:rPrChange w:id="11612"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613" w:author="Dr Mamadou SANOGO" w:date="2023-10-25T16:14:00Z"/>
          <w:rFonts w:ascii="Arial" w:eastAsia="Calibri" w:hAnsi="Arial" w:cs="Arial"/>
          <w:color w:val="000000" w:themeColor="text1"/>
          <w:szCs w:val="24"/>
          <w:lang w:eastAsia="en-US"/>
          <w:rPrChange w:id="11614" w:author="Dr Mamadou SANOGO" w:date="2023-10-25T18:15:00Z">
            <w:rPr>
              <w:ins w:id="11615" w:author="Dr Mamadou SANOGO" w:date="2023-10-25T16:14:00Z"/>
              <w:rFonts w:ascii="Arial" w:eastAsia="Calibri" w:hAnsi="Arial" w:cs="Arial"/>
              <w:szCs w:val="24"/>
              <w:lang w:eastAsia="en-US"/>
            </w:rPr>
          </w:rPrChange>
        </w:rPr>
      </w:pPr>
      <w:ins w:id="11616" w:author="Dr Mamadou SANOGO" w:date="2023-10-25T16:14:00Z">
        <w:r w:rsidRPr="007A4AFC">
          <w:rPr>
            <w:rFonts w:ascii="Arial" w:eastAsia="Calibri" w:hAnsi="Arial" w:cs="Arial"/>
            <w:color w:val="000000" w:themeColor="text1"/>
            <w:szCs w:val="24"/>
            <w:lang w:eastAsia="en-US"/>
            <w:rPrChange w:id="11617"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618" w:author="Dr Mamadou SANOGO" w:date="2023-10-25T16:14:00Z"/>
          <w:rFonts w:ascii="Arial" w:eastAsia="Calibri" w:hAnsi="Arial" w:cs="Arial"/>
          <w:color w:val="000000" w:themeColor="text1"/>
          <w:szCs w:val="24"/>
          <w:lang w:eastAsia="en-US"/>
          <w:rPrChange w:id="11619" w:author="Dr Mamadou SANOGO" w:date="2023-10-25T18:15:00Z">
            <w:rPr>
              <w:ins w:id="11620" w:author="Dr Mamadou SANOGO" w:date="2023-10-25T16:14:00Z"/>
              <w:rFonts w:ascii="Arial" w:eastAsia="Calibri" w:hAnsi="Arial" w:cs="Arial"/>
              <w:szCs w:val="24"/>
              <w:lang w:eastAsia="en-US"/>
            </w:rPr>
          </w:rPrChange>
        </w:rPr>
      </w:pPr>
      <w:ins w:id="11621" w:author="Dr Mamadou SANOGO" w:date="2023-10-25T16:14:00Z">
        <w:r w:rsidRPr="007A4AFC">
          <w:rPr>
            <w:rFonts w:ascii="Arial" w:eastAsia="Calibri" w:hAnsi="Arial" w:cs="Arial"/>
            <w:color w:val="000000" w:themeColor="text1"/>
            <w:szCs w:val="24"/>
            <w:lang w:eastAsia="en-US"/>
            <w:rPrChange w:id="11622"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623" w:author="Dr Mamadou SANOGO" w:date="2023-10-25T16:14:00Z"/>
          <w:rFonts w:ascii="Arial" w:eastAsia="Calibri" w:hAnsi="Arial" w:cs="Arial"/>
          <w:color w:val="000000" w:themeColor="text1"/>
          <w:szCs w:val="24"/>
          <w:lang w:eastAsia="en-US"/>
          <w:rPrChange w:id="11624" w:author="Dr Mamadou SANOGO" w:date="2023-10-25T18:15:00Z">
            <w:rPr>
              <w:ins w:id="11625" w:author="Dr Mamadou SANOGO" w:date="2023-10-25T16:14:00Z"/>
              <w:rFonts w:ascii="Arial" w:eastAsia="Calibri" w:hAnsi="Arial" w:cs="Arial"/>
              <w:szCs w:val="24"/>
              <w:lang w:eastAsia="en-US"/>
            </w:rPr>
          </w:rPrChange>
        </w:rPr>
      </w:pPr>
      <w:ins w:id="11626" w:author="Dr Mamadou SANOGO" w:date="2023-10-25T16:14:00Z">
        <w:r w:rsidRPr="007A4AFC">
          <w:rPr>
            <w:rFonts w:ascii="Arial" w:eastAsia="Calibri" w:hAnsi="Arial" w:cs="Arial"/>
            <w:color w:val="000000" w:themeColor="text1"/>
            <w:szCs w:val="24"/>
            <w:lang w:eastAsia="en-US"/>
            <w:rPrChange w:id="11627"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628" w:author="Dr Mamadou SANOGO" w:date="2023-10-25T16:14:00Z"/>
          <w:rFonts w:ascii="Arial" w:eastAsia="Calibri" w:hAnsi="Arial" w:cs="Arial"/>
          <w:color w:val="000000" w:themeColor="text1"/>
          <w:szCs w:val="24"/>
          <w:lang w:eastAsia="en-US"/>
          <w:rPrChange w:id="11629" w:author="Dr Mamadou SANOGO" w:date="2023-10-25T18:15:00Z">
            <w:rPr>
              <w:ins w:id="11630" w:author="Dr Mamadou SANOGO" w:date="2023-10-25T16:14:00Z"/>
              <w:rFonts w:ascii="Arial" w:eastAsia="Calibri" w:hAnsi="Arial" w:cs="Arial"/>
              <w:szCs w:val="24"/>
              <w:lang w:eastAsia="en-US"/>
            </w:rPr>
          </w:rPrChange>
        </w:rPr>
      </w:pPr>
      <w:ins w:id="11631" w:author="Dr Mamadou SANOGO" w:date="2023-10-27T19:43:00Z">
        <w:r>
          <w:rPr>
            <w:rFonts w:ascii="Arial" w:eastAsia="Calibri" w:hAnsi="Arial" w:cs="Arial"/>
            <w:color w:val="000000" w:themeColor="text1"/>
            <w:szCs w:val="24"/>
            <w:lang w:eastAsia="en-US"/>
          </w:rPr>
          <w:t>Management des services de santé</w:t>
        </w:r>
      </w:ins>
      <w:ins w:id="11632" w:author="Dr Mamadou SANOGO" w:date="2023-10-25T16:14:00Z">
        <w:r w:rsidR="00A47334" w:rsidRPr="007A4AFC">
          <w:rPr>
            <w:rFonts w:ascii="Arial" w:eastAsia="Calibri" w:hAnsi="Arial" w:cs="Arial"/>
            <w:color w:val="000000" w:themeColor="text1"/>
            <w:szCs w:val="24"/>
            <w:lang w:eastAsia="en-US"/>
            <w:rPrChange w:id="11633" w:author="Dr Mamadou SANOGO" w:date="2023-10-25T18:15:00Z">
              <w:rPr>
                <w:rFonts w:ascii="Arial" w:eastAsia="Calibri" w:hAnsi="Arial" w:cs="Arial"/>
                <w:szCs w:val="24"/>
                <w:lang w:eastAsia="en-US"/>
              </w:rPr>
            </w:rPrChange>
          </w:rPr>
          <w:t xml:space="preserve"> </w:t>
        </w:r>
      </w:ins>
    </w:p>
    <w:bookmarkEnd w:id="11605"/>
    <w:p w14:paraId="45F5ED2D" w14:textId="77777777" w:rsidR="00A47334" w:rsidRPr="007A4AFC" w:rsidRDefault="00A47334" w:rsidP="00A47334">
      <w:pPr>
        <w:spacing w:line="276" w:lineRule="auto"/>
        <w:ind w:left="720"/>
        <w:contextualSpacing/>
        <w:rPr>
          <w:ins w:id="11634" w:author="Dr Mamadou SANOGO" w:date="2023-10-25T16:14:00Z"/>
          <w:rFonts w:ascii="Arial" w:eastAsia="Calibri" w:hAnsi="Arial" w:cs="Arial"/>
          <w:color w:val="000000" w:themeColor="text1"/>
          <w:sz w:val="18"/>
          <w:szCs w:val="18"/>
          <w:lang w:eastAsia="en-US"/>
          <w:rPrChange w:id="11635" w:author="Dr Mamadou SANOGO" w:date="2023-10-25T18:15:00Z">
            <w:rPr>
              <w:ins w:id="11636"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637" w:author="Dr Mamadou SANOGO" w:date="2023-10-25T16:14:00Z"/>
          <w:rFonts w:ascii="Arial" w:eastAsia="Calibri" w:hAnsi="Arial" w:cs="Arial"/>
          <w:color w:val="000000" w:themeColor="text1"/>
          <w:szCs w:val="24"/>
          <w:lang w:eastAsia="en-US"/>
          <w:rPrChange w:id="11638" w:author="Dr Mamadou SANOGO" w:date="2023-10-25T18:15:00Z">
            <w:rPr>
              <w:ins w:id="11639" w:author="Dr Mamadou SANOGO" w:date="2023-10-25T16:14:00Z"/>
              <w:rFonts w:ascii="Arial" w:eastAsia="Calibri" w:hAnsi="Arial" w:cs="Arial"/>
              <w:szCs w:val="24"/>
              <w:lang w:eastAsia="en-US"/>
            </w:rPr>
          </w:rPrChange>
        </w:rPr>
      </w:pPr>
      <w:ins w:id="11640" w:author="Dr Mamadou SANOGO" w:date="2023-10-25T16:14:00Z">
        <w:r w:rsidRPr="007A4AFC">
          <w:rPr>
            <w:rFonts w:ascii="Arial" w:eastAsia="Calibri" w:hAnsi="Arial" w:cs="Arial"/>
            <w:color w:val="000000" w:themeColor="text1"/>
            <w:szCs w:val="24"/>
            <w:lang w:eastAsia="en-US"/>
            <w:rPrChange w:id="11641"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642" w:author="Dr Mamadou SANOGO" w:date="2023-10-25T16:14:00Z"/>
          <w:rFonts w:ascii="Arial" w:eastAsia="Calibri" w:hAnsi="Arial" w:cs="Arial"/>
          <w:color w:val="000000" w:themeColor="text1"/>
          <w:sz w:val="16"/>
          <w:szCs w:val="16"/>
          <w:lang w:eastAsia="en-US"/>
          <w:rPrChange w:id="11643" w:author="Dr Mamadou SANOGO" w:date="2023-10-25T18:15:00Z">
            <w:rPr>
              <w:ins w:id="11644"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645" w:author="Dr Mamadou SANOGO" w:date="2023-10-25T16:14:00Z"/>
          <w:rFonts w:ascii="Arial" w:eastAsia="Calibri" w:hAnsi="Arial" w:cs="Arial"/>
          <w:color w:val="000000" w:themeColor="text1"/>
          <w:szCs w:val="24"/>
          <w:lang w:eastAsia="en-US"/>
          <w:rPrChange w:id="11646" w:author="Dr Mamadou SANOGO" w:date="2023-10-25T18:15:00Z">
            <w:rPr>
              <w:ins w:id="11647" w:author="Dr Mamadou SANOGO" w:date="2023-10-25T16:14:00Z"/>
              <w:rFonts w:ascii="Arial" w:eastAsia="Calibri" w:hAnsi="Arial" w:cs="Arial"/>
              <w:szCs w:val="24"/>
              <w:lang w:eastAsia="en-US"/>
            </w:rPr>
          </w:rPrChange>
        </w:rPr>
      </w:pPr>
      <w:ins w:id="11648" w:author="Dr Mamadou SANOGO" w:date="2023-10-25T16:14:00Z">
        <w:r w:rsidRPr="007A4AFC">
          <w:rPr>
            <w:rFonts w:ascii="Arial" w:eastAsia="Calibri" w:hAnsi="Arial" w:cs="Arial"/>
            <w:color w:val="000000" w:themeColor="text1"/>
            <w:szCs w:val="24"/>
            <w:lang w:eastAsia="en-US"/>
            <w:rPrChange w:id="11649"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650" w:author="Dr Mamadou SANOGO" w:date="2023-10-25T16:14:00Z"/>
          <w:rFonts w:ascii="Arial" w:eastAsia="Calibri" w:hAnsi="Arial" w:cs="Arial"/>
          <w:color w:val="000000" w:themeColor="text1"/>
          <w:lang w:eastAsia="en-US"/>
          <w:rPrChange w:id="11651" w:author="Dr Mamadou SANOGO" w:date="2023-10-25T18:15:00Z">
            <w:rPr>
              <w:ins w:id="11652"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653" w:author="Dr Mamadou SANOGO" w:date="2023-10-25T16:14:00Z"/>
          <w:rFonts w:ascii="Arial" w:eastAsia="Calibri" w:hAnsi="Arial" w:cs="Arial"/>
          <w:color w:val="000000" w:themeColor="text1"/>
          <w:lang w:eastAsia="en-US"/>
          <w:rPrChange w:id="11654" w:author="Dr Mamadou SANOGO" w:date="2023-10-25T18:15:00Z">
            <w:rPr>
              <w:ins w:id="11655"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656" w:author="Dr Mamadou SANOGO" w:date="2023-10-25T16:14:00Z"/>
          <w:rFonts w:ascii="Arial" w:eastAsia="Calibri" w:hAnsi="Arial" w:cs="Arial"/>
          <w:color w:val="000000" w:themeColor="text1"/>
          <w:lang w:eastAsia="en-US"/>
          <w:rPrChange w:id="11657" w:author="Dr Mamadou SANOGO" w:date="2023-10-25T18:15:00Z">
            <w:rPr>
              <w:ins w:id="11658" w:author="Dr Mamadou SANOGO" w:date="2023-10-25T16:14:00Z"/>
              <w:rFonts w:ascii="Arial" w:eastAsia="Calibri" w:hAnsi="Arial" w:cs="Arial"/>
              <w:lang w:eastAsia="en-US"/>
            </w:rPr>
          </w:rPrChange>
        </w:rPr>
      </w:pPr>
      <w:ins w:id="11659" w:author="Dr Mamadou SANOGO" w:date="2023-10-25T16:14:00Z">
        <w:r w:rsidRPr="007A4AFC">
          <w:rPr>
            <w:rFonts w:ascii="Arial" w:eastAsia="Calibri" w:hAnsi="Arial" w:cs="Arial"/>
            <w:color w:val="000000" w:themeColor="text1"/>
            <w:szCs w:val="24"/>
            <w:lang w:eastAsia="en-US"/>
            <w:rPrChange w:id="11660"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661"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662"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663" w:author="Dr Mamadou SANOGO" w:date="2023-10-25T16:14:00Z"/>
          <w:rFonts w:ascii="Arial" w:eastAsia="Calibri" w:hAnsi="Arial" w:cs="Arial"/>
          <w:color w:val="000000" w:themeColor="text1"/>
          <w:lang w:eastAsia="en-US"/>
          <w:rPrChange w:id="11664" w:author="Dr Mamadou SANOGO" w:date="2023-10-25T18:15:00Z">
            <w:rPr>
              <w:ins w:id="11665"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666" w:author="Dr Mamadou SANOGO" w:date="2023-10-25T16:14:00Z"/>
          <w:rFonts w:ascii="Arial" w:eastAsia="Calibri" w:hAnsi="Arial" w:cs="Arial"/>
          <w:b/>
          <w:bCs/>
          <w:color w:val="000000" w:themeColor="text1"/>
          <w:sz w:val="28"/>
          <w:szCs w:val="28"/>
          <w:lang w:eastAsia="en-US"/>
          <w:rPrChange w:id="11667" w:author="Dr Mamadou SANOGO" w:date="2023-10-25T18:15:00Z">
            <w:rPr>
              <w:ins w:id="11668" w:author="Dr Mamadou SANOGO" w:date="2023-10-25T16:14:00Z"/>
              <w:rFonts w:ascii="Arial" w:eastAsia="Calibri" w:hAnsi="Arial" w:cs="Arial"/>
              <w:b/>
              <w:bCs/>
              <w:sz w:val="28"/>
              <w:szCs w:val="28"/>
              <w:lang w:eastAsia="en-US"/>
            </w:rPr>
          </w:rPrChange>
        </w:rPr>
      </w:pPr>
      <w:ins w:id="11669" w:author="Dr Mamadou SANOGO" w:date="2023-10-25T16:14:00Z">
        <w:r w:rsidRPr="007A4AFC">
          <w:rPr>
            <w:rFonts w:ascii="Arial" w:eastAsia="Calibri" w:hAnsi="Arial" w:cs="Arial"/>
            <w:b/>
            <w:bCs/>
            <w:color w:val="000000" w:themeColor="text1"/>
            <w:sz w:val="28"/>
            <w:szCs w:val="28"/>
            <w:lang w:eastAsia="en-US"/>
            <w:rPrChange w:id="11670"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671" w:author="Dr Mamadou SANOGO" w:date="2023-10-25T16:14:00Z"/>
          <w:rFonts w:ascii="Arial" w:eastAsia="Calibri" w:hAnsi="Arial" w:cs="Arial"/>
          <w:color w:val="000000" w:themeColor="text1"/>
          <w:lang w:eastAsia="en-US"/>
          <w:rPrChange w:id="11672" w:author="Dr Mamadou SANOGO" w:date="2023-10-25T18:15:00Z">
            <w:rPr>
              <w:ins w:id="11673"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674" w:author="Dr Mamadou SANOGO" w:date="2023-10-25T16:14:00Z"/>
          <w:rFonts w:ascii="Arial" w:eastAsia="Calibri" w:hAnsi="Arial" w:cs="Arial"/>
          <w:color w:val="000000" w:themeColor="text1"/>
          <w:lang w:eastAsia="en-US"/>
          <w:rPrChange w:id="11675" w:author="Dr Mamadou SANOGO" w:date="2023-10-25T18:15:00Z">
            <w:rPr>
              <w:ins w:id="11676"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677" w:author="Dr Mamadou SANOGO" w:date="2023-10-25T16:14:00Z"/>
          <w:rFonts w:ascii="Arial" w:eastAsia="Calibri" w:hAnsi="Arial" w:cs="Arial"/>
          <w:color w:val="000000" w:themeColor="text1"/>
          <w:lang w:eastAsia="en-US"/>
          <w:rPrChange w:id="11678" w:author="Dr Mamadou SANOGO" w:date="2023-10-25T18:15:00Z">
            <w:rPr>
              <w:ins w:id="11679"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680" w:author="Dr Mamadou SANOGO" w:date="2023-10-25T16:14:00Z"/>
          <w:rFonts w:ascii="Arial" w:eastAsia="Calibri" w:hAnsi="Arial" w:cs="Arial"/>
          <w:color w:val="000000" w:themeColor="text1"/>
          <w:lang w:eastAsia="en-US"/>
          <w:rPrChange w:id="11681" w:author="Dr Mamadou SANOGO" w:date="2023-10-25T18:15:00Z">
            <w:rPr>
              <w:ins w:id="11682"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683" w:author="Dr Mamadou SANOGO" w:date="2023-10-25T16:14:00Z"/>
          <w:rFonts w:ascii="Arial" w:eastAsia="Calibri" w:hAnsi="Arial" w:cs="Arial"/>
          <w:b/>
          <w:bCs/>
          <w:color w:val="000000" w:themeColor="text1"/>
          <w:lang w:eastAsia="en-US"/>
          <w:rPrChange w:id="11684" w:author="Dr Mamadou SANOGO" w:date="2023-10-25T18:15:00Z">
            <w:rPr>
              <w:ins w:id="11685" w:author="Dr Mamadou SANOGO" w:date="2023-10-25T16:14:00Z"/>
              <w:rFonts w:ascii="Arial" w:eastAsia="Calibri" w:hAnsi="Arial" w:cs="Arial"/>
              <w:b/>
              <w:bCs/>
              <w:lang w:eastAsia="en-US"/>
            </w:rPr>
          </w:rPrChange>
        </w:rPr>
      </w:pPr>
      <w:ins w:id="11686" w:author="Dr Mamadou SANOGO" w:date="2023-10-25T16:14:00Z">
        <w:r w:rsidRPr="007A4AFC">
          <w:rPr>
            <w:rFonts w:ascii="Arial" w:eastAsia="Calibri" w:hAnsi="Arial" w:cs="Arial"/>
            <w:b/>
            <w:bCs/>
            <w:color w:val="000000" w:themeColor="text1"/>
            <w:lang w:eastAsia="en-US"/>
            <w:rPrChange w:id="11687"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688" w:author="Dr Mamadou SANOGO" w:date="2023-10-25T16:14:00Z"/>
          <w:rFonts w:ascii="Arial" w:eastAsia="Calibri" w:hAnsi="Arial" w:cs="Arial"/>
          <w:b/>
          <w:bCs/>
          <w:color w:val="000000" w:themeColor="text1"/>
          <w:lang w:eastAsia="en-US"/>
          <w:rPrChange w:id="11689" w:author="Dr Mamadou SANOGO" w:date="2023-10-25T18:15:00Z">
            <w:rPr>
              <w:ins w:id="11690"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691" w:author="Dr Mamadou SANOGO" w:date="2023-10-25T16:14:00Z"/>
          <w:rFonts w:ascii="Arial" w:eastAsia="Calibri" w:hAnsi="Arial" w:cs="Arial"/>
          <w:b/>
          <w:bCs/>
          <w:color w:val="000000" w:themeColor="text1"/>
          <w:lang w:eastAsia="en-US"/>
          <w:rPrChange w:id="11692" w:author="Dr Mamadou SANOGO" w:date="2023-10-25T18:15:00Z">
            <w:rPr>
              <w:ins w:id="11693"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694" w:author="Dr Mamadou SANOGO" w:date="2023-10-25T16:14:00Z"/>
          <w:rFonts w:ascii="Arial" w:eastAsia="Calibri" w:hAnsi="Arial" w:cs="Arial"/>
          <w:b/>
          <w:bCs/>
          <w:color w:val="000000" w:themeColor="text1"/>
          <w:lang w:eastAsia="en-US"/>
          <w:rPrChange w:id="11695" w:author="Dr Mamadou SANOGO" w:date="2023-10-25T18:15:00Z">
            <w:rPr>
              <w:ins w:id="11696" w:author="Dr Mamadou SANOGO" w:date="2023-10-25T16:14:00Z"/>
              <w:rFonts w:ascii="Arial" w:eastAsia="Calibri" w:hAnsi="Arial" w:cs="Arial"/>
              <w:b/>
              <w:bCs/>
              <w:lang w:eastAsia="en-US"/>
            </w:rPr>
          </w:rPrChange>
        </w:rPr>
      </w:pPr>
      <w:ins w:id="11697" w:author="Dr Mamadou SANOGO" w:date="2023-10-25T16:14:00Z">
        <w:r w:rsidRPr="007A4AFC">
          <w:rPr>
            <w:rFonts w:ascii="Arial" w:eastAsia="Calibri" w:hAnsi="Arial" w:cs="Arial"/>
            <w:b/>
            <w:bCs/>
            <w:color w:val="000000" w:themeColor="text1"/>
            <w:lang w:eastAsia="en-US"/>
            <w:rPrChange w:id="11698"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699"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700"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701"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702"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703"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704"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705"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706" w:author="Dr Mamadou SANOGO" w:date="2023-10-25T16:14:00Z"/>
          <w:rFonts w:ascii="Arial" w:eastAsia="Calibri" w:hAnsi="Arial" w:cs="Arial"/>
          <w:color w:val="000000" w:themeColor="text1"/>
          <w:lang w:eastAsia="en-US"/>
          <w:rPrChange w:id="11707" w:author="Dr Mamadou SANOGO" w:date="2023-10-25T18:15:00Z">
            <w:rPr>
              <w:ins w:id="11708"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709" w:author="Dr Mamadou SANOGO" w:date="2023-10-25T16:15:00Z"/>
          <w:rFonts w:ascii="Arial" w:eastAsia="Calibri" w:hAnsi="Arial" w:cs="Arial"/>
          <w:color w:val="000000" w:themeColor="text1"/>
          <w:lang w:eastAsia="en-US"/>
          <w:rPrChange w:id="11710" w:author="Dr Mamadou SANOGO" w:date="2023-10-27T11:41:00Z">
            <w:rPr>
              <w:ins w:id="11711" w:author="Dr Mamadou SANOGO" w:date="2023-10-25T16:15:00Z"/>
              <w:b/>
              <w:szCs w:val="24"/>
            </w:rPr>
          </w:rPrChange>
        </w:rPr>
        <w:pPrChange w:id="11712" w:author="Dr Mamadou SANOGO" w:date="2023-10-25T16:16:00Z">
          <w:pPr>
            <w:spacing w:line="240" w:lineRule="auto"/>
            <w:jc w:val="center"/>
          </w:pPr>
        </w:pPrChange>
      </w:pPr>
      <w:ins w:id="11713" w:author="Dr Mamadou SANOGO" w:date="2023-10-25T16:14:00Z">
        <w:r w:rsidRPr="007A4AFC">
          <w:rPr>
            <w:rFonts w:ascii="Arial" w:eastAsia="Calibri" w:hAnsi="Arial" w:cs="Arial"/>
            <w:color w:val="000000" w:themeColor="text1"/>
            <w:lang w:eastAsia="en-US"/>
            <w:rPrChange w:id="11714"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715" w:author="Dr Mamadou SANOGO" w:date="2023-10-25T16:15:00Z"/>
          <w:b/>
          <w:color w:val="000000" w:themeColor="text1"/>
          <w:szCs w:val="24"/>
          <w:rPrChange w:id="11716" w:author="Dr Mamadou SANOGO" w:date="2023-10-25T18:15:00Z">
            <w:rPr>
              <w:ins w:id="11717" w:author="Dr Mamadou SANOGO" w:date="2023-10-25T16:15:00Z"/>
              <w:b/>
              <w:szCs w:val="24"/>
            </w:rPr>
          </w:rPrChange>
        </w:rPr>
      </w:pPr>
      <w:ins w:id="11718" w:author="Dr Mamadou SANOGO" w:date="2023-10-25T16:15:00Z">
        <w:r w:rsidRPr="007A4AFC">
          <w:rPr>
            <w:b/>
            <w:color w:val="000000" w:themeColor="text1"/>
            <w:szCs w:val="24"/>
            <w:rPrChange w:id="11719"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720" w:author="Dr Mamadou SANOGO" w:date="2023-10-25T16:15:00Z"/>
          <w:color w:val="000000" w:themeColor="text1"/>
          <w:szCs w:val="24"/>
          <w:rPrChange w:id="11721" w:author="Dr Mamadou SANOGO" w:date="2023-10-25T18:15:00Z">
            <w:rPr>
              <w:ins w:id="11722" w:author="Dr Mamadou SANOGO" w:date="2023-10-25T16:15:00Z"/>
              <w:szCs w:val="24"/>
            </w:rPr>
          </w:rPrChange>
        </w:rPr>
      </w:pPr>
      <w:ins w:id="11723" w:author="Dr Mamadou SANOGO" w:date="2023-10-25T16:15:00Z">
        <w:r w:rsidRPr="007A4AFC">
          <w:rPr>
            <w:color w:val="000000" w:themeColor="text1"/>
            <w:szCs w:val="24"/>
            <w:rPrChange w:id="11724" w:author="Dr Mamadou SANOGO" w:date="2023-10-25T18:15:00Z">
              <w:rPr>
                <w:szCs w:val="24"/>
              </w:rPr>
            </w:rPrChange>
          </w:rPr>
          <w:t xml:space="preserve">L’an deux mille vingt </w:t>
        </w:r>
        <w:proofErr w:type="gramStart"/>
        <w:r w:rsidRPr="007A4AFC">
          <w:rPr>
            <w:color w:val="000000" w:themeColor="text1"/>
            <w:szCs w:val="24"/>
            <w:rPrChange w:id="11725" w:author="Dr Mamadou SANOGO" w:date="2023-10-25T18:15:00Z">
              <w:rPr>
                <w:szCs w:val="24"/>
              </w:rPr>
            </w:rPrChange>
          </w:rPr>
          <w:t>le huit septembre</w:t>
        </w:r>
        <w:proofErr w:type="gramEnd"/>
        <w:r w:rsidRPr="007A4AFC">
          <w:rPr>
            <w:color w:val="000000" w:themeColor="text1"/>
            <w:szCs w:val="24"/>
            <w:rPrChange w:id="11726"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727" w:author="Dr Mamadou SANOGO" w:date="2023-10-25T16:15:00Z"/>
          <w:color w:val="000000" w:themeColor="text1"/>
          <w:szCs w:val="24"/>
          <w:rPrChange w:id="11728" w:author="Dr Mamadou SANOGO" w:date="2023-10-25T18:15:00Z">
            <w:rPr>
              <w:ins w:id="11729" w:author="Dr Mamadou SANOGO" w:date="2023-10-25T16:15:00Z"/>
              <w:szCs w:val="24"/>
            </w:rPr>
          </w:rPrChange>
        </w:rPr>
      </w:pPr>
    </w:p>
    <w:p w14:paraId="37EA0ED7" w14:textId="77777777" w:rsidR="00424982" w:rsidRPr="007A4AFC" w:rsidRDefault="00424982" w:rsidP="00424982">
      <w:pPr>
        <w:spacing w:line="240" w:lineRule="auto"/>
        <w:rPr>
          <w:ins w:id="11730" w:author="Dr Mamadou SANOGO" w:date="2023-10-25T16:15:00Z"/>
          <w:color w:val="000000" w:themeColor="text1"/>
          <w:szCs w:val="24"/>
          <w:rPrChange w:id="11731" w:author="Dr Mamadou SANOGO" w:date="2023-10-25T18:15:00Z">
            <w:rPr>
              <w:ins w:id="11732" w:author="Dr Mamadou SANOGO" w:date="2023-10-25T16:15:00Z"/>
              <w:szCs w:val="24"/>
            </w:rPr>
          </w:rPrChange>
        </w:rPr>
      </w:pPr>
      <w:ins w:id="11733" w:author="Dr Mamadou SANOGO" w:date="2023-10-25T16:15:00Z">
        <w:r w:rsidRPr="007A4AFC">
          <w:rPr>
            <w:color w:val="000000" w:themeColor="text1"/>
            <w:szCs w:val="24"/>
            <w:rPrChange w:id="11734"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735" w:author="Dr Mamadou SANOGO" w:date="2023-10-25T16:15:00Z"/>
          <w:color w:val="000000" w:themeColor="text1"/>
          <w:szCs w:val="24"/>
          <w:rPrChange w:id="11736" w:author="Dr Mamadou SANOGO" w:date="2023-10-25T18:15:00Z">
            <w:rPr>
              <w:ins w:id="11737" w:author="Dr Mamadou SANOGO" w:date="2023-10-25T16:15:00Z"/>
              <w:szCs w:val="24"/>
            </w:rPr>
          </w:rPrChange>
        </w:rPr>
      </w:pPr>
      <w:ins w:id="11738" w:author="Dr Mamadou SANOGO" w:date="2023-10-25T16:15:00Z">
        <w:r w:rsidRPr="007A4AFC">
          <w:rPr>
            <w:color w:val="000000" w:themeColor="text1"/>
            <w:szCs w:val="24"/>
            <w:rPrChange w:id="11739"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740" w:author="Dr Mamadou SANOGO" w:date="2023-10-25T16:15:00Z"/>
          <w:color w:val="000000" w:themeColor="text1"/>
          <w:szCs w:val="24"/>
          <w:rPrChange w:id="11741" w:author="Dr Mamadou SANOGO" w:date="2023-10-25T18:15:00Z">
            <w:rPr>
              <w:ins w:id="11742" w:author="Dr Mamadou SANOGO" w:date="2023-10-25T16:15:00Z"/>
              <w:szCs w:val="24"/>
            </w:rPr>
          </w:rPrChange>
        </w:rPr>
        <w:pPrChange w:id="11743" w:author="Dr Mamadou SANOGO" w:date="2023-10-25T16:20:00Z">
          <w:pPr>
            <w:numPr>
              <w:numId w:val="31"/>
            </w:numPr>
            <w:spacing w:line="240" w:lineRule="auto"/>
            <w:ind w:left="720" w:hanging="360"/>
            <w:contextualSpacing/>
          </w:pPr>
        </w:pPrChange>
      </w:pPr>
      <w:ins w:id="11744" w:author="Dr Mamadou SANOGO" w:date="2023-10-25T16:15:00Z">
        <w:r w:rsidRPr="007A4AFC">
          <w:rPr>
            <w:color w:val="000000" w:themeColor="text1"/>
            <w:szCs w:val="24"/>
            <w:rPrChange w:id="11745"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746" w:author="Dr Mamadou SANOGO" w:date="2023-10-25T16:15:00Z"/>
          <w:color w:val="000000" w:themeColor="text1"/>
          <w:szCs w:val="24"/>
          <w:rPrChange w:id="11747" w:author="Dr Mamadou SANOGO" w:date="2023-10-25T18:15:00Z">
            <w:rPr>
              <w:ins w:id="11748" w:author="Dr Mamadou SANOGO" w:date="2023-10-25T16:15:00Z"/>
              <w:szCs w:val="24"/>
            </w:rPr>
          </w:rPrChange>
        </w:rPr>
        <w:pPrChange w:id="11749" w:author="Dr Mamadou SANOGO" w:date="2023-10-25T16:20:00Z">
          <w:pPr>
            <w:numPr>
              <w:numId w:val="31"/>
            </w:numPr>
            <w:spacing w:line="240" w:lineRule="auto"/>
            <w:ind w:left="720" w:hanging="360"/>
            <w:contextualSpacing/>
          </w:pPr>
        </w:pPrChange>
      </w:pPr>
      <w:ins w:id="11750" w:author="Dr Mamadou SANOGO" w:date="2023-10-25T16:15:00Z">
        <w:r w:rsidRPr="007A4AFC">
          <w:rPr>
            <w:color w:val="000000" w:themeColor="text1"/>
            <w:szCs w:val="24"/>
            <w:rPrChange w:id="11751"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752" w:author="Dr Mamadou SANOGO" w:date="2023-10-25T16:15:00Z"/>
          <w:color w:val="000000" w:themeColor="text1"/>
          <w:szCs w:val="24"/>
          <w:rPrChange w:id="11753" w:author="Dr Mamadou SANOGO" w:date="2023-10-25T18:15:00Z">
            <w:rPr>
              <w:ins w:id="11754" w:author="Dr Mamadou SANOGO" w:date="2023-10-25T16:15:00Z"/>
              <w:szCs w:val="24"/>
            </w:rPr>
          </w:rPrChange>
        </w:rPr>
        <w:pPrChange w:id="11755" w:author="Dr Mamadou SANOGO" w:date="2023-10-25T16:20:00Z">
          <w:pPr>
            <w:numPr>
              <w:numId w:val="31"/>
            </w:numPr>
            <w:spacing w:line="240" w:lineRule="auto"/>
            <w:ind w:left="720" w:hanging="360"/>
            <w:contextualSpacing/>
          </w:pPr>
        </w:pPrChange>
      </w:pPr>
      <w:ins w:id="11756" w:author="Dr Mamadou SANOGO" w:date="2023-10-25T16:15:00Z">
        <w:r w:rsidRPr="007A4AFC">
          <w:rPr>
            <w:color w:val="000000" w:themeColor="text1"/>
            <w:szCs w:val="24"/>
            <w:rPrChange w:id="11757"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758" w:author="Dr Mamadou SANOGO" w:date="2023-10-25T16:15:00Z"/>
          <w:color w:val="000000" w:themeColor="text1"/>
          <w:szCs w:val="24"/>
          <w:rPrChange w:id="11759" w:author="Dr Mamadou SANOGO" w:date="2023-10-25T18:15:00Z">
            <w:rPr>
              <w:ins w:id="11760" w:author="Dr Mamadou SANOGO" w:date="2023-10-25T16:15:00Z"/>
              <w:szCs w:val="24"/>
            </w:rPr>
          </w:rPrChange>
        </w:rPr>
        <w:pPrChange w:id="11761" w:author="Dr Mamadou SANOGO" w:date="2023-10-25T16:20:00Z">
          <w:pPr>
            <w:numPr>
              <w:numId w:val="31"/>
            </w:numPr>
            <w:spacing w:line="240" w:lineRule="auto"/>
            <w:ind w:left="720" w:hanging="360"/>
            <w:contextualSpacing/>
          </w:pPr>
        </w:pPrChange>
      </w:pPr>
      <w:ins w:id="11762" w:author="Dr Mamadou SANOGO" w:date="2023-10-25T16:15:00Z">
        <w:r w:rsidRPr="007A4AFC">
          <w:rPr>
            <w:color w:val="000000" w:themeColor="text1"/>
            <w:szCs w:val="24"/>
            <w:rPrChange w:id="11763"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764" w:author="Dr Mamadou SANOGO" w:date="2023-10-25T16:15:00Z"/>
          <w:color w:val="000000" w:themeColor="text1"/>
          <w:szCs w:val="24"/>
          <w:rPrChange w:id="11765" w:author="Dr Mamadou SANOGO" w:date="2023-10-25T18:15:00Z">
            <w:rPr>
              <w:ins w:id="11766" w:author="Dr Mamadou SANOGO" w:date="2023-10-25T16:15:00Z"/>
              <w:szCs w:val="24"/>
            </w:rPr>
          </w:rPrChange>
        </w:rPr>
        <w:pPrChange w:id="11767" w:author="Dr Mamadou SANOGO" w:date="2023-10-25T16:20:00Z">
          <w:pPr>
            <w:numPr>
              <w:numId w:val="31"/>
            </w:numPr>
            <w:spacing w:line="240" w:lineRule="auto"/>
            <w:ind w:left="720" w:hanging="360"/>
            <w:contextualSpacing/>
          </w:pPr>
        </w:pPrChange>
      </w:pPr>
      <w:ins w:id="11768" w:author="Dr Mamadou SANOGO" w:date="2023-10-25T16:15:00Z">
        <w:r w:rsidRPr="007A4AFC">
          <w:rPr>
            <w:color w:val="000000" w:themeColor="text1"/>
            <w:szCs w:val="24"/>
            <w:rPrChange w:id="11769"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770" w:author="Dr Mamadou SANOGO" w:date="2023-10-25T16:15:00Z"/>
          <w:color w:val="000000" w:themeColor="text1"/>
          <w:szCs w:val="24"/>
          <w:rPrChange w:id="11771" w:author="Dr Mamadou SANOGO" w:date="2023-10-25T18:15:00Z">
            <w:rPr>
              <w:ins w:id="11772" w:author="Dr Mamadou SANOGO" w:date="2023-10-25T16:15:00Z"/>
              <w:szCs w:val="24"/>
            </w:rPr>
          </w:rPrChange>
        </w:rPr>
        <w:pPrChange w:id="11773" w:author="Dr Mamadou SANOGO" w:date="2023-10-25T16:20:00Z">
          <w:pPr>
            <w:numPr>
              <w:numId w:val="31"/>
            </w:numPr>
            <w:spacing w:line="240" w:lineRule="auto"/>
            <w:ind w:left="720" w:hanging="360"/>
            <w:contextualSpacing/>
          </w:pPr>
        </w:pPrChange>
      </w:pPr>
      <w:ins w:id="11774"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775" w:author="Dr Mamadou SANOGO" w:date="2023-10-25T16:15:00Z"/>
          <w:color w:val="000000" w:themeColor="text1"/>
          <w:szCs w:val="24"/>
          <w:rPrChange w:id="11776" w:author="Dr Mamadou SANOGO" w:date="2023-10-25T18:15:00Z">
            <w:rPr>
              <w:ins w:id="11777" w:author="Dr Mamadou SANOGO" w:date="2023-10-25T16:15:00Z"/>
              <w:szCs w:val="24"/>
            </w:rPr>
          </w:rPrChange>
        </w:rPr>
      </w:pPr>
    </w:p>
    <w:p w14:paraId="58B5AACF" w14:textId="77777777" w:rsidR="00424982" w:rsidRPr="007A4AFC" w:rsidRDefault="00424982" w:rsidP="00424982">
      <w:pPr>
        <w:spacing w:line="240" w:lineRule="auto"/>
        <w:rPr>
          <w:ins w:id="11778" w:author="Dr Mamadou SANOGO" w:date="2023-10-25T16:15:00Z"/>
          <w:color w:val="000000" w:themeColor="text1"/>
          <w:szCs w:val="24"/>
          <w:rPrChange w:id="11779" w:author="Dr Mamadou SANOGO" w:date="2023-10-25T18:15:00Z">
            <w:rPr>
              <w:ins w:id="11780" w:author="Dr Mamadou SANOGO" w:date="2023-10-25T16:15:00Z"/>
              <w:szCs w:val="24"/>
            </w:rPr>
          </w:rPrChange>
        </w:rPr>
      </w:pPr>
      <w:ins w:id="11781" w:author="Dr Mamadou SANOGO" w:date="2023-10-25T16:15:00Z">
        <w:r w:rsidRPr="007A4AFC">
          <w:rPr>
            <w:color w:val="000000" w:themeColor="text1"/>
            <w:szCs w:val="24"/>
            <w:rPrChange w:id="11782"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783" w:author="Dr Mamadou SANOGO" w:date="2023-10-25T16:15:00Z"/>
          <w:color w:val="000000" w:themeColor="text1"/>
          <w:szCs w:val="24"/>
          <w:rPrChange w:id="11784" w:author="Dr Mamadou SANOGO" w:date="2023-10-25T18:15:00Z">
            <w:rPr>
              <w:ins w:id="11785"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786"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787" w:author="Dr Mamadou SANOGO" w:date="2023-10-25T16:15:00Z"/>
                <w:color w:val="000000" w:themeColor="text1"/>
                <w:szCs w:val="24"/>
                <w:rPrChange w:id="11788" w:author="Dr Mamadou SANOGO" w:date="2023-10-25T18:15:00Z">
                  <w:rPr>
                    <w:ins w:id="11789" w:author="Dr Mamadou SANOGO" w:date="2023-10-25T16:15:00Z"/>
                    <w:color w:val="000000"/>
                    <w:szCs w:val="24"/>
                  </w:rPr>
                </w:rPrChange>
              </w:rPr>
            </w:pPr>
            <w:ins w:id="11790" w:author="Dr Mamadou SANOGO" w:date="2023-10-25T16:15:00Z">
              <w:r w:rsidRPr="007A4AFC">
                <w:rPr>
                  <w:color w:val="000000" w:themeColor="text1"/>
                  <w:szCs w:val="24"/>
                  <w:rPrChange w:id="1179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792" w:author="Dr Mamadou SANOGO" w:date="2023-10-25T16:15:00Z"/>
                <w:color w:val="000000" w:themeColor="text1"/>
                <w:szCs w:val="24"/>
                <w:rPrChange w:id="11793" w:author="Dr Mamadou SANOGO" w:date="2023-10-25T18:15:00Z">
                  <w:rPr>
                    <w:ins w:id="11794" w:author="Dr Mamadou SANOGO" w:date="2023-10-25T16:15:00Z"/>
                    <w:color w:val="000000"/>
                    <w:szCs w:val="24"/>
                  </w:rPr>
                </w:rPrChange>
              </w:rPr>
            </w:pPr>
            <w:ins w:id="11795" w:author="Dr Mamadou SANOGO" w:date="2023-10-25T16:15:00Z">
              <w:r w:rsidRPr="007A4AFC">
                <w:rPr>
                  <w:color w:val="000000" w:themeColor="text1"/>
                  <w:szCs w:val="24"/>
                  <w:rPrChange w:id="11796"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797" w:author="Dr Mamadou SANOGO" w:date="2023-10-25T16:15:00Z"/>
                <w:color w:val="000000" w:themeColor="text1"/>
                <w:szCs w:val="24"/>
                <w:rPrChange w:id="11798" w:author="Dr Mamadou SANOGO" w:date="2023-10-25T18:15:00Z">
                  <w:rPr>
                    <w:ins w:id="11799" w:author="Dr Mamadou SANOGO" w:date="2023-10-25T16:15:00Z"/>
                    <w:color w:val="000000"/>
                    <w:szCs w:val="24"/>
                  </w:rPr>
                </w:rPrChange>
              </w:rPr>
            </w:pPr>
            <w:ins w:id="11800" w:author="Dr Mamadou SANOGO" w:date="2023-10-25T16:15:00Z">
              <w:r w:rsidRPr="007A4AFC">
                <w:rPr>
                  <w:color w:val="000000" w:themeColor="text1"/>
                  <w:szCs w:val="24"/>
                  <w:rPrChange w:id="11801" w:author="Dr Mamadou SANOGO" w:date="2023-10-25T18:15:00Z">
                    <w:rPr>
                      <w:color w:val="000000"/>
                      <w:szCs w:val="24"/>
                    </w:rPr>
                  </w:rPrChange>
                </w:rPr>
                <w:t>Directeur des Etudes</w:t>
              </w:r>
            </w:ins>
          </w:p>
        </w:tc>
      </w:tr>
      <w:tr w:rsidR="007A4AFC" w:rsidRPr="007A4AFC" w14:paraId="614855CB" w14:textId="77777777" w:rsidTr="00D27EF1">
        <w:trPr>
          <w:trHeight w:val="315"/>
          <w:ins w:id="11802"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803" w:author="Dr Mamadou SANOGO" w:date="2023-10-25T16:15:00Z"/>
                <w:color w:val="000000" w:themeColor="text1"/>
                <w:szCs w:val="24"/>
                <w:rPrChange w:id="11804" w:author="Dr Mamadou SANOGO" w:date="2023-10-25T18:15:00Z">
                  <w:rPr>
                    <w:ins w:id="11805" w:author="Dr Mamadou SANOGO" w:date="2023-10-25T16:15:00Z"/>
                    <w:color w:val="000000"/>
                    <w:szCs w:val="24"/>
                  </w:rPr>
                </w:rPrChange>
              </w:rPr>
            </w:pPr>
            <w:ins w:id="11806" w:author="Dr Mamadou SANOGO" w:date="2023-10-25T16:15:00Z">
              <w:r w:rsidRPr="007A4AFC">
                <w:rPr>
                  <w:color w:val="000000" w:themeColor="text1"/>
                  <w:szCs w:val="24"/>
                  <w:rPrChange w:id="1180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808" w:author="Dr Mamadou SANOGO" w:date="2023-10-25T16:15:00Z"/>
                <w:color w:val="000000" w:themeColor="text1"/>
                <w:szCs w:val="24"/>
                <w:rPrChange w:id="11809" w:author="Dr Mamadou SANOGO" w:date="2023-10-25T18:15:00Z">
                  <w:rPr>
                    <w:ins w:id="11810" w:author="Dr Mamadou SANOGO" w:date="2023-10-25T16:15:00Z"/>
                    <w:color w:val="000000"/>
                    <w:szCs w:val="24"/>
                  </w:rPr>
                </w:rPrChange>
              </w:rPr>
            </w:pPr>
            <w:ins w:id="11811" w:author="Dr Mamadou SANOGO" w:date="2023-10-25T16:15:00Z">
              <w:r w:rsidRPr="007A4AFC">
                <w:rPr>
                  <w:color w:val="000000" w:themeColor="text1"/>
                  <w:szCs w:val="24"/>
                  <w:rPrChange w:id="11812"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813" w:author="Dr Mamadou SANOGO" w:date="2023-10-25T16:15:00Z"/>
                <w:color w:val="000000" w:themeColor="text1"/>
                <w:szCs w:val="24"/>
                <w:rPrChange w:id="11814" w:author="Dr Mamadou SANOGO" w:date="2023-10-25T18:15:00Z">
                  <w:rPr>
                    <w:ins w:id="11815" w:author="Dr Mamadou SANOGO" w:date="2023-10-25T16:15:00Z"/>
                    <w:color w:val="000000"/>
                    <w:szCs w:val="24"/>
                  </w:rPr>
                </w:rPrChange>
              </w:rPr>
            </w:pPr>
            <w:ins w:id="11816" w:author="Dr Mamadou SANOGO" w:date="2023-10-25T16:15:00Z">
              <w:r w:rsidRPr="007A4AFC">
                <w:rPr>
                  <w:color w:val="000000" w:themeColor="text1"/>
                  <w:szCs w:val="24"/>
                  <w:rPrChange w:id="11817"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818"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819" w:author="Dr Mamadou SANOGO" w:date="2023-10-25T16:15:00Z"/>
                <w:color w:val="000000" w:themeColor="text1"/>
                <w:szCs w:val="24"/>
                <w:rPrChange w:id="11820" w:author="Dr Mamadou SANOGO" w:date="2023-10-25T18:15:00Z">
                  <w:rPr>
                    <w:ins w:id="11821" w:author="Dr Mamadou SANOGO" w:date="2023-10-25T16:15:00Z"/>
                    <w:color w:val="000000"/>
                    <w:szCs w:val="24"/>
                  </w:rPr>
                </w:rPrChange>
              </w:rPr>
            </w:pPr>
            <w:ins w:id="11822" w:author="Dr Mamadou SANOGO" w:date="2023-10-25T16:15:00Z">
              <w:r w:rsidRPr="007A4AFC">
                <w:rPr>
                  <w:color w:val="000000" w:themeColor="text1"/>
                  <w:szCs w:val="24"/>
                  <w:rPrChange w:id="1182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824" w:author="Dr Mamadou SANOGO" w:date="2023-10-25T16:15:00Z"/>
                <w:color w:val="000000" w:themeColor="text1"/>
                <w:szCs w:val="24"/>
                <w:rPrChange w:id="11825" w:author="Dr Mamadou SANOGO" w:date="2023-10-25T18:15:00Z">
                  <w:rPr>
                    <w:ins w:id="11826" w:author="Dr Mamadou SANOGO" w:date="2023-10-25T16:15:00Z"/>
                    <w:color w:val="000000"/>
                    <w:szCs w:val="24"/>
                  </w:rPr>
                </w:rPrChange>
              </w:rPr>
            </w:pPr>
            <w:ins w:id="11827" w:author="Dr Mamadou SANOGO" w:date="2023-10-25T16:15:00Z">
              <w:r w:rsidRPr="007A4AFC">
                <w:rPr>
                  <w:color w:val="000000" w:themeColor="text1"/>
                  <w:szCs w:val="24"/>
                  <w:rPrChange w:id="11828"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829" w:author="Dr Mamadou SANOGO" w:date="2023-10-25T16:15:00Z"/>
                <w:color w:val="000000" w:themeColor="text1"/>
                <w:szCs w:val="24"/>
                <w:rPrChange w:id="11830" w:author="Dr Mamadou SANOGO" w:date="2023-10-25T18:15:00Z">
                  <w:rPr>
                    <w:ins w:id="11831" w:author="Dr Mamadou SANOGO" w:date="2023-10-25T16:15:00Z"/>
                    <w:color w:val="000000"/>
                    <w:szCs w:val="24"/>
                  </w:rPr>
                </w:rPrChange>
              </w:rPr>
            </w:pPr>
            <w:ins w:id="11832" w:author="Dr Mamadou SANOGO" w:date="2023-10-25T16:15:00Z">
              <w:r w:rsidRPr="007A4AFC">
                <w:rPr>
                  <w:color w:val="000000" w:themeColor="text1"/>
                  <w:szCs w:val="24"/>
                  <w:rPrChange w:id="11833" w:author="Dr Mamadou SANOGO" w:date="2023-10-25T18:15:00Z">
                    <w:rPr>
                      <w:color w:val="000000"/>
                      <w:szCs w:val="24"/>
                    </w:rPr>
                  </w:rPrChange>
                </w:rPr>
                <w:t>Surveillant Général</w:t>
              </w:r>
            </w:ins>
          </w:p>
        </w:tc>
      </w:tr>
      <w:tr w:rsidR="007A4AFC" w:rsidRPr="007A4AFC" w14:paraId="071563D9" w14:textId="77777777" w:rsidTr="00D27EF1">
        <w:trPr>
          <w:trHeight w:val="315"/>
          <w:ins w:id="11834"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835" w:author="Dr Mamadou SANOGO" w:date="2023-10-25T16:15:00Z"/>
                <w:color w:val="000000" w:themeColor="text1"/>
                <w:szCs w:val="24"/>
                <w:rPrChange w:id="11836" w:author="Dr Mamadou SANOGO" w:date="2023-10-25T18:15:00Z">
                  <w:rPr>
                    <w:ins w:id="11837" w:author="Dr Mamadou SANOGO" w:date="2023-10-25T16:15:00Z"/>
                    <w:color w:val="000000"/>
                    <w:szCs w:val="24"/>
                  </w:rPr>
                </w:rPrChange>
              </w:rPr>
            </w:pPr>
            <w:ins w:id="11838" w:author="Dr Mamadou SANOGO" w:date="2023-10-25T16:15:00Z">
              <w:r w:rsidRPr="007A4AFC">
                <w:rPr>
                  <w:color w:val="000000" w:themeColor="text1"/>
                  <w:szCs w:val="24"/>
                  <w:rPrChange w:id="1183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840" w:author="Dr Mamadou SANOGO" w:date="2023-10-25T16:15:00Z"/>
                <w:color w:val="000000" w:themeColor="text1"/>
                <w:szCs w:val="24"/>
                <w:rPrChange w:id="11841" w:author="Dr Mamadou SANOGO" w:date="2023-10-25T18:15:00Z">
                  <w:rPr>
                    <w:ins w:id="11842" w:author="Dr Mamadou SANOGO" w:date="2023-10-25T16:15:00Z"/>
                    <w:color w:val="000000"/>
                    <w:szCs w:val="24"/>
                  </w:rPr>
                </w:rPrChange>
              </w:rPr>
            </w:pPr>
            <w:ins w:id="11843" w:author="Dr Mamadou SANOGO" w:date="2023-10-25T16:15:00Z">
              <w:r w:rsidRPr="007A4AFC">
                <w:rPr>
                  <w:color w:val="000000" w:themeColor="text1"/>
                  <w:szCs w:val="24"/>
                  <w:rPrChange w:id="11844"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845" w:author="Dr Mamadou SANOGO" w:date="2023-10-25T16:15:00Z"/>
                <w:color w:val="000000" w:themeColor="text1"/>
                <w:szCs w:val="24"/>
                <w:rPrChange w:id="11846" w:author="Dr Mamadou SANOGO" w:date="2023-10-25T18:15:00Z">
                  <w:rPr>
                    <w:ins w:id="11847" w:author="Dr Mamadou SANOGO" w:date="2023-10-25T16:15:00Z"/>
                    <w:color w:val="000000"/>
                    <w:szCs w:val="24"/>
                  </w:rPr>
                </w:rPrChange>
              </w:rPr>
            </w:pPr>
            <w:ins w:id="11848" w:author="Dr Mamadou SANOGO" w:date="2023-10-25T16:15:00Z">
              <w:r w:rsidRPr="007A4AFC">
                <w:rPr>
                  <w:color w:val="000000" w:themeColor="text1"/>
                  <w:szCs w:val="24"/>
                  <w:rPrChange w:id="11849" w:author="Dr Mamadou SANOGO" w:date="2023-10-25T18:15:00Z">
                    <w:rPr>
                      <w:color w:val="000000"/>
                      <w:szCs w:val="24"/>
                    </w:rPr>
                  </w:rPrChange>
                </w:rPr>
                <w:t>Gestion et comptabilité</w:t>
              </w:r>
            </w:ins>
          </w:p>
        </w:tc>
      </w:tr>
      <w:tr w:rsidR="007A4AFC" w:rsidRPr="007A4AFC" w14:paraId="74C60E51" w14:textId="77777777" w:rsidTr="00D27EF1">
        <w:trPr>
          <w:trHeight w:val="315"/>
          <w:ins w:id="11850"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851" w:author="Dr Mamadou SANOGO" w:date="2023-10-25T16:15:00Z"/>
                <w:color w:val="000000" w:themeColor="text1"/>
                <w:szCs w:val="24"/>
                <w:rPrChange w:id="11852" w:author="Dr Mamadou SANOGO" w:date="2023-10-25T18:15:00Z">
                  <w:rPr>
                    <w:ins w:id="11853" w:author="Dr Mamadou SANOGO" w:date="2023-10-25T16:15:00Z"/>
                    <w:color w:val="000000"/>
                    <w:szCs w:val="24"/>
                  </w:rPr>
                </w:rPrChange>
              </w:rPr>
            </w:pPr>
            <w:ins w:id="11854" w:author="Dr Mamadou SANOGO" w:date="2023-10-25T16:15:00Z">
              <w:r w:rsidRPr="007A4AFC">
                <w:rPr>
                  <w:color w:val="000000" w:themeColor="text1"/>
                  <w:szCs w:val="24"/>
                  <w:rPrChange w:id="1185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856" w:author="Dr Mamadou SANOGO" w:date="2023-10-25T16:15:00Z"/>
                <w:color w:val="000000" w:themeColor="text1"/>
                <w:szCs w:val="24"/>
                <w:rPrChange w:id="11857" w:author="Dr Mamadou SANOGO" w:date="2023-10-25T18:15:00Z">
                  <w:rPr>
                    <w:ins w:id="11858" w:author="Dr Mamadou SANOGO" w:date="2023-10-25T16:15:00Z"/>
                    <w:color w:val="000000"/>
                    <w:szCs w:val="24"/>
                  </w:rPr>
                </w:rPrChange>
              </w:rPr>
            </w:pPr>
            <w:ins w:id="11859" w:author="Dr Mamadou SANOGO" w:date="2023-10-25T16:15:00Z">
              <w:r w:rsidRPr="007A4AFC">
                <w:rPr>
                  <w:color w:val="000000" w:themeColor="text1"/>
                  <w:szCs w:val="24"/>
                  <w:rPrChange w:id="11860"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861" w:author="Dr Mamadou SANOGO" w:date="2023-10-25T16:15:00Z"/>
                <w:color w:val="000000" w:themeColor="text1"/>
                <w:szCs w:val="24"/>
                <w:rPrChange w:id="11862" w:author="Dr Mamadou SANOGO" w:date="2023-10-25T18:15:00Z">
                  <w:rPr>
                    <w:ins w:id="11863" w:author="Dr Mamadou SANOGO" w:date="2023-10-25T16:15:00Z"/>
                    <w:color w:val="000000"/>
                    <w:szCs w:val="24"/>
                  </w:rPr>
                </w:rPrChange>
              </w:rPr>
            </w:pPr>
            <w:ins w:id="11864" w:author="Dr Mamadou SANOGO" w:date="2023-10-25T16:15:00Z">
              <w:r w:rsidRPr="007A4AFC">
                <w:rPr>
                  <w:color w:val="000000" w:themeColor="text1"/>
                  <w:szCs w:val="24"/>
                  <w:rPrChange w:id="11865" w:author="Dr Mamadou SANOGO" w:date="2023-10-25T18:15:00Z">
                    <w:rPr>
                      <w:color w:val="000000"/>
                      <w:szCs w:val="24"/>
                    </w:rPr>
                  </w:rPrChange>
                </w:rPr>
                <w:t>Moniteur</w:t>
              </w:r>
            </w:ins>
          </w:p>
        </w:tc>
      </w:tr>
      <w:tr w:rsidR="007A4AFC" w:rsidRPr="007A4AFC" w14:paraId="7B840F3A" w14:textId="77777777" w:rsidTr="00D27EF1">
        <w:trPr>
          <w:trHeight w:val="315"/>
          <w:ins w:id="11866"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867" w:author="Dr Mamadou SANOGO" w:date="2023-10-25T16:15:00Z"/>
                <w:color w:val="000000" w:themeColor="text1"/>
                <w:szCs w:val="24"/>
                <w:rPrChange w:id="11868" w:author="Dr Mamadou SANOGO" w:date="2023-10-25T18:15:00Z">
                  <w:rPr>
                    <w:ins w:id="11869" w:author="Dr Mamadou SANOGO" w:date="2023-10-25T16:15:00Z"/>
                    <w:color w:val="000000"/>
                    <w:szCs w:val="24"/>
                  </w:rPr>
                </w:rPrChange>
              </w:rPr>
            </w:pPr>
            <w:ins w:id="11870" w:author="Dr Mamadou SANOGO" w:date="2023-10-25T16:15:00Z">
              <w:r w:rsidRPr="007A4AFC">
                <w:rPr>
                  <w:color w:val="000000" w:themeColor="text1"/>
                  <w:szCs w:val="24"/>
                  <w:rPrChange w:id="1187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872" w:author="Dr Mamadou SANOGO" w:date="2023-10-25T16:15:00Z"/>
                <w:color w:val="000000" w:themeColor="text1"/>
                <w:szCs w:val="24"/>
                <w:rPrChange w:id="11873" w:author="Dr Mamadou SANOGO" w:date="2023-10-25T18:15:00Z">
                  <w:rPr>
                    <w:ins w:id="11874" w:author="Dr Mamadou SANOGO" w:date="2023-10-25T16:15:00Z"/>
                    <w:color w:val="000000"/>
                    <w:szCs w:val="24"/>
                  </w:rPr>
                </w:rPrChange>
              </w:rPr>
            </w:pPr>
            <w:ins w:id="11875" w:author="Dr Mamadou SANOGO" w:date="2023-10-25T16:15:00Z">
              <w:r w:rsidRPr="007A4AFC">
                <w:rPr>
                  <w:color w:val="000000" w:themeColor="text1"/>
                  <w:szCs w:val="24"/>
                  <w:rPrChange w:id="11876"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877" w:author="Dr Mamadou SANOGO" w:date="2023-10-25T16:15:00Z"/>
                <w:color w:val="000000" w:themeColor="text1"/>
                <w:szCs w:val="24"/>
                <w:rPrChange w:id="11878" w:author="Dr Mamadou SANOGO" w:date="2023-10-25T18:15:00Z">
                  <w:rPr>
                    <w:ins w:id="11879" w:author="Dr Mamadou SANOGO" w:date="2023-10-25T16:15:00Z"/>
                    <w:color w:val="000000"/>
                    <w:szCs w:val="24"/>
                  </w:rPr>
                </w:rPrChange>
              </w:rPr>
            </w:pPr>
            <w:ins w:id="11880" w:author="Dr Mamadou SANOGO" w:date="2023-10-25T16:15:00Z">
              <w:r w:rsidRPr="007A4AFC">
                <w:rPr>
                  <w:color w:val="000000" w:themeColor="text1"/>
                  <w:szCs w:val="24"/>
                  <w:rPrChange w:id="11881" w:author="Dr Mamadou SANOGO" w:date="2023-10-25T18:15:00Z">
                    <w:rPr>
                      <w:color w:val="000000"/>
                      <w:szCs w:val="24"/>
                    </w:rPr>
                  </w:rPrChange>
                </w:rPr>
                <w:t>Monitrice</w:t>
              </w:r>
            </w:ins>
          </w:p>
        </w:tc>
      </w:tr>
      <w:tr w:rsidR="007A4AFC" w:rsidRPr="007A4AFC" w14:paraId="4DBDA805" w14:textId="77777777" w:rsidTr="00D27EF1">
        <w:trPr>
          <w:trHeight w:val="315"/>
          <w:ins w:id="11882"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883" w:author="Dr Mamadou SANOGO" w:date="2023-10-25T16:15:00Z"/>
                <w:color w:val="000000" w:themeColor="text1"/>
                <w:szCs w:val="24"/>
                <w:rPrChange w:id="11884" w:author="Dr Mamadou SANOGO" w:date="2023-10-25T18:15:00Z">
                  <w:rPr>
                    <w:ins w:id="11885" w:author="Dr Mamadou SANOGO" w:date="2023-10-25T16:15:00Z"/>
                    <w:color w:val="000000"/>
                    <w:szCs w:val="24"/>
                  </w:rPr>
                </w:rPrChange>
              </w:rPr>
            </w:pPr>
            <w:ins w:id="11886" w:author="Dr Mamadou SANOGO" w:date="2023-10-25T16:15:00Z">
              <w:r w:rsidRPr="007A4AFC">
                <w:rPr>
                  <w:color w:val="000000" w:themeColor="text1"/>
                  <w:szCs w:val="24"/>
                  <w:rPrChange w:id="1188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888" w:author="Dr Mamadou SANOGO" w:date="2023-10-25T16:15:00Z"/>
                <w:color w:val="000000" w:themeColor="text1"/>
                <w:szCs w:val="24"/>
                <w:rPrChange w:id="11889" w:author="Dr Mamadou SANOGO" w:date="2023-10-25T18:15:00Z">
                  <w:rPr>
                    <w:ins w:id="11890" w:author="Dr Mamadou SANOGO" w:date="2023-10-25T16:15:00Z"/>
                    <w:color w:val="000000"/>
                    <w:szCs w:val="24"/>
                  </w:rPr>
                </w:rPrChange>
              </w:rPr>
            </w:pPr>
            <w:ins w:id="11891" w:author="Dr Mamadou SANOGO" w:date="2023-10-25T16:15:00Z">
              <w:r w:rsidRPr="007A4AFC">
                <w:rPr>
                  <w:color w:val="000000" w:themeColor="text1"/>
                  <w:szCs w:val="24"/>
                  <w:rPrChange w:id="11892"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893" w:author="Dr Mamadou SANOGO" w:date="2023-10-25T16:15:00Z"/>
                <w:color w:val="000000" w:themeColor="text1"/>
                <w:szCs w:val="24"/>
                <w:rPrChange w:id="11894" w:author="Dr Mamadou SANOGO" w:date="2023-10-25T18:15:00Z">
                  <w:rPr>
                    <w:ins w:id="11895" w:author="Dr Mamadou SANOGO" w:date="2023-10-25T16:15:00Z"/>
                    <w:color w:val="000000"/>
                    <w:szCs w:val="24"/>
                  </w:rPr>
                </w:rPrChange>
              </w:rPr>
            </w:pPr>
            <w:ins w:id="11896" w:author="Dr Mamadou SANOGO" w:date="2023-10-25T16:15:00Z">
              <w:r w:rsidRPr="007A4AFC">
                <w:rPr>
                  <w:color w:val="000000" w:themeColor="text1"/>
                  <w:szCs w:val="24"/>
                  <w:rPrChange w:id="11897" w:author="Dr Mamadou SANOGO" w:date="2023-10-25T18:15:00Z">
                    <w:rPr>
                      <w:color w:val="000000"/>
                      <w:szCs w:val="24"/>
                    </w:rPr>
                  </w:rPrChange>
                </w:rPr>
                <w:t>Assistante de Direction</w:t>
              </w:r>
            </w:ins>
          </w:p>
        </w:tc>
      </w:tr>
      <w:tr w:rsidR="007A4AFC" w:rsidRPr="007A4AFC" w14:paraId="4F5DEC40" w14:textId="77777777" w:rsidTr="00D27EF1">
        <w:trPr>
          <w:trHeight w:val="315"/>
          <w:ins w:id="11898"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899" w:author="Dr Mamadou SANOGO" w:date="2023-10-25T16:15:00Z"/>
                <w:color w:val="000000" w:themeColor="text1"/>
                <w:szCs w:val="24"/>
                <w:rPrChange w:id="11900" w:author="Dr Mamadou SANOGO" w:date="2023-10-25T18:15:00Z">
                  <w:rPr>
                    <w:ins w:id="11901" w:author="Dr Mamadou SANOGO" w:date="2023-10-25T16:15:00Z"/>
                    <w:color w:val="000000"/>
                    <w:szCs w:val="24"/>
                  </w:rPr>
                </w:rPrChange>
              </w:rPr>
            </w:pPr>
            <w:ins w:id="11902" w:author="Dr Mamadou SANOGO" w:date="2023-10-25T16:15:00Z">
              <w:r w:rsidRPr="007A4AFC">
                <w:rPr>
                  <w:color w:val="000000" w:themeColor="text1"/>
                  <w:szCs w:val="24"/>
                  <w:rPrChange w:id="1190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904" w:author="Dr Mamadou SANOGO" w:date="2023-10-25T16:15:00Z"/>
                <w:color w:val="000000" w:themeColor="text1"/>
                <w:szCs w:val="24"/>
                <w:rPrChange w:id="11905" w:author="Dr Mamadou SANOGO" w:date="2023-10-25T18:15:00Z">
                  <w:rPr>
                    <w:ins w:id="11906" w:author="Dr Mamadou SANOGO" w:date="2023-10-25T16:15:00Z"/>
                    <w:color w:val="000000"/>
                    <w:szCs w:val="24"/>
                  </w:rPr>
                </w:rPrChange>
              </w:rPr>
            </w:pPr>
            <w:ins w:id="11907" w:author="Dr Mamadou SANOGO" w:date="2023-10-25T16:15:00Z">
              <w:r w:rsidRPr="007A4AFC">
                <w:rPr>
                  <w:color w:val="000000" w:themeColor="text1"/>
                  <w:szCs w:val="24"/>
                  <w:rPrChange w:id="11908"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909" w:author="Dr Mamadou SANOGO" w:date="2023-10-25T16:15:00Z"/>
                <w:color w:val="000000" w:themeColor="text1"/>
                <w:szCs w:val="24"/>
                <w:rPrChange w:id="11910" w:author="Dr Mamadou SANOGO" w:date="2023-10-25T18:15:00Z">
                  <w:rPr>
                    <w:ins w:id="11911" w:author="Dr Mamadou SANOGO" w:date="2023-10-25T16:15:00Z"/>
                    <w:color w:val="000000"/>
                    <w:szCs w:val="24"/>
                  </w:rPr>
                </w:rPrChange>
              </w:rPr>
            </w:pPr>
            <w:ins w:id="11912" w:author="Dr Mamadou SANOGO" w:date="2023-10-25T16:15:00Z">
              <w:r w:rsidRPr="007A4AFC">
                <w:rPr>
                  <w:color w:val="000000" w:themeColor="text1"/>
                  <w:szCs w:val="24"/>
                  <w:rPrChange w:id="11913"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914"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915" w:author="Dr Mamadou SANOGO" w:date="2023-10-25T16:15:00Z"/>
                <w:color w:val="000000" w:themeColor="text1"/>
                <w:szCs w:val="24"/>
                <w:rPrChange w:id="11916" w:author="Dr Mamadou SANOGO" w:date="2023-10-25T18:15:00Z">
                  <w:rPr>
                    <w:ins w:id="11917" w:author="Dr Mamadou SANOGO" w:date="2023-10-25T16:15:00Z"/>
                    <w:color w:val="000000"/>
                    <w:szCs w:val="24"/>
                  </w:rPr>
                </w:rPrChange>
              </w:rPr>
            </w:pPr>
            <w:ins w:id="11918" w:author="Dr Mamadou SANOGO" w:date="2023-10-25T16:15:00Z">
              <w:r w:rsidRPr="007A4AFC">
                <w:rPr>
                  <w:color w:val="000000" w:themeColor="text1"/>
                  <w:szCs w:val="24"/>
                  <w:rPrChange w:id="1191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920" w:author="Dr Mamadou SANOGO" w:date="2023-10-25T16:15:00Z"/>
                <w:color w:val="000000" w:themeColor="text1"/>
                <w:szCs w:val="24"/>
                <w:rPrChange w:id="11921" w:author="Dr Mamadou SANOGO" w:date="2023-10-25T18:15:00Z">
                  <w:rPr>
                    <w:ins w:id="11922" w:author="Dr Mamadou SANOGO" w:date="2023-10-25T16:15:00Z"/>
                    <w:color w:val="000000"/>
                    <w:szCs w:val="24"/>
                  </w:rPr>
                </w:rPrChange>
              </w:rPr>
            </w:pPr>
            <w:ins w:id="11923" w:author="Dr Mamadou SANOGO" w:date="2023-10-25T16:15:00Z">
              <w:r w:rsidRPr="007A4AFC">
                <w:rPr>
                  <w:color w:val="000000" w:themeColor="text1"/>
                  <w:szCs w:val="24"/>
                  <w:rPrChange w:id="11924"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925" w:author="Dr Mamadou SANOGO" w:date="2023-10-25T16:15:00Z"/>
                <w:color w:val="000000" w:themeColor="text1"/>
                <w:szCs w:val="24"/>
                <w:rPrChange w:id="11926" w:author="Dr Mamadou SANOGO" w:date="2023-10-25T18:15:00Z">
                  <w:rPr>
                    <w:ins w:id="11927" w:author="Dr Mamadou SANOGO" w:date="2023-10-25T16:15:00Z"/>
                    <w:color w:val="000000"/>
                    <w:szCs w:val="24"/>
                  </w:rPr>
                </w:rPrChange>
              </w:rPr>
            </w:pPr>
            <w:ins w:id="11928" w:author="Dr Mamadou SANOGO" w:date="2023-10-25T16:15:00Z">
              <w:r w:rsidRPr="007A4AFC">
                <w:rPr>
                  <w:color w:val="000000" w:themeColor="text1"/>
                  <w:szCs w:val="24"/>
                  <w:rPrChange w:id="11929" w:author="Dr Mamadou SANOGO" w:date="2023-10-25T18:15:00Z">
                    <w:rPr>
                      <w:color w:val="000000"/>
                      <w:szCs w:val="24"/>
                    </w:rPr>
                  </w:rPrChange>
                </w:rPr>
                <w:t>Professeur</w:t>
              </w:r>
            </w:ins>
          </w:p>
        </w:tc>
      </w:tr>
      <w:tr w:rsidR="007A4AFC" w:rsidRPr="007A4AFC" w14:paraId="2973027E" w14:textId="77777777" w:rsidTr="00D27EF1">
        <w:trPr>
          <w:trHeight w:val="315"/>
          <w:ins w:id="11930"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931" w:author="Dr Mamadou SANOGO" w:date="2023-10-25T16:15:00Z"/>
                <w:color w:val="000000" w:themeColor="text1"/>
                <w:szCs w:val="24"/>
                <w:rPrChange w:id="11932" w:author="Dr Mamadou SANOGO" w:date="2023-10-25T18:15:00Z">
                  <w:rPr>
                    <w:ins w:id="11933" w:author="Dr Mamadou SANOGO" w:date="2023-10-25T16:15:00Z"/>
                    <w:color w:val="000000"/>
                    <w:szCs w:val="24"/>
                  </w:rPr>
                </w:rPrChange>
              </w:rPr>
            </w:pPr>
            <w:ins w:id="11934" w:author="Dr Mamadou SANOGO" w:date="2023-10-25T16:15:00Z">
              <w:r w:rsidRPr="007A4AFC">
                <w:rPr>
                  <w:color w:val="000000" w:themeColor="text1"/>
                  <w:szCs w:val="24"/>
                  <w:rPrChange w:id="1193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936" w:author="Dr Mamadou SANOGO" w:date="2023-10-25T16:15:00Z"/>
                <w:color w:val="000000" w:themeColor="text1"/>
                <w:szCs w:val="24"/>
                <w:rPrChange w:id="11937" w:author="Dr Mamadou SANOGO" w:date="2023-10-25T18:15:00Z">
                  <w:rPr>
                    <w:ins w:id="11938" w:author="Dr Mamadou SANOGO" w:date="2023-10-25T16:15:00Z"/>
                    <w:color w:val="000000"/>
                    <w:szCs w:val="24"/>
                  </w:rPr>
                </w:rPrChange>
              </w:rPr>
            </w:pPr>
            <w:ins w:id="11939" w:author="Dr Mamadou SANOGO" w:date="2023-10-25T16:15:00Z">
              <w:r w:rsidRPr="007A4AFC">
                <w:rPr>
                  <w:color w:val="000000" w:themeColor="text1"/>
                  <w:szCs w:val="24"/>
                  <w:rPrChange w:id="11940" w:author="Dr Mamadou SANOGO" w:date="2023-10-25T18:15:00Z">
                    <w:rPr>
                      <w:color w:val="000000"/>
                      <w:szCs w:val="24"/>
                    </w:rPr>
                  </w:rPrChange>
                </w:rPr>
                <w:t xml:space="preserve">DICKO </w:t>
              </w:r>
              <w:proofErr w:type="spellStart"/>
              <w:r w:rsidRPr="007A4AFC">
                <w:rPr>
                  <w:color w:val="000000" w:themeColor="text1"/>
                  <w:szCs w:val="24"/>
                  <w:rPrChange w:id="11941"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942" w:author="Dr Mamadou SANOGO" w:date="2023-10-25T16:15:00Z"/>
                <w:color w:val="000000" w:themeColor="text1"/>
                <w:szCs w:val="24"/>
                <w:rPrChange w:id="11943" w:author="Dr Mamadou SANOGO" w:date="2023-10-25T18:15:00Z">
                  <w:rPr>
                    <w:ins w:id="11944" w:author="Dr Mamadou SANOGO" w:date="2023-10-25T16:15:00Z"/>
                    <w:color w:val="000000"/>
                    <w:szCs w:val="24"/>
                  </w:rPr>
                </w:rPrChange>
              </w:rPr>
            </w:pPr>
            <w:ins w:id="11945" w:author="Dr Mamadou SANOGO" w:date="2023-10-25T16:15:00Z">
              <w:r w:rsidRPr="007A4AFC">
                <w:rPr>
                  <w:color w:val="000000" w:themeColor="text1"/>
                  <w:szCs w:val="24"/>
                  <w:rPrChange w:id="11946" w:author="Dr Mamadou SANOGO" w:date="2023-10-25T18:15:00Z">
                    <w:rPr>
                      <w:color w:val="000000"/>
                      <w:szCs w:val="24"/>
                    </w:rPr>
                  </w:rPrChange>
                </w:rPr>
                <w:t>Professeur</w:t>
              </w:r>
            </w:ins>
          </w:p>
        </w:tc>
      </w:tr>
      <w:tr w:rsidR="007A4AFC" w:rsidRPr="007A4AFC" w14:paraId="0BA7B138" w14:textId="77777777" w:rsidTr="00D27EF1">
        <w:trPr>
          <w:trHeight w:val="315"/>
          <w:ins w:id="11947"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948" w:author="Dr Mamadou SANOGO" w:date="2023-10-25T16:15:00Z"/>
                <w:color w:val="000000" w:themeColor="text1"/>
                <w:szCs w:val="24"/>
                <w:rPrChange w:id="11949" w:author="Dr Mamadou SANOGO" w:date="2023-10-25T18:15:00Z">
                  <w:rPr>
                    <w:ins w:id="11950" w:author="Dr Mamadou SANOGO" w:date="2023-10-25T16:15:00Z"/>
                    <w:color w:val="000000"/>
                    <w:szCs w:val="24"/>
                  </w:rPr>
                </w:rPrChange>
              </w:rPr>
            </w:pPr>
            <w:ins w:id="11951" w:author="Dr Mamadou SANOGO" w:date="2023-10-25T16:15:00Z">
              <w:r w:rsidRPr="007A4AFC">
                <w:rPr>
                  <w:color w:val="000000" w:themeColor="text1"/>
                  <w:szCs w:val="24"/>
                  <w:rPrChange w:id="1195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953" w:author="Dr Mamadou SANOGO" w:date="2023-10-25T16:15:00Z"/>
                <w:color w:val="000000" w:themeColor="text1"/>
                <w:szCs w:val="24"/>
                <w:rPrChange w:id="11954" w:author="Dr Mamadou SANOGO" w:date="2023-10-25T18:15:00Z">
                  <w:rPr>
                    <w:ins w:id="11955" w:author="Dr Mamadou SANOGO" w:date="2023-10-25T16:15:00Z"/>
                    <w:color w:val="000000"/>
                    <w:szCs w:val="24"/>
                  </w:rPr>
                </w:rPrChange>
              </w:rPr>
            </w:pPr>
            <w:ins w:id="11956" w:author="Dr Mamadou SANOGO" w:date="2023-10-25T16:15:00Z">
              <w:r w:rsidRPr="007A4AFC">
                <w:rPr>
                  <w:color w:val="000000" w:themeColor="text1"/>
                  <w:szCs w:val="24"/>
                  <w:rPrChange w:id="11957"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958" w:author="Dr Mamadou SANOGO" w:date="2023-10-25T16:15:00Z"/>
                <w:color w:val="000000" w:themeColor="text1"/>
                <w:szCs w:val="24"/>
                <w:rPrChange w:id="11959" w:author="Dr Mamadou SANOGO" w:date="2023-10-25T18:15:00Z">
                  <w:rPr>
                    <w:ins w:id="11960" w:author="Dr Mamadou SANOGO" w:date="2023-10-25T16:15:00Z"/>
                    <w:color w:val="000000"/>
                    <w:szCs w:val="24"/>
                  </w:rPr>
                </w:rPrChange>
              </w:rPr>
            </w:pPr>
            <w:ins w:id="11961" w:author="Dr Mamadou SANOGO" w:date="2023-10-25T16:15:00Z">
              <w:r w:rsidRPr="007A4AFC">
                <w:rPr>
                  <w:color w:val="000000" w:themeColor="text1"/>
                  <w:szCs w:val="24"/>
                  <w:rPrChange w:id="11962" w:author="Dr Mamadou SANOGO" w:date="2023-10-25T18:15:00Z">
                    <w:rPr>
                      <w:color w:val="000000"/>
                      <w:szCs w:val="24"/>
                    </w:rPr>
                  </w:rPrChange>
                </w:rPr>
                <w:t>Professeur</w:t>
              </w:r>
            </w:ins>
          </w:p>
        </w:tc>
      </w:tr>
      <w:tr w:rsidR="007A4AFC" w:rsidRPr="007A4AFC" w14:paraId="501839F8" w14:textId="77777777" w:rsidTr="00D27EF1">
        <w:trPr>
          <w:trHeight w:val="315"/>
          <w:ins w:id="11963"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964" w:author="Dr Mamadou SANOGO" w:date="2023-10-25T16:15:00Z"/>
                <w:color w:val="000000" w:themeColor="text1"/>
                <w:szCs w:val="24"/>
                <w:rPrChange w:id="11965" w:author="Dr Mamadou SANOGO" w:date="2023-10-25T18:15:00Z">
                  <w:rPr>
                    <w:ins w:id="11966" w:author="Dr Mamadou SANOGO" w:date="2023-10-25T16:15:00Z"/>
                    <w:color w:val="000000"/>
                    <w:szCs w:val="24"/>
                  </w:rPr>
                </w:rPrChange>
              </w:rPr>
            </w:pPr>
            <w:ins w:id="11967" w:author="Dr Mamadou SANOGO" w:date="2023-10-25T16:15:00Z">
              <w:r w:rsidRPr="007A4AFC">
                <w:rPr>
                  <w:color w:val="000000" w:themeColor="text1"/>
                  <w:szCs w:val="24"/>
                  <w:rPrChange w:id="1196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969" w:author="Dr Mamadou SANOGO" w:date="2023-10-25T16:15:00Z"/>
                <w:color w:val="000000" w:themeColor="text1"/>
                <w:szCs w:val="24"/>
                <w:rPrChange w:id="11970" w:author="Dr Mamadou SANOGO" w:date="2023-10-25T18:15:00Z">
                  <w:rPr>
                    <w:ins w:id="11971" w:author="Dr Mamadou SANOGO" w:date="2023-10-25T16:15:00Z"/>
                    <w:color w:val="000000"/>
                    <w:szCs w:val="24"/>
                  </w:rPr>
                </w:rPrChange>
              </w:rPr>
            </w:pPr>
            <w:ins w:id="11972" w:author="Dr Mamadou SANOGO" w:date="2023-10-25T16:15:00Z">
              <w:r w:rsidRPr="007A4AFC">
                <w:rPr>
                  <w:color w:val="000000" w:themeColor="text1"/>
                  <w:szCs w:val="24"/>
                  <w:rPrChange w:id="11973"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974" w:author="Dr Mamadou SANOGO" w:date="2023-10-25T16:15:00Z"/>
                <w:color w:val="000000" w:themeColor="text1"/>
                <w:szCs w:val="24"/>
                <w:rPrChange w:id="11975" w:author="Dr Mamadou SANOGO" w:date="2023-10-25T18:15:00Z">
                  <w:rPr>
                    <w:ins w:id="11976" w:author="Dr Mamadou SANOGO" w:date="2023-10-25T16:15:00Z"/>
                    <w:color w:val="000000"/>
                    <w:szCs w:val="24"/>
                  </w:rPr>
                </w:rPrChange>
              </w:rPr>
            </w:pPr>
            <w:ins w:id="11977" w:author="Dr Mamadou SANOGO" w:date="2023-10-25T16:15:00Z">
              <w:r w:rsidRPr="007A4AFC">
                <w:rPr>
                  <w:color w:val="000000" w:themeColor="text1"/>
                  <w:szCs w:val="24"/>
                  <w:rPrChange w:id="11978" w:author="Dr Mamadou SANOGO" w:date="2023-10-25T18:15:00Z">
                    <w:rPr>
                      <w:color w:val="000000"/>
                      <w:szCs w:val="24"/>
                    </w:rPr>
                  </w:rPrChange>
                </w:rPr>
                <w:t>Professeur</w:t>
              </w:r>
            </w:ins>
          </w:p>
        </w:tc>
      </w:tr>
      <w:tr w:rsidR="007A4AFC" w:rsidRPr="007A4AFC" w14:paraId="67E2D452" w14:textId="77777777" w:rsidTr="00D27EF1">
        <w:trPr>
          <w:trHeight w:val="315"/>
          <w:ins w:id="11979"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980" w:author="Dr Mamadou SANOGO" w:date="2023-10-25T16:15:00Z"/>
                <w:color w:val="000000" w:themeColor="text1"/>
                <w:szCs w:val="24"/>
                <w:rPrChange w:id="11981" w:author="Dr Mamadou SANOGO" w:date="2023-10-25T18:15:00Z">
                  <w:rPr>
                    <w:ins w:id="11982" w:author="Dr Mamadou SANOGO" w:date="2023-10-25T16:15:00Z"/>
                    <w:color w:val="000000"/>
                    <w:szCs w:val="24"/>
                  </w:rPr>
                </w:rPrChange>
              </w:rPr>
            </w:pPr>
            <w:ins w:id="11983" w:author="Dr Mamadou SANOGO" w:date="2023-10-25T16:15:00Z">
              <w:r w:rsidRPr="007A4AFC">
                <w:rPr>
                  <w:color w:val="000000" w:themeColor="text1"/>
                  <w:szCs w:val="24"/>
                  <w:rPrChange w:id="1198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985" w:author="Dr Mamadou SANOGO" w:date="2023-10-25T16:15:00Z"/>
                <w:color w:val="000000" w:themeColor="text1"/>
                <w:szCs w:val="24"/>
                <w:rPrChange w:id="11986" w:author="Dr Mamadou SANOGO" w:date="2023-10-25T18:15:00Z">
                  <w:rPr>
                    <w:ins w:id="11987" w:author="Dr Mamadou SANOGO" w:date="2023-10-25T16:15:00Z"/>
                    <w:color w:val="000000"/>
                    <w:szCs w:val="24"/>
                  </w:rPr>
                </w:rPrChange>
              </w:rPr>
            </w:pPr>
            <w:ins w:id="11988" w:author="Dr Mamadou SANOGO" w:date="2023-10-25T16:15:00Z">
              <w:r w:rsidRPr="007A4AFC">
                <w:rPr>
                  <w:color w:val="000000" w:themeColor="text1"/>
                  <w:szCs w:val="24"/>
                  <w:rPrChange w:id="11989"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990" w:author="Dr Mamadou SANOGO" w:date="2023-10-25T16:15:00Z"/>
                <w:color w:val="000000" w:themeColor="text1"/>
                <w:szCs w:val="24"/>
                <w:rPrChange w:id="11991" w:author="Dr Mamadou SANOGO" w:date="2023-10-25T18:15:00Z">
                  <w:rPr>
                    <w:ins w:id="11992" w:author="Dr Mamadou SANOGO" w:date="2023-10-25T16:15:00Z"/>
                    <w:color w:val="000000"/>
                    <w:szCs w:val="24"/>
                  </w:rPr>
                </w:rPrChange>
              </w:rPr>
            </w:pPr>
            <w:ins w:id="11993" w:author="Dr Mamadou SANOGO" w:date="2023-10-25T16:15:00Z">
              <w:r w:rsidRPr="007A4AFC">
                <w:rPr>
                  <w:color w:val="000000" w:themeColor="text1"/>
                  <w:szCs w:val="24"/>
                  <w:rPrChange w:id="11994" w:author="Dr Mamadou SANOGO" w:date="2023-10-25T18:15:00Z">
                    <w:rPr>
                      <w:color w:val="000000"/>
                      <w:szCs w:val="24"/>
                    </w:rPr>
                  </w:rPrChange>
                </w:rPr>
                <w:t>Professeur</w:t>
              </w:r>
            </w:ins>
          </w:p>
        </w:tc>
      </w:tr>
      <w:tr w:rsidR="007A4AFC" w:rsidRPr="007A4AFC" w14:paraId="404E9C79" w14:textId="77777777" w:rsidTr="00D27EF1">
        <w:trPr>
          <w:trHeight w:val="315"/>
          <w:ins w:id="11995"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996" w:author="Dr Mamadou SANOGO" w:date="2023-10-25T16:15:00Z"/>
                <w:color w:val="000000" w:themeColor="text1"/>
                <w:szCs w:val="24"/>
                <w:rPrChange w:id="11997" w:author="Dr Mamadou SANOGO" w:date="2023-10-25T18:15:00Z">
                  <w:rPr>
                    <w:ins w:id="11998" w:author="Dr Mamadou SANOGO" w:date="2023-10-25T16:15:00Z"/>
                    <w:color w:val="000000"/>
                    <w:szCs w:val="24"/>
                  </w:rPr>
                </w:rPrChange>
              </w:rPr>
            </w:pPr>
            <w:ins w:id="11999" w:author="Dr Mamadou SANOGO" w:date="2023-10-25T16:15:00Z">
              <w:r w:rsidRPr="007A4AFC">
                <w:rPr>
                  <w:color w:val="000000" w:themeColor="text1"/>
                  <w:szCs w:val="24"/>
                  <w:rPrChange w:id="1200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2001" w:author="Dr Mamadou SANOGO" w:date="2023-10-25T16:15:00Z"/>
                <w:color w:val="000000" w:themeColor="text1"/>
                <w:szCs w:val="24"/>
                <w:rPrChange w:id="12002" w:author="Dr Mamadou SANOGO" w:date="2023-10-25T18:15:00Z">
                  <w:rPr>
                    <w:ins w:id="12003" w:author="Dr Mamadou SANOGO" w:date="2023-10-25T16:15:00Z"/>
                    <w:color w:val="000000"/>
                    <w:szCs w:val="24"/>
                  </w:rPr>
                </w:rPrChange>
              </w:rPr>
            </w:pPr>
            <w:ins w:id="12004" w:author="Dr Mamadou SANOGO" w:date="2023-10-25T16:15:00Z">
              <w:r w:rsidRPr="007A4AFC">
                <w:rPr>
                  <w:color w:val="000000" w:themeColor="text1"/>
                  <w:szCs w:val="24"/>
                  <w:rPrChange w:id="12005" w:author="Dr Mamadou SANOGO" w:date="2023-10-25T18:15:00Z">
                    <w:rPr>
                      <w:color w:val="000000"/>
                      <w:szCs w:val="24"/>
                    </w:rPr>
                  </w:rPrChange>
                </w:rPr>
                <w:t xml:space="preserve">AG OUFENE Al </w:t>
              </w:r>
              <w:proofErr w:type="spellStart"/>
              <w:r w:rsidRPr="007A4AFC">
                <w:rPr>
                  <w:color w:val="000000" w:themeColor="text1"/>
                  <w:szCs w:val="24"/>
                  <w:rPrChange w:id="12006"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2007" w:author="Dr Mamadou SANOGO" w:date="2023-10-25T16:15:00Z"/>
                <w:color w:val="000000" w:themeColor="text1"/>
                <w:szCs w:val="24"/>
                <w:rPrChange w:id="12008" w:author="Dr Mamadou SANOGO" w:date="2023-10-25T18:15:00Z">
                  <w:rPr>
                    <w:ins w:id="12009" w:author="Dr Mamadou SANOGO" w:date="2023-10-25T16:15:00Z"/>
                    <w:color w:val="000000"/>
                    <w:szCs w:val="24"/>
                  </w:rPr>
                </w:rPrChange>
              </w:rPr>
            </w:pPr>
            <w:ins w:id="12010" w:author="Dr Mamadou SANOGO" w:date="2023-10-25T16:15:00Z">
              <w:r w:rsidRPr="007A4AFC">
                <w:rPr>
                  <w:color w:val="000000" w:themeColor="text1"/>
                  <w:szCs w:val="24"/>
                  <w:rPrChange w:id="12011" w:author="Dr Mamadou SANOGO" w:date="2023-10-25T18:15:00Z">
                    <w:rPr>
                      <w:color w:val="000000"/>
                      <w:szCs w:val="24"/>
                    </w:rPr>
                  </w:rPrChange>
                </w:rPr>
                <w:t>Professeur</w:t>
              </w:r>
            </w:ins>
          </w:p>
        </w:tc>
      </w:tr>
      <w:tr w:rsidR="007A4AFC" w:rsidRPr="007A4AFC" w14:paraId="7C01B550" w14:textId="77777777" w:rsidTr="00D27EF1">
        <w:trPr>
          <w:trHeight w:val="315"/>
          <w:ins w:id="12012"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2013" w:author="Dr Mamadou SANOGO" w:date="2023-10-25T16:15:00Z"/>
                <w:color w:val="000000" w:themeColor="text1"/>
                <w:szCs w:val="24"/>
                <w:rPrChange w:id="12014" w:author="Dr Mamadou SANOGO" w:date="2023-10-25T18:15:00Z">
                  <w:rPr>
                    <w:ins w:id="12015" w:author="Dr Mamadou SANOGO" w:date="2023-10-25T16:15:00Z"/>
                    <w:color w:val="000000"/>
                    <w:szCs w:val="24"/>
                  </w:rPr>
                </w:rPrChange>
              </w:rPr>
            </w:pPr>
            <w:ins w:id="12016" w:author="Dr Mamadou SANOGO" w:date="2023-10-25T16:15:00Z">
              <w:r w:rsidRPr="007A4AFC">
                <w:rPr>
                  <w:color w:val="000000" w:themeColor="text1"/>
                  <w:szCs w:val="24"/>
                  <w:rPrChange w:id="1201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2018" w:author="Dr Mamadou SANOGO" w:date="2023-10-25T16:15:00Z"/>
                <w:color w:val="000000" w:themeColor="text1"/>
                <w:szCs w:val="24"/>
                <w:rPrChange w:id="12019" w:author="Dr Mamadou SANOGO" w:date="2023-10-25T18:15:00Z">
                  <w:rPr>
                    <w:ins w:id="12020" w:author="Dr Mamadou SANOGO" w:date="2023-10-25T16:15:00Z"/>
                    <w:color w:val="000000"/>
                    <w:szCs w:val="24"/>
                  </w:rPr>
                </w:rPrChange>
              </w:rPr>
            </w:pPr>
            <w:ins w:id="12021" w:author="Dr Mamadou SANOGO" w:date="2023-10-25T16:15:00Z">
              <w:r w:rsidRPr="007A4AFC">
                <w:rPr>
                  <w:color w:val="000000" w:themeColor="text1"/>
                  <w:szCs w:val="24"/>
                  <w:rPrChange w:id="12022"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2023" w:author="Dr Mamadou SANOGO" w:date="2023-10-25T16:15:00Z"/>
                <w:color w:val="000000" w:themeColor="text1"/>
                <w:szCs w:val="24"/>
                <w:rPrChange w:id="12024" w:author="Dr Mamadou SANOGO" w:date="2023-10-25T18:15:00Z">
                  <w:rPr>
                    <w:ins w:id="12025" w:author="Dr Mamadou SANOGO" w:date="2023-10-25T16:15:00Z"/>
                    <w:color w:val="000000"/>
                    <w:szCs w:val="24"/>
                  </w:rPr>
                </w:rPrChange>
              </w:rPr>
            </w:pPr>
            <w:ins w:id="12026" w:author="Dr Mamadou SANOGO" w:date="2023-10-25T16:15:00Z">
              <w:r w:rsidRPr="007A4AFC">
                <w:rPr>
                  <w:color w:val="000000" w:themeColor="text1"/>
                  <w:szCs w:val="24"/>
                  <w:rPrChange w:id="12027"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2028"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2029" w:author="Dr Mamadou SANOGO" w:date="2023-10-25T16:15:00Z"/>
                <w:color w:val="000000" w:themeColor="text1"/>
                <w:szCs w:val="24"/>
                <w:rPrChange w:id="12030" w:author="Dr Mamadou SANOGO" w:date="2023-10-25T18:15:00Z">
                  <w:rPr>
                    <w:ins w:id="12031" w:author="Dr Mamadou SANOGO" w:date="2023-10-25T16:15:00Z"/>
                    <w:color w:val="000000"/>
                    <w:szCs w:val="24"/>
                  </w:rPr>
                </w:rPrChange>
              </w:rPr>
            </w:pPr>
            <w:ins w:id="12032" w:author="Dr Mamadou SANOGO" w:date="2023-10-25T16:15:00Z">
              <w:r w:rsidRPr="007A4AFC">
                <w:rPr>
                  <w:color w:val="000000" w:themeColor="text1"/>
                  <w:szCs w:val="24"/>
                  <w:rPrChange w:id="1203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2034" w:author="Dr Mamadou SANOGO" w:date="2023-10-25T16:15:00Z"/>
                <w:color w:val="000000" w:themeColor="text1"/>
                <w:szCs w:val="24"/>
                <w:rPrChange w:id="12035" w:author="Dr Mamadou SANOGO" w:date="2023-10-25T18:15:00Z">
                  <w:rPr>
                    <w:ins w:id="12036" w:author="Dr Mamadou SANOGO" w:date="2023-10-25T16:15:00Z"/>
                    <w:color w:val="000000"/>
                    <w:szCs w:val="24"/>
                  </w:rPr>
                </w:rPrChange>
              </w:rPr>
            </w:pPr>
            <w:ins w:id="12037" w:author="Dr Mamadou SANOGO" w:date="2023-10-25T16:15:00Z">
              <w:r w:rsidRPr="007A4AFC">
                <w:rPr>
                  <w:color w:val="000000" w:themeColor="text1"/>
                  <w:szCs w:val="24"/>
                  <w:rPrChange w:id="12038"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2039" w:author="Dr Mamadou SANOGO" w:date="2023-10-25T16:15:00Z"/>
                <w:color w:val="000000" w:themeColor="text1"/>
                <w:szCs w:val="24"/>
                <w:rPrChange w:id="12040" w:author="Dr Mamadou SANOGO" w:date="2023-10-25T18:15:00Z">
                  <w:rPr>
                    <w:ins w:id="12041" w:author="Dr Mamadou SANOGO" w:date="2023-10-25T16:15:00Z"/>
                    <w:color w:val="000000"/>
                    <w:szCs w:val="24"/>
                  </w:rPr>
                </w:rPrChange>
              </w:rPr>
            </w:pPr>
            <w:ins w:id="12042" w:author="Dr Mamadou SANOGO" w:date="2023-10-25T16:15:00Z">
              <w:r w:rsidRPr="007A4AFC">
                <w:rPr>
                  <w:color w:val="000000" w:themeColor="text1"/>
                  <w:szCs w:val="24"/>
                  <w:rPrChange w:id="12043"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2044"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2045" w:author="Dr Mamadou SANOGO" w:date="2023-10-25T16:15:00Z"/>
                <w:color w:val="000000" w:themeColor="text1"/>
                <w:szCs w:val="24"/>
                <w:rPrChange w:id="12046" w:author="Dr Mamadou SANOGO" w:date="2023-10-25T18:15:00Z">
                  <w:rPr>
                    <w:ins w:id="12047" w:author="Dr Mamadou SANOGO" w:date="2023-10-25T16:15:00Z"/>
                    <w:color w:val="000000"/>
                    <w:szCs w:val="24"/>
                  </w:rPr>
                </w:rPrChange>
              </w:rPr>
            </w:pPr>
            <w:ins w:id="12048" w:author="Dr Mamadou SANOGO" w:date="2023-10-25T16:15:00Z">
              <w:r w:rsidRPr="007A4AFC">
                <w:rPr>
                  <w:color w:val="000000" w:themeColor="text1"/>
                  <w:szCs w:val="24"/>
                  <w:rPrChange w:id="1204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2050" w:author="Dr Mamadou SANOGO" w:date="2023-10-25T16:15:00Z"/>
                <w:color w:val="000000" w:themeColor="text1"/>
                <w:szCs w:val="24"/>
                <w:rPrChange w:id="12051" w:author="Dr Mamadou SANOGO" w:date="2023-10-25T18:15:00Z">
                  <w:rPr>
                    <w:ins w:id="12052" w:author="Dr Mamadou SANOGO" w:date="2023-10-25T16:15:00Z"/>
                    <w:color w:val="000000"/>
                    <w:szCs w:val="24"/>
                  </w:rPr>
                </w:rPrChange>
              </w:rPr>
            </w:pPr>
            <w:ins w:id="12053" w:author="Dr Mamadou SANOGO" w:date="2023-10-25T16:15:00Z">
              <w:r w:rsidRPr="007A4AFC">
                <w:rPr>
                  <w:color w:val="000000" w:themeColor="text1"/>
                  <w:szCs w:val="24"/>
                  <w:rPrChange w:id="12054"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2055" w:author="Dr Mamadou SANOGO" w:date="2023-10-25T16:15:00Z"/>
                <w:color w:val="000000" w:themeColor="text1"/>
                <w:szCs w:val="24"/>
                <w:rPrChange w:id="12056" w:author="Dr Mamadou SANOGO" w:date="2023-10-25T18:15:00Z">
                  <w:rPr>
                    <w:ins w:id="12057" w:author="Dr Mamadou SANOGO" w:date="2023-10-25T16:15:00Z"/>
                    <w:color w:val="000000"/>
                    <w:szCs w:val="24"/>
                  </w:rPr>
                </w:rPrChange>
              </w:rPr>
            </w:pPr>
            <w:ins w:id="12058" w:author="Dr Mamadou SANOGO" w:date="2023-10-25T16:15:00Z">
              <w:r w:rsidRPr="007A4AFC">
                <w:rPr>
                  <w:color w:val="000000" w:themeColor="text1"/>
                  <w:szCs w:val="24"/>
                  <w:rPrChange w:id="12059" w:author="Dr Mamadou SANOGO" w:date="2023-10-25T18:15:00Z">
                    <w:rPr>
                      <w:color w:val="000000"/>
                      <w:szCs w:val="24"/>
                    </w:rPr>
                  </w:rPrChange>
                </w:rPr>
                <w:t>Parent d’étudiant</w:t>
              </w:r>
            </w:ins>
          </w:p>
        </w:tc>
      </w:tr>
      <w:tr w:rsidR="007A4AFC" w:rsidRPr="007A4AFC" w14:paraId="1613C5DB" w14:textId="77777777" w:rsidTr="00D27EF1">
        <w:trPr>
          <w:trHeight w:val="315"/>
          <w:ins w:id="12060"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2061" w:author="Dr Mamadou SANOGO" w:date="2023-10-25T16:15:00Z"/>
                <w:color w:val="000000" w:themeColor="text1"/>
                <w:szCs w:val="24"/>
                <w:rPrChange w:id="12062" w:author="Dr Mamadou SANOGO" w:date="2023-10-25T18:15:00Z">
                  <w:rPr>
                    <w:ins w:id="12063" w:author="Dr Mamadou SANOGO" w:date="2023-10-25T16:15:00Z"/>
                    <w:color w:val="000000"/>
                    <w:szCs w:val="24"/>
                  </w:rPr>
                </w:rPrChange>
              </w:rPr>
            </w:pPr>
            <w:ins w:id="12064" w:author="Dr Mamadou SANOGO" w:date="2023-10-25T16:15:00Z">
              <w:r w:rsidRPr="007A4AFC">
                <w:rPr>
                  <w:color w:val="000000" w:themeColor="text1"/>
                  <w:szCs w:val="24"/>
                  <w:rPrChange w:id="1206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2066" w:author="Dr Mamadou SANOGO" w:date="2023-10-25T16:15:00Z"/>
                <w:color w:val="000000" w:themeColor="text1"/>
                <w:szCs w:val="24"/>
                <w:rPrChange w:id="12067" w:author="Dr Mamadou SANOGO" w:date="2023-10-25T18:15:00Z">
                  <w:rPr>
                    <w:ins w:id="12068" w:author="Dr Mamadou SANOGO" w:date="2023-10-25T16:15:00Z"/>
                    <w:color w:val="000000"/>
                    <w:szCs w:val="24"/>
                  </w:rPr>
                </w:rPrChange>
              </w:rPr>
            </w:pPr>
            <w:ins w:id="12069" w:author="Dr Mamadou SANOGO" w:date="2023-10-25T16:15:00Z">
              <w:r w:rsidRPr="007A4AFC">
                <w:rPr>
                  <w:color w:val="000000" w:themeColor="text1"/>
                  <w:szCs w:val="24"/>
                  <w:rPrChange w:id="12070" w:author="Dr Mamadou SANOGO" w:date="2023-10-25T18:15:00Z">
                    <w:rPr>
                      <w:color w:val="000000"/>
                      <w:szCs w:val="24"/>
                    </w:rPr>
                  </w:rPrChange>
                </w:rPr>
                <w:t xml:space="preserve">KEITA </w:t>
              </w:r>
              <w:proofErr w:type="spellStart"/>
              <w:r w:rsidRPr="007A4AFC">
                <w:rPr>
                  <w:color w:val="000000" w:themeColor="text1"/>
                  <w:szCs w:val="24"/>
                  <w:rPrChange w:id="12071"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2072" w:author="Dr Mamadou SANOGO" w:date="2023-10-25T16:15:00Z"/>
                <w:color w:val="000000" w:themeColor="text1"/>
                <w:szCs w:val="24"/>
                <w:rPrChange w:id="12073" w:author="Dr Mamadou SANOGO" w:date="2023-10-25T18:15:00Z">
                  <w:rPr>
                    <w:ins w:id="12074" w:author="Dr Mamadou SANOGO" w:date="2023-10-25T16:15:00Z"/>
                    <w:color w:val="000000"/>
                    <w:szCs w:val="24"/>
                  </w:rPr>
                </w:rPrChange>
              </w:rPr>
            </w:pPr>
            <w:ins w:id="12075" w:author="Dr Mamadou SANOGO" w:date="2023-10-25T16:15:00Z">
              <w:r w:rsidRPr="007A4AFC">
                <w:rPr>
                  <w:color w:val="000000" w:themeColor="text1"/>
                  <w:szCs w:val="24"/>
                  <w:rPrChange w:id="12076"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2077" w:author="Dr Mamadou SANOGO" w:date="2023-10-25T16:15:00Z"/>
          <w:color w:val="000000" w:themeColor="text1"/>
          <w:szCs w:val="24"/>
          <w:rPrChange w:id="12078" w:author="Dr Mamadou SANOGO" w:date="2023-10-25T18:15:00Z">
            <w:rPr>
              <w:ins w:id="12079" w:author="Dr Mamadou SANOGO" w:date="2023-10-25T16:15:00Z"/>
              <w:szCs w:val="24"/>
            </w:rPr>
          </w:rPrChange>
        </w:rPr>
      </w:pPr>
    </w:p>
    <w:p w14:paraId="2D6FBD54" w14:textId="77777777" w:rsidR="00424982" w:rsidRPr="007A4AFC" w:rsidRDefault="00424982" w:rsidP="00424982">
      <w:pPr>
        <w:spacing w:line="240" w:lineRule="auto"/>
        <w:rPr>
          <w:ins w:id="12080" w:author="Dr Mamadou SANOGO" w:date="2023-10-25T16:15:00Z"/>
          <w:color w:val="000000" w:themeColor="text1"/>
          <w:szCs w:val="24"/>
          <w:rPrChange w:id="12081" w:author="Dr Mamadou SANOGO" w:date="2023-10-25T18:15:00Z">
            <w:rPr>
              <w:ins w:id="12082" w:author="Dr Mamadou SANOGO" w:date="2023-10-25T16:15:00Z"/>
              <w:szCs w:val="24"/>
            </w:rPr>
          </w:rPrChange>
        </w:rPr>
      </w:pPr>
      <w:ins w:id="12083" w:author="Dr Mamadou SANOGO" w:date="2023-10-25T16:15:00Z">
        <w:r w:rsidRPr="007A4AFC">
          <w:rPr>
            <w:color w:val="000000" w:themeColor="text1"/>
            <w:szCs w:val="24"/>
            <w:rPrChange w:id="12084" w:author="Dr Mamadou SANOGO" w:date="2023-10-25T18:15:00Z">
              <w:rPr>
                <w:szCs w:val="24"/>
              </w:rPr>
            </w:rPrChange>
          </w:rPr>
          <w:t xml:space="preserve">Le secrétariat de séance était assuré par Mme </w:t>
        </w:r>
        <w:proofErr w:type="spellStart"/>
        <w:r w:rsidRPr="007A4AFC">
          <w:rPr>
            <w:color w:val="000000" w:themeColor="text1"/>
            <w:szCs w:val="24"/>
            <w:rPrChange w:id="12085" w:author="Dr Mamadou SANOGO" w:date="2023-10-25T18:15:00Z">
              <w:rPr>
                <w:szCs w:val="24"/>
              </w:rPr>
            </w:rPrChange>
          </w:rPr>
          <w:t>Sogoba</w:t>
        </w:r>
        <w:proofErr w:type="spellEnd"/>
        <w:r w:rsidRPr="007A4AFC">
          <w:rPr>
            <w:color w:val="000000" w:themeColor="text1"/>
            <w:szCs w:val="24"/>
            <w:rPrChange w:id="12086" w:author="Dr Mamadou SANOGO" w:date="2023-10-25T18:15:00Z">
              <w:rPr>
                <w:szCs w:val="24"/>
              </w:rPr>
            </w:rPrChange>
          </w:rPr>
          <w:t xml:space="preserve"> </w:t>
        </w:r>
        <w:proofErr w:type="spellStart"/>
        <w:r w:rsidRPr="007A4AFC">
          <w:rPr>
            <w:color w:val="000000" w:themeColor="text1"/>
            <w:szCs w:val="24"/>
            <w:rPrChange w:id="12087" w:author="Dr Mamadou SANOGO" w:date="2023-10-25T18:15:00Z">
              <w:rPr>
                <w:szCs w:val="24"/>
              </w:rPr>
            </w:rPrChange>
          </w:rPr>
          <w:t>Rokia</w:t>
        </w:r>
        <w:proofErr w:type="spellEnd"/>
        <w:r w:rsidRPr="007A4AFC">
          <w:rPr>
            <w:color w:val="000000" w:themeColor="text1"/>
            <w:szCs w:val="24"/>
            <w:rPrChange w:id="12088" w:author="Dr Mamadou SANOGO" w:date="2023-10-25T18:15:00Z">
              <w:rPr>
                <w:szCs w:val="24"/>
              </w:rPr>
            </w:rPrChange>
          </w:rPr>
          <w:t>.</w:t>
        </w:r>
      </w:ins>
    </w:p>
    <w:p w14:paraId="32BF0221" w14:textId="77777777" w:rsidR="00424982" w:rsidRPr="007A4AFC" w:rsidRDefault="00424982" w:rsidP="00424982">
      <w:pPr>
        <w:spacing w:line="240" w:lineRule="auto"/>
        <w:rPr>
          <w:ins w:id="12089" w:author="Dr Mamadou SANOGO" w:date="2023-10-25T16:15:00Z"/>
          <w:color w:val="000000" w:themeColor="text1"/>
          <w:szCs w:val="24"/>
          <w:rPrChange w:id="12090" w:author="Dr Mamadou SANOGO" w:date="2023-10-25T18:15:00Z">
            <w:rPr>
              <w:ins w:id="12091" w:author="Dr Mamadou SANOGO" w:date="2023-10-25T16:15:00Z"/>
              <w:szCs w:val="24"/>
            </w:rPr>
          </w:rPrChange>
        </w:rPr>
      </w:pPr>
    </w:p>
    <w:p w14:paraId="64C171D2" w14:textId="77777777" w:rsidR="00424982" w:rsidRPr="007A4AFC" w:rsidRDefault="00424982" w:rsidP="00424982">
      <w:pPr>
        <w:spacing w:line="240" w:lineRule="auto"/>
        <w:rPr>
          <w:ins w:id="12092" w:author="Dr Mamadou SANOGO" w:date="2023-10-25T16:15:00Z"/>
          <w:color w:val="000000" w:themeColor="text1"/>
          <w:szCs w:val="24"/>
          <w:rPrChange w:id="12093" w:author="Dr Mamadou SANOGO" w:date="2023-10-25T18:15:00Z">
            <w:rPr>
              <w:ins w:id="12094" w:author="Dr Mamadou SANOGO" w:date="2023-10-25T16:15:00Z"/>
              <w:szCs w:val="24"/>
            </w:rPr>
          </w:rPrChange>
        </w:rPr>
      </w:pPr>
      <w:ins w:id="12095" w:author="Dr Mamadou SANOGO" w:date="2023-10-25T16:15:00Z">
        <w:r w:rsidRPr="007A4AFC">
          <w:rPr>
            <w:color w:val="000000" w:themeColor="text1"/>
            <w:szCs w:val="24"/>
            <w:rPrChange w:id="12096"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2097" w:author="Dr Mamadou SANOGO" w:date="2023-10-25T16:15:00Z"/>
          <w:color w:val="000000" w:themeColor="text1"/>
          <w:szCs w:val="24"/>
          <w:rPrChange w:id="12098" w:author="Dr Mamadou SANOGO" w:date="2023-10-25T18:15:00Z">
            <w:rPr>
              <w:ins w:id="12099" w:author="Dr Mamadou SANOGO" w:date="2023-10-25T16:15:00Z"/>
              <w:szCs w:val="24"/>
            </w:rPr>
          </w:rPrChange>
        </w:rPr>
      </w:pPr>
      <w:ins w:id="12100" w:author="Dr Mamadou SANOGO" w:date="2023-10-25T16:15:00Z">
        <w:r w:rsidRPr="007A4AFC">
          <w:rPr>
            <w:color w:val="000000" w:themeColor="text1"/>
            <w:szCs w:val="24"/>
            <w:rPrChange w:id="12101"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2102" w:author="Dr Mamadou SANOGO" w:date="2023-10-25T16:15:00Z"/>
          <w:b/>
          <w:color w:val="000000" w:themeColor="text1"/>
          <w:szCs w:val="24"/>
          <w:rPrChange w:id="12103" w:author="Dr Mamadou SANOGO" w:date="2023-10-25T18:15:00Z">
            <w:rPr>
              <w:ins w:id="12104" w:author="Dr Mamadou SANOGO" w:date="2023-10-25T16:15:00Z"/>
              <w:b/>
              <w:szCs w:val="24"/>
            </w:rPr>
          </w:rPrChange>
        </w:rPr>
      </w:pPr>
    </w:p>
    <w:p w14:paraId="4BA6D2C0" w14:textId="77777777" w:rsidR="00424982" w:rsidRPr="007A4AFC" w:rsidRDefault="00424982" w:rsidP="00424982">
      <w:pPr>
        <w:spacing w:line="240" w:lineRule="auto"/>
        <w:rPr>
          <w:ins w:id="12105" w:author="Dr Mamadou SANOGO" w:date="2023-10-25T16:15:00Z"/>
          <w:b/>
          <w:color w:val="000000" w:themeColor="text1"/>
          <w:szCs w:val="24"/>
          <w:rPrChange w:id="12106" w:author="Dr Mamadou SANOGO" w:date="2023-10-25T18:15:00Z">
            <w:rPr>
              <w:ins w:id="12107" w:author="Dr Mamadou SANOGO" w:date="2023-10-25T16:15:00Z"/>
              <w:b/>
              <w:szCs w:val="24"/>
            </w:rPr>
          </w:rPrChange>
        </w:rPr>
      </w:pPr>
    </w:p>
    <w:p w14:paraId="59EFFCFF" w14:textId="77777777" w:rsidR="00424982" w:rsidRPr="007A4AFC" w:rsidRDefault="00424982" w:rsidP="00424982">
      <w:pPr>
        <w:spacing w:line="240" w:lineRule="auto"/>
        <w:rPr>
          <w:ins w:id="12108" w:author="Dr Mamadou SANOGO" w:date="2023-10-25T16:15:00Z"/>
          <w:b/>
          <w:color w:val="000000" w:themeColor="text1"/>
          <w:szCs w:val="24"/>
          <w:rPrChange w:id="12109" w:author="Dr Mamadou SANOGO" w:date="2023-10-25T18:15:00Z">
            <w:rPr>
              <w:ins w:id="12110" w:author="Dr Mamadou SANOGO" w:date="2023-10-25T16:15:00Z"/>
              <w:b/>
              <w:szCs w:val="24"/>
            </w:rPr>
          </w:rPrChange>
        </w:rPr>
      </w:pPr>
    </w:p>
    <w:p w14:paraId="5E8D911D" w14:textId="55AE1CCF" w:rsidR="00424982" w:rsidRDefault="00424982" w:rsidP="00424982">
      <w:pPr>
        <w:spacing w:line="240" w:lineRule="auto"/>
        <w:rPr>
          <w:ins w:id="12111" w:author="Dr Mamadou SANOGO" w:date="2023-10-27T14:04:00Z"/>
          <w:b/>
          <w:color w:val="000000" w:themeColor="text1"/>
          <w:szCs w:val="24"/>
        </w:rPr>
      </w:pPr>
    </w:p>
    <w:p w14:paraId="13942125" w14:textId="62F306E8" w:rsidR="006778CD" w:rsidRDefault="006778CD" w:rsidP="00424982">
      <w:pPr>
        <w:spacing w:line="240" w:lineRule="auto"/>
        <w:rPr>
          <w:ins w:id="12112" w:author="Dr Mamadou SANOGO" w:date="2023-10-28T00:01:00Z"/>
          <w:b/>
          <w:color w:val="000000" w:themeColor="text1"/>
          <w:szCs w:val="24"/>
        </w:rPr>
      </w:pPr>
    </w:p>
    <w:p w14:paraId="205CDFD4" w14:textId="77777777" w:rsidR="00B43097" w:rsidRDefault="00B43097" w:rsidP="00424982">
      <w:pPr>
        <w:spacing w:line="240" w:lineRule="auto"/>
        <w:rPr>
          <w:ins w:id="12113" w:author="Dr Mamadou SANOGO" w:date="2023-10-27T14:04:00Z"/>
          <w:b/>
          <w:color w:val="000000" w:themeColor="text1"/>
          <w:szCs w:val="24"/>
        </w:rPr>
      </w:pPr>
    </w:p>
    <w:p w14:paraId="0142F5E3" w14:textId="77777777" w:rsidR="006778CD" w:rsidRPr="007A4AFC" w:rsidRDefault="006778CD" w:rsidP="00424982">
      <w:pPr>
        <w:spacing w:line="240" w:lineRule="auto"/>
        <w:rPr>
          <w:ins w:id="12114" w:author="Dr Mamadou SANOGO" w:date="2023-10-25T16:15:00Z"/>
          <w:b/>
          <w:color w:val="000000" w:themeColor="text1"/>
          <w:szCs w:val="24"/>
          <w:rPrChange w:id="12115" w:author="Dr Mamadou SANOGO" w:date="2023-10-25T18:15:00Z">
            <w:rPr>
              <w:ins w:id="12116" w:author="Dr Mamadou SANOGO" w:date="2023-10-25T16:15:00Z"/>
              <w:b/>
              <w:szCs w:val="24"/>
            </w:rPr>
          </w:rPrChange>
        </w:rPr>
      </w:pPr>
    </w:p>
    <w:p w14:paraId="7804E810" w14:textId="77777777" w:rsidR="00424982" w:rsidRPr="007A4AFC" w:rsidRDefault="00424982" w:rsidP="00424982">
      <w:pPr>
        <w:spacing w:line="240" w:lineRule="auto"/>
        <w:rPr>
          <w:ins w:id="12117" w:author="Dr Mamadou SANOGO" w:date="2023-10-25T16:15:00Z"/>
          <w:b/>
          <w:color w:val="000000" w:themeColor="text1"/>
          <w:szCs w:val="24"/>
          <w:rPrChange w:id="12118" w:author="Dr Mamadou SANOGO" w:date="2023-10-25T18:15:00Z">
            <w:rPr>
              <w:ins w:id="12119"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2120" w:author="Dr Mamadou SANOGO" w:date="2023-10-25T16:15:00Z"/>
          <w:b/>
          <w:color w:val="000000" w:themeColor="text1"/>
          <w:szCs w:val="24"/>
          <w:rPrChange w:id="12121" w:author="Dr Mamadou SANOGO" w:date="2023-10-25T18:15:00Z">
            <w:rPr>
              <w:ins w:id="12122" w:author="Dr Mamadou SANOGO" w:date="2023-10-25T16:15:00Z"/>
              <w:b/>
              <w:szCs w:val="24"/>
            </w:rPr>
          </w:rPrChange>
        </w:rPr>
        <w:pPrChange w:id="12123" w:author="Dr Mamadou SANOGO" w:date="2023-10-25T16:16:00Z">
          <w:pPr>
            <w:numPr>
              <w:numId w:val="33"/>
            </w:numPr>
            <w:spacing w:line="240" w:lineRule="auto"/>
            <w:ind w:left="720" w:hanging="360"/>
            <w:contextualSpacing/>
          </w:pPr>
        </w:pPrChange>
      </w:pPr>
      <w:ins w:id="12124" w:author="Dr Mamadou SANOGO" w:date="2023-10-25T16:15:00Z">
        <w:r w:rsidRPr="007A4AFC">
          <w:rPr>
            <w:b/>
            <w:color w:val="000000" w:themeColor="text1"/>
            <w:szCs w:val="24"/>
            <w:rPrChange w:id="12125"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2126" w:author="Dr Mamadou SANOGO" w:date="2023-10-25T16:15:00Z"/>
          <w:bCs/>
          <w:color w:val="000000" w:themeColor="text1"/>
          <w:szCs w:val="24"/>
          <w:rPrChange w:id="12127" w:author="Dr Mamadou SANOGO" w:date="2023-10-25T18:15:00Z">
            <w:rPr>
              <w:ins w:id="12128" w:author="Dr Mamadou SANOGO" w:date="2023-10-25T16:15:00Z"/>
              <w:bCs/>
              <w:szCs w:val="24"/>
            </w:rPr>
          </w:rPrChange>
        </w:rPr>
      </w:pPr>
      <w:ins w:id="12129" w:author="Dr Mamadou SANOGO" w:date="2023-10-25T16:15:00Z">
        <w:r w:rsidRPr="007A4AFC">
          <w:rPr>
            <w:bCs/>
            <w:color w:val="000000" w:themeColor="text1"/>
            <w:szCs w:val="24"/>
            <w:rPrChange w:id="12130" w:author="Dr Mamadou SANOGO" w:date="2023-10-25T18:15:00Z">
              <w:rPr>
                <w:bCs/>
                <w:szCs w:val="24"/>
              </w:rPr>
            </w:rPrChange>
          </w:rPr>
          <w:t>Après l</w:t>
        </w:r>
      </w:ins>
      <w:ins w:id="12131" w:author="Dr Mamadou SANOGO" w:date="2023-10-25T16:21:00Z">
        <w:r w:rsidRPr="007A4AFC">
          <w:rPr>
            <w:bCs/>
            <w:color w:val="000000" w:themeColor="text1"/>
            <w:szCs w:val="24"/>
            <w:rPrChange w:id="12132" w:author="Dr Mamadou SANOGO" w:date="2023-10-25T18:15:00Z">
              <w:rPr>
                <w:bCs/>
                <w:szCs w:val="24"/>
              </w:rPr>
            </w:rPrChange>
          </w:rPr>
          <w:t>’ouverture de la séance</w:t>
        </w:r>
      </w:ins>
      <w:ins w:id="12133" w:author="Dr Mamadou SANOGO" w:date="2023-10-25T16:15:00Z">
        <w:r w:rsidRPr="007A4AFC">
          <w:rPr>
            <w:bCs/>
            <w:color w:val="000000" w:themeColor="text1"/>
            <w:szCs w:val="24"/>
            <w:rPrChange w:id="12134"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2135" w:author="Dr Mamadou SANOGO" w:date="2023-10-25T16:15:00Z"/>
          <w:color w:val="000000" w:themeColor="text1"/>
          <w:szCs w:val="24"/>
          <w:rPrChange w:id="12136" w:author="Dr Mamadou SANOGO" w:date="2023-10-25T18:15:00Z">
            <w:rPr>
              <w:ins w:id="12137" w:author="Dr Mamadou SANOGO" w:date="2023-10-25T16:15:00Z"/>
              <w:szCs w:val="24"/>
            </w:rPr>
          </w:rPrChange>
        </w:rPr>
      </w:pPr>
      <w:ins w:id="12138" w:author="Dr Mamadou SANOGO" w:date="2023-10-25T16:15:00Z">
        <w:r w:rsidRPr="007A4AFC">
          <w:rPr>
            <w:color w:val="000000" w:themeColor="text1"/>
            <w:szCs w:val="24"/>
            <w:rPrChange w:id="12139"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2140" w:author="Dr Mamadou SANOGO" w:date="2023-10-25T16:15:00Z"/>
          <w:color w:val="000000" w:themeColor="text1"/>
          <w:szCs w:val="24"/>
          <w:rPrChange w:id="12141" w:author="Dr Mamadou SANOGO" w:date="2023-10-25T18:15:00Z">
            <w:rPr>
              <w:ins w:id="12142" w:author="Dr Mamadou SANOGO" w:date="2023-10-25T16:15:00Z"/>
              <w:szCs w:val="24"/>
            </w:rPr>
          </w:rPrChange>
        </w:rPr>
      </w:pPr>
      <w:ins w:id="12143" w:author="Dr Mamadou SANOGO" w:date="2023-10-25T16:15:00Z">
        <w:r w:rsidRPr="007A4AFC">
          <w:rPr>
            <w:color w:val="000000" w:themeColor="text1"/>
            <w:szCs w:val="24"/>
            <w:rPrChange w:id="12144" w:author="Dr Mamadou SANOGO" w:date="2023-10-25T18:15:00Z">
              <w:rPr>
                <w:szCs w:val="24"/>
              </w:rPr>
            </w:rPrChange>
          </w:rPr>
          <w:t xml:space="preserve">La valeur ajoutée de la </w:t>
        </w:r>
        <w:proofErr w:type="gramStart"/>
        <w:r w:rsidRPr="007A4AFC">
          <w:rPr>
            <w:color w:val="000000" w:themeColor="text1"/>
            <w:szCs w:val="24"/>
            <w:rPrChange w:id="12145"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2146" w:author="Dr Mamadou SANOGO" w:date="2023-10-25T16:15:00Z"/>
          <w:color w:val="000000" w:themeColor="text1"/>
          <w:szCs w:val="24"/>
          <w:rPrChange w:id="12147" w:author="Dr Mamadou SANOGO" w:date="2023-10-25T18:15:00Z">
            <w:rPr>
              <w:ins w:id="12148" w:author="Dr Mamadou SANOGO" w:date="2023-10-25T16:15:00Z"/>
              <w:szCs w:val="24"/>
            </w:rPr>
          </w:rPrChange>
        </w:rPr>
      </w:pPr>
      <w:ins w:id="12149" w:author="Dr Mamadou SANOGO" w:date="2023-10-25T16:15:00Z">
        <w:r w:rsidRPr="007A4AFC">
          <w:rPr>
            <w:color w:val="000000" w:themeColor="text1"/>
            <w:szCs w:val="24"/>
            <w:rPrChange w:id="12150" w:author="Dr Mamadou SANOGO" w:date="2023-10-25T18:15:00Z">
              <w:rPr>
                <w:szCs w:val="24"/>
              </w:rPr>
            </w:rPrChange>
          </w:rPr>
          <w:t>La faisabilité</w:t>
        </w:r>
      </w:ins>
    </w:p>
    <w:p w14:paraId="3C9FE97B" w14:textId="77777777" w:rsidR="00424982" w:rsidRPr="007A4AFC" w:rsidRDefault="00424982" w:rsidP="00424982">
      <w:pPr>
        <w:spacing w:line="240" w:lineRule="auto"/>
        <w:rPr>
          <w:ins w:id="12151" w:author="Dr Mamadou SANOGO" w:date="2023-10-25T16:15:00Z"/>
          <w:color w:val="000000" w:themeColor="text1"/>
          <w:szCs w:val="24"/>
          <w:rPrChange w:id="12152" w:author="Dr Mamadou SANOGO" w:date="2023-10-25T18:15:00Z">
            <w:rPr>
              <w:ins w:id="12153" w:author="Dr Mamadou SANOGO" w:date="2023-10-25T16:15:00Z"/>
              <w:szCs w:val="24"/>
            </w:rPr>
          </w:rPrChange>
        </w:rPr>
      </w:pPr>
      <w:ins w:id="12154" w:author="Dr Mamadou SANOGO" w:date="2023-10-25T16:15:00Z">
        <w:r w:rsidRPr="007A4AFC">
          <w:rPr>
            <w:color w:val="000000" w:themeColor="text1"/>
            <w:szCs w:val="24"/>
            <w:rPrChange w:id="12155"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2156" w:author="Dr Mamadou SANOGO" w:date="2023-10-25T16:15:00Z"/>
          <w:color w:val="000000" w:themeColor="text1"/>
          <w:szCs w:val="24"/>
          <w:rPrChange w:id="12157" w:author="Dr Mamadou SANOGO" w:date="2023-10-25T18:15:00Z">
            <w:rPr>
              <w:ins w:id="12158" w:author="Dr Mamadou SANOGO" w:date="2023-10-25T16:15:00Z"/>
              <w:szCs w:val="24"/>
            </w:rPr>
          </w:rPrChange>
        </w:rPr>
      </w:pPr>
      <w:ins w:id="12159" w:author="Dr Mamadou SANOGO" w:date="2023-10-25T16:15:00Z">
        <w:r w:rsidRPr="007A4AFC">
          <w:rPr>
            <w:color w:val="000000" w:themeColor="text1"/>
            <w:szCs w:val="24"/>
            <w:rPrChange w:id="12160"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2161" w:author="Dr Mamadou SANOGO" w:date="2023-10-25T16:15:00Z"/>
          <w:color w:val="000000" w:themeColor="text1"/>
          <w:sz w:val="10"/>
          <w:szCs w:val="24"/>
          <w:rPrChange w:id="12162" w:author="Dr Mamadou SANOGO" w:date="2023-10-25T18:15:00Z">
            <w:rPr>
              <w:ins w:id="12163"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2164" w:author="Dr Mamadou SANOGO" w:date="2023-10-25T16:15:00Z"/>
          <w:b/>
          <w:color w:val="000000" w:themeColor="text1"/>
          <w:szCs w:val="24"/>
          <w:rPrChange w:id="12165" w:author="Dr Mamadou SANOGO" w:date="2023-10-25T18:15:00Z">
            <w:rPr>
              <w:ins w:id="12166" w:author="Dr Mamadou SANOGO" w:date="2023-10-25T16:15:00Z"/>
              <w:b/>
              <w:szCs w:val="24"/>
            </w:rPr>
          </w:rPrChange>
        </w:rPr>
        <w:pPrChange w:id="12167" w:author="Dr Mamadou SANOGO" w:date="2023-10-25T16:16:00Z">
          <w:pPr>
            <w:numPr>
              <w:numId w:val="33"/>
            </w:numPr>
            <w:spacing w:line="240" w:lineRule="auto"/>
            <w:ind w:left="720" w:hanging="360"/>
            <w:contextualSpacing/>
          </w:pPr>
        </w:pPrChange>
      </w:pPr>
      <w:ins w:id="12168" w:author="Dr Mamadou SANOGO" w:date="2023-10-25T16:15:00Z">
        <w:r w:rsidRPr="007A4AFC">
          <w:rPr>
            <w:b/>
            <w:color w:val="000000" w:themeColor="text1"/>
            <w:szCs w:val="24"/>
            <w:rPrChange w:id="12169"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2170" w:author="Dr Mamadou SANOGO" w:date="2023-10-25T16:15:00Z"/>
          <w:color w:val="000000" w:themeColor="text1"/>
          <w:szCs w:val="24"/>
          <w:rPrChange w:id="12171" w:author="Dr Mamadou SANOGO" w:date="2023-10-25T18:15:00Z">
            <w:rPr>
              <w:ins w:id="12172" w:author="Dr Mamadou SANOGO" w:date="2023-10-25T16:15:00Z"/>
              <w:szCs w:val="24"/>
            </w:rPr>
          </w:rPrChange>
        </w:rPr>
      </w:pPr>
      <w:ins w:id="12173" w:author="Dr Mamadou SANOGO" w:date="2023-10-25T16:15:00Z">
        <w:r w:rsidRPr="007A4AFC">
          <w:rPr>
            <w:color w:val="000000" w:themeColor="text1"/>
            <w:szCs w:val="24"/>
            <w:rPrChange w:id="12174"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2175" w:author="Dr Mamadou SANOGO" w:date="2023-10-25T16:15:00Z"/>
          <w:color w:val="000000" w:themeColor="text1"/>
          <w:szCs w:val="24"/>
          <w:rPrChange w:id="12176" w:author="Dr Mamadou SANOGO" w:date="2023-10-25T18:15:00Z">
            <w:rPr>
              <w:ins w:id="12177" w:author="Dr Mamadou SANOGO" w:date="2023-10-25T16:15:00Z"/>
              <w:szCs w:val="24"/>
            </w:rPr>
          </w:rPrChange>
        </w:rPr>
      </w:pPr>
      <w:ins w:id="12178" w:author="Dr Mamadou SANOGO" w:date="2023-10-25T16:15:00Z">
        <w:r w:rsidRPr="007A4AFC">
          <w:rPr>
            <w:color w:val="000000" w:themeColor="text1"/>
            <w:szCs w:val="24"/>
            <w:rPrChange w:id="12179" w:author="Dr Mamadou SANOGO" w:date="2023-10-25T18:15:00Z">
              <w:rPr>
                <w:szCs w:val="24"/>
              </w:rPr>
            </w:rPrChange>
          </w:rPr>
          <w:t>À l’unanimité et en toute indépendance, tous les membres acquiescèrent au projet d’ouverture des programmes de formation</w:t>
        </w:r>
      </w:ins>
      <w:ins w:id="12180" w:author="Dr Mamadou SANOGO" w:date="2023-10-25T16:22:00Z">
        <w:r w:rsidRPr="007A4AFC">
          <w:rPr>
            <w:color w:val="000000" w:themeColor="text1"/>
            <w:szCs w:val="24"/>
            <w:rPrChange w:id="12181"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2182" w:author="Dr Mamadou SANOGO" w:date="2023-10-25T16:15:00Z"/>
          <w:b/>
          <w:i/>
          <w:color w:val="000000" w:themeColor="text1"/>
          <w:szCs w:val="24"/>
          <w:rPrChange w:id="12183" w:author="Dr Mamadou SANOGO" w:date="2023-10-25T18:15:00Z">
            <w:rPr>
              <w:ins w:id="12184" w:author="Dr Mamadou SANOGO" w:date="2023-10-25T16:15:00Z"/>
              <w:b/>
              <w:i/>
              <w:szCs w:val="24"/>
            </w:rPr>
          </w:rPrChange>
        </w:rPr>
      </w:pPr>
      <w:ins w:id="12185" w:author="Dr Mamadou SANOGO" w:date="2023-10-25T16:15:00Z">
        <w:r w:rsidRPr="007A4AFC">
          <w:rPr>
            <w:b/>
            <w:i/>
            <w:color w:val="000000" w:themeColor="text1"/>
            <w:szCs w:val="24"/>
            <w:rPrChange w:id="12186" w:author="Dr Mamadou SANOGO" w:date="2023-10-25T18:15:00Z">
              <w:rPr>
                <w:b/>
                <w:i/>
                <w:szCs w:val="24"/>
              </w:rPr>
            </w:rPrChange>
          </w:rPr>
          <w:t>Bamako, le 1</w:t>
        </w:r>
        <w:r w:rsidRPr="007A4AFC">
          <w:rPr>
            <w:b/>
            <w:i/>
            <w:color w:val="000000" w:themeColor="text1"/>
            <w:szCs w:val="24"/>
            <w:vertAlign w:val="superscript"/>
            <w:rPrChange w:id="12187" w:author="Dr Mamadou SANOGO" w:date="2023-10-25T18:15:00Z">
              <w:rPr>
                <w:b/>
                <w:i/>
                <w:szCs w:val="24"/>
                <w:vertAlign w:val="superscript"/>
              </w:rPr>
            </w:rPrChange>
          </w:rPr>
          <w:t>er</w:t>
        </w:r>
        <w:r w:rsidRPr="007A4AFC">
          <w:rPr>
            <w:b/>
            <w:i/>
            <w:color w:val="000000" w:themeColor="text1"/>
            <w:szCs w:val="24"/>
            <w:rPrChange w:id="12188"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2189" w:author="Dr Mamadou SANOGO" w:date="2023-10-25T16:15:00Z"/>
          <w:b/>
          <w:i/>
          <w:color w:val="000000" w:themeColor="text1"/>
          <w:szCs w:val="24"/>
          <w:rPrChange w:id="12190" w:author="Dr Mamadou SANOGO" w:date="2023-10-25T18:15:00Z">
            <w:rPr>
              <w:ins w:id="12191" w:author="Dr Mamadou SANOGO" w:date="2023-10-25T16:15:00Z"/>
              <w:b/>
              <w:i/>
              <w:szCs w:val="24"/>
            </w:rPr>
          </w:rPrChange>
        </w:rPr>
      </w:pPr>
    </w:p>
    <w:p w14:paraId="58DF91F5" w14:textId="75277B9C" w:rsidR="00424982" w:rsidRPr="007A4AFC" w:rsidRDefault="00424982" w:rsidP="00424982">
      <w:pPr>
        <w:spacing w:line="240" w:lineRule="auto"/>
        <w:rPr>
          <w:ins w:id="12192" w:author="Dr Mamadou SANOGO" w:date="2023-10-25T16:15:00Z"/>
          <w:b/>
          <w:i/>
          <w:color w:val="000000" w:themeColor="text1"/>
          <w:szCs w:val="24"/>
          <w:rPrChange w:id="12193" w:author="Dr Mamadou SANOGO" w:date="2023-10-25T18:15:00Z">
            <w:rPr>
              <w:ins w:id="12194" w:author="Dr Mamadou SANOGO" w:date="2023-10-25T16:15:00Z"/>
              <w:b/>
              <w:i/>
              <w:szCs w:val="24"/>
            </w:rPr>
          </w:rPrChange>
        </w:rPr>
      </w:pPr>
      <w:ins w:id="12195" w:author="Dr Mamadou SANOGO" w:date="2023-10-25T16:15:00Z">
        <w:r w:rsidRPr="007A4AFC">
          <w:rPr>
            <w:b/>
            <w:i/>
            <w:color w:val="000000" w:themeColor="text1"/>
            <w:szCs w:val="24"/>
            <w:rPrChange w:id="12196" w:author="Dr Mamadou SANOGO" w:date="2023-10-25T18:15:00Z">
              <w:rPr>
                <w:b/>
                <w:i/>
                <w:szCs w:val="24"/>
              </w:rPr>
            </w:rPrChange>
          </w:rPr>
          <w:tab/>
        </w:r>
        <w:r w:rsidRPr="007A4AFC">
          <w:rPr>
            <w:b/>
            <w:i/>
            <w:color w:val="000000" w:themeColor="text1"/>
            <w:szCs w:val="24"/>
            <w:rPrChange w:id="12197" w:author="Dr Mamadou SANOGO" w:date="2023-10-25T18:15:00Z">
              <w:rPr>
                <w:b/>
                <w:i/>
                <w:szCs w:val="24"/>
              </w:rPr>
            </w:rPrChange>
          </w:rPr>
          <w:tab/>
        </w:r>
        <w:r w:rsidRPr="007A4AFC">
          <w:rPr>
            <w:b/>
            <w:i/>
            <w:color w:val="000000" w:themeColor="text1"/>
            <w:szCs w:val="24"/>
            <w:rPrChange w:id="12198" w:author="Dr Mamadou SANOGO" w:date="2023-10-25T18:15:00Z">
              <w:rPr>
                <w:b/>
                <w:i/>
                <w:szCs w:val="24"/>
              </w:rPr>
            </w:rPrChange>
          </w:rPr>
          <w:tab/>
        </w:r>
        <w:r w:rsidRPr="007A4AFC">
          <w:rPr>
            <w:b/>
            <w:i/>
            <w:color w:val="000000" w:themeColor="text1"/>
            <w:szCs w:val="24"/>
            <w:rPrChange w:id="12199" w:author="Dr Mamadou SANOGO" w:date="2023-10-25T18:15:00Z">
              <w:rPr>
                <w:b/>
                <w:i/>
                <w:szCs w:val="24"/>
              </w:rPr>
            </w:rPrChange>
          </w:rPr>
          <w:tab/>
          <w:t xml:space="preserve">                                                                 La secrétaire de séance</w:t>
        </w:r>
        <w:r w:rsidRPr="007A4AFC">
          <w:rPr>
            <w:b/>
            <w:i/>
            <w:color w:val="000000" w:themeColor="text1"/>
            <w:szCs w:val="24"/>
            <w:rPrChange w:id="12200" w:author="Dr Mamadou SANOGO" w:date="2023-10-25T18:15:00Z">
              <w:rPr>
                <w:b/>
                <w:i/>
                <w:szCs w:val="24"/>
              </w:rPr>
            </w:rPrChange>
          </w:rPr>
          <w:tab/>
        </w:r>
        <w:r w:rsidRPr="007A4AFC">
          <w:rPr>
            <w:b/>
            <w:i/>
            <w:color w:val="000000" w:themeColor="text1"/>
            <w:szCs w:val="24"/>
            <w:rPrChange w:id="12201" w:author="Dr Mamadou SANOGO" w:date="2023-10-25T18:15:00Z">
              <w:rPr>
                <w:b/>
                <w:i/>
                <w:szCs w:val="24"/>
              </w:rPr>
            </w:rPrChange>
          </w:rPr>
          <w:tab/>
        </w:r>
        <w:r w:rsidRPr="007A4AFC">
          <w:rPr>
            <w:b/>
            <w:i/>
            <w:color w:val="000000" w:themeColor="text1"/>
            <w:szCs w:val="24"/>
            <w:rPrChange w:id="12202" w:author="Dr Mamadou SANOGO" w:date="2023-10-25T18:15:00Z">
              <w:rPr>
                <w:b/>
                <w:i/>
                <w:szCs w:val="24"/>
              </w:rPr>
            </w:rPrChange>
          </w:rPr>
          <w:tab/>
        </w:r>
        <w:r w:rsidRPr="007A4AFC">
          <w:rPr>
            <w:b/>
            <w:i/>
            <w:color w:val="000000" w:themeColor="text1"/>
            <w:szCs w:val="24"/>
            <w:rPrChange w:id="12203" w:author="Dr Mamadou SANOGO" w:date="2023-10-25T18:15:00Z">
              <w:rPr>
                <w:b/>
                <w:i/>
                <w:szCs w:val="24"/>
              </w:rPr>
            </w:rPrChange>
          </w:rPr>
          <w:tab/>
        </w:r>
        <w:r w:rsidRPr="007A4AFC">
          <w:rPr>
            <w:b/>
            <w:i/>
            <w:color w:val="000000" w:themeColor="text1"/>
            <w:szCs w:val="24"/>
            <w:rPrChange w:id="12204" w:author="Dr Mamadou SANOGO" w:date="2023-10-25T18:15:00Z">
              <w:rPr>
                <w:b/>
                <w:i/>
                <w:szCs w:val="24"/>
              </w:rPr>
            </w:rPrChange>
          </w:rPr>
          <w:tab/>
        </w:r>
      </w:ins>
    </w:p>
    <w:p w14:paraId="13EF444A" w14:textId="77777777" w:rsidR="00424982" w:rsidRPr="007A4AFC" w:rsidRDefault="00424982" w:rsidP="00424982">
      <w:pPr>
        <w:spacing w:line="240" w:lineRule="auto"/>
        <w:rPr>
          <w:ins w:id="12205" w:author="Dr Mamadou SANOGO" w:date="2023-10-25T16:15:00Z"/>
          <w:b/>
          <w:i/>
          <w:color w:val="000000" w:themeColor="text1"/>
          <w:szCs w:val="24"/>
          <w:rPrChange w:id="12206" w:author="Dr Mamadou SANOGO" w:date="2023-10-25T18:15:00Z">
            <w:rPr>
              <w:ins w:id="12207" w:author="Dr Mamadou SANOGO" w:date="2023-10-25T16:15:00Z"/>
              <w:b/>
              <w:i/>
              <w:szCs w:val="24"/>
            </w:rPr>
          </w:rPrChange>
        </w:rPr>
      </w:pPr>
    </w:p>
    <w:p w14:paraId="5D1B8E04" w14:textId="77777777" w:rsidR="00424982" w:rsidRPr="007A4AFC" w:rsidRDefault="00424982" w:rsidP="00424982">
      <w:pPr>
        <w:spacing w:line="240" w:lineRule="auto"/>
        <w:rPr>
          <w:ins w:id="12208" w:author="Dr Mamadou SANOGO" w:date="2023-10-25T16:15:00Z"/>
          <w:b/>
          <w:i/>
          <w:color w:val="000000" w:themeColor="text1"/>
          <w:szCs w:val="24"/>
          <w:rPrChange w:id="12209" w:author="Dr Mamadou SANOGO" w:date="2023-10-25T18:15:00Z">
            <w:rPr>
              <w:ins w:id="12210" w:author="Dr Mamadou SANOGO" w:date="2023-10-25T16:15:00Z"/>
              <w:b/>
              <w:i/>
              <w:szCs w:val="24"/>
            </w:rPr>
          </w:rPrChange>
        </w:rPr>
      </w:pPr>
    </w:p>
    <w:p w14:paraId="05242612" w14:textId="77777777" w:rsidR="00424982" w:rsidRPr="007A4AFC" w:rsidRDefault="00424982" w:rsidP="00424982">
      <w:pPr>
        <w:spacing w:line="240" w:lineRule="auto"/>
        <w:rPr>
          <w:ins w:id="12211" w:author="Dr Mamadou SANOGO" w:date="2023-10-25T16:15:00Z"/>
          <w:b/>
          <w:i/>
          <w:color w:val="000000" w:themeColor="text1"/>
          <w:szCs w:val="24"/>
          <w:rPrChange w:id="12212" w:author="Dr Mamadou SANOGO" w:date="2023-10-25T18:15:00Z">
            <w:rPr>
              <w:ins w:id="12213" w:author="Dr Mamadou SANOGO" w:date="2023-10-25T16:15:00Z"/>
              <w:b/>
              <w:i/>
              <w:szCs w:val="24"/>
            </w:rPr>
          </w:rPrChange>
        </w:rPr>
      </w:pPr>
    </w:p>
    <w:p w14:paraId="56D52241" w14:textId="77777777" w:rsidR="00424982" w:rsidRPr="007A4AFC" w:rsidRDefault="00424982" w:rsidP="00424982">
      <w:pPr>
        <w:spacing w:line="240" w:lineRule="auto"/>
        <w:rPr>
          <w:ins w:id="12214" w:author="Dr Mamadou SANOGO" w:date="2023-10-25T16:15:00Z"/>
          <w:b/>
          <w:i/>
          <w:color w:val="000000" w:themeColor="text1"/>
          <w:szCs w:val="24"/>
          <w:rPrChange w:id="12215" w:author="Dr Mamadou SANOGO" w:date="2023-10-25T18:15:00Z">
            <w:rPr>
              <w:ins w:id="12216" w:author="Dr Mamadou SANOGO" w:date="2023-10-25T16:15:00Z"/>
              <w:b/>
              <w:i/>
              <w:szCs w:val="24"/>
            </w:rPr>
          </w:rPrChange>
        </w:rPr>
      </w:pPr>
    </w:p>
    <w:p w14:paraId="49900DC6" w14:textId="2A62A760" w:rsidR="00424982" w:rsidRPr="007A4AFC" w:rsidRDefault="00424982" w:rsidP="00424982">
      <w:pPr>
        <w:spacing w:line="240" w:lineRule="auto"/>
        <w:rPr>
          <w:ins w:id="12217" w:author="Dr Mamadou SANOGO" w:date="2023-10-25T16:15:00Z"/>
          <w:b/>
          <w:i/>
          <w:color w:val="000000" w:themeColor="text1"/>
          <w:szCs w:val="24"/>
          <w:rPrChange w:id="12218" w:author="Dr Mamadou SANOGO" w:date="2023-10-25T18:15:00Z">
            <w:rPr>
              <w:ins w:id="12219" w:author="Dr Mamadou SANOGO" w:date="2023-10-25T16:15:00Z"/>
              <w:b/>
              <w:i/>
              <w:szCs w:val="24"/>
            </w:rPr>
          </w:rPrChange>
        </w:rPr>
      </w:pPr>
      <w:ins w:id="12220" w:author="Dr Mamadou SANOGO" w:date="2023-10-25T16:15:00Z">
        <w:r w:rsidRPr="007A4AFC">
          <w:rPr>
            <w:b/>
            <w:i/>
            <w:color w:val="000000" w:themeColor="text1"/>
            <w:szCs w:val="24"/>
            <w:rPrChange w:id="12221" w:author="Dr Mamadou SANOGO" w:date="2023-10-25T18:15:00Z">
              <w:rPr>
                <w:b/>
                <w:i/>
                <w:szCs w:val="24"/>
              </w:rPr>
            </w:rPrChange>
          </w:rPr>
          <w:t xml:space="preserve">                                                                                                                    Mme SOGOBA </w:t>
        </w:r>
        <w:proofErr w:type="spellStart"/>
        <w:r w:rsidRPr="007A4AFC">
          <w:rPr>
            <w:b/>
            <w:i/>
            <w:color w:val="000000" w:themeColor="text1"/>
            <w:szCs w:val="24"/>
            <w:rPrChange w:id="12222"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2223" w:author="Dr Mamadou SANOGO" w:date="2023-10-25T16:15:00Z"/>
          <w:b/>
          <w:i/>
          <w:color w:val="000000" w:themeColor="text1"/>
          <w:szCs w:val="24"/>
          <w:rPrChange w:id="12224" w:author="Dr Mamadou SANOGO" w:date="2023-10-25T18:15:00Z">
            <w:rPr>
              <w:ins w:id="12225" w:author="Dr Mamadou SANOGO" w:date="2023-10-25T16:15:00Z"/>
              <w:b/>
              <w:i/>
              <w:szCs w:val="24"/>
            </w:rPr>
          </w:rPrChange>
        </w:rPr>
      </w:pPr>
    </w:p>
    <w:p w14:paraId="1AA01FA0" w14:textId="77777777" w:rsidR="00424982" w:rsidRPr="007A4AFC" w:rsidRDefault="00424982" w:rsidP="00424982">
      <w:pPr>
        <w:spacing w:line="240" w:lineRule="auto"/>
        <w:rPr>
          <w:ins w:id="12226" w:author="Dr Mamadou SANOGO" w:date="2023-10-25T16:15:00Z"/>
          <w:color w:val="000000" w:themeColor="text1"/>
          <w:szCs w:val="24"/>
          <w:rPrChange w:id="12227" w:author="Dr Mamadou SANOGO" w:date="2023-10-25T18:15:00Z">
            <w:rPr>
              <w:ins w:id="12228"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2229" w:author="Dr Mamadou SANOGO" w:date="2023-10-25T15:07:00Z"/>
          <w:b/>
          <w:color w:val="000000" w:themeColor="text1"/>
          <w:sz w:val="44"/>
          <w:rPrChange w:id="12230" w:author="Dr Mamadou SANOGO" w:date="2023-10-25T18:15:00Z">
            <w:rPr>
              <w:ins w:id="12231"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2232" w:author="Dr Mamadou SANOGO" w:date="2023-10-25T15:07:00Z"/>
          <w:b/>
          <w:color w:val="000000" w:themeColor="text1"/>
          <w:sz w:val="44"/>
          <w:rPrChange w:id="12233" w:author="Dr Mamadou SANOGO" w:date="2023-10-25T18:15:00Z">
            <w:rPr>
              <w:ins w:id="12234"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2235" w:author="Dr Mamadou SANOGO" w:date="2023-10-25T15:07:00Z"/>
          <w:b/>
          <w:color w:val="000000" w:themeColor="text1"/>
          <w:sz w:val="44"/>
          <w:rPrChange w:id="12236" w:author="Dr Mamadou SANOGO" w:date="2023-10-25T18:15:00Z">
            <w:rPr>
              <w:ins w:id="12237"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2238" w:author="Dr Mamadou SANOGO" w:date="2023-10-25T15:07:00Z"/>
          <w:b/>
          <w:color w:val="000000" w:themeColor="text1"/>
          <w:sz w:val="44"/>
          <w:rPrChange w:id="12239" w:author="Dr Mamadou SANOGO" w:date="2023-10-25T18:15:00Z">
            <w:rPr>
              <w:ins w:id="12240"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2241" w:author="Dr Mamadou SANOGO" w:date="2023-10-25T15:07:00Z"/>
          <w:b/>
          <w:color w:val="000000" w:themeColor="text1"/>
          <w:sz w:val="44"/>
          <w:rPrChange w:id="12242" w:author="Dr Mamadou SANOGO" w:date="2023-10-25T18:15:00Z">
            <w:rPr>
              <w:ins w:id="12243"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2244" w:author="Dr Mamadou SANOGO" w:date="2023-10-25T15:07:00Z"/>
          <w:b/>
          <w:color w:val="000000" w:themeColor="text1"/>
          <w:sz w:val="44"/>
          <w:rPrChange w:id="12245" w:author="Dr Mamadou SANOGO" w:date="2023-10-25T18:15:00Z">
            <w:rPr>
              <w:ins w:id="12246"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2247" w:author="Dr Mamadou SANOGO" w:date="2023-10-25T15:07:00Z"/>
          <w:b/>
          <w:color w:val="000000" w:themeColor="text1"/>
          <w:sz w:val="44"/>
          <w:rPrChange w:id="12248" w:author="Dr Mamadou SANOGO" w:date="2023-10-25T18:15:00Z">
            <w:rPr>
              <w:ins w:id="12249"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2250" w:author="Dr Mamadou SANOGO" w:date="2023-10-25T15:07:00Z"/>
          <w:b/>
          <w:color w:val="000000" w:themeColor="text1"/>
          <w:sz w:val="44"/>
          <w:rPrChange w:id="12251" w:author="Dr Mamadou SANOGO" w:date="2023-10-25T18:15:00Z">
            <w:rPr>
              <w:ins w:id="12252"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2253" w:author="Dr Mamadou SANOGO" w:date="2023-10-25T15:07:00Z"/>
          <w:b/>
          <w:color w:val="000000" w:themeColor="text1"/>
          <w:sz w:val="44"/>
          <w:rPrChange w:id="12254" w:author="Dr Mamadou SANOGO" w:date="2023-10-25T18:15:00Z">
            <w:rPr>
              <w:ins w:id="12255"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2256" w:author="Dr Mamadou SANOGO" w:date="2023-10-25T15:07:00Z"/>
          <w:b/>
          <w:color w:val="000000" w:themeColor="text1"/>
          <w:sz w:val="44"/>
          <w:rPrChange w:id="12257" w:author="Dr Mamadou SANOGO" w:date="2023-10-25T18:15:00Z">
            <w:rPr>
              <w:ins w:id="12258"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2259" w:author="Dr Mamadou SANOGO" w:date="2023-10-25T15:07:00Z"/>
          <w:b/>
          <w:color w:val="000000" w:themeColor="text1"/>
          <w:sz w:val="44"/>
          <w:rPrChange w:id="12260" w:author="Dr Mamadou SANOGO" w:date="2023-10-25T18:15:00Z">
            <w:rPr>
              <w:ins w:id="12261"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2262" w:author="Dr Mamadou SANOGO" w:date="2023-10-25T15:07:00Z"/>
          <w:b/>
          <w:color w:val="000000" w:themeColor="text1"/>
          <w:sz w:val="44"/>
          <w:rPrChange w:id="12263" w:author="Dr Mamadou SANOGO" w:date="2023-10-25T18:15:00Z">
            <w:rPr>
              <w:ins w:id="12264"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2265" w:author="Dr Mamadou SANOGO" w:date="2023-10-25T15:07:00Z"/>
          <w:b/>
          <w:color w:val="000000" w:themeColor="text1"/>
          <w:sz w:val="44"/>
          <w:rPrChange w:id="12266" w:author="Dr Mamadou SANOGO" w:date="2023-10-25T18:15:00Z">
            <w:rPr>
              <w:ins w:id="12267"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2268" w:author="Dr Mamadou SANOGO" w:date="2023-10-25T15:07:00Z"/>
          <w:b/>
          <w:color w:val="000000" w:themeColor="text1"/>
          <w:sz w:val="44"/>
          <w:rPrChange w:id="12269" w:author="Dr Mamadou SANOGO" w:date="2023-10-25T18:15:00Z">
            <w:rPr>
              <w:ins w:id="12270"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2271" w:author="Dr Mamadou SANOGO" w:date="2023-10-25T15:07:00Z"/>
          <w:b/>
          <w:color w:val="000000" w:themeColor="text1"/>
          <w:sz w:val="44"/>
          <w:rPrChange w:id="12272" w:author="Dr Mamadou SANOGO" w:date="2023-10-25T18:15:00Z">
            <w:rPr>
              <w:ins w:id="12273"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2274" w:author="Dr Mamadou SANOGO" w:date="2023-10-25T16:17:00Z"/>
          <w:b/>
          <w:color w:val="000000" w:themeColor="text1"/>
          <w:sz w:val="44"/>
          <w:rPrChange w:id="12275" w:author="Dr Mamadou SANOGO" w:date="2023-10-25T18:15:00Z">
            <w:rPr>
              <w:ins w:id="12276"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2277" w:author="Dr Mamadou SANOGO" w:date="2023-10-25T16:17:00Z"/>
          <w:b/>
          <w:color w:val="000000" w:themeColor="text1"/>
          <w:sz w:val="44"/>
          <w:rPrChange w:id="12278" w:author="Dr Mamadou SANOGO" w:date="2023-10-25T18:15:00Z">
            <w:rPr>
              <w:ins w:id="12279"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2280" w:author="Dr Mamadou SANOGO" w:date="2023-10-25T16:17:00Z"/>
          <w:b/>
          <w:color w:val="000000" w:themeColor="text1"/>
          <w:sz w:val="44"/>
          <w:rPrChange w:id="12281" w:author="Dr Mamadou SANOGO" w:date="2023-10-25T18:15:00Z">
            <w:rPr>
              <w:ins w:id="12282"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2283" w:author="Dr Mamadou SANOGO" w:date="2023-10-25T16:17:00Z"/>
          <w:b/>
          <w:color w:val="000000" w:themeColor="text1"/>
          <w:sz w:val="44"/>
          <w:rPrChange w:id="12284" w:author="Dr Mamadou SANOGO" w:date="2023-10-25T18:15:00Z">
            <w:rPr>
              <w:ins w:id="12285"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2286" w:author="Dr Mamadou SANOGO" w:date="2023-10-25T15:07:00Z"/>
          <w:b/>
          <w:color w:val="000000" w:themeColor="text1"/>
          <w:sz w:val="44"/>
          <w:rPrChange w:id="12287" w:author="Dr Mamadou SANOGO" w:date="2023-10-25T18:15:00Z">
            <w:rPr>
              <w:ins w:id="12288"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2289" w:author="Dr Mamadou SANOGO" w:date="2023-10-25T15:02:00Z"/>
          <w:b/>
          <w:color w:val="000000" w:themeColor="text1"/>
          <w:sz w:val="44"/>
          <w:rPrChange w:id="12290" w:author="Dr Mamadou SANOGO" w:date="2023-10-25T18:15:00Z">
            <w:rPr>
              <w:ins w:id="12291"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2292" w:author="Dr Mamadou SANOGO" w:date="2023-10-25T16:16:00Z"/>
          <w:b/>
          <w:color w:val="000000" w:themeColor="text1"/>
          <w:sz w:val="44"/>
          <w:rPrChange w:id="12293" w:author="Dr Mamadou SANOGO" w:date="2023-10-25T18:15:00Z">
            <w:rPr>
              <w:ins w:id="12294" w:author="Dr Mamadou SANOGO" w:date="2023-10-25T16:16:00Z"/>
              <w:b/>
              <w:sz w:val="44"/>
            </w:rPr>
          </w:rPrChange>
        </w:rPr>
      </w:pPr>
      <w:ins w:id="12295" w:author="Dr Mamadou SANOGO" w:date="2023-10-25T15:02:00Z">
        <w:r w:rsidRPr="007A4AFC">
          <w:rPr>
            <w:b/>
            <w:color w:val="000000" w:themeColor="text1"/>
            <w:sz w:val="44"/>
            <w:rPrChange w:id="12296"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2297" w:author="Dr Mamadou SANOGO" w:date="2023-10-25T16:16:00Z"/>
          <w:b/>
          <w:color w:val="000000" w:themeColor="text1"/>
          <w:sz w:val="44"/>
          <w:rPrChange w:id="12298" w:author="Dr Mamadou SANOGO" w:date="2023-10-25T18:15:00Z">
            <w:rPr>
              <w:ins w:id="12299"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2300" w:author="Dr Mamadou SANOGO" w:date="2023-10-25T16:16:00Z"/>
          <w:b/>
          <w:color w:val="000000" w:themeColor="text1"/>
          <w:sz w:val="44"/>
          <w:rPrChange w:id="12301" w:author="Dr Mamadou SANOGO" w:date="2023-10-25T18:15:00Z">
            <w:rPr>
              <w:ins w:id="12302"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2303" w:author="Dr Mamadou SANOGO" w:date="2023-10-25T16:16:00Z"/>
          <w:b/>
          <w:color w:val="000000" w:themeColor="text1"/>
          <w:sz w:val="44"/>
          <w:rPrChange w:id="12304" w:author="Dr Mamadou SANOGO" w:date="2023-10-25T18:15:00Z">
            <w:rPr>
              <w:ins w:id="12305"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2306" w:author="Dr Mamadou SANOGO" w:date="2023-10-25T16:16:00Z"/>
          <w:b/>
          <w:color w:val="000000" w:themeColor="text1"/>
          <w:sz w:val="44"/>
          <w:rPrChange w:id="12307" w:author="Dr Mamadou SANOGO" w:date="2023-10-25T18:15:00Z">
            <w:rPr>
              <w:ins w:id="12308"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2309" w:author="Dr Mamadou SANOGO" w:date="2023-10-25T16:16:00Z"/>
          <w:b/>
          <w:color w:val="000000" w:themeColor="text1"/>
          <w:sz w:val="44"/>
          <w:rPrChange w:id="12310" w:author="Dr Mamadou SANOGO" w:date="2023-10-25T18:15:00Z">
            <w:rPr>
              <w:ins w:id="12311"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2312" w:author="Dr Mamadou SANOGO" w:date="2023-10-25T16:16:00Z"/>
          <w:b/>
          <w:color w:val="000000" w:themeColor="text1"/>
          <w:sz w:val="44"/>
          <w:rPrChange w:id="12313" w:author="Dr Mamadou SANOGO" w:date="2023-10-25T18:15:00Z">
            <w:rPr>
              <w:ins w:id="12314"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2315" w:author="Dr Mamadou SANOGO" w:date="2023-10-25T16:16:00Z"/>
          <w:b/>
          <w:color w:val="000000" w:themeColor="text1"/>
          <w:sz w:val="44"/>
          <w:rPrChange w:id="12316" w:author="Dr Mamadou SANOGO" w:date="2023-10-25T18:15:00Z">
            <w:rPr>
              <w:ins w:id="12317"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2318" w:author="Dr Mamadou SANOGO" w:date="2023-10-25T16:16:00Z"/>
          <w:b/>
          <w:color w:val="000000" w:themeColor="text1"/>
          <w:sz w:val="44"/>
          <w:rPrChange w:id="12319" w:author="Dr Mamadou SANOGO" w:date="2023-10-25T18:15:00Z">
            <w:rPr>
              <w:ins w:id="12320"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2321" w:author="Dr Mamadou SANOGO" w:date="2023-10-25T16:16:00Z"/>
          <w:b/>
          <w:color w:val="000000" w:themeColor="text1"/>
          <w:sz w:val="44"/>
          <w:rPrChange w:id="12322" w:author="Dr Mamadou SANOGO" w:date="2023-10-25T18:15:00Z">
            <w:rPr>
              <w:ins w:id="12323"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2324" w:author="Dr Mamadou SANOGO" w:date="2023-10-25T16:16:00Z"/>
          <w:b/>
          <w:color w:val="000000" w:themeColor="text1"/>
          <w:sz w:val="44"/>
          <w:rPrChange w:id="12325" w:author="Dr Mamadou SANOGO" w:date="2023-10-25T18:15:00Z">
            <w:rPr>
              <w:ins w:id="12326"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2327" w:author="Dr Mamadou SANOGO" w:date="2023-10-25T16:16:00Z"/>
          <w:b/>
          <w:color w:val="000000" w:themeColor="text1"/>
          <w:sz w:val="44"/>
          <w:rPrChange w:id="12328" w:author="Dr Mamadou SANOGO" w:date="2023-10-25T18:15:00Z">
            <w:rPr>
              <w:ins w:id="12329"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2330" w:author="Dr Mamadou SANOGO" w:date="2023-10-25T16:16:00Z"/>
          <w:b/>
          <w:color w:val="000000" w:themeColor="text1"/>
          <w:sz w:val="44"/>
          <w:rPrChange w:id="12331" w:author="Dr Mamadou SANOGO" w:date="2023-10-25T18:15:00Z">
            <w:rPr>
              <w:ins w:id="12332" w:author="Dr Mamadou SANOGO" w:date="2023-10-25T16:16:00Z"/>
              <w:b/>
              <w:sz w:val="44"/>
            </w:rPr>
          </w:rPrChange>
        </w:rPr>
      </w:pPr>
      <w:ins w:id="12333" w:author="Dr Mamadou SANOGO" w:date="2023-10-25T16:19:00Z">
        <w:r w:rsidRPr="007A4AFC">
          <w:rPr>
            <w:noProof/>
            <w:color w:val="000000" w:themeColor="text1"/>
            <w:rPrChange w:id="12334"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2335" w:author="Dr Mamadou SANOGO" w:date="2023-10-25T16:16:00Z"/>
          <w:b/>
          <w:color w:val="000000" w:themeColor="text1"/>
          <w:sz w:val="44"/>
          <w:rPrChange w:id="12336" w:author="Dr Mamadou SANOGO" w:date="2023-10-25T18:15:00Z">
            <w:rPr>
              <w:ins w:id="12337"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2338" w:author="Dr Mamadou SANOGO" w:date="2023-10-25T16:16:00Z"/>
          <w:b/>
          <w:color w:val="000000" w:themeColor="text1"/>
          <w:sz w:val="44"/>
          <w:rPrChange w:id="12339" w:author="Dr Mamadou SANOGO" w:date="2023-10-25T18:15:00Z">
            <w:rPr>
              <w:ins w:id="12340"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2341" w:author="Dr Mamadou SANOGO" w:date="2023-10-25T16:16:00Z"/>
          <w:b/>
          <w:color w:val="000000" w:themeColor="text1"/>
          <w:sz w:val="44"/>
          <w:rPrChange w:id="12342" w:author="Dr Mamadou SANOGO" w:date="2023-10-25T18:15:00Z">
            <w:rPr>
              <w:ins w:id="12343"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2344" w:author="Dr Mamadou SANOGO" w:date="2023-10-25T16:16:00Z"/>
          <w:b/>
          <w:color w:val="000000" w:themeColor="text1"/>
          <w:sz w:val="44"/>
          <w:rPrChange w:id="12345" w:author="Dr Mamadou SANOGO" w:date="2023-10-25T18:15:00Z">
            <w:rPr>
              <w:ins w:id="12346"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347" w:author="Dr Mamadou SANOGO" w:date="2023-10-25T16:16:00Z"/>
          <w:b/>
          <w:color w:val="000000" w:themeColor="text1"/>
          <w:sz w:val="44"/>
          <w:rPrChange w:id="12348" w:author="Dr Mamadou SANOGO" w:date="2023-10-25T18:15:00Z">
            <w:rPr>
              <w:ins w:id="12349"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350" w:author="Dr Mamadou SANOGO" w:date="2023-10-25T16:16:00Z"/>
          <w:b/>
          <w:color w:val="000000" w:themeColor="text1"/>
          <w:sz w:val="44"/>
          <w:rPrChange w:id="12351" w:author="Dr Mamadou SANOGO" w:date="2023-10-25T18:15:00Z">
            <w:rPr>
              <w:ins w:id="12352"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353" w:author="Dr Mamadou SANOGO" w:date="2023-10-25T16:16:00Z"/>
          <w:b/>
          <w:color w:val="000000" w:themeColor="text1"/>
          <w:sz w:val="44"/>
          <w:rPrChange w:id="12354" w:author="Dr Mamadou SANOGO" w:date="2023-10-25T18:15:00Z">
            <w:rPr>
              <w:ins w:id="12355"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356" w:author="Dr Mamadou SANOGO" w:date="2023-10-25T16:16:00Z"/>
          <w:b/>
          <w:color w:val="000000" w:themeColor="text1"/>
          <w:sz w:val="44"/>
          <w:rPrChange w:id="12357" w:author="Dr Mamadou SANOGO" w:date="2023-10-25T18:15:00Z">
            <w:rPr>
              <w:ins w:id="12358"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359" w:author="Dr Mamadou SANOGO" w:date="2023-10-25T16:16:00Z"/>
          <w:b/>
          <w:color w:val="000000" w:themeColor="text1"/>
          <w:sz w:val="44"/>
          <w:rPrChange w:id="12360" w:author="Dr Mamadou SANOGO" w:date="2023-10-25T18:15:00Z">
            <w:rPr>
              <w:ins w:id="12361"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362" w:author="Dr Mamadou SANOGO" w:date="2023-10-25T16:16:00Z"/>
          <w:b/>
          <w:color w:val="000000" w:themeColor="text1"/>
          <w:sz w:val="44"/>
          <w:rPrChange w:id="12363" w:author="Dr Mamadou SANOGO" w:date="2023-10-25T18:15:00Z">
            <w:rPr>
              <w:ins w:id="12364"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365" w:author="Dr Mamadou SANOGO" w:date="2023-10-25T16:16:00Z"/>
          <w:b/>
          <w:color w:val="000000" w:themeColor="text1"/>
          <w:sz w:val="44"/>
          <w:rPrChange w:id="12366" w:author="Dr Mamadou SANOGO" w:date="2023-10-25T18:15:00Z">
            <w:rPr>
              <w:ins w:id="12367"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368" w:author="Dr Mamadou SANOGO" w:date="2023-10-25T15:02:00Z"/>
          <w:b/>
          <w:color w:val="000000" w:themeColor="text1"/>
          <w:sz w:val="44"/>
          <w:rPrChange w:id="12369" w:author="Dr Mamadou SANOGO" w:date="2023-10-25T18:15:00Z">
            <w:rPr>
              <w:ins w:id="12370"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371" w:author="Dr Mamadou SANOGO" w:date="2023-10-25T16:24:00Z"/>
          <w:b/>
          <w:color w:val="000000" w:themeColor="text1"/>
          <w:sz w:val="44"/>
          <w:rPrChange w:id="12372" w:author="Dr Mamadou SANOGO" w:date="2023-10-25T18:15:00Z">
            <w:rPr>
              <w:ins w:id="12373" w:author="Dr Mamadou SANOGO" w:date="2023-10-25T16:24:00Z"/>
              <w:b/>
              <w:sz w:val="44"/>
            </w:rPr>
          </w:rPrChange>
        </w:rPr>
      </w:pPr>
      <w:ins w:id="12374" w:author="Dr Mamadou SANOGO" w:date="2023-10-25T15:02:00Z">
        <w:r w:rsidRPr="007A4AFC">
          <w:rPr>
            <w:b/>
            <w:color w:val="000000" w:themeColor="text1"/>
            <w:sz w:val="44"/>
            <w:rPrChange w:id="12375"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376" w:author="Dr Mamadou SANOGO" w:date="2023-10-25T16:24:00Z"/>
          <w:b/>
          <w:color w:val="000000" w:themeColor="text1"/>
          <w:sz w:val="44"/>
          <w:rPrChange w:id="12377" w:author="Dr Mamadou SANOGO" w:date="2023-10-25T18:15:00Z">
            <w:rPr>
              <w:ins w:id="12378"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379" w:author="Dr Mamadou SANOGO" w:date="2023-10-25T16:24:00Z"/>
          <w:b/>
          <w:color w:val="000000" w:themeColor="text1"/>
          <w:sz w:val="44"/>
          <w:rPrChange w:id="12380" w:author="Dr Mamadou SANOGO" w:date="2023-10-25T18:15:00Z">
            <w:rPr>
              <w:ins w:id="12381"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382" w:author="Dr Mamadou SANOGO" w:date="2023-10-25T16:24:00Z"/>
          <w:b/>
          <w:color w:val="000000" w:themeColor="text1"/>
          <w:sz w:val="44"/>
          <w:rPrChange w:id="12383" w:author="Dr Mamadou SANOGO" w:date="2023-10-25T18:15:00Z">
            <w:rPr>
              <w:ins w:id="12384"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385" w:author="Dr Mamadou SANOGO" w:date="2023-10-25T16:24:00Z"/>
          <w:b/>
          <w:color w:val="000000" w:themeColor="text1"/>
          <w:sz w:val="44"/>
          <w:rPrChange w:id="12386" w:author="Dr Mamadou SANOGO" w:date="2023-10-25T18:15:00Z">
            <w:rPr>
              <w:ins w:id="12387"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388" w:author="Dr Mamadou SANOGO" w:date="2023-10-25T16:24:00Z"/>
          <w:b/>
          <w:color w:val="000000" w:themeColor="text1"/>
          <w:sz w:val="44"/>
          <w:rPrChange w:id="12389" w:author="Dr Mamadou SANOGO" w:date="2023-10-25T18:15:00Z">
            <w:rPr>
              <w:ins w:id="12390"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391" w:author="Dr Mamadou SANOGO" w:date="2023-10-25T16:24:00Z"/>
          <w:b/>
          <w:color w:val="000000" w:themeColor="text1"/>
          <w:sz w:val="44"/>
          <w:rPrChange w:id="12392" w:author="Dr Mamadou SANOGO" w:date="2023-10-25T18:15:00Z">
            <w:rPr>
              <w:ins w:id="12393"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394" w:author="Dr Mamadou SANOGO" w:date="2023-10-25T16:24:00Z"/>
          <w:b/>
          <w:color w:val="000000" w:themeColor="text1"/>
          <w:sz w:val="44"/>
          <w:rPrChange w:id="12395" w:author="Dr Mamadou SANOGO" w:date="2023-10-25T18:15:00Z">
            <w:rPr>
              <w:ins w:id="12396"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397" w:author="Dr Mamadou SANOGO" w:date="2023-10-25T16:24:00Z"/>
          <w:b/>
          <w:color w:val="000000" w:themeColor="text1"/>
          <w:sz w:val="44"/>
          <w:rPrChange w:id="12398" w:author="Dr Mamadou SANOGO" w:date="2023-10-25T18:15:00Z">
            <w:rPr>
              <w:ins w:id="12399"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400" w:author="Dr Mamadou SANOGO" w:date="2023-10-25T16:24:00Z"/>
          <w:b/>
          <w:color w:val="000000" w:themeColor="text1"/>
          <w:sz w:val="44"/>
          <w:rPrChange w:id="12401" w:author="Dr Mamadou SANOGO" w:date="2023-10-25T18:15:00Z">
            <w:rPr>
              <w:ins w:id="12402"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403" w:author="Dr Mamadou SANOGO" w:date="2023-10-25T16:24:00Z"/>
          <w:b/>
          <w:color w:val="000000" w:themeColor="text1"/>
          <w:sz w:val="44"/>
          <w:rPrChange w:id="12404" w:author="Dr Mamadou SANOGO" w:date="2023-10-25T18:15:00Z">
            <w:rPr>
              <w:ins w:id="12405"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406" w:author="Dr Mamadou SANOGO" w:date="2023-10-25T16:24:00Z"/>
          <w:b/>
          <w:color w:val="000000" w:themeColor="text1"/>
          <w:sz w:val="44"/>
          <w:rPrChange w:id="12407" w:author="Dr Mamadou SANOGO" w:date="2023-10-25T18:15:00Z">
            <w:rPr>
              <w:ins w:id="12408"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409" w:author="Dr Mamadou SANOGO" w:date="2023-10-25T16:24:00Z"/>
          <w:b/>
          <w:color w:val="000000" w:themeColor="text1"/>
          <w:sz w:val="44"/>
          <w:rPrChange w:id="12410" w:author="Dr Mamadou SANOGO" w:date="2023-10-25T18:15:00Z">
            <w:rPr>
              <w:ins w:id="12411"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412" w:author="Dr Mamadou SANOGO" w:date="2023-10-25T16:24:00Z"/>
          <w:b/>
          <w:color w:val="000000" w:themeColor="text1"/>
          <w:sz w:val="44"/>
          <w:rPrChange w:id="12413" w:author="Dr Mamadou SANOGO" w:date="2023-10-25T18:15:00Z">
            <w:rPr>
              <w:ins w:id="12414"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415" w:author="Dr Mamadou SANOGO" w:date="2023-10-25T16:24:00Z"/>
          <w:b/>
          <w:color w:val="000000" w:themeColor="text1"/>
          <w:sz w:val="44"/>
          <w:rPrChange w:id="12416" w:author="Dr Mamadou SANOGO" w:date="2023-10-25T18:15:00Z">
            <w:rPr>
              <w:ins w:id="12417"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418" w:author="Dr Mamadou SANOGO" w:date="2023-10-25T16:24:00Z"/>
          <w:b/>
          <w:color w:val="000000" w:themeColor="text1"/>
          <w:sz w:val="44"/>
          <w:rPrChange w:id="12419" w:author="Dr Mamadou SANOGO" w:date="2023-10-25T18:15:00Z">
            <w:rPr>
              <w:ins w:id="12420"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421" w:author="Dr Mamadou SANOGO" w:date="2023-10-25T16:24:00Z"/>
          <w:b/>
          <w:color w:val="000000" w:themeColor="text1"/>
          <w:sz w:val="44"/>
          <w:rPrChange w:id="12422" w:author="Dr Mamadou SANOGO" w:date="2023-10-25T18:15:00Z">
            <w:rPr>
              <w:ins w:id="12423"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424" w:author="Dr Mamadou SANOGO" w:date="2023-10-25T16:24:00Z"/>
          <w:b/>
          <w:color w:val="000000" w:themeColor="text1"/>
          <w:sz w:val="44"/>
          <w:rPrChange w:id="12425" w:author="Dr Mamadou SANOGO" w:date="2023-10-25T18:15:00Z">
            <w:rPr>
              <w:ins w:id="12426"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427" w:author="Dr Mamadou SANOGO" w:date="2023-10-25T16:24:00Z"/>
          <w:b/>
          <w:color w:val="000000" w:themeColor="text1"/>
          <w:sz w:val="44"/>
          <w:rPrChange w:id="12428" w:author="Dr Mamadou SANOGO" w:date="2023-10-25T18:15:00Z">
            <w:rPr>
              <w:ins w:id="12429"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430" w:author="Dr Mamadou SANOGO" w:date="2023-10-25T16:24:00Z"/>
          <w:b/>
          <w:color w:val="000000" w:themeColor="text1"/>
          <w:sz w:val="44"/>
          <w:rPrChange w:id="12431" w:author="Dr Mamadou SANOGO" w:date="2023-10-25T18:15:00Z">
            <w:rPr>
              <w:ins w:id="12432"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433" w:author="Dr Mamadou SANOGO" w:date="2023-10-25T16:24:00Z"/>
          <w:b/>
          <w:color w:val="000000" w:themeColor="text1"/>
          <w:sz w:val="44"/>
          <w:rPrChange w:id="12434" w:author="Dr Mamadou SANOGO" w:date="2023-10-25T18:15:00Z">
            <w:rPr>
              <w:ins w:id="12435"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436" w:author="Dr Mamadou SANOGO" w:date="2023-10-25T16:24:00Z"/>
          <w:b/>
          <w:color w:val="000000" w:themeColor="text1"/>
          <w:sz w:val="44"/>
          <w:rPrChange w:id="12437" w:author="Dr Mamadou SANOGO" w:date="2023-10-25T18:15:00Z">
            <w:rPr>
              <w:ins w:id="12438"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439" w:author="Dr Mamadou SANOGO" w:date="2023-10-25T16:24:00Z"/>
          <w:b/>
          <w:color w:val="000000" w:themeColor="text1"/>
          <w:sz w:val="44"/>
          <w:rPrChange w:id="12440" w:author="Dr Mamadou SANOGO" w:date="2023-10-25T18:15:00Z">
            <w:rPr>
              <w:ins w:id="12441"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442" w:author="Dr Mamadou SANOGO" w:date="2023-10-25T16:24:00Z"/>
          <w:b/>
          <w:color w:val="000000" w:themeColor="text1"/>
          <w:sz w:val="44"/>
          <w:rPrChange w:id="12443" w:author="Dr Mamadou SANOGO" w:date="2023-10-25T18:15:00Z">
            <w:rPr>
              <w:ins w:id="12444"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445" w:author="Dr Mamadou SANOGO" w:date="2023-10-25T16:24:00Z"/>
          <w:b/>
          <w:color w:val="000000" w:themeColor="text1"/>
          <w:sz w:val="44"/>
          <w:rPrChange w:id="12446" w:author="Dr Mamadou SANOGO" w:date="2023-10-25T18:15:00Z">
            <w:rPr>
              <w:ins w:id="12447"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448" w:author="Dr Mamadou SANOGO" w:date="2023-10-25T16:24:00Z"/>
          <w:b/>
          <w:color w:val="000000" w:themeColor="text1"/>
          <w:sz w:val="44"/>
          <w:rPrChange w:id="12449" w:author="Dr Mamadou SANOGO" w:date="2023-10-25T18:15:00Z">
            <w:rPr>
              <w:ins w:id="12450"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451" w:author="Dr Mamadou SANOGO" w:date="2023-10-25T16:24:00Z"/>
          <w:b/>
          <w:color w:val="000000" w:themeColor="text1"/>
          <w:sz w:val="44"/>
          <w:rPrChange w:id="12452" w:author="Dr Mamadou SANOGO" w:date="2023-10-25T18:15:00Z">
            <w:rPr>
              <w:ins w:id="12453"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454" w:author="Dr Mamadou SANOGO" w:date="2023-10-25T16:24:00Z"/>
          <w:b/>
          <w:color w:val="000000" w:themeColor="text1"/>
          <w:sz w:val="44"/>
          <w:rPrChange w:id="12455" w:author="Dr Mamadou SANOGO" w:date="2023-10-25T18:15:00Z">
            <w:rPr>
              <w:ins w:id="12456"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457" w:author="Dr Mamadou SANOGO" w:date="2023-10-25T16:24:00Z"/>
          <w:b/>
          <w:color w:val="000000" w:themeColor="text1"/>
          <w:sz w:val="44"/>
          <w:rPrChange w:id="12458" w:author="Dr Mamadou SANOGO" w:date="2023-10-25T18:15:00Z">
            <w:rPr>
              <w:ins w:id="12459"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460" w:author="Dr Mamadou SANOGO" w:date="2023-10-25T16:24:00Z"/>
          <w:b/>
          <w:color w:val="000000" w:themeColor="text1"/>
          <w:sz w:val="44"/>
          <w:rPrChange w:id="12461" w:author="Dr Mamadou SANOGO" w:date="2023-10-25T18:15:00Z">
            <w:rPr>
              <w:ins w:id="12462"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463" w:author="Dr Mamadou SANOGO" w:date="2023-10-25T16:24:00Z"/>
          <w:b/>
          <w:color w:val="000000" w:themeColor="text1"/>
          <w:sz w:val="44"/>
          <w:rPrChange w:id="12464" w:author="Dr Mamadou SANOGO" w:date="2023-10-25T18:15:00Z">
            <w:rPr>
              <w:ins w:id="12465"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466" w:author="Dr Mamadou SANOGO" w:date="2023-10-25T16:24:00Z"/>
          <w:b/>
          <w:color w:val="000000" w:themeColor="text1"/>
          <w:sz w:val="44"/>
          <w:rPrChange w:id="12467" w:author="Dr Mamadou SANOGO" w:date="2023-10-25T18:15:00Z">
            <w:rPr>
              <w:ins w:id="12468"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469" w:author="Dr Mamadou SANOGO" w:date="2023-10-25T16:24:00Z"/>
          <w:b/>
          <w:color w:val="000000" w:themeColor="text1"/>
          <w:sz w:val="44"/>
          <w:rPrChange w:id="12470" w:author="Dr Mamadou SANOGO" w:date="2023-10-25T18:15:00Z">
            <w:rPr>
              <w:ins w:id="12471"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472" w:author="Dr Mamadou SANOGO" w:date="2023-10-25T16:24:00Z"/>
          <w:b/>
          <w:color w:val="000000" w:themeColor="text1"/>
          <w:sz w:val="44"/>
          <w:rPrChange w:id="12473" w:author="Dr Mamadou SANOGO" w:date="2023-10-25T18:15:00Z">
            <w:rPr>
              <w:ins w:id="12474"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475" w:author="Dr Mamadou SANOGO" w:date="2023-10-25T16:24:00Z"/>
          <w:b/>
          <w:color w:val="000000" w:themeColor="text1"/>
          <w:sz w:val="44"/>
          <w:rPrChange w:id="12476" w:author="Dr Mamadou SANOGO" w:date="2023-10-25T18:15:00Z">
            <w:rPr>
              <w:ins w:id="12477"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478" w:author="Dr Mamadou SANOGO" w:date="2023-10-25T16:24:00Z"/>
          <w:b/>
          <w:color w:val="000000" w:themeColor="text1"/>
          <w:sz w:val="44"/>
          <w:rPrChange w:id="12479" w:author="Dr Mamadou SANOGO" w:date="2023-10-25T18:15:00Z">
            <w:rPr>
              <w:ins w:id="12480"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481" w:author="Dr Mamadou SANOGO" w:date="2023-10-25T16:24:00Z"/>
          <w:b/>
          <w:color w:val="000000" w:themeColor="text1"/>
          <w:sz w:val="44"/>
          <w:rPrChange w:id="12482" w:author="Dr Mamadou SANOGO" w:date="2023-10-25T18:15:00Z">
            <w:rPr>
              <w:ins w:id="12483"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484" w:author="Dr Mamadou SANOGO" w:date="2023-10-25T16:24:00Z"/>
          <w:b/>
          <w:color w:val="000000" w:themeColor="text1"/>
          <w:sz w:val="44"/>
          <w:rPrChange w:id="12485" w:author="Dr Mamadou SANOGO" w:date="2023-10-25T18:15:00Z">
            <w:rPr>
              <w:ins w:id="12486"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487" w:author="Dr Mamadou SANOGO" w:date="2023-10-25T16:24:00Z"/>
          <w:b/>
          <w:color w:val="000000" w:themeColor="text1"/>
          <w:sz w:val="44"/>
          <w:rPrChange w:id="12488" w:author="Dr Mamadou SANOGO" w:date="2023-10-25T18:15:00Z">
            <w:rPr>
              <w:ins w:id="12489"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490" w:author="Dr Mamadou SANOGO" w:date="2023-10-25T16:24:00Z"/>
          <w:b/>
          <w:color w:val="000000" w:themeColor="text1"/>
          <w:sz w:val="44"/>
          <w:rPrChange w:id="12491" w:author="Dr Mamadou SANOGO" w:date="2023-10-25T18:15:00Z">
            <w:rPr>
              <w:ins w:id="12492"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493" w:author="Dr Mamadou SANOGO" w:date="2023-10-25T16:24:00Z"/>
          <w:b/>
          <w:color w:val="000000" w:themeColor="text1"/>
          <w:sz w:val="44"/>
          <w:rPrChange w:id="12494" w:author="Dr Mamadou SANOGO" w:date="2023-10-25T18:15:00Z">
            <w:rPr>
              <w:ins w:id="12495"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496" w:author="Dr Mamadou SANOGO" w:date="2023-10-25T16:24:00Z"/>
          <w:b/>
          <w:color w:val="000000" w:themeColor="text1"/>
          <w:sz w:val="44"/>
          <w:rPrChange w:id="12497" w:author="Dr Mamadou SANOGO" w:date="2023-10-25T18:15:00Z">
            <w:rPr>
              <w:ins w:id="12498"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499" w:author="Dr Mamadou SANOGO" w:date="2023-10-25T16:24:00Z"/>
          <w:b/>
          <w:color w:val="000000" w:themeColor="text1"/>
          <w:sz w:val="44"/>
          <w:rPrChange w:id="12500" w:author="Dr Mamadou SANOGO" w:date="2023-10-25T18:15:00Z">
            <w:rPr>
              <w:ins w:id="12501"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502" w:author="Dr Mamadou SANOGO" w:date="2023-10-25T16:24:00Z"/>
          <w:b/>
          <w:color w:val="000000" w:themeColor="text1"/>
          <w:sz w:val="44"/>
          <w:rPrChange w:id="12503" w:author="Dr Mamadou SANOGO" w:date="2023-10-25T18:15:00Z">
            <w:rPr>
              <w:ins w:id="12504"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505" w:author="Dr Mamadou SANOGO" w:date="2023-10-25T16:24:00Z"/>
          <w:b/>
          <w:color w:val="000000" w:themeColor="text1"/>
          <w:sz w:val="44"/>
          <w:rPrChange w:id="12506" w:author="Dr Mamadou SANOGO" w:date="2023-10-25T18:15:00Z">
            <w:rPr>
              <w:ins w:id="12507"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508" w:author="Dr Mamadou SANOGO" w:date="2023-10-25T16:24:00Z"/>
          <w:b/>
          <w:color w:val="000000" w:themeColor="text1"/>
          <w:sz w:val="44"/>
          <w:rPrChange w:id="12509" w:author="Dr Mamadou SANOGO" w:date="2023-10-25T18:15:00Z">
            <w:rPr>
              <w:ins w:id="12510"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511" w:author="Dr Mamadou SANOGO" w:date="2023-10-25T16:24:00Z"/>
          <w:b/>
          <w:color w:val="000000" w:themeColor="text1"/>
          <w:sz w:val="44"/>
          <w:rPrChange w:id="12512" w:author="Dr Mamadou SANOGO" w:date="2023-10-25T18:15:00Z">
            <w:rPr>
              <w:ins w:id="12513"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514" w:author="Dr Mamadou SANOGO" w:date="2023-10-25T16:24:00Z"/>
          <w:b/>
          <w:color w:val="000000" w:themeColor="text1"/>
          <w:sz w:val="44"/>
          <w:rPrChange w:id="12515" w:author="Dr Mamadou SANOGO" w:date="2023-10-25T18:15:00Z">
            <w:rPr>
              <w:ins w:id="12516"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517" w:author="Dr Mamadou SANOGO" w:date="2023-10-25T16:24:00Z"/>
          <w:b/>
          <w:color w:val="000000" w:themeColor="text1"/>
          <w:sz w:val="44"/>
          <w:rPrChange w:id="12518" w:author="Dr Mamadou SANOGO" w:date="2023-10-25T18:15:00Z">
            <w:rPr>
              <w:ins w:id="12519"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520" w:author="Dr Mamadou SANOGO" w:date="2023-10-25T16:25:00Z"/>
          <w:b/>
          <w:color w:val="000000" w:themeColor="text1"/>
          <w:sz w:val="44"/>
          <w:rPrChange w:id="12521" w:author="Dr Mamadou SANOGO" w:date="2023-10-25T18:15:00Z">
            <w:rPr>
              <w:ins w:id="12522"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523" w:author="Dr Mamadou SANOGO" w:date="2023-10-25T16:24:00Z"/>
          <w:b/>
          <w:color w:val="000000" w:themeColor="text1"/>
          <w:sz w:val="44"/>
          <w:rPrChange w:id="12524" w:author="Dr Mamadou SANOGO" w:date="2023-10-25T18:15:00Z">
            <w:rPr>
              <w:ins w:id="12525"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526" w:author="Dr Mamadou SANOGO" w:date="2023-10-25T16:24:00Z"/>
          <w:b/>
          <w:color w:val="000000" w:themeColor="text1"/>
          <w:sz w:val="44"/>
          <w:rPrChange w:id="12527" w:author="Dr Mamadou SANOGO" w:date="2023-10-25T18:15:00Z">
            <w:rPr>
              <w:ins w:id="12528"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529" w:author="Dr Mamadou SANOGO" w:date="2023-10-25T16:24:00Z"/>
          <w:b/>
          <w:color w:val="000000" w:themeColor="text1"/>
          <w:sz w:val="44"/>
          <w:rPrChange w:id="12530" w:author="Dr Mamadou SANOGO" w:date="2023-10-25T18:15:00Z">
            <w:rPr>
              <w:ins w:id="12531"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532" w:author="Dr Mamadou SANOGO" w:date="2023-10-25T15:02:00Z"/>
          <w:b/>
          <w:color w:val="000000" w:themeColor="text1"/>
          <w:sz w:val="44"/>
          <w:rPrChange w:id="12533" w:author="Dr Mamadou SANOGO" w:date="2023-10-25T18:15:00Z">
            <w:rPr>
              <w:ins w:id="12534"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535" w:author="Dr Mamadou SANOGO" w:date="2023-10-25T16:24:00Z"/>
          <w:b/>
          <w:color w:val="000000" w:themeColor="text1"/>
          <w:sz w:val="44"/>
          <w:rPrChange w:id="12536" w:author="Dr Mamadou SANOGO" w:date="2023-10-25T18:15:00Z">
            <w:rPr>
              <w:ins w:id="12537" w:author="Dr Mamadou SANOGO" w:date="2023-10-25T16:24:00Z"/>
              <w:b/>
              <w:sz w:val="44"/>
            </w:rPr>
          </w:rPrChange>
        </w:rPr>
      </w:pPr>
      <w:ins w:id="12538" w:author="Dr Mamadou SANOGO" w:date="2023-10-25T15:02:00Z">
        <w:r w:rsidRPr="007A4AFC">
          <w:rPr>
            <w:b/>
            <w:color w:val="000000" w:themeColor="text1"/>
            <w:sz w:val="44"/>
            <w:rPrChange w:id="12539"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540" w:author="Dr Mamadou SANOGO" w:date="2023-10-25T16:24:00Z"/>
          <w:b/>
          <w:color w:val="000000" w:themeColor="text1"/>
          <w:sz w:val="44"/>
          <w:rPrChange w:id="12541" w:author="Dr Mamadou SANOGO" w:date="2023-10-25T18:15:00Z">
            <w:rPr>
              <w:ins w:id="12542"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543" w:author="Dr Mamadou SANOGO" w:date="2023-10-25T16:24:00Z"/>
          <w:b/>
          <w:color w:val="000000" w:themeColor="text1"/>
          <w:sz w:val="44"/>
          <w:rPrChange w:id="12544" w:author="Dr Mamadou SANOGO" w:date="2023-10-25T18:15:00Z">
            <w:rPr>
              <w:ins w:id="12545"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546" w:author="Dr Mamadou SANOGO" w:date="2023-10-25T16:24:00Z"/>
          <w:b/>
          <w:color w:val="000000" w:themeColor="text1"/>
          <w:sz w:val="44"/>
          <w:rPrChange w:id="12547" w:author="Dr Mamadou SANOGO" w:date="2023-10-25T18:15:00Z">
            <w:rPr>
              <w:ins w:id="12548"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549" w:author="Dr Mamadou SANOGO" w:date="2023-10-25T16:24:00Z"/>
          <w:b/>
          <w:color w:val="000000" w:themeColor="text1"/>
          <w:sz w:val="44"/>
          <w:rPrChange w:id="12550" w:author="Dr Mamadou SANOGO" w:date="2023-10-25T18:15:00Z">
            <w:rPr>
              <w:ins w:id="12551"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552" w:author="Dr Mamadou SANOGO" w:date="2023-10-25T16:24:00Z"/>
          <w:b/>
          <w:color w:val="000000" w:themeColor="text1"/>
          <w:sz w:val="44"/>
          <w:rPrChange w:id="12553" w:author="Dr Mamadou SANOGO" w:date="2023-10-25T18:15:00Z">
            <w:rPr>
              <w:ins w:id="12554"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555" w:author="Dr Mamadou SANOGO" w:date="2023-10-25T16:24:00Z"/>
          <w:b/>
          <w:color w:val="000000" w:themeColor="text1"/>
          <w:sz w:val="44"/>
          <w:rPrChange w:id="12556" w:author="Dr Mamadou SANOGO" w:date="2023-10-25T18:15:00Z">
            <w:rPr>
              <w:ins w:id="12557"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558" w:author="Dr Mamadou SANOGO" w:date="2023-10-25T15:02:00Z"/>
          <w:b/>
          <w:color w:val="000000" w:themeColor="text1"/>
          <w:sz w:val="44"/>
          <w:rPrChange w:id="12559" w:author="Dr Mamadou SANOGO" w:date="2023-10-25T18:15:00Z">
            <w:rPr>
              <w:ins w:id="12560" w:author="Dr Mamadou SANOGO" w:date="2023-10-25T15:02:00Z"/>
              <w:b/>
              <w:sz w:val="44"/>
            </w:rPr>
          </w:rPrChange>
        </w:rPr>
      </w:pPr>
      <w:ins w:id="12561" w:author="Dr Mamadou SANOGO" w:date="2023-10-25T16:25:00Z">
        <w:r w:rsidRPr="007A4AFC">
          <w:rPr>
            <w:noProof/>
            <w:color w:val="000000" w:themeColor="text1"/>
            <w:sz w:val="28"/>
            <w:szCs w:val="28"/>
            <w:rPrChange w:id="12562"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ins>
    </w:p>
    <w:p w14:paraId="648F7BDF" w14:textId="77777777" w:rsidR="00A209C6" w:rsidRPr="007A4AFC" w:rsidRDefault="00A209C6" w:rsidP="00D81BFF">
      <w:pPr>
        <w:shd w:val="clear" w:color="auto" w:fill="FFFFFF"/>
        <w:spacing w:line="240" w:lineRule="auto"/>
        <w:ind w:right="9"/>
        <w:jc w:val="center"/>
        <w:rPr>
          <w:ins w:id="12563" w:author="Dr Mamadou SANOGO" w:date="2023-10-25T16:26:00Z"/>
          <w:b/>
          <w:color w:val="000000" w:themeColor="text1"/>
          <w:sz w:val="44"/>
          <w:rPrChange w:id="12564" w:author="Dr Mamadou SANOGO" w:date="2023-10-25T18:15:00Z">
            <w:rPr>
              <w:ins w:id="12565"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566" w:author="Dr Mamadou SANOGO" w:date="2023-10-25T16:26:00Z"/>
          <w:b/>
          <w:color w:val="000000" w:themeColor="text1"/>
          <w:sz w:val="44"/>
          <w:rPrChange w:id="12567" w:author="Dr Mamadou SANOGO" w:date="2023-10-25T18:15:00Z">
            <w:rPr>
              <w:ins w:id="12568"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569" w:author="Dr Mamadou SANOGO" w:date="2023-10-25T16:26:00Z"/>
          <w:b/>
          <w:color w:val="000000" w:themeColor="text1"/>
          <w:sz w:val="44"/>
          <w:rPrChange w:id="12570" w:author="Dr Mamadou SANOGO" w:date="2023-10-25T18:15:00Z">
            <w:rPr>
              <w:ins w:id="12571"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572" w:author="Dr Mamadou SANOGO" w:date="2023-10-25T16:26:00Z"/>
          <w:b/>
          <w:color w:val="000000" w:themeColor="text1"/>
          <w:sz w:val="44"/>
          <w:rPrChange w:id="12573" w:author="Dr Mamadou SANOGO" w:date="2023-10-25T18:15:00Z">
            <w:rPr>
              <w:ins w:id="12574"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575" w:author="Dr Mamadou SANOGO" w:date="2023-10-25T16:26:00Z"/>
          <w:b/>
          <w:color w:val="000000" w:themeColor="text1"/>
          <w:sz w:val="44"/>
          <w:rPrChange w:id="12576" w:author="Dr Mamadou SANOGO" w:date="2023-10-25T18:15:00Z">
            <w:rPr>
              <w:ins w:id="12577"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578" w:author="Dr Mamadou SANOGO" w:date="2023-10-25T16:26:00Z"/>
          <w:b/>
          <w:color w:val="000000" w:themeColor="text1"/>
          <w:sz w:val="44"/>
          <w:rPrChange w:id="12579" w:author="Dr Mamadou SANOGO" w:date="2023-10-25T18:15:00Z">
            <w:rPr>
              <w:ins w:id="12580"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581" w:author="Dr Mamadou SANOGO" w:date="2023-10-25T16:26:00Z"/>
          <w:b/>
          <w:color w:val="000000" w:themeColor="text1"/>
          <w:sz w:val="44"/>
          <w:rPrChange w:id="12582" w:author="Dr Mamadou SANOGO" w:date="2023-10-25T18:15:00Z">
            <w:rPr>
              <w:ins w:id="12583"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584" w:author="Dr Mamadou SANOGO" w:date="2023-10-25T16:26:00Z"/>
          <w:b/>
          <w:color w:val="000000" w:themeColor="text1"/>
          <w:sz w:val="44"/>
          <w:rPrChange w:id="12585" w:author="Dr Mamadou SANOGO" w:date="2023-10-25T18:15:00Z">
            <w:rPr>
              <w:ins w:id="12586"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587" w:author="Dr Mamadou SANOGO" w:date="2023-10-25T16:26:00Z"/>
          <w:b/>
          <w:color w:val="000000" w:themeColor="text1"/>
          <w:sz w:val="44"/>
          <w:rPrChange w:id="12588" w:author="Dr Mamadou SANOGO" w:date="2023-10-25T18:15:00Z">
            <w:rPr>
              <w:ins w:id="12589"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590"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591"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592"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593"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594"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595" w:author="Dr Mamadou SANOGO" w:date="2023-10-25T16:26:00Z"/>
          <w:b/>
          <w:color w:val="000000" w:themeColor="text1"/>
          <w:sz w:val="44"/>
          <w:rPrChange w:id="12596" w:author="Dr Mamadou SANOGO" w:date="2023-10-25T18:15:00Z">
            <w:rPr>
              <w:ins w:id="12597"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598" w:author="Dr Mamadou SANOGO" w:date="2023-10-25T16:26:00Z"/>
          <w:b/>
          <w:color w:val="000000" w:themeColor="text1"/>
          <w:sz w:val="44"/>
          <w:rPrChange w:id="12599" w:author="Dr Mamadou SANOGO" w:date="2023-10-25T18:15:00Z">
            <w:rPr>
              <w:ins w:id="12600"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601" w:author="Dr Mamadou SANOGO" w:date="2023-10-25T16:39:00Z"/>
          <w:b/>
          <w:color w:val="000000" w:themeColor="text1"/>
          <w:sz w:val="44"/>
          <w:rPrChange w:id="12602" w:author="Dr Mamadou SANOGO" w:date="2023-10-25T18:15:00Z">
            <w:rPr>
              <w:ins w:id="12603" w:author="Dr Mamadou SANOGO" w:date="2023-10-25T16:39:00Z"/>
              <w:b/>
              <w:sz w:val="44"/>
            </w:rPr>
          </w:rPrChange>
        </w:rPr>
      </w:pPr>
      <w:ins w:id="12604" w:author="Dr Mamadou SANOGO" w:date="2023-10-25T15:02:00Z">
        <w:r w:rsidRPr="007A4AFC">
          <w:rPr>
            <w:b/>
            <w:color w:val="000000" w:themeColor="text1"/>
            <w:sz w:val="44"/>
            <w:rPrChange w:id="12605"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606" w:author="Dr Mamadou SANOGO" w:date="2023-10-25T16:39:00Z"/>
          <w:b/>
          <w:color w:val="000000" w:themeColor="text1"/>
          <w:sz w:val="44"/>
          <w:rPrChange w:id="12607" w:author="Dr Mamadou SANOGO" w:date="2023-10-25T18:15:00Z">
            <w:rPr>
              <w:ins w:id="12608"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609" w:author="Dr Mamadou SANOGO" w:date="2023-10-25T16:39:00Z"/>
          <w:b/>
          <w:color w:val="000000" w:themeColor="text1"/>
          <w:sz w:val="44"/>
          <w:rPrChange w:id="12610" w:author="Dr Mamadou SANOGO" w:date="2023-10-25T18:15:00Z">
            <w:rPr>
              <w:ins w:id="12611"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612" w:author="Dr Mamadou SANOGO" w:date="2023-10-25T16:39:00Z"/>
          <w:b/>
          <w:color w:val="000000" w:themeColor="text1"/>
          <w:sz w:val="44"/>
          <w:rPrChange w:id="12613" w:author="Dr Mamadou SANOGO" w:date="2023-10-25T18:15:00Z">
            <w:rPr>
              <w:ins w:id="12614"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615" w:author="Dr Mamadou SANOGO" w:date="2023-10-25T16:39:00Z"/>
          <w:b/>
          <w:color w:val="000000" w:themeColor="text1"/>
          <w:sz w:val="44"/>
          <w:rPrChange w:id="12616" w:author="Dr Mamadou SANOGO" w:date="2023-10-25T18:15:00Z">
            <w:rPr>
              <w:ins w:id="12617"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618" w:author="Dr Mamadou SANOGO" w:date="2023-10-25T16:39:00Z"/>
          <w:b/>
          <w:color w:val="000000" w:themeColor="text1"/>
          <w:sz w:val="44"/>
          <w:rPrChange w:id="12619" w:author="Dr Mamadou SANOGO" w:date="2023-10-25T18:15:00Z">
            <w:rPr>
              <w:ins w:id="12620"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621" w:author="Dr Mamadou SANOGO" w:date="2023-10-25T16:39:00Z"/>
          <w:b/>
          <w:color w:val="000000" w:themeColor="text1"/>
          <w:sz w:val="44"/>
          <w:rPrChange w:id="12622" w:author="Dr Mamadou SANOGO" w:date="2023-10-25T18:15:00Z">
            <w:rPr>
              <w:ins w:id="12623"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624" w:author="Dr Mamadou SANOGO" w:date="2023-10-25T16:39:00Z"/>
          <w:b/>
          <w:color w:val="000000" w:themeColor="text1"/>
          <w:sz w:val="44"/>
          <w:rPrChange w:id="12625" w:author="Dr Mamadou SANOGO" w:date="2023-10-25T18:15:00Z">
            <w:rPr>
              <w:ins w:id="12626"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627" w:author="Dr Mamadou SANOGO" w:date="2023-10-25T16:39:00Z"/>
          <w:b/>
          <w:color w:val="000000" w:themeColor="text1"/>
          <w:sz w:val="44"/>
          <w:rPrChange w:id="12628" w:author="Dr Mamadou SANOGO" w:date="2023-10-25T18:15:00Z">
            <w:rPr>
              <w:ins w:id="12629"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630" w:author="Dr Mamadou SANOGO" w:date="2023-10-25T16:39:00Z"/>
          <w:b/>
          <w:color w:val="000000" w:themeColor="text1"/>
          <w:sz w:val="44"/>
          <w:rPrChange w:id="12631" w:author="Dr Mamadou SANOGO" w:date="2023-10-25T18:15:00Z">
            <w:rPr>
              <w:ins w:id="12632"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633" w:author="Dr Mamadou SANOGO" w:date="2023-10-25T16:39:00Z"/>
          <w:b/>
          <w:color w:val="000000" w:themeColor="text1"/>
          <w:sz w:val="44"/>
          <w:rPrChange w:id="12634" w:author="Dr Mamadou SANOGO" w:date="2023-10-25T18:15:00Z">
            <w:rPr>
              <w:ins w:id="12635"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636" w:author="Dr Mamadou SANOGO" w:date="2023-10-25T16:39:00Z"/>
          <w:b/>
          <w:color w:val="000000" w:themeColor="text1"/>
          <w:sz w:val="44"/>
          <w:rPrChange w:id="12637" w:author="Dr Mamadou SANOGO" w:date="2023-10-25T18:15:00Z">
            <w:rPr>
              <w:ins w:id="12638"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639" w:author="Dr Mamadou SANOGO" w:date="2023-10-25T16:39:00Z"/>
          <w:b/>
          <w:color w:val="000000" w:themeColor="text1"/>
          <w:sz w:val="44"/>
          <w:rPrChange w:id="12640" w:author="Dr Mamadou SANOGO" w:date="2023-10-25T18:15:00Z">
            <w:rPr>
              <w:ins w:id="12641"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642" w:author="Dr Mamadou SANOGO" w:date="2023-10-25T16:39:00Z"/>
          <w:b/>
          <w:color w:val="000000" w:themeColor="text1"/>
          <w:sz w:val="44"/>
          <w:rPrChange w:id="12643" w:author="Dr Mamadou SANOGO" w:date="2023-10-25T18:15:00Z">
            <w:rPr>
              <w:ins w:id="12644"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645" w:author="Dr Mamadou SANOGO" w:date="2023-10-25T16:39:00Z"/>
          <w:b/>
          <w:color w:val="000000" w:themeColor="text1"/>
          <w:sz w:val="44"/>
          <w:rPrChange w:id="12646" w:author="Dr Mamadou SANOGO" w:date="2023-10-25T18:15:00Z">
            <w:rPr>
              <w:ins w:id="12647"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648"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649"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650"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651" w:author="Dr Mamadou SANOGO" w:date="2023-10-25T16:39:00Z"/>
          <w:b/>
          <w:color w:val="000000" w:themeColor="text1"/>
          <w:sz w:val="44"/>
          <w:rPrChange w:id="12652" w:author="Dr Mamadou SANOGO" w:date="2023-10-25T18:15:00Z">
            <w:rPr>
              <w:ins w:id="12653"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654" w:author="Dr Mamadou SANOGO" w:date="2023-10-25T16:39:00Z"/>
          <w:b/>
          <w:color w:val="000000" w:themeColor="text1"/>
          <w:sz w:val="44"/>
          <w:rPrChange w:id="12655" w:author="Dr Mamadou SANOGO" w:date="2023-10-25T18:15:00Z">
            <w:rPr>
              <w:ins w:id="12656" w:author="Dr Mamadou SANOGO" w:date="2023-10-25T16:39:00Z"/>
              <w:b/>
              <w:sz w:val="44"/>
            </w:rPr>
          </w:rPrChange>
        </w:rPr>
        <w:pPrChange w:id="12657"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658" w:author="Dr Mamadou SANOGO" w:date="2023-10-25T16:39:00Z"/>
          <w:b/>
          <w:color w:val="000000" w:themeColor="text1"/>
          <w:sz w:val="44"/>
          <w:rPrChange w:id="12659" w:author="Dr Mamadou SANOGO" w:date="2023-10-25T18:15:00Z">
            <w:rPr>
              <w:ins w:id="12660" w:author="Dr Mamadou SANOGO" w:date="2023-10-25T16:39:00Z"/>
              <w:b/>
              <w:sz w:val="44"/>
            </w:rPr>
          </w:rPrChange>
        </w:rPr>
      </w:pPr>
      <w:ins w:id="12661" w:author="Dr Mamadou SANOGO" w:date="2023-10-25T16:40:00Z">
        <w:r w:rsidRPr="007A4AFC">
          <w:rPr>
            <w:rFonts w:eastAsia="Calibri"/>
            <w:bCs/>
            <w:noProof/>
            <w:color w:val="000000" w:themeColor="text1"/>
            <w:sz w:val="40"/>
            <w:szCs w:val="40"/>
            <w:lang w:eastAsia="en-US"/>
            <w:rPrChange w:id="12662"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663" w:author="Dr Mamadou SANOGO" w:date="2023-10-25T16:39:00Z"/>
          <w:b/>
          <w:color w:val="000000" w:themeColor="text1"/>
          <w:sz w:val="44"/>
          <w:rPrChange w:id="12664" w:author="Dr Mamadou SANOGO" w:date="2023-10-25T18:15:00Z">
            <w:rPr>
              <w:ins w:id="12665"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666" w:author="Dr Mamadou SANOGO" w:date="2023-10-25T16:40:00Z"/>
          <w:b/>
          <w:color w:val="000000" w:themeColor="text1"/>
          <w:sz w:val="20"/>
          <w:szCs w:val="8"/>
          <w:rPrChange w:id="12667" w:author="Dr Mamadou SANOGO" w:date="2023-10-27T14:05:00Z">
            <w:rPr>
              <w:ins w:id="12668" w:author="Dr Mamadou SANOGO" w:date="2023-10-25T16:40:00Z"/>
              <w:rFonts w:eastAsia="Calibri"/>
              <w:lang w:eastAsia="en-US"/>
            </w:rPr>
          </w:rPrChange>
        </w:rPr>
        <w:pPrChange w:id="12669" w:author="Dr Mamadou SANOGO" w:date="2023-10-27T11:43:00Z">
          <w:pPr>
            <w:spacing w:line="240" w:lineRule="auto"/>
          </w:pPr>
        </w:pPrChange>
      </w:pPr>
    </w:p>
    <w:p w14:paraId="160069E6" w14:textId="3A535EF9" w:rsidR="00D3265D" w:rsidRPr="00AD42F4" w:rsidRDefault="00D3265D">
      <w:pPr>
        <w:spacing w:line="240" w:lineRule="auto"/>
        <w:jc w:val="center"/>
        <w:rPr>
          <w:ins w:id="12670" w:author="Dr Mamadou SANOGO" w:date="2023-10-25T16:40:00Z"/>
          <w:rFonts w:ascii="Arial" w:eastAsia="Calibri" w:hAnsi="Arial" w:cs="Arial"/>
          <w:b/>
          <w:bCs/>
          <w:color w:val="000000" w:themeColor="text1"/>
          <w:sz w:val="36"/>
          <w:szCs w:val="36"/>
          <w:lang w:eastAsia="en-US"/>
          <w:rPrChange w:id="12671" w:author="Dr Mamadou SANOGO" w:date="2023-10-27T11:42:00Z">
            <w:rPr>
              <w:ins w:id="12672" w:author="Dr Mamadou SANOGO" w:date="2023-10-25T16:40:00Z"/>
              <w:rFonts w:ascii="Arial" w:eastAsia="Calibri" w:hAnsi="Arial" w:cs="Arial"/>
              <w:lang w:eastAsia="en-US"/>
            </w:rPr>
          </w:rPrChange>
        </w:rPr>
        <w:pPrChange w:id="12673" w:author="Dr Mamadou SANOGO" w:date="2023-10-27T14:04:00Z">
          <w:pPr>
            <w:spacing w:line="240" w:lineRule="auto"/>
          </w:pPr>
        </w:pPrChange>
      </w:pPr>
      <w:ins w:id="12674" w:author="Dr Mamadou SANOGO" w:date="2023-10-25T16:40:00Z">
        <w:r w:rsidRPr="007A4AFC">
          <w:rPr>
            <w:rFonts w:ascii="Arial" w:eastAsia="Calibri" w:hAnsi="Arial" w:cs="Arial"/>
            <w:b/>
            <w:bCs/>
            <w:color w:val="000000" w:themeColor="text1"/>
            <w:sz w:val="36"/>
            <w:szCs w:val="36"/>
            <w:lang w:eastAsia="en-US"/>
            <w:rPrChange w:id="12675"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676" w:author="Dr Mamadou SANOGO" w:date="2023-10-25T16:40:00Z"/>
          <w:rFonts w:ascii="Arial" w:eastAsia="Calibri" w:hAnsi="Arial" w:cs="Arial"/>
          <w:b/>
          <w:bCs/>
          <w:color w:val="000000" w:themeColor="text1"/>
          <w:lang w:eastAsia="en-US"/>
          <w:rPrChange w:id="12677" w:author="Dr Mamadou SANOGO" w:date="2023-10-25T18:15:00Z">
            <w:rPr>
              <w:ins w:id="12678" w:author="Dr Mamadou SANOGO" w:date="2023-10-25T16:40:00Z"/>
              <w:rFonts w:ascii="Arial" w:eastAsia="Calibri" w:hAnsi="Arial" w:cs="Arial"/>
              <w:b/>
              <w:bCs/>
              <w:lang w:eastAsia="en-US"/>
            </w:rPr>
          </w:rPrChange>
        </w:rPr>
        <w:pPrChange w:id="12679" w:author="Dr Mamadou SANOGO" w:date="2023-10-27T14:04:00Z">
          <w:pPr>
            <w:spacing w:line="240" w:lineRule="auto"/>
          </w:pPr>
        </w:pPrChange>
      </w:pPr>
      <w:ins w:id="12680" w:author="Dr Mamadou SANOGO" w:date="2023-10-25T16:40:00Z">
        <w:r w:rsidRPr="007A4AFC">
          <w:rPr>
            <w:rFonts w:ascii="Arial" w:eastAsia="Calibri" w:hAnsi="Arial" w:cs="Arial"/>
            <w:b/>
            <w:bCs/>
            <w:color w:val="000000" w:themeColor="text1"/>
            <w:sz w:val="20"/>
            <w:szCs w:val="20"/>
            <w:lang w:eastAsia="en-US"/>
            <w:rPrChange w:id="12681"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682" w:author="Dr Mamadou SANOGO" w:date="2023-10-25T16:40:00Z"/>
          <w:rFonts w:ascii="Arial" w:eastAsia="Calibri" w:hAnsi="Arial" w:cs="Arial"/>
          <w:color w:val="000000" w:themeColor="text1"/>
          <w:szCs w:val="24"/>
          <w:lang w:eastAsia="en-US"/>
          <w:rPrChange w:id="12683" w:author="Dr Mamadou SANOGO" w:date="2023-10-25T18:15:00Z">
            <w:rPr>
              <w:ins w:id="12684"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685" w:author="Dr Mamadou SANOGO" w:date="2023-10-25T16:40:00Z"/>
          <w:rFonts w:ascii="Arial" w:eastAsia="Calibri" w:hAnsi="Arial" w:cs="Arial"/>
          <w:b/>
          <w:bCs/>
          <w:color w:val="000000" w:themeColor="text1"/>
          <w:szCs w:val="24"/>
          <w:lang w:eastAsia="en-US"/>
          <w:rPrChange w:id="12686" w:author="Dr Mamadou SANOGO" w:date="2023-10-25T18:15:00Z">
            <w:rPr>
              <w:ins w:id="12687" w:author="Dr Mamadou SANOGO" w:date="2023-10-25T16:40:00Z"/>
              <w:rFonts w:ascii="Arial" w:eastAsia="Calibri" w:hAnsi="Arial" w:cs="Arial"/>
              <w:b/>
              <w:bCs/>
              <w:szCs w:val="24"/>
              <w:lang w:eastAsia="en-US"/>
            </w:rPr>
          </w:rPrChange>
        </w:rPr>
      </w:pPr>
      <w:ins w:id="12688" w:author="Dr Mamadou SANOGO" w:date="2023-10-25T16:40:00Z">
        <w:r w:rsidRPr="007A4AFC">
          <w:rPr>
            <w:rFonts w:ascii="Arial" w:eastAsia="Calibri" w:hAnsi="Arial" w:cs="Arial"/>
            <w:b/>
            <w:bCs/>
            <w:color w:val="000000" w:themeColor="text1"/>
            <w:szCs w:val="24"/>
            <w:lang w:eastAsia="en-US"/>
            <w:rPrChange w:id="12689"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690" w:author="Dr Mamadou SANOGO" w:date="2023-10-25T16:40:00Z"/>
          <w:rFonts w:ascii="Arial" w:eastAsia="Calibri" w:hAnsi="Arial" w:cs="Arial"/>
          <w:color w:val="000000" w:themeColor="text1"/>
          <w:szCs w:val="24"/>
          <w:lang w:eastAsia="en-US"/>
          <w:rPrChange w:id="12691" w:author="Dr Mamadou SANOGO" w:date="2023-10-25T18:15:00Z">
            <w:rPr>
              <w:ins w:id="12692" w:author="Dr Mamadou SANOGO" w:date="2023-10-25T16:40:00Z"/>
              <w:rFonts w:ascii="Arial" w:eastAsia="Calibri" w:hAnsi="Arial" w:cs="Arial"/>
              <w:szCs w:val="24"/>
              <w:lang w:eastAsia="en-US"/>
            </w:rPr>
          </w:rPrChange>
        </w:rPr>
      </w:pPr>
      <w:ins w:id="12693" w:author="Dr Mamadou SANOGO" w:date="2023-10-25T16:40:00Z">
        <w:r w:rsidRPr="007A4AFC">
          <w:rPr>
            <w:rFonts w:ascii="Arial" w:eastAsia="Calibri" w:hAnsi="Arial" w:cs="Arial"/>
            <w:color w:val="000000" w:themeColor="text1"/>
            <w:szCs w:val="24"/>
            <w:lang w:eastAsia="en-US"/>
            <w:rPrChange w:id="12694"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695" w:author="Dr Mamadou SANOGO" w:date="2023-10-25T16:40:00Z"/>
          <w:rFonts w:ascii="Arial" w:eastAsia="Calibri" w:hAnsi="Arial" w:cs="Arial"/>
          <w:color w:val="000000" w:themeColor="text1"/>
          <w:szCs w:val="24"/>
          <w:lang w:eastAsia="en-US"/>
          <w:rPrChange w:id="12696" w:author="Dr Mamadou SANOGO" w:date="2023-10-25T18:15:00Z">
            <w:rPr>
              <w:ins w:id="12697" w:author="Dr Mamadou SANOGO" w:date="2023-10-25T16:40:00Z"/>
              <w:rFonts w:ascii="Arial" w:eastAsia="Calibri" w:hAnsi="Arial" w:cs="Arial"/>
              <w:szCs w:val="24"/>
              <w:lang w:eastAsia="en-US"/>
            </w:rPr>
          </w:rPrChange>
        </w:rPr>
      </w:pPr>
      <w:ins w:id="12698" w:author="Dr Mamadou SANOGO" w:date="2023-10-25T16:40:00Z">
        <w:r w:rsidRPr="007A4AFC">
          <w:rPr>
            <w:rFonts w:ascii="Arial" w:eastAsia="Calibri" w:hAnsi="Arial" w:cs="Arial"/>
            <w:color w:val="000000" w:themeColor="text1"/>
            <w:szCs w:val="24"/>
            <w:lang w:eastAsia="en-US"/>
            <w:rPrChange w:id="12699"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700" w:author="Dr Mamadou SANOGO" w:date="2023-10-25T16:40:00Z"/>
          <w:rFonts w:ascii="Arial" w:eastAsia="Calibri" w:hAnsi="Arial" w:cs="Arial"/>
          <w:color w:val="000000" w:themeColor="text1"/>
          <w:szCs w:val="24"/>
          <w:lang w:eastAsia="en-US"/>
          <w:rPrChange w:id="12701" w:author="Dr Mamadou SANOGO" w:date="2023-10-25T18:15:00Z">
            <w:rPr>
              <w:ins w:id="12702" w:author="Dr Mamadou SANOGO" w:date="2023-10-25T16:40:00Z"/>
              <w:rFonts w:ascii="Arial" w:eastAsia="Calibri" w:hAnsi="Arial" w:cs="Arial"/>
              <w:szCs w:val="24"/>
              <w:lang w:eastAsia="en-US"/>
            </w:rPr>
          </w:rPrChange>
        </w:rPr>
      </w:pPr>
      <w:ins w:id="12703" w:author="Dr Mamadou SANOGO" w:date="2023-10-25T16:40:00Z">
        <w:r w:rsidRPr="007A4AFC">
          <w:rPr>
            <w:rFonts w:ascii="Arial" w:eastAsia="Calibri" w:hAnsi="Arial" w:cs="Arial"/>
            <w:color w:val="000000" w:themeColor="text1"/>
            <w:szCs w:val="24"/>
            <w:lang w:eastAsia="en-US"/>
            <w:rPrChange w:id="12704"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705" w:author="Dr Mamadou SANOGO" w:date="2023-10-25T16:40:00Z"/>
          <w:rFonts w:ascii="Arial" w:eastAsia="Calibri" w:hAnsi="Arial" w:cs="Arial"/>
          <w:color w:val="000000" w:themeColor="text1"/>
          <w:szCs w:val="24"/>
          <w:lang w:eastAsia="en-US"/>
          <w:rPrChange w:id="12706" w:author="Dr Mamadou SANOGO" w:date="2023-10-25T18:15:00Z">
            <w:rPr>
              <w:ins w:id="12707" w:author="Dr Mamadou SANOGO" w:date="2023-10-25T16:40:00Z"/>
              <w:rFonts w:ascii="Arial" w:eastAsia="Calibri" w:hAnsi="Arial" w:cs="Arial"/>
              <w:szCs w:val="24"/>
              <w:lang w:eastAsia="en-US"/>
            </w:rPr>
          </w:rPrChange>
        </w:rPr>
      </w:pPr>
      <w:ins w:id="12708" w:author="Dr Mamadou SANOGO" w:date="2023-10-25T16:40:00Z">
        <w:r w:rsidRPr="007A4AFC">
          <w:rPr>
            <w:rFonts w:ascii="Arial" w:eastAsia="Calibri" w:hAnsi="Arial" w:cs="Arial"/>
            <w:color w:val="000000" w:themeColor="text1"/>
            <w:szCs w:val="24"/>
            <w:lang w:eastAsia="en-US"/>
            <w:rPrChange w:id="12709"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710" w:author="Dr Mamadou SANOGO" w:date="2023-10-25T16:40:00Z"/>
          <w:rFonts w:ascii="Arial" w:eastAsia="Calibri" w:hAnsi="Arial" w:cs="Arial"/>
          <w:b/>
          <w:bCs/>
          <w:color w:val="000000" w:themeColor="text1"/>
          <w:szCs w:val="24"/>
          <w:lang w:eastAsia="en-US"/>
          <w:rPrChange w:id="12711" w:author="Dr Mamadou SANOGO" w:date="2023-10-27T14:05:00Z">
            <w:rPr>
              <w:ins w:id="12712" w:author="Dr Mamadou SANOGO" w:date="2023-10-25T16:40:00Z"/>
              <w:rFonts w:ascii="Arial" w:eastAsia="Calibri" w:hAnsi="Arial" w:cs="Arial"/>
              <w:sz w:val="20"/>
              <w:szCs w:val="20"/>
              <w:lang w:eastAsia="en-US"/>
            </w:rPr>
          </w:rPrChange>
        </w:rPr>
        <w:pPrChange w:id="12713" w:author="Dr Mamadou SANOGO" w:date="2023-10-27T14:05:00Z">
          <w:pPr>
            <w:spacing w:line="276" w:lineRule="auto"/>
          </w:pPr>
        </w:pPrChange>
      </w:pPr>
      <w:ins w:id="12714" w:author="Dr Mamadou SANOGO" w:date="2023-10-25T16:40:00Z">
        <w:r w:rsidRPr="007A4AFC">
          <w:rPr>
            <w:rFonts w:ascii="Arial" w:eastAsia="Calibri" w:hAnsi="Arial" w:cs="Arial"/>
            <w:b/>
            <w:bCs/>
            <w:color w:val="000000" w:themeColor="text1"/>
            <w:szCs w:val="24"/>
            <w:lang w:eastAsia="en-US"/>
            <w:rPrChange w:id="12715"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716" w:author="Dr Mamadou SANOGO" w:date="2023-10-25T16:40:00Z"/>
          <w:rFonts w:ascii="Arial" w:eastAsia="Calibri" w:hAnsi="Arial" w:cs="Arial"/>
          <w:color w:val="000000" w:themeColor="text1"/>
          <w:szCs w:val="24"/>
          <w:lang w:eastAsia="en-US"/>
          <w:rPrChange w:id="12717" w:author="Dr Mamadou SANOGO" w:date="2023-10-25T18:15:00Z">
            <w:rPr>
              <w:ins w:id="12718" w:author="Dr Mamadou SANOGO" w:date="2023-10-25T16:40:00Z"/>
              <w:rFonts w:ascii="Arial" w:eastAsia="Calibri" w:hAnsi="Arial" w:cs="Arial"/>
              <w:szCs w:val="24"/>
              <w:lang w:eastAsia="en-US"/>
            </w:rPr>
          </w:rPrChange>
        </w:rPr>
      </w:pPr>
      <w:ins w:id="12719" w:author="Dr Mamadou SANOGO" w:date="2023-10-25T16:40:00Z">
        <w:r w:rsidRPr="007A4AFC">
          <w:rPr>
            <w:rFonts w:ascii="Arial" w:eastAsia="Calibri" w:hAnsi="Arial" w:cs="Arial"/>
            <w:b/>
            <w:bCs/>
            <w:color w:val="000000" w:themeColor="text1"/>
            <w:szCs w:val="24"/>
            <w:lang w:eastAsia="en-US"/>
            <w:rPrChange w:id="12720"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721"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722" w:author="Dr Mamadou SANOGO" w:date="2023-10-25T16:40:00Z"/>
          <w:rFonts w:ascii="Arial" w:eastAsia="Calibri" w:hAnsi="Arial" w:cs="Arial"/>
          <w:color w:val="000000" w:themeColor="text1"/>
          <w:szCs w:val="24"/>
          <w:lang w:eastAsia="en-US"/>
          <w:rPrChange w:id="12723" w:author="Dr Mamadou SANOGO" w:date="2023-10-25T18:15:00Z">
            <w:rPr>
              <w:ins w:id="12724" w:author="Dr Mamadou SANOGO" w:date="2023-10-25T16:40:00Z"/>
              <w:rFonts w:ascii="Arial" w:eastAsia="Calibri" w:hAnsi="Arial" w:cs="Arial"/>
              <w:szCs w:val="24"/>
              <w:lang w:eastAsia="en-US"/>
            </w:rPr>
          </w:rPrChange>
        </w:rPr>
      </w:pPr>
      <w:ins w:id="12725" w:author="Dr Mamadou SANOGO" w:date="2023-10-25T16:40:00Z">
        <w:r w:rsidRPr="007A4AFC">
          <w:rPr>
            <w:rFonts w:ascii="Arial" w:eastAsia="Calibri" w:hAnsi="Arial" w:cs="Arial"/>
            <w:color w:val="000000" w:themeColor="text1"/>
            <w:szCs w:val="24"/>
            <w:lang w:eastAsia="en-US"/>
            <w:rPrChange w:id="12726"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727" w:author="Dr Mamadou SANOGO" w:date="2023-10-25T16:40:00Z"/>
          <w:rFonts w:ascii="Arial" w:eastAsia="Calibri" w:hAnsi="Arial" w:cs="Arial"/>
          <w:color w:val="000000" w:themeColor="text1"/>
          <w:szCs w:val="24"/>
          <w:lang w:eastAsia="en-US"/>
          <w:rPrChange w:id="12728" w:author="Dr Mamadou SANOGO" w:date="2023-10-25T18:15:00Z">
            <w:rPr>
              <w:ins w:id="12729" w:author="Dr Mamadou SANOGO" w:date="2023-10-25T16:40:00Z"/>
              <w:rFonts w:ascii="Arial" w:eastAsia="Calibri" w:hAnsi="Arial" w:cs="Arial"/>
              <w:szCs w:val="24"/>
              <w:lang w:eastAsia="en-US"/>
            </w:rPr>
          </w:rPrChange>
        </w:rPr>
      </w:pPr>
      <w:ins w:id="12730" w:author="Dr Mamadou SANOGO" w:date="2023-10-25T16:40:00Z">
        <w:r w:rsidRPr="007A4AFC">
          <w:rPr>
            <w:rFonts w:ascii="Arial" w:eastAsia="Calibri" w:hAnsi="Arial" w:cs="Arial"/>
            <w:color w:val="000000" w:themeColor="text1"/>
            <w:szCs w:val="24"/>
            <w:lang w:eastAsia="en-US"/>
            <w:rPrChange w:id="12731"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732"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733"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734" w:author="Dr Mamadou SANOGO" w:date="2023-10-25T16:40:00Z"/>
          <w:rFonts w:ascii="Arial" w:eastAsia="Calibri" w:hAnsi="Arial" w:cs="Arial"/>
          <w:color w:val="000000" w:themeColor="text1"/>
          <w:szCs w:val="24"/>
          <w:lang w:eastAsia="en-US"/>
          <w:rPrChange w:id="12735" w:author="Dr Mamadou SANOGO" w:date="2023-10-25T18:15:00Z">
            <w:rPr>
              <w:ins w:id="12736" w:author="Dr Mamadou SANOGO" w:date="2023-10-25T16:40:00Z"/>
              <w:rFonts w:ascii="Arial" w:eastAsia="Calibri" w:hAnsi="Arial" w:cs="Arial"/>
              <w:szCs w:val="24"/>
              <w:lang w:eastAsia="en-US"/>
            </w:rPr>
          </w:rPrChange>
        </w:rPr>
      </w:pPr>
      <w:ins w:id="12737" w:author="Dr Mamadou SANOGO" w:date="2023-10-25T16:40:00Z">
        <w:r w:rsidRPr="007A4AFC">
          <w:rPr>
            <w:rFonts w:ascii="Arial" w:eastAsia="Calibri" w:hAnsi="Arial" w:cs="Arial"/>
            <w:color w:val="000000" w:themeColor="text1"/>
            <w:szCs w:val="24"/>
            <w:lang w:eastAsia="en-US"/>
            <w:rPrChange w:id="12738"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739" w:author="Dr Mamadou SANOGO" w:date="2023-10-25T16:40:00Z"/>
          <w:rFonts w:ascii="Arial" w:eastAsia="Calibri" w:hAnsi="Arial" w:cs="Arial"/>
          <w:color w:val="000000" w:themeColor="text1"/>
          <w:szCs w:val="24"/>
          <w:lang w:eastAsia="en-US"/>
          <w:rPrChange w:id="12740" w:author="Dr Mamadou SANOGO" w:date="2023-10-25T18:15:00Z">
            <w:rPr>
              <w:ins w:id="12741" w:author="Dr Mamadou SANOGO" w:date="2023-10-25T16:40:00Z"/>
              <w:rFonts w:ascii="Arial" w:eastAsia="Calibri" w:hAnsi="Arial" w:cs="Arial"/>
              <w:szCs w:val="24"/>
              <w:lang w:eastAsia="en-US"/>
            </w:rPr>
          </w:rPrChange>
        </w:rPr>
      </w:pPr>
      <w:ins w:id="12742" w:author="Dr Mamadou SANOGO" w:date="2023-10-25T16:40:00Z">
        <w:r w:rsidRPr="007A4AFC">
          <w:rPr>
            <w:rFonts w:ascii="Arial" w:eastAsia="Calibri" w:hAnsi="Arial" w:cs="Arial"/>
            <w:color w:val="000000" w:themeColor="text1"/>
            <w:szCs w:val="24"/>
            <w:lang w:eastAsia="en-US"/>
            <w:rPrChange w:id="12743"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744" w:author="Dr Mamadou SANOGO" w:date="2023-10-25T16:40:00Z"/>
          <w:rFonts w:ascii="Arial" w:eastAsia="Calibri" w:hAnsi="Arial" w:cs="Arial"/>
          <w:color w:val="000000" w:themeColor="text1"/>
          <w:szCs w:val="24"/>
          <w:lang w:eastAsia="en-US"/>
          <w:rPrChange w:id="12745" w:author="Dr Mamadou SANOGO" w:date="2023-10-25T18:15:00Z">
            <w:rPr>
              <w:ins w:id="12746" w:author="Dr Mamadou SANOGO" w:date="2023-10-25T16:40:00Z"/>
              <w:rFonts w:ascii="Arial" w:eastAsia="Calibri" w:hAnsi="Arial" w:cs="Arial"/>
              <w:szCs w:val="24"/>
              <w:lang w:eastAsia="en-US"/>
            </w:rPr>
          </w:rPrChange>
        </w:rPr>
      </w:pPr>
      <w:ins w:id="12747" w:author="Dr Mamadou SANOGO" w:date="2023-10-25T16:40:00Z">
        <w:r w:rsidRPr="007A4AFC">
          <w:rPr>
            <w:rFonts w:ascii="Arial" w:eastAsia="Calibri" w:hAnsi="Arial" w:cs="Arial"/>
            <w:color w:val="000000" w:themeColor="text1"/>
            <w:szCs w:val="24"/>
            <w:lang w:eastAsia="en-US"/>
            <w:rPrChange w:id="12748"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749" w:author="Dr Mamadou SANOGO" w:date="2023-10-25T16:40:00Z"/>
          <w:rFonts w:ascii="Arial" w:eastAsia="Calibri" w:hAnsi="Arial" w:cs="Arial"/>
          <w:color w:val="000000" w:themeColor="text1"/>
          <w:szCs w:val="24"/>
          <w:lang w:eastAsia="en-US"/>
          <w:rPrChange w:id="12750" w:author="Dr Mamadou SANOGO" w:date="2023-10-25T18:15:00Z">
            <w:rPr>
              <w:ins w:id="12751" w:author="Dr Mamadou SANOGO" w:date="2023-10-25T16:40:00Z"/>
              <w:rFonts w:ascii="Arial" w:eastAsia="Calibri" w:hAnsi="Arial" w:cs="Arial"/>
              <w:szCs w:val="24"/>
              <w:lang w:eastAsia="en-US"/>
            </w:rPr>
          </w:rPrChange>
        </w:rPr>
      </w:pPr>
      <w:ins w:id="12752" w:author="Dr Mamadou SANOGO" w:date="2023-10-25T16:40:00Z">
        <w:r w:rsidRPr="007A4AFC">
          <w:rPr>
            <w:rFonts w:ascii="Arial" w:eastAsia="Calibri" w:hAnsi="Arial" w:cs="Arial"/>
            <w:b/>
            <w:bCs/>
            <w:color w:val="000000" w:themeColor="text1"/>
            <w:szCs w:val="24"/>
            <w:lang w:eastAsia="en-US"/>
            <w:rPrChange w:id="12753"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754"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755" w:author="Dr Mamadou SANOGO" w:date="2023-10-25T16:40:00Z"/>
          <w:rFonts w:ascii="Arial" w:eastAsia="Calibri" w:hAnsi="Arial" w:cs="Arial"/>
          <w:color w:val="000000" w:themeColor="text1"/>
          <w:szCs w:val="24"/>
          <w:lang w:eastAsia="en-US"/>
          <w:rPrChange w:id="12756" w:author="Dr Mamadou SANOGO" w:date="2023-10-25T18:15:00Z">
            <w:rPr>
              <w:ins w:id="12757" w:author="Dr Mamadou SANOGO" w:date="2023-10-25T16:40:00Z"/>
              <w:rFonts w:ascii="Arial" w:eastAsia="Calibri" w:hAnsi="Arial" w:cs="Arial"/>
              <w:szCs w:val="24"/>
              <w:lang w:eastAsia="en-US"/>
            </w:rPr>
          </w:rPrChange>
        </w:rPr>
      </w:pPr>
      <w:ins w:id="12758" w:author="Dr Mamadou SANOGO" w:date="2023-10-25T16:40:00Z">
        <w:r w:rsidRPr="007A4AFC">
          <w:rPr>
            <w:rFonts w:ascii="Arial" w:eastAsia="Calibri" w:hAnsi="Arial" w:cs="Arial"/>
            <w:color w:val="000000" w:themeColor="text1"/>
            <w:szCs w:val="24"/>
            <w:lang w:eastAsia="en-US"/>
            <w:rPrChange w:id="12759"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760" w:author="Dr Mamadou SANOGO" w:date="2023-10-25T16:40:00Z"/>
          <w:rFonts w:ascii="Arial" w:eastAsia="Calibri" w:hAnsi="Arial" w:cs="Arial"/>
          <w:color w:val="000000" w:themeColor="text1"/>
          <w:szCs w:val="24"/>
          <w:lang w:eastAsia="en-US"/>
          <w:rPrChange w:id="12761" w:author="Dr Mamadou SANOGO" w:date="2023-10-25T18:15:00Z">
            <w:rPr>
              <w:ins w:id="12762" w:author="Dr Mamadou SANOGO" w:date="2023-10-25T16:40:00Z"/>
              <w:rFonts w:ascii="Arial" w:eastAsia="Calibri" w:hAnsi="Arial" w:cs="Arial"/>
              <w:szCs w:val="24"/>
              <w:lang w:eastAsia="en-US"/>
            </w:rPr>
          </w:rPrChange>
        </w:rPr>
      </w:pPr>
      <w:ins w:id="12763" w:author="Dr Mamadou SANOGO" w:date="2023-10-25T16:40:00Z">
        <w:r w:rsidRPr="007A4AFC">
          <w:rPr>
            <w:rFonts w:ascii="Arial" w:eastAsia="Calibri" w:hAnsi="Arial" w:cs="Arial"/>
            <w:color w:val="000000" w:themeColor="text1"/>
            <w:szCs w:val="24"/>
            <w:lang w:eastAsia="en-US"/>
            <w:rPrChange w:id="12764"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765" w:author="Dr Mamadou SANOGO" w:date="2023-10-25T16:40:00Z"/>
          <w:rFonts w:ascii="Arial" w:eastAsia="Calibri" w:hAnsi="Arial" w:cs="Arial"/>
          <w:color w:val="000000" w:themeColor="text1"/>
          <w:szCs w:val="24"/>
          <w:lang w:eastAsia="en-US"/>
          <w:rPrChange w:id="12766" w:author="Dr Mamadou SANOGO" w:date="2023-10-25T18:15:00Z">
            <w:rPr>
              <w:ins w:id="12767" w:author="Dr Mamadou SANOGO" w:date="2023-10-25T16:40:00Z"/>
              <w:rFonts w:ascii="Arial" w:eastAsia="Calibri" w:hAnsi="Arial" w:cs="Arial"/>
              <w:szCs w:val="24"/>
              <w:lang w:eastAsia="en-US"/>
            </w:rPr>
          </w:rPrChange>
        </w:rPr>
      </w:pPr>
      <w:ins w:id="12768" w:author="Dr Mamadou SANOGO" w:date="2023-10-25T16:40:00Z">
        <w:r w:rsidRPr="007A4AFC">
          <w:rPr>
            <w:rFonts w:ascii="Arial" w:eastAsia="Calibri" w:hAnsi="Arial" w:cs="Arial"/>
            <w:color w:val="000000" w:themeColor="text1"/>
            <w:szCs w:val="24"/>
            <w:lang w:eastAsia="en-US"/>
            <w:rPrChange w:id="12769"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770"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771"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772" w:author="Dr Mamadou SANOGO" w:date="2023-10-25T16:40:00Z"/>
          <w:rFonts w:ascii="Arial" w:eastAsia="Calibri" w:hAnsi="Arial" w:cs="Arial"/>
          <w:color w:val="000000" w:themeColor="text1"/>
          <w:szCs w:val="24"/>
          <w:lang w:eastAsia="en-US"/>
          <w:rPrChange w:id="12773" w:author="Dr Mamadou SANOGO" w:date="2023-10-25T18:15:00Z">
            <w:rPr>
              <w:ins w:id="12774" w:author="Dr Mamadou SANOGO" w:date="2023-10-25T16:40:00Z"/>
              <w:rFonts w:ascii="Arial" w:eastAsia="Calibri" w:hAnsi="Arial" w:cs="Arial"/>
              <w:szCs w:val="24"/>
              <w:lang w:eastAsia="en-US"/>
            </w:rPr>
          </w:rPrChange>
        </w:rPr>
      </w:pPr>
      <w:ins w:id="12775" w:author="Dr Mamadou SANOGO" w:date="2023-10-25T16:40:00Z">
        <w:r w:rsidRPr="007A4AFC">
          <w:rPr>
            <w:rFonts w:ascii="Arial" w:eastAsia="Calibri" w:hAnsi="Arial" w:cs="Arial"/>
            <w:color w:val="000000" w:themeColor="text1"/>
            <w:szCs w:val="24"/>
            <w:lang w:eastAsia="en-US"/>
            <w:rPrChange w:id="12776"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777" w:author="Dr Mamadou SANOGO" w:date="2023-10-25T16:40:00Z"/>
          <w:rFonts w:ascii="Arial" w:eastAsia="Calibri" w:hAnsi="Arial" w:cs="Arial"/>
          <w:color w:val="000000" w:themeColor="text1"/>
          <w:szCs w:val="24"/>
          <w:lang w:eastAsia="en-US"/>
          <w:rPrChange w:id="12778" w:author="Dr Mamadou SANOGO" w:date="2023-10-25T18:15:00Z">
            <w:rPr>
              <w:ins w:id="12779" w:author="Dr Mamadou SANOGO" w:date="2023-10-25T16:40:00Z"/>
              <w:rFonts w:ascii="Arial" w:eastAsia="Calibri" w:hAnsi="Arial" w:cs="Arial"/>
              <w:szCs w:val="24"/>
              <w:lang w:eastAsia="en-US"/>
            </w:rPr>
          </w:rPrChange>
        </w:rPr>
      </w:pPr>
      <w:ins w:id="12780" w:author="Dr Mamadou SANOGO" w:date="2023-10-25T16:40:00Z">
        <w:r w:rsidRPr="007A4AFC">
          <w:rPr>
            <w:rFonts w:ascii="Arial" w:eastAsia="Calibri" w:hAnsi="Arial" w:cs="Arial"/>
            <w:color w:val="000000" w:themeColor="text1"/>
            <w:szCs w:val="24"/>
            <w:lang w:eastAsia="en-US"/>
            <w:rPrChange w:id="12781"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782" w:author="Dr Mamadou SANOGO" w:date="2023-10-25T16:40:00Z"/>
          <w:rFonts w:ascii="Arial" w:eastAsia="Calibri" w:hAnsi="Arial" w:cs="Arial"/>
          <w:color w:val="000000" w:themeColor="text1"/>
          <w:szCs w:val="24"/>
          <w:lang w:eastAsia="en-US"/>
          <w:rPrChange w:id="12783" w:author="Dr Mamadou SANOGO" w:date="2023-10-25T18:15:00Z">
            <w:rPr>
              <w:ins w:id="12784"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785" w:author="Dr Mamadou SANOGO" w:date="2023-10-25T16:40:00Z"/>
          <w:rFonts w:ascii="Arial" w:eastAsia="Calibri" w:hAnsi="Arial" w:cs="Arial"/>
          <w:b/>
          <w:bCs/>
          <w:color w:val="000000" w:themeColor="text1"/>
          <w:u w:val="single"/>
          <w:lang w:eastAsia="en-US"/>
          <w:rPrChange w:id="12786" w:author="Dr Mamadou SANOGO" w:date="2023-10-25T18:15:00Z">
            <w:rPr>
              <w:ins w:id="12787" w:author="Dr Mamadou SANOGO" w:date="2023-10-25T16:40:00Z"/>
              <w:rFonts w:ascii="Arial" w:eastAsia="Calibri" w:hAnsi="Arial" w:cs="Arial"/>
              <w:b/>
              <w:bCs/>
              <w:u w:val="single"/>
              <w:lang w:eastAsia="en-US"/>
            </w:rPr>
          </w:rPrChange>
        </w:rPr>
      </w:pPr>
      <w:ins w:id="12788" w:author="Dr Mamadou SANOGO" w:date="2023-10-25T16:40:00Z">
        <w:r w:rsidRPr="007A4AFC">
          <w:rPr>
            <w:rFonts w:ascii="Arial" w:eastAsia="Calibri" w:hAnsi="Arial" w:cs="Arial"/>
            <w:b/>
            <w:bCs/>
            <w:color w:val="000000" w:themeColor="text1"/>
            <w:u w:val="single"/>
            <w:lang w:eastAsia="en-US"/>
            <w:rPrChange w:id="12789"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790" w:author="Dr Mamadou SANOGO" w:date="2023-10-25T16:40:00Z"/>
          <w:rFonts w:ascii="Arial" w:eastAsia="Calibri" w:hAnsi="Arial" w:cs="Arial"/>
          <w:color w:val="000000" w:themeColor="text1"/>
          <w:szCs w:val="24"/>
          <w:lang w:eastAsia="en-US"/>
          <w:rPrChange w:id="12791" w:author="Dr Mamadou SANOGO" w:date="2023-10-25T18:15:00Z">
            <w:rPr>
              <w:ins w:id="12792" w:author="Dr Mamadou SANOGO" w:date="2023-10-25T16:40:00Z"/>
              <w:rFonts w:ascii="Arial" w:eastAsia="Calibri" w:hAnsi="Arial" w:cs="Arial"/>
              <w:szCs w:val="24"/>
              <w:lang w:eastAsia="en-US"/>
            </w:rPr>
          </w:rPrChange>
        </w:rPr>
      </w:pPr>
      <w:ins w:id="12793" w:author="Dr Mamadou SANOGO" w:date="2023-10-25T16:40:00Z">
        <w:r w:rsidRPr="007A4AFC">
          <w:rPr>
            <w:rFonts w:ascii="Arial" w:eastAsia="Calibri" w:hAnsi="Arial" w:cs="Arial"/>
            <w:color w:val="000000" w:themeColor="text1"/>
            <w:szCs w:val="24"/>
            <w:lang w:eastAsia="en-US"/>
            <w:rPrChange w:id="12794"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795" w:author="Dr Mamadou SANOGO" w:date="2023-10-25T16:40:00Z"/>
          <w:rFonts w:ascii="Arial" w:eastAsia="Calibri" w:hAnsi="Arial" w:cs="Arial"/>
          <w:color w:val="000000" w:themeColor="text1"/>
          <w:szCs w:val="24"/>
          <w:lang w:eastAsia="en-US"/>
          <w:rPrChange w:id="12796" w:author="Dr Mamadou SANOGO" w:date="2023-10-25T18:15:00Z">
            <w:rPr>
              <w:ins w:id="12797" w:author="Dr Mamadou SANOGO" w:date="2023-10-25T16:40:00Z"/>
              <w:rFonts w:ascii="Arial" w:eastAsia="Calibri" w:hAnsi="Arial" w:cs="Arial"/>
              <w:szCs w:val="24"/>
              <w:lang w:eastAsia="en-US"/>
            </w:rPr>
          </w:rPrChange>
        </w:rPr>
      </w:pPr>
      <w:ins w:id="12798" w:author="Dr Mamadou SANOGO" w:date="2023-10-25T16:40:00Z">
        <w:r w:rsidRPr="007A4AFC">
          <w:rPr>
            <w:rFonts w:ascii="Arial" w:eastAsia="Calibri" w:hAnsi="Arial" w:cs="Arial"/>
            <w:color w:val="000000" w:themeColor="text1"/>
            <w:szCs w:val="24"/>
            <w:lang w:eastAsia="en-US"/>
            <w:rPrChange w:id="12799"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800" w:author="Dr Mamadou SANOGO" w:date="2023-10-25T16:40:00Z"/>
          <w:rFonts w:ascii="Arial" w:eastAsia="Calibri" w:hAnsi="Arial" w:cs="Arial"/>
          <w:color w:val="000000" w:themeColor="text1"/>
          <w:szCs w:val="24"/>
          <w:lang w:eastAsia="en-US"/>
          <w:rPrChange w:id="12801" w:author="Dr Mamadou SANOGO" w:date="2023-10-25T18:15:00Z">
            <w:rPr>
              <w:ins w:id="12802" w:author="Dr Mamadou SANOGO" w:date="2023-10-25T16:40:00Z"/>
              <w:rFonts w:ascii="Arial" w:eastAsia="Calibri" w:hAnsi="Arial" w:cs="Arial"/>
              <w:szCs w:val="24"/>
              <w:lang w:eastAsia="en-US"/>
            </w:rPr>
          </w:rPrChange>
        </w:rPr>
      </w:pPr>
      <w:ins w:id="12803" w:author="Dr Mamadou SANOGO" w:date="2023-10-25T16:40:00Z">
        <w:r w:rsidRPr="007A4AFC">
          <w:rPr>
            <w:rFonts w:ascii="Arial" w:eastAsia="Calibri" w:hAnsi="Arial" w:cs="Arial"/>
            <w:color w:val="000000" w:themeColor="text1"/>
            <w:szCs w:val="24"/>
            <w:lang w:eastAsia="en-US"/>
            <w:rPrChange w:id="12804"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805" w:author="Dr Mamadou SANOGO" w:date="2023-10-25T16:40:00Z"/>
          <w:rFonts w:ascii="Arial" w:eastAsia="Calibri" w:hAnsi="Arial" w:cs="Arial"/>
          <w:color w:val="000000" w:themeColor="text1"/>
          <w:lang w:eastAsia="en-US"/>
          <w:rPrChange w:id="12806" w:author="Dr Mamadou SANOGO" w:date="2023-10-25T18:15:00Z">
            <w:rPr>
              <w:ins w:id="12807"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808" w:author="Dr Mamadou SANOGO" w:date="2023-10-25T16:40:00Z"/>
          <w:rFonts w:ascii="Arial" w:eastAsia="Calibri" w:hAnsi="Arial" w:cs="Arial"/>
          <w:color w:val="000000" w:themeColor="text1"/>
          <w:lang w:eastAsia="en-US"/>
          <w:rPrChange w:id="12809" w:author="Dr Mamadou SANOGO" w:date="2023-10-25T18:15:00Z">
            <w:rPr>
              <w:ins w:id="12810" w:author="Dr Mamadou SANOGO" w:date="2023-10-25T16:40:00Z"/>
              <w:rFonts w:ascii="Arial" w:eastAsia="Calibri" w:hAnsi="Arial" w:cs="Arial"/>
              <w:lang w:eastAsia="en-US"/>
            </w:rPr>
          </w:rPrChange>
        </w:rPr>
      </w:pPr>
      <w:ins w:id="12811" w:author="Dr Mamadou SANOGO" w:date="2023-10-25T16:40:00Z">
        <w:r w:rsidRPr="007A4AFC">
          <w:rPr>
            <w:rFonts w:ascii="Arial" w:eastAsia="Calibri" w:hAnsi="Arial" w:cs="Arial"/>
            <w:color w:val="000000" w:themeColor="text1"/>
            <w:szCs w:val="24"/>
            <w:lang w:eastAsia="en-US"/>
            <w:rPrChange w:id="12812"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813"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814"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815" w:author="Dr Mamadou SANOGO" w:date="2023-10-25T16:40:00Z"/>
          <w:rFonts w:ascii="Arial" w:eastAsia="Calibri" w:hAnsi="Arial" w:cs="Arial"/>
          <w:color w:val="000000" w:themeColor="text1"/>
          <w:lang w:eastAsia="en-US"/>
          <w:rPrChange w:id="12816" w:author="Dr Mamadou SANOGO" w:date="2023-10-25T18:15:00Z">
            <w:rPr>
              <w:ins w:id="12817"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818" w:author="Dr Mamadou SANOGO" w:date="2023-10-27T14:05:00Z"/>
          <w:rFonts w:ascii="Arial" w:eastAsia="Calibri" w:hAnsi="Arial" w:cs="Arial"/>
          <w:b/>
          <w:bCs/>
          <w:color w:val="000000" w:themeColor="text1"/>
          <w:sz w:val="28"/>
          <w:szCs w:val="28"/>
          <w:lang w:eastAsia="en-US"/>
          <w:rPrChange w:id="12819" w:author="Dr Mamadou SANOGO" w:date="2023-10-27T23:50:00Z">
            <w:rPr>
              <w:ins w:id="12820" w:author="Dr Mamadou SANOGO" w:date="2023-10-27T14:05:00Z"/>
              <w:rFonts w:ascii="Arial" w:eastAsia="Calibri" w:hAnsi="Arial" w:cs="Arial"/>
              <w:b/>
              <w:bCs/>
              <w:color w:val="000000" w:themeColor="text1"/>
              <w:lang w:eastAsia="en-US"/>
            </w:rPr>
          </w:rPrChange>
        </w:rPr>
        <w:pPrChange w:id="12821" w:author="Dr Mamadou SANOGO" w:date="2023-10-27T23:50:00Z">
          <w:pPr>
            <w:spacing w:line="240" w:lineRule="auto"/>
          </w:pPr>
        </w:pPrChange>
      </w:pPr>
      <w:ins w:id="12822" w:author="Dr Mamadou SANOGO" w:date="2023-10-25T16:40:00Z">
        <w:r w:rsidRPr="007A4AFC">
          <w:rPr>
            <w:rFonts w:ascii="Arial" w:eastAsia="Calibri" w:hAnsi="Arial" w:cs="Arial"/>
            <w:b/>
            <w:bCs/>
            <w:color w:val="000000" w:themeColor="text1"/>
            <w:sz w:val="28"/>
            <w:szCs w:val="28"/>
            <w:lang w:eastAsia="en-US"/>
            <w:rPrChange w:id="12823"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824"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825"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826" w:author="Dr Mamadou SANOGO" w:date="2023-10-25T16:40:00Z"/>
          <w:rFonts w:ascii="Arial" w:eastAsia="Calibri" w:hAnsi="Arial" w:cs="Arial"/>
          <w:b/>
          <w:bCs/>
          <w:color w:val="000000" w:themeColor="text1"/>
          <w:lang w:eastAsia="en-US"/>
          <w:rPrChange w:id="12827" w:author="Dr Mamadou SANOGO" w:date="2023-10-25T18:15:00Z">
            <w:rPr>
              <w:ins w:id="12828" w:author="Dr Mamadou SANOGO" w:date="2023-10-25T16:40:00Z"/>
              <w:rFonts w:ascii="Arial" w:eastAsia="Calibri" w:hAnsi="Arial" w:cs="Arial"/>
              <w:b/>
              <w:bCs/>
              <w:lang w:eastAsia="en-US"/>
            </w:rPr>
          </w:rPrChange>
        </w:rPr>
        <w:pPrChange w:id="12829"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830" w:author="Dr Mamadou SANOGO" w:date="2023-10-25T16:40:00Z"/>
          <w:rFonts w:ascii="Arial" w:eastAsia="Calibri" w:hAnsi="Arial" w:cs="Arial"/>
          <w:b/>
          <w:bCs/>
          <w:color w:val="000000" w:themeColor="text1"/>
          <w:lang w:eastAsia="en-US"/>
          <w:rPrChange w:id="12831" w:author="Dr Mamadou SANOGO" w:date="2023-10-25T18:15:00Z">
            <w:rPr>
              <w:ins w:id="12832" w:author="Dr Mamadou SANOGO" w:date="2023-10-25T16:40:00Z"/>
              <w:rFonts w:ascii="Arial" w:eastAsia="Calibri" w:hAnsi="Arial" w:cs="Arial"/>
              <w:b/>
              <w:bCs/>
              <w:lang w:eastAsia="en-US"/>
            </w:rPr>
          </w:rPrChange>
        </w:rPr>
      </w:pPr>
      <w:ins w:id="12833" w:author="Dr Mamadou SANOGO" w:date="2023-10-25T16:40:00Z">
        <w:r w:rsidRPr="007A4AFC">
          <w:rPr>
            <w:rFonts w:ascii="Arial" w:eastAsia="Calibri" w:hAnsi="Arial" w:cs="Arial"/>
            <w:b/>
            <w:bCs/>
            <w:color w:val="000000" w:themeColor="text1"/>
            <w:lang w:eastAsia="en-US"/>
            <w:rPrChange w:id="12834"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835" w:author="Dr Mamadou SANOGO" w:date="2023-10-25T15:02:00Z"/>
          <w:b/>
          <w:color w:val="000000" w:themeColor="text1"/>
          <w:sz w:val="44"/>
          <w:rPrChange w:id="12836" w:author="Dr Mamadou SANOGO" w:date="2023-10-25T18:15:00Z">
            <w:rPr>
              <w:ins w:id="12837"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838" w:author="Dr Mamadou SANOGO" w:date="2023-10-25T16:40:00Z"/>
          <w:b/>
          <w:color w:val="000000" w:themeColor="text1"/>
          <w:sz w:val="44"/>
          <w:rPrChange w:id="12839" w:author="Dr Mamadou SANOGO" w:date="2023-10-25T18:15:00Z">
            <w:rPr>
              <w:ins w:id="12840"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841" w:author="Dr Mamadou SANOGO" w:date="2023-10-25T16:40:00Z"/>
          <w:b/>
          <w:color w:val="000000" w:themeColor="text1"/>
          <w:sz w:val="44"/>
          <w:rPrChange w:id="12842" w:author="Dr Mamadou SANOGO" w:date="2023-10-25T18:15:00Z">
            <w:rPr>
              <w:ins w:id="12843"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844" w:author="Dr Mamadou SANOGO" w:date="2023-10-25T16:40:00Z"/>
          <w:b/>
          <w:color w:val="000000" w:themeColor="text1"/>
          <w:sz w:val="44"/>
          <w:rPrChange w:id="12845" w:author="Dr Mamadou SANOGO" w:date="2023-10-25T18:15:00Z">
            <w:rPr>
              <w:ins w:id="12846"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847" w:author="Dr Mamadou SANOGO" w:date="2023-10-25T16:40:00Z"/>
          <w:b/>
          <w:color w:val="000000" w:themeColor="text1"/>
          <w:sz w:val="44"/>
          <w:rPrChange w:id="12848" w:author="Dr Mamadou SANOGO" w:date="2023-10-25T18:15:00Z">
            <w:rPr>
              <w:ins w:id="12849"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850" w:author="Dr Mamadou SANOGO" w:date="2023-10-25T16:40:00Z"/>
          <w:b/>
          <w:color w:val="000000" w:themeColor="text1"/>
          <w:sz w:val="44"/>
          <w:rPrChange w:id="12851" w:author="Dr Mamadou SANOGO" w:date="2023-10-25T18:15:00Z">
            <w:rPr>
              <w:ins w:id="12852"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853" w:author="Dr Mamadou SANOGO" w:date="2023-10-25T16:40:00Z"/>
          <w:b/>
          <w:color w:val="000000" w:themeColor="text1"/>
          <w:sz w:val="44"/>
          <w:rPrChange w:id="12854" w:author="Dr Mamadou SANOGO" w:date="2023-10-25T18:15:00Z">
            <w:rPr>
              <w:ins w:id="12855"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856" w:author="Dr Mamadou SANOGO" w:date="2023-10-25T16:40:00Z"/>
          <w:b/>
          <w:color w:val="000000" w:themeColor="text1"/>
          <w:sz w:val="44"/>
          <w:rPrChange w:id="12857" w:author="Dr Mamadou SANOGO" w:date="2023-10-25T18:15:00Z">
            <w:rPr>
              <w:ins w:id="12858" w:author="Dr Mamadou SANOGO" w:date="2023-10-25T16:40:00Z"/>
              <w:b/>
              <w:sz w:val="44"/>
            </w:rPr>
          </w:rPrChange>
        </w:rPr>
      </w:pPr>
      <w:ins w:id="12859" w:author="Dr Mamadou SANOGO" w:date="2023-10-25T15:02:00Z">
        <w:r w:rsidRPr="007A4AFC">
          <w:rPr>
            <w:b/>
            <w:color w:val="000000" w:themeColor="text1"/>
            <w:sz w:val="44"/>
            <w:rPrChange w:id="12860"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861" w:author="Dr Mamadou SANOGO" w:date="2023-10-25T16:40:00Z"/>
          <w:b/>
          <w:color w:val="000000" w:themeColor="text1"/>
          <w:sz w:val="44"/>
          <w:rPrChange w:id="12862" w:author="Dr Mamadou SANOGO" w:date="2023-10-25T18:15:00Z">
            <w:rPr>
              <w:ins w:id="12863"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864" w:author="Dr Mamadou SANOGO" w:date="2023-10-25T16:40:00Z"/>
          <w:b/>
          <w:color w:val="000000" w:themeColor="text1"/>
          <w:sz w:val="44"/>
          <w:rPrChange w:id="12865" w:author="Dr Mamadou SANOGO" w:date="2023-10-25T18:15:00Z">
            <w:rPr>
              <w:ins w:id="12866"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867" w:author="Dr Mamadou SANOGO" w:date="2023-10-25T16:40:00Z"/>
          <w:b/>
          <w:color w:val="000000" w:themeColor="text1"/>
          <w:sz w:val="44"/>
          <w:rPrChange w:id="12868" w:author="Dr Mamadou SANOGO" w:date="2023-10-25T18:15:00Z">
            <w:rPr>
              <w:ins w:id="12869"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870" w:author="Dr Mamadou SANOGO" w:date="2023-10-25T16:40:00Z"/>
          <w:b/>
          <w:color w:val="000000" w:themeColor="text1"/>
          <w:sz w:val="44"/>
          <w:rPrChange w:id="12871" w:author="Dr Mamadou SANOGO" w:date="2023-10-25T18:15:00Z">
            <w:rPr>
              <w:ins w:id="12872"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873" w:author="Dr Mamadou SANOGO" w:date="2023-10-25T16:40:00Z"/>
          <w:b/>
          <w:color w:val="000000" w:themeColor="text1"/>
          <w:sz w:val="44"/>
          <w:rPrChange w:id="12874" w:author="Dr Mamadou SANOGO" w:date="2023-10-25T18:15:00Z">
            <w:rPr>
              <w:ins w:id="12875"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876" w:author="Dr Mamadou SANOGO" w:date="2023-10-25T16:40:00Z"/>
          <w:b/>
          <w:color w:val="000000" w:themeColor="text1"/>
          <w:sz w:val="44"/>
          <w:rPrChange w:id="12877" w:author="Dr Mamadou SANOGO" w:date="2023-10-25T18:15:00Z">
            <w:rPr>
              <w:ins w:id="12878"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879" w:author="Dr Mamadou SANOGO" w:date="2023-10-25T16:40:00Z"/>
          <w:b/>
          <w:color w:val="000000" w:themeColor="text1"/>
          <w:sz w:val="44"/>
          <w:rPrChange w:id="12880" w:author="Dr Mamadou SANOGO" w:date="2023-10-25T18:15:00Z">
            <w:rPr>
              <w:ins w:id="12881"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882" w:author="Dr Mamadou SANOGO" w:date="2023-10-25T16:40:00Z"/>
          <w:b/>
          <w:color w:val="000000" w:themeColor="text1"/>
          <w:sz w:val="44"/>
          <w:rPrChange w:id="12883" w:author="Dr Mamadou SANOGO" w:date="2023-10-25T18:15:00Z">
            <w:rPr>
              <w:ins w:id="12884"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885" w:author="Dr Mamadou SANOGO" w:date="2023-10-25T16:40:00Z"/>
          <w:b/>
          <w:color w:val="000000" w:themeColor="text1"/>
          <w:sz w:val="44"/>
          <w:rPrChange w:id="12886" w:author="Dr Mamadou SANOGO" w:date="2023-10-25T18:15:00Z">
            <w:rPr>
              <w:ins w:id="12887"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888" w:author="Dr Mamadou SANOGO" w:date="2023-10-25T16:40:00Z"/>
          <w:b/>
          <w:color w:val="000000" w:themeColor="text1"/>
          <w:sz w:val="44"/>
          <w:rPrChange w:id="12889" w:author="Dr Mamadou SANOGO" w:date="2023-10-25T18:15:00Z">
            <w:rPr>
              <w:ins w:id="12890"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891" w:author="Dr Mamadou SANOGO" w:date="2023-10-25T16:40:00Z"/>
          <w:b/>
          <w:color w:val="000000" w:themeColor="text1"/>
          <w:sz w:val="44"/>
          <w:rPrChange w:id="12892" w:author="Dr Mamadou SANOGO" w:date="2023-10-25T18:15:00Z">
            <w:rPr>
              <w:ins w:id="12893"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894" w:author="Dr Mamadou SANOGO" w:date="2023-10-25T16:40:00Z"/>
          <w:b/>
          <w:color w:val="000000" w:themeColor="text1"/>
          <w:sz w:val="44"/>
          <w:rPrChange w:id="12895" w:author="Dr Mamadou SANOGO" w:date="2023-10-25T18:15:00Z">
            <w:rPr>
              <w:ins w:id="12896"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897" w:author="Dr Mamadou SANOGO" w:date="2023-10-25T16:40:00Z"/>
          <w:b/>
          <w:color w:val="000000" w:themeColor="text1"/>
          <w:sz w:val="44"/>
          <w:rPrChange w:id="12898" w:author="Dr Mamadou SANOGO" w:date="2023-10-25T18:15:00Z">
            <w:rPr>
              <w:ins w:id="12899"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900" w:author="Dr Mamadou SANOGO" w:date="2023-10-25T16:40:00Z"/>
          <w:b/>
          <w:color w:val="000000" w:themeColor="text1"/>
          <w:sz w:val="44"/>
          <w:rPrChange w:id="12901" w:author="Dr Mamadou SANOGO" w:date="2023-10-25T18:15:00Z">
            <w:rPr>
              <w:ins w:id="12902"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903" w:author="Dr Mamadou SANOGO" w:date="2023-10-25T16:40:00Z"/>
          <w:b/>
          <w:color w:val="000000" w:themeColor="text1"/>
          <w:sz w:val="44"/>
          <w:rPrChange w:id="12904" w:author="Dr Mamadou SANOGO" w:date="2023-10-25T18:15:00Z">
            <w:rPr>
              <w:ins w:id="12905"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906" w:author="Dr Mamadou SANOGO" w:date="2023-10-25T16:40:00Z"/>
          <w:b/>
          <w:color w:val="000000" w:themeColor="text1"/>
          <w:sz w:val="44"/>
          <w:rPrChange w:id="12907" w:author="Dr Mamadou SANOGO" w:date="2023-10-25T18:15:00Z">
            <w:rPr>
              <w:ins w:id="12908"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909" w:author="Dr Mamadou SANOGO" w:date="2023-10-25T16:40:00Z"/>
          <w:b/>
          <w:color w:val="000000" w:themeColor="text1"/>
          <w:sz w:val="44"/>
          <w:rPrChange w:id="12910" w:author="Dr Mamadou SANOGO" w:date="2023-10-25T18:15:00Z">
            <w:rPr>
              <w:ins w:id="12911"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912" w:author="Dr Mamadou SANOGO" w:date="2023-10-25T16:40:00Z"/>
          <w:b/>
          <w:color w:val="000000" w:themeColor="text1"/>
          <w:sz w:val="44"/>
          <w:rPrChange w:id="12913" w:author="Dr Mamadou SANOGO" w:date="2023-10-25T18:15:00Z">
            <w:rPr>
              <w:ins w:id="12914"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915" w:author="Dr Mamadou SANOGO" w:date="2023-10-25T16:40:00Z"/>
          <w:b/>
          <w:color w:val="000000" w:themeColor="text1"/>
          <w:sz w:val="44"/>
          <w:rPrChange w:id="12916" w:author="Dr Mamadou SANOGO" w:date="2023-10-25T18:15:00Z">
            <w:rPr>
              <w:ins w:id="12917"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918" w:author="Dr Mamadou SANOGO" w:date="2023-10-25T16:40:00Z"/>
          <w:b/>
          <w:color w:val="000000" w:themeColor="text1"/>
          <w:sz w:val="44"/>
          <w:rPrChange w:id="12919" w:author="Dr Mamadou SANOGO" w:date="2023-10-25T18:15:00Z">
            <w:rPr>
              <w:ins w:id="12920"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921" w:author="Dr Mamadou SANOGO" w:date="2023-10-25T16:41:00Z"/>
          <w:rFonts w:ascii="Cambria" w:hAnsi="Cambria"/>
          <w:color w:val="000000" w:themeColor="text1"/>
          <w:rPrChange w:id="12922" w:author="Dr Mamadou SANOGO" w:date="2023-10-25T18:15:00Z">
            <w:rPr>
              <w:ins w:id="12923"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924" w:author="Dr Mamadou SANOGO" w:date="2023-10-25T16:41:00Z"/>
          <w:rFonts w:ascii="Cambria" w:hAnsi="Cambria"/>
          <w:color w:val="000000" w:themeColor="text1"/>
          <w:rPrChange w:id="12925" w:author="Dr Mamadou SANOGO" w:date="2023-10-25T18:15:00Z">
            <w:rPr>
              <w:ins w:id="12926"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927" w:author="Dr Mamadou SANOGO" w:date="2023-10-25T16:41:00Z"/>
          <w:rFonts w:ascii="Cambria" w:hAnsi="Cambria"/>
          <w:color w:val="000000" w:themeColor="text1"/>
          <w:rPrChange w:id="12928" w:author="Dr Mamadou SANOGO" w:date="2023-10-25T18:15:00Z">
            <w:rPr>
              <w:ins w:id="12929"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930" w:author="Dr Mamadou SANOGO" w:date="2023-10-25T16:41:00Z"/>
          <w:rFonts w:ascii="Cambria" w:hAnsi="Cambria"/>
          <w:color w:val="000000" w:themeColor="text1"/>
          <w:rPrChange w:id="12931" w:author="Dr Mamadou SANOGO" w:date="2023-10-25T18:15:00Z">
            <w:rPr>
              <w:ins w:id="12932"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933" w:author="Dr Mamadou SANOGO" w:date="2023-10-25T16:41:00Z"/>
          <w:rFonts w:ascii="Cambria" w:hAnsi="Cambria"/>
          <w:color w:val="000000" w:themeColor="text1"/>
          <w:rPrChange w:id="12934" w:author="Dr Mamadou SANOGO" w:date="2023-10-25T18:15:00Z">
            <w:rPr>
              <w:ins w:id="12935"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936" w:author="Dr Mamadou SANOGO" w:date="2023-10-25T16:41:00Z"/>
          <w:rFonts w:ascii="Cambria" w:hAnsi="Cambria"/>
          <w:color w:val="000000" w:themeColor="text1"/>
          <w:rPrChange w:id="12937" w:author="Dr Mamadou SANOGO" w:date="2023-10-25T18:15:00Z">
            <w:rPr>
              <w:ins w:id="12938"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939" w:author="Dr Mamadou SANOGO" w:date="2023-10-25T16:41:00Z"/>
          <w:rFonts w:ascii="Cambria" w:hAnsi="Cambria"/>
          <w:color w:val="000000" w:themeColor="text1"/>
          <w:lang w:val="fr-ML"/>
          <w:rPrChange w:id="12940" w:author="Dr Mamadou SANOGO" w:date="2023-10-25T18:15:00Z">
            <w:rPr>
              <w:ins w:id="12941"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942" w:author="Dr Mamadou SANOGO" w:date="2023-10-25T16:41:00Z"/>
          <w:rFonts w:ascii="Cambria" w:hAnsi="Cambria"/>
          <w:color w:val="000000" w:themeColor="text1"/>
          <w:lang w:val="fr-ML"/>
          <w:rPrChange w:id="12943" w:author="Dr Mamadou SANOGO" w:date="2023-10-25T18:15:00Z">
            <w:rPr>
              <w:ins w:id="12944"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945" w:author="Dr Mamadou SANOGO" w:date="2023-10-25T16:41:00Z"/>
          <w:rFonts w:ascii="Cambria" w:hAnsi="Cambria"/>
          <w:color w:val="000000" w:themeColor="text1"/>
          <w:lang w:val="fr-ML"/>
          <w:rPrChange w:id="12946" w:author="Dr Mamadou SANOGO" w:date="2023-10-25T18:15:00Z">
            <w:rPr>
              <w:ins w:id="12947"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948" w:author="Dr Mamadou SANOGO" w:date="2023-10-25T16:41:00Z"/>
          <w:rFonts w:ascii="Cambria" w:hAnsi="Cambria"/>
          <w:color w:val="000000" w:themeColor="text1"/>
          <w:lang w:val="fr-ML"/>
          <w:rPrChange w:id="12949" w:author="Dr Mamadou SANOGO" w:date="2023-10-25T18:15:00Z">
            <w:rPr>
              <w:ins w:id="12950"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951" w:author="Dr Mamadou SANOGO" w:date="2023-10-25T16:41:00Z"/>
          <w:rFonts w:ascii="Cambria" w:hAnsi="Cambria"/>
          <w:color w:val="000000" w:themeColor="text1"/>
          <w:lang w:val="fr-ML"/>
          <w:rPrChange w:id="12952" w:author="Dr Mamadou SANOGO" w:date="2023-10-25T18:15:00Z">
            <w:rPr>
              <w:ins w:id="12953"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954" w:author="Dr Mamadou SANOGO" w:date="2023-10-25T16:41:00Z"/>
          <w:rFonts w:ascii="Cambria" w:hAnsi="Cambria"/>
          <w:color w:val="000000" w:themeColor="text1"/>
          <w:lang w:val="fr-ML"/>
          <w:rPrChange w:id="12955" w:author="Dr Mamadou SANOGO" w:date="2023-10-25T18:15:00Z">
            <w:rPr>
              <w:ins w:id="12956"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957" w:author="Dr Mamadou SANOGO" w:date="2023-10-25T16:41:00Z"/>
          <w:rFonts w:ascii="Cambria" w:hAnsi="Cambria"/>
          <w:color w:val="000000" w:themeColor="text1"/>
          <w:lang w:val="fr-ML"/>
          <w:rPrChange w:id="12958" w:author="Dr Mamadou SANOGO" w:date="2023-10-25T18:15:00Z">
            <w:rPr>
              <w:ins w:id="12959"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960" w:author="Dr Mamadou SANOGO" w:date="2023-10-25T16:41:00Z"/>
          <w:rFonts w:ascii="Cambria" w:hAnsi="Cambria"/>
          <w:color w:val="000000" w:themeColor="text1"/>
          <w:lang w:val="fr-ML"/>
          <w:rPrChange w:id="12961" w:author="Dr Mamadou SANOGO" w:date="2023-10-25T18:15:00Z">
            <w:rPr>
              <w:ins w:id="12962"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963" w:author="Dr Mamadou SANOGO" w:date="2023-10-25T16:41:00Z"/>
          <w:rFonts w:ascii="Cambria" w:hAnsi="Cambria"/>
          <w:color w:val="000000" w:themeColor="text1"/>
          <w:lang w:val="fr-ML"/>
          <w:rPrChange w:id="12964" w:author="Dr Mamadou SANOGO" w:date="2023-10-25T18:15:00Z">
            <w:rPr>
              <w:ins w:id="12965"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966" w:author="Dr Mamadou SANOGO" w:date="2023-10-25T16:41:00Z"/>
          <w:rFonts w:ascii="Cambria" w:hAnsi="Cambria"/>
          <w:color w:val="000000" w:themeColor="text1"/>
          <w:lang w:val="fr-ML"/>
          <w:rPrChange w:id="12967" w:author="Dr Mamadou SANOGO" w:date="2023-10-25T18:15:00Z">
            <w:rPr>
              <w:ins w:id="12968"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969" w:author="Dr Mamadou SANOGO" w:date="2023-10-25T16:41:00Z"/>
          <w:rFonts w:ascii="Cambria" w:hAnsi="Cambria"/>
          <w:b/>
          <w:color w:val="000000" w:themeColor="text1"/>
          <w:sz w:val="40"/>
          <w:lang w:val="fr-ML"/>
          <w:rPrChange w:id="12970" w:author="Dr Mamadou SANOGO" w:date="2023-10-25T18:15:00Z">
            <w:rPr>
              <w:ins w:id="12971" w:author="Dr Mamadou SANOGO" w:date="2023-10-25T16:41:00Z"/>
              <w:rFonts w:ascii="Cambria" w:hAnsi="Cambria"/>
              <w:b/>
              <w:sz w:val="40"/>
              <w:lang w:val="fr-ML"/>
            </w:rPr>
          </w:rPrChange>
        </w:rPr>
      </w:pPr>
      <w:ins w:id="12972" w:author="Dr Mamadou SANOGO" w:date="2023-10-25T16:41:00Z">
        <w:r w:rsidRPr="007A4AFC">
          <w:rPr>
            <w:rFonts w:ascii="Cambria" w:hAnsi="Cambria"/>
            <w:b/>
            <w:color w:val="000000" w:themeColor="text1"/>
            <w:sz w:val="40"/>
            <w:lang w:val="fr-ML"/>
            <w:rPrChange w:id="12973"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974" w:author="Dr Mamadou SANOGO" w:date="2023-10-25T16:41:00Z"/>
          <w:rFonts w:ascii="Cambria" w:hAnsi="Cambria"/>
          <w:color w:val="000000" w:themeColor="text1"/>
          <w:lang w:val="fr-ML"/>
          <w:rPrChange w:id="12975" w:author="Dr Mamadou SANOGO" w:date="2023-10-25T18:15:00Z">
            <w:rPr>
              <w:ins w:id="12976"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977" w:author="Dr Mamadou SANOGO" w:date="2023-10-25T16:41:00Z"/>
          <w:rFonts w:ascii="Cambria" w:hAnsi="Cambria"/>
          <w:color w:val="000000" w:themeColor="text1"/>
          <w:lang w:val="fr-ML"/>
          <w:rPrChange w:id="12978" w:author="Dr Mamadou SANOGO" w:date="2023-10-25T18:15:00Z">
            <w:rPr>
              <w:ins w:id="12979"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980" w:author="Dr Mamadou SANOGO" w:date="2023-10-25T16:41:00Z"/>
          <w:rFonts w:ascii="Cambria" w:hAnsi="Cambria"/>
          <w:color w:val="000000" w:themeColor="text1"/>
          <w:lang w:val="fr-ML"/>
          <w:rPrChange w:id="12981" w:author="Dr Mamadou SANOGO" w:date="2023-10-25T18:15:00Z">
            <w:rPr>
              <w:ins w:id="12982"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983" w:author="Dr Mamadou SANOGO" w:date="2023-10-25T16:41:00Z"/>
          <w:rFonts w:ascii="Cambria" w:hAnsi="Cambria"/>
          <w:color w:val="000000" w:themeColor="text1"/>
          <w:lang w:val="fr-ML"/>
          <w:rPrChange w:id="12984" w:author="Dr Mamadou SANOGO" w:date="2023-10-25T18:15:00Z">
            <w:rPr>
              <w:ins w:id="12985"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986" w:author="Dr Mamadou SANOGO" w:date="2023-10-25T16:41:00Z"/>
          <w:rFonts w:ascii="Cambria" w:hAnsi="Cambria"/>
          <w:color w:val="000000" w:themeColor="text1"/>
          <w:lang w:val="fr-ML"/>
          <w:rPrChange w:id="12987" w:author="Dr Mamadou SANOGO" w:date="2023-10-25T18:15:00Z">
            <w:rPr>
              <w:ins w:id="12988"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989" w:author="Dr Mamadou SANOGO" w:date="2023-10-25T16:41:00Z"/>
          <w:rFonts w:ascii="Cambria" w:hAnsi="Cambria"/>
          <w:color w:val="000000" w:themeColor="text1"/>
          <w:lang w:val="fr-ML"/>
          <w:rPrChange w:id="12990" w:author="Dr Mamadou SANOGO" w:date="2023-10-25T18:15:00Z">
            <w:rPr>
              <w:ins w:id="12991"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992" w:author="Dr Mamadou SANOGO" w:date="2023-10-25T16:41:00Z"/>
          <w:rFonts w:ascii="Cambria" w:hAnsi="Cambria"/>
          <w:color w:val="000000" w:themeColor="text1"/>
          <w:lang w:val="fr-ML"/>
          <w:rPrChange w:id="12993" w:author="Dr Mamadou SANOGO" w:date="2023-10-25T18:15:00Z">
            <w:rPr>
              <w:ins w:id="12994"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995" w:author="Dr Mamadou SANOGO" w:date="2023-10-25T16:41:00Z"/>
          <w:rFonts w:ascii="Cambria" w:hAnsi="Cambria"/>
          <w:color w:val="000000" w:themeColor="text1"/>
          <w:lang w:val="fr-ML"/>
          <w:rPrChange w:id="12996" w:author="Dr Mamadou SANOGO" w:date="2023-10-25T18:15:00Z">
            <w:rPr>
              <w:ins w:id="12997"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998" w:author="Dr Mamadou SANOGO" w:date="2023-10-25T16:41:00Z"/>
          <w:rFonts w:ascii="Cambria" w:hAnsi="Cambria"/>
          <w:color w:val="000000" w:themeColor="text1"/>
          <w:lang w:val="fr-ML"/>
          <w:rPrChange w:id="12999" w:author="Dr Mamadou SANOGO" w:date="2023-10-25T18:15:00Z">
            <w:rPr>
              <w:ins w:id="13000"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3001" w:author="Dr Mamadou SANOGO" w:date="2023-10-25T16:41:00Z"/>
          <w:rFonts w:ascii="Cambria" w:hAnsi="Cambria"/>
          <w:color w:val="000000" w:themeColor="text1"/>
          <w:lang w:val="fr-ML"/>
          <w:rPrChange w:id="13002" w:author="Dr Mamadou SANOGO" w:date="2023-10-25T18:15:00Z">
            <w:rPr>
              <w:ins w:id="13003"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3004" w:author="Dr Mamadou SANOGO" w:date="2023-10-25T16:41:00Z"/>
          <w:rFonts w:ascii="Cambria" w:hAnsi="Cambria"/>
          <w:color w:val="000000" w:themeColor="text1"/>
          <w:lang w:val="fr-ML"/>
          <w:rPrChange w:id="13005" w:author="Dr Mamadou SANOGO" w:date="2023-10-25T18:15:00Z">
            <w:rPr>
              <w:ins w:id="13006"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3007" w:author="Dr Mamadou SANOGO" w:date="2023-10-25T16:41:00Z"/>
          <w:rFonts w:ascii="Cambria" w:hAnsi="Cambria"/>
          <w:color w:val="000000" w:themeColor="text1"/>
          <w:lang w:val="fr-ML"/>
          <w:rPrChange w:id="13008" w:author="Dr Mamadou SANOGO" w:date="2023-10-25T18:15:00Z">
            <w:rPr>
              <w:ins w:id="13009"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3010" w:author="Dr Mamadou SANOGO" w:date="2023-10-25T16:41:00Z"/>
          <w:rFonts w:ascii="Cambria" w:hAnsi="Cambria"/>
          <w:color w:val="000000" w:themeColor="text1"/>
          <w:lang w:val="fr-ML"/>
          <w:rPrChange w:id="13011" w:author="Dr Mamadou SANOGO" w:date="2023-10-25T18:15:00Z">
            <w:rPr>
              <w:ins w:id="13012"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3013" w:author="Dr Mamadou SANOGO" w:date="2023-10-25T16:41:00Z"/>
          <w:rFonts w:ascii="Cambria" w:hAnsi="Cambria"/>
          <w:color w:val="000000" w:themeColor="text1"/>
          <w:lang w:val="fr-ML"/>
          <w:rPrChange w:id="13014" w:author="Dr Mamadou SANOGO" w:date="2023-10-25T18:15:00Z">
            <w:rPr>
              <w:ins w:id="13015"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3016" w:author="Dr Mamadou SANOGO" w:date="2023-10-25T16:41:00Z"/>
          <w:rFonts w:ascii="Cambria" w:hAnsi="Cambria"/>
          <w:color w:val="000000" w:themeColor="text1"/>
          <w:lang w:val="fr-ML"/>
          <w:rPrChange w:id="13017" w:author="Dr Mamadou SANOGO" w:date="2023-10-25T18:15:00Z">
            <w:rPr>
              <w:ins w:id="13018"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3019" w:author="Dr Mamadou SANOGO" w:date="2023-10-25T16:41:00Z"/>
          <w:rFonts w:ascii="Cambria" w:hAnsi="Cambria"/>
          <w:color w:val="000000" w:themeColor="text1"/>
          <w:lang w:val="fr-ML"/>
          <w:rPrChange w:id="13020" w:author="Dr Mamadou SANOGO" w:date="2023-10-25T18:15:00Z">
            <w:rPr>
              <w:ins w:id="13021"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3022" w:author="Dr Mamadou SANOGO" w:date="2023-10-25T16:41:00Z"/>
          <w:rFonts w:ascii="Cambria" w:hAnsi="Cambria"/>
          <w:color w:val="000000" w:themeColor="text1"/>
          <w:lang w:val="fr-ML"/>
          <w:rPrChange w:id="13023" w:author="Dr Mamadou SANOGO" w:date="2023-10-25T18:15:00Z">
            <w:rPr>
              <w:ins w:id="13024"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3025" w:author="Dr Mamadou SANOGO" w:date="2023-10-25T16:41:00Z"/>
          <w:rFonts w:ascii="Cambria" w:hAnsi="Cambria"/>
          <w:color w:val="000000" w:themeColor="text1"/>
          <w:lang w:val="fr-ML"/>
          <w:rPrChange w:id="13026" w:author="Dr Mamadou SANOGO" w:date="2023-10-25T18:15:00Z">
            <w:rPr>
              <w:ins w:id="13027"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3028" w:author="Dr Mamadou SANOGO" w:date="2023-10-25T16:41:00Z"/>
          <w:rFonts w:ascii="Cambria" w:hAnsi="Cambria"/>
          <w:color w:val="000000" w:themeColor="text1"/>
          <w:lang w:val="fr-ML"/>
          <w:rPrChange w:id="13029" w:author="Dr Mamadou SANOGO" w:date="2023-10-25T18:15:00Z">
            <w:rPr>
              <w:ins w:id="13030"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3031" w:author="Dr Mamadou SANOGO" w:date="2023-10-25T16:41:00Z"/>
          <w:rFonts w:ascii="Cambria" w:hAnsi="Cambria"/>
          <w:color w:val="000000" w:themeColor="text1"/>
          <w:lang w:val="fr-ML"/>
          <w:rPrChange w:id="13032" w:author="Dr Mamadou SANOGO" w:date="2023-10-25T18:15:00Z">
            <w:rPr>
              <w:ins w:id="13033"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3034" w:author="Dr Mamadou SANOGO" w:date="2023-10-27T14:05:00Z"/>
          <w:rFonts w:ascii="Cambria" w:hAnsi="Cambria" w:cs="Arial"/>
          <w:b/>
          <w:i/>
          <w:color w:val="000000" w:themeColor="text1"/>
          <w:lang w:val="fr-ML"/>
        </w:rPr>
      </w:pPr>
      <w:ins w:id="13035" w:author="Dr Mamadou SANOGO" w:date="2023-10-25T16:41:00Z">
        <w:r w:rsidRPr="007A4AFC">
          <w:rPr>
            <w:rFonts w:ascii="Cambria" w:hAnsi="Cambria" w:cs="Arial"/>
            <w:b/>
            <w:i/>
            <w:color w:val="000000" w:themeColor="text1"/>
            <w:lang w:val="fr-ML"/>
            <w:rPrChange w:id="13036"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3037"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3038"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3039"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3040"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3041"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3042"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3043"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3044"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3045"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3046"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3047"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3048" w:author="Dr Mamadou SANOGO" w:date="2023-10-25T16:41:00Z"/>
          <w:rFonts w:ascii="Cambria" w:hAnsi="Cambria" w:cs="Arial"/>
          <w:b/>
          <w:i/>
          <w:color w:val="000000" w:themeColor="text1"/>
          <w:lang w:val="fr-ML"/>
          <w:rPrChange w:id="13049" w:author="Dr Mamadou SANOGO" w:date="2023-10-27T11:44:00Z">
            <w:rPr>
              <w:ins w:id="13050" w:author="Dr Mamadou SANOGO" w:date="2023-10-25T16:41:00Z"/>
              <w:rFonts w:ascii="Cambria" w:hAnsi="Cambria" w:cs="Arial"/>
              <w:lang w:val="fr-ML"/>
            </w:rPr>
          </w:rPrChange>
        </w:rPr>
        <w:pPrChange w:id="13051"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3052" w:author="Dr Mamadou SANOGO" w:date="2023-10-25T16:41:00Z"/>
          <w:rFonts w:ascii="Cambria" w:hAnsi="Cambria" w:cs="Arial"/>
          <w:color w:val="000000" w:themeColor="text1"/>
          <w:lang w:val="fr-ML"/>
          <w:rPrChange w:id="13053" w:author="Dr Mamadou SANOGO" w:date="2023-10-25T18:15:00Z">
            <w:rPr>
              <w:ins w:id="13054" w:author="Dr Mamadou SANOGO" w:date="2023-10-25T16:41:00Z"/>
              <w:rFonts w:ascii="Cambria" w:hAnsi="Cambria" w:cs="Arial"/>
              <w:lang w:val="fr-ML"/>
            </w:rPr>
          </w:rPrChange>
        </w:rPr>
      </w:pPr>
      <w:ins w:id="13055" w:author="Dr Mamadou SANOGO" w:date="2023-10-25T16:41:00Z">
        <w:r w:rsidRPr="007A4AFC">
          <w:rPr>
            <w:rFonts w:ascii="Cambria" w:hAnsi="Cambria" w:cs="Arial"/>
            <w:b/>
            <w:bCs/>
            <w:color w:val="000000" w:themeColor="text1"/>
            <w:lang w:val="fr-ML"/>
            <w:rPrChange w:id="13056"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3057" w:author="Dr Mamadou SANOGO" w:date="2023-10-25T16:41:00Z"/>
          <w:rFonts w:ascii="Cambria" w:hAnsi="Cambria" w:cs="Arial"/>
          <w:color w:val="000000" w:themeColor="text1"/>
          <w:lang w:val="fr-ML"/>
          <w:rPrChange w:id="13058" w:author="Dr Mamadou SANOGO" w:date="2023-10-25T18:15:00Z">
            <w:rPr>
              <w:ins w:id="13059" w:author="Dr Mamadou SANOGO" w:date="2023-10-25T16:41:00Z"/>
              <w:rFonts w:ascii="Cambria" w:hAnsi="Cambria" w:cs="Arial"/>
              <w:lang w:val="fr-ML"/>
            </w:rPr>
          </w:rPrChange>
        </w:rPr>
      </w:pPr>
      <w:ins w:id="13060" w:author="Dr Mamadou SANOGO" w:date="2023-10-25T16:41:00Z">
        <w:r w:rsidRPr="007A4AFC">
          <w:rPr>
            <w:rFonts w:ascii="Cambria" w:hAnsi="Cambria" w:cs="Arial"/>
            <w:color w:val="000000" w:themeColor="text1"/>
            <w:lang w:val="fr-ML"/>
            <w:rPrChange w:id="13061"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3062" w:author="Dr Mamadou SANOGO" w:date="2023-10-25T16:41:00Z"/>
          <w:rFonts w:ascii="Cambria" w:hAnsi="Cambria" w:cs="Arial"/>
          <w:color w:val="000000" w:themeColor="text1"/>
          <w:sz w:val="10"/>
          <w:lang w:val="fr-ML"/>
          <w:rPrChange w:id="13063" w:author="Dr Mamadou SANOGO" w:date="2023-10-25T18:15:00Z">
            <w:rPr>
              <w:ins w:id="13064"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3065" w:author="Dr Mamadou SANOGO" w:date="2023-10-25T16:41:00Z"/>
          <w:rFonts w:ascii="Cambria" w:hAnsi="Cambria" w:cs="Arial"/>
          <w:color w:val="000000" w:themeColor="text1"/>
          <w:lang w:val="fr-ML"/>
          <w:rPrChange w:id="13066" w:author="Dr Mamadou SANOGO" w:date="2023-10-25T18:15:00Z">
            <w:rPr>
              <w:ins w:id="13067" w:author="Dr Mamadou SANOGO" w:date="2023-10-25T16:41:00Z"/>
              <w:rFonts w:ascii="Cambria" w:hAnsi="Cambria" w:cs="Arial"/>
              <w:lang w:val="fr-ML"/>
            </w:rPr>
          </w:rPrChange>
        </w:rPr>
      </w:pPr>
      <w:ins w:id="13068" w:author="Dr Mamadou SANOGO" w:date="2023-10-25T16:41:00Z">
        <w:r w:rsidRPr="007A4AFC">
          <w:rPr>
            <w:rFonts w:ascii="Cambria" w:hAnsi="Cambria" w:cs="Arial"/>
            <w:b/>
            <w:bCs/>
            <w:color w:val="000000" w:themeColor="text1"/>
            <w:lang w:val="fr-ML"/>
            <w:rPrChange w:id="13069"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3070" w:author="Dr Mamadou SANOGO" w:date="2023-10-25T16:41:00Z"/>
          <w:rFonts w:ascii="Cambria" w:hAnsi="Cambria" w:cs="Arial"/>
          <w:color w:val="000000" w:themeColor="text1"/>
          <w:lang w:val="fr-ML"/>
          <w:rPrChange w:id="13071" w:author="Dr Mamadou SANOGO" w:date="2023-10-25T18:15:00Z">
            <w:rPr>
              <w:ins w:id="13072" w:author="Dr Mamadou SANOGO" w:date="2023-10-25T16:41:00Z"/>
              <w:rFonts w:ascii="Cambria" w:hAnsi="Cambria" w:cs="Arial"/>
              <w:lang w:val="fr-ML"/>
            </w:rPr>
          </w:rPrChange>
        </w:rPr>
      </w:pPr>
      <w:ins w:id="13073" w:author="Dr Mamadou SANOGO" w:date="2023-10-25T16:41:00Z">
        <w:r w:rsidRPr="007A4AFC">
          <w:rPr>
            <w:rFonts w:ascii="Cambria" w:hAnsi="Cambria" w:cs="Arial"/>
            <w:color w:val="000000" w:themeColor="text1"/>
            <w:lang w:val="fr-ML"/>
            <w:rPrChange w:id="13074"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3075" w:author="Dr Mamadou SANOGO" w:date="2023-10-25T16:41:00Z"/>
          <w:rFonts w:ascii="Cambria" w:hAnsi="Cambria" w:cs="Arial"/>
          <w:color w:val="000000" w:themeColor="text1"/>
          <w:lang w:val="fr-ML"/>
          <w:rPrChange w:id="13076" w:author="Dr Mamadou SANOGO" w:date="2023-10-25T18:15:00Z">
            <w:rPr>
              <w:ins w:id="13077" w:author="Dr Mamadou SANOGO" w:date="2023-10-25T16:41:00Z"/>
              <w:rFonts w:ascii="Cambria" w:hAnsi="Cambria" w:cs="Arial"/>
              <w:lang w:val="fr-ML"/>
            </w:rPr>
          </w:rPrChange>
        </w:rPr>
      </w:pPr>
      <w:ins w:id="13078" w:author="Dr Mamadou SANOGO" w:date="2023-10-25T16:41:00Z">
        <w:r w:rsidRPr="007A4AFC">
          <w:rPr>
            <w:rFonts w:ascii="Cambria" w:hAnsi="Cambria" w:cs="Arial"/>
            <w:color w:val="000000" w:themeColor="text1"/>
            <w:lang w:val="fr-ML"/>
            <w:rPrChange w:id="13079"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3080"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3081"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3082"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3083" w:author="Dr Mamadou SANOGO" w:date="2023-10-25T16:41:00Z"/>
          <w:rFonts w:ascii="Cambria" w:hAnsi="Cambria" w:cs="Arial"/>
          <w:color w:val="000000" w:themeColor="text1"/>
          <w:lang w:val="fr-ML"/>
          <w:rPrChange w:id="13084" w:author="Dr Mamadou SANOGO" w:date="2023-10-25T18:15:00Z">
            <w:rPr>
              <w:ins w:id="13085" w:author="Dr Mamadou SANOGO" w:date="2023-10-25T16:41:00Z"/>
              <w:rFonts w:ascii="Cambria" w:hAnsi="Cambria" w:cs="Arial"/>
              <w:lang w:val="fr-ML"/>
            </w:rPr>
          </w:rPrChange>
        </w:rPr>
      </w:pPr>
      <w:ins w:id="13086" w:author="Dr Mamadou SANOGO" w:date="2023-10-25T16:41:00Z">
        <w:r w:rsidRPr="007A4AFC">
          <w:rPr>
            <w:rFonts w:ascii="Cambria" w:hAnsi="Cambria" w:cs="Arial"/>
            <w:color w:val="000000" w:themeColor="text1"/>
            <w:lang w:val="fr-ML"/>
            <w:rPrChange w:id="13087"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3088"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3089" w:author="Dr Mamadou SANOGO" w:date="2023-10-25T16:41:00Z"/>
          <w:rFonts w:ascii="Cambria" w:hAnsi="Cambria" w:cs="Arial"/>
          <w:color w:val="000000" w:themeColor="text1"/>
          <w:lang w:val="fr-ML"/>
          <w:rPrChange w:id="13090" w:author="Dr Mamadou SANOGO" w:date="2023-10-25T18:15:00Z">
            <w:rPr>
              <w:ins w:id="13091" w:author="Dr Mamadou SANOGO" w:date="2023-10-25T16:41:00Z"/>
              <w:rFonts w:ascii="Cambria" w:hAnsi="Cambria" w:cs="Arial"/>
              <w:lang w:val="fr-ML"/>
            </w:rPr>
          </w:rPrChange>
        </w:rPr>
      </w:pPr>
      <w:ins w:id="13092" w:author="Dr Mamadou SANOGO" w:date="2023-10-25T16:41:00Z">
        <w:r w:rsidRPr="007A4AFC">
          <w:rPr>
            <w:rFonts w:ascii="Cambria" w:hAnsi="Cambria" w:cs="Arial"/>
            <w:color w:val="000000" w:themeColor="text1"/>
            <w:lang w:val="fr-ML"/>
            <w:rPrChange w:id="13093"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3094"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3095"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3096" w:author="Dr Mamadou SANOGO" w:date="2023-10-25T16:41:00Z"/>
          <w:rFonts w:ascii="Cambria" w:hAnsi="Cambria" w:cs="Arial"/>
          <w:color w:val="000000" w:themeColor="text1"/>
          <w:sz w:val="10"/>
          <w:lang w:val="fr-ML"/>
          <w:rPrChange w:id="13097" w:author="Dr Mamadou SANOGO" w:date="2023-10-25T18:15:00Z">
            <w:rPr>
              <w:ins w:id="13098"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3099" w:author="Dr Mamadou SANOGO" w:date="2023-10-25T16:41:00Z"/>
          <w:rFonts w:ascii="Cambria" w:hAnsi="Cambria" w:cs="Arial"/>
          <w:color w:val="000000" w:themeColor="text1"/>
          <w:lang w:val="fr-ML"/>
          <w:rPrChange w:id="13100" w:author="Dr Mamadou SANOGO" w:date="2023-10-25T18:15:00Z">
            <w:rPr>
              <w:ins w:id="13101" w:author="Dr Mamadou SANOGO" w:date="2023-10-25T16:41:00Z"/>
              <w:rFonts w:ascii="Cambria" w:hAnsi="Cambria" w:cs="Arial"/>
              <w:lang w:val="fr-ML"/>
            </w:rPr>
          </w:rPrChange>
        </w:rPr>
      </w:pPr>
      <w:ins w:id="13102" w:author="Dr Mamadou SANOGO" w:date="2023-10-25T16:41:00Z">
        <w:r w:rsidRPr="007A4AFC">
          <w:rPr>
            <w:rFonts w:ascii="Cambria" w:hAnsi="Cambria" w:cs="Arial"/>
            <w:b/>
            <w:bCs/>
            <w:color w:val="000000" w:themeColor="text1"/>
            <w:lang w:val="fr-ML"/>
            <w:rPrChange w:id="13103"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3104" w:author="Dr Mamadou SANOGO" w:date="2023-10-25T16:41:00Z"/>
          <w:rFonts w:ascii="Cambria" w:hAnsi="Cambria" w:cs="Arial"/>
          <w:color w:val="000000" w:themeColor="text1"/>
          <w:lang w:val="fr-ML"/>
          <w:rPrChange w:id="13105" w:author="Dr Mamadou SANOGO" w:date="2023-10-25T18:15:00Z">
            <w:rPr>
              <w:ins w:id="13106" w:author="Dr Mamadou SANOGO" w:date="2023-10-25T16:41:00Z"/>
              <w:rFonts w:ascii="Cambria" w:hAnsi="Cambria" w:cs="Arial"/>
              <w:lang w:val="fr-ML"/>
            </w:rPr>
          </w:rPrChange>
        </w:rPr>
      </w:pPr>
      <w:ins w:id="13107" w:author="Dr Mamadou SANOGO" w:date="2023-10-25T16:41:00Z">
        <w:r w:rsidRPr="007A4AFC">
          <w:rPr>
            <w:rFonts w:ascii="Cambria" w:hAnsi="Cambria" w:cs="Arial"/>
            <w:b/>
            <w:bCs/>
            <w:color w:val="000000" w:themeColor="text1"/>
            <w:lang w:val="fr-ML"/>
            <w:rPrChange w:id="13108"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3109"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3110" w:author="Dr Mamadou SANOGO" w:date="2023-10-25T16:41:00Z"/>
          <w:rFonts w:ascii="Cambria" w:hAnsi="Cambria" w:cs="Arial"/>
          <w:color w:val="000000" w:themeColor="text1"/>
          <w:lang w:val="fr-ML"/>
          <w:rPrChange w:id="13111" w:author="Dr Mamadou SANOGO" w:date="2023-10-25T18:15:00Z">
            <w:rPr>
              <w:ins w:id="13112" w:author="Dr Mamadou SANOGO" w:date="2023-10-25T16:41:00Z"/>
              <w:rFonts w:ascii="Cambria" w:hAnsi="Cambria" w:cs="Arial"/>
              <w:lang w:val="fr-ML"/>
            </w:rPr>
          </w:rPrChange>
        </w:rPr>
      </w:pPr>
      <w:ins w:id="13113" w:author="Dr Mamadou SANOGO" w:date="2023-10-25T16:41:00Z">
        <w:r w:rsidRPr="007A4AFC">
          <w:rPr>
            <w:rFonts w:ascii="Cambria" w:hAnsi="Cambria" w:cs="Arial"/>
            <w:b/>
            <w:bCs/>
            <w:color w:val="000000" w:themeColor="text1"/>
            <w:lang w:val="fr-ML"/>
            <w:rPrChange w:id="13114"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3115"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3116"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3117" w:author="Dr Mamadou SANOGO" w:date="2023-10-25T16:41:00Z"/>
          <w:rFonts w:ascii="Cambria" w:hAnsi="Cambria" w:cs="Arial"/>
          <w:color w:val="000000" w:themeColor="text1"/>
          <w:sz w:val="10"/>
          <w:lang w:val="fr-ML"/>
          <w:rPrChange w:id="13118" w:author="Dr Mamadou SANOGO" w:date="2023-10-25T18:15:00Z">
            <w:rPr>
              <w:ins w:id="13119"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3120" w:author="Dr Mamadou SANOGO" w:date="2023-10-25T16:41:00Z"/>
          <w:rFonts w:ascii="Cambria" w:hAnsi="Cambria" w:cs="Arial"/>
          <w:b/>
          <w:bCs/>
          <w:color w:val="000000" w:themeColor="text1"/>
          <w:lang w:val="fr-ML"/>
          <w:rPrChange w:id="13121" w:author="Dr Mamadou SANOGO" w:date="2023-10-25T18:15:00Z">
            <w:rPr>
              <w:ins w:id="13122" w:author="Dr Mamadou SANOGO" w:date="2023-10-25T16:41:00Z"/>
              <w:rFonts w:ascii="Cambria" w:hAnsi="Cambria" w:cs="Arial"/>
              <w:b/>
              <w:bCs/>
              <w:lang w:val="fr-ML"/>
            </w:rPr>
          </w:rPrChange>
        </w:rPr>
      </w:pPr>
      <w:ins w:id="13123" w:author="Dr Mamadou SANOGO" w:date="2023-10-25T16:41:00Z">
        <w:r w:rsidRPr="007A4AFC">
          <w:rPr>
            <w:rFonts w:ascii="Cambria" w:hAnsi="Cambria" w:cs="Arial"/>
            <w:b/>
            <w:bCs/>
            <w:color w:val="000000" w:themeColor="text1"/>
            <w:lang w:val="fr-ML"/>
            <w:rPrChange w:id="13124"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3125" w:author="Dr Mamadou SANOGO" w:date="2023-10-25T16:41:00Z"/>
          <w:rFonts w:ascii="Cambria" w:hAnsi="Cambria" w:cs="Arial"/>
          <w:b/>
          <w:bCs/>
          <w:color w:val="000000" w:themeColor="text1"/>
          <w:sz w:val="6"/>
          <w:lang w:val="fr-ML"/>
          <w:rPrChange w:id="13126" w:author="Dr Mamadou SANOGO" w:date="2023-10-25T18:15:00Z">
            <w:rPr>
              <w:ins w:id="13127"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3128" w:author="Dr Mamadou SANOGO" w:date="2023-10-25T16:41:00Z"/>
          <w:rFonts w:ascii="Cambria" w:hAnsi="Cambria" w:cs="Arial"/>
          <w:color w:val="000000" w:themeColor="text1"/>
          <w:lang w:val="fr-ML"/>
          <w:rPrChange w:id="13129" w:author="Dr Mamadou SANOGO" w:date="2023-10-25T18:15:00Z">
            <w:rPr>
              <w:ins w:id="13130" w:author="Dr Mamadou SANOGO" w:date="2023-10-25T16:41:00Z"/>
              <w:rFonts w:ascii="Cambria" w:hAnsi="Cambria" w:cs="Arial"/>
              <w:lang w:val="fr-ML"/>
            </w:rPr>
          </w:rPrChange>
        </w:rPr>
      </w:pPr>
      <w:ins w:id="13131" w:author="Dr Mamadou SANOGO" w:date="2023-10-25T16:41:00Z">
        <w:r w:rsidRPr="007A4AFC">
          <w:rPr>
            <w:rFonts w:ascii="Cambria" w:hAnsi="Cambria" w:cs="Arial"/>
            <w:b/>
            <w:bCs/>
            <w:color w:val="000000" w:themeColor="text1"/>
            <w:lang w:val="fr-ML"/>
            <w:rPrChange w:id="13132"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3133" w:author="Dr Mamadou SANOGO" w:date="2023-10-25T16:41:00Z"/>
          <w:rFonts w:ascii="Cambria" w:hAnsi="Cambria" w:cs="Arial"/>
          <w:color w:val="000000" w:themeColor="text1"/>
          <w:lang w:val="fr-ML"/>
          <w:rPrChange w:id="13134" w:author="Dr Mamadou SANOGO" w:date="2023-10-25T18:15:00Z">
            <w:rPr>
              <w:ins w:id="13135" w:author="Dr Mamadou SANOGO" w:date="2023-10-25T16:41:00Z"/>
              <w:rFonts w:ascii="Cambria" w:hAnsi="Cambria" w:cs="Arial"/>
              <w:lang w:val="fr-ML"/>
            </w:rPr>
          </w:rPrChange>
        </w:rPr>
      </w:pPr>
      <w:ins w:id="13136" w:author="Dr Mamadou SANOGO" w:date="2023-10-25T16:41:00Z">
        <w:r w:rsidRPr="007A4AFC">
          <w:rPr>
            <w:rFonts w:ascii="Cambria" w:hAnsi="Cambria" w:cs="Arial"/>
            <w:b/>
            <w:bCs/>
            <w:color w:val="000000" w:themeColor="text1"/>
            <w:lang w:val="fr-ML"/>
            <w:rPrChange w:id="13137"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3138"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3139" w:author="Dr Mamadou SANOGO" w:date="2023-10-25T16:41:00Z"/>
          <w:rFonts w:ascii="Cambria" w:hAnsi="Cambria" w:cs="Arial"/>
          <w:color w:val="000000" w:themeColor="text1"/>
          <w:lang w:val="fr-ML"/>
          <w:rPrChange w:id="13140" w:author="Dr Mamadou SANOGO" w:date="2023-10-25T18:15:00Z">
            <w:rPr>
              <w:ins w:id="13141" w:author="Dr Mamadou SANOGO" w:date="2023-10-25T16:41:00Z"/>
              <w:rFonts w:ascii="Cambria" w:hAnsi="Cambria" w:cs="Arial"/>
              <w:lang w:val="fr-ML"/>
            </w:rPr>
          </w:rPrChange>
        </w:rPr>
      </w:pPr>
      <w:ins w:id="13142" w:author="Dr Mamadou SANOGO" w:date="2023-10-25T16:41:00Z">
        <w:r w:rsidRPr="007A4AFC">
          <w:rPr>
            <w:rFonts w:ascii="Cambria" w:hAnsi="Cambria" w:cs="Arial"/>
            <w:color w:val="000000" w:themeColor="text1"/>
            <w:lang w:val="fr-ML"/>
            <w:rPrChange w:id="13143"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3144" w:author="Dr Mamadou SANOGO" w:date="2023-10-25T16:41:00Z"/>
          <w:rFonts w:ascii="Cambria" w:hAnsi="Cambria" w:cs="Arial"/>
          <w:color w:val="000000" w:themeColor="text1"/>
          <w:lang w:val="fr-ML"/>
          <w:rPrChange w:id="13145" w:author="Dr Mamadou SANOGO" w:date="2023-10-25T18:15:00Z">
            <w:rPr>
              <w:ins w:id="13146" w:author="Dr Mamadou SANOGO" w:date="2023-10-25T16:41:00Z"/>
              <w:rFonts w:ascii="Cambria" w:hAnsi="Cambria" w:cs="Arial"/>
              <w:lang w:val="fr-ML"/>
            </w:rPr>
          </w:rPrChange>
        </w:rPr>
      </w:pPr>
      <w:ins w:id="13147" w:author="Dr Mamadou SANOGO" w:date="2023-10-25T16:41:00Z">
        <w:r w:rsidRPr="007A4AFC">
          <w:rPr>
            <w:rFonts w:ascii="Cambria" w:hAnsi="Cambria" w:cs="Arial"/>
            <w:color w:val="000000" w:themeColor="text1"/>
            <w:lang w:val="fr-ML"/>
            <w:rPrChange w:id="13148"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3149" w:author="Dr Mamadou SANOGO" w:date="2023-10-25T16:41:00Z"/>
          <w:rFonts w:ascii="Cambria" w:hAnsi="Cambria" w:cs="Arial"/>
          <w:color w:val="000000" w:themeColor="text1"/>
          <w:lang w:val="fr-ML"/>
          <w:rPrChange w:id="13150" w:author="Dr Mamadou SANOGO" w:date="2023-10-25T18:15:00Z">
            <w:rPr>
              <w:ins w:id="13151" w:author="Dr Mamadou SANOGO" w:date="2023-10-25T16:41:00Z"/>
              <w:rFonts w:ascii="Cambria" w:hAnsi="Cambria" w:cs="Arial"/>
              <w:lang w:val="fr-ML"/>
            </w:rPr>
          </w:rPrChange>
        </w:rPr>
      </w:pPr>
      <w:ins w:id="13152" w:author="Dr Mamadou SANOGO" w:date="2023-10-25T16:41:00Z">
        <w:r w:rsidRPr="007A4AFC">
          <w:rPr>
            <w:rFonts w:ascii="Cambria" w:hAnsi="Cambria" w:cs="Arial"/>
            <w:color w:val="000000" w:themeColor="text1"/>
            <w:lang w:val="fr-ML"/>
            <w:rPrChange w:id="13153"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3154" w:author="Dr Mamadou SANOGO" w:date="2023-10-25T16:41:00Z"/>
          <w:rFonts w:ascii="Cambria" w:hAnsi="Cambria" w:cs="Arial"/>
          <w:color w:val="000000" w:themeColor="text1"/>
          <w:lang w:val="fr-ML"/>
          <w:rPrChange w:id="13155" w:author="Dr Mamadou SANOGO" w:date="2023-10-25T18:15:00Z">
            <w:rPr>
              <w:ins w:id="13156" w:author="Dr Mamadou SANOGO" w:date="2023-10-25T16:41:00Z"/>
              <w:rFonts w:ascii="Cambria" w:hAnsi="Cambria" w:cs="Arial"/>
              <w:lang w:val="fr-ML"/>
            </w:rPr>
          </w:rPrChange>
        </w:rPr>
      </w:pPr>
      <w:ins w:id="13157" w:author="Dr Mamadou SANOGO" w:date="2023-10-25T16:41:00Z">
        <w:r w:rsidRPr="007A4AFC">
          <w:rPr>
            <w:rFonts w:ascii="Cambria" w:hAnsi="Cambria" w:cs="Arial"/>
            <w:color w:val="000000" w:themeColor="text1"/>
            <w:lang w:val="fr-ML"/>
            <w:rPrChange w:id="13158"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3159" w:author="Dr Mamadou SANOGO" w:date="2023-10-25T16:41:00Z"/>
          <w:rFonts w:ascii="Cambria" w:hAnsi="Cambria" w:cs="Arial"/>
          <w:color w:val="000000" w:themeColor="text1"/>
          <w:lang w:val="fr-ML"/>
          <w:rPrChange w:id="13160" w:author="Dr Mamadou SANOGO" w:date="2023-10-25T18:15:00Z">
            <w:rPr>
              <w:ins w:id="13161" w:author="Dr Mamadou SANOGO" w:date="2023-10-25T16:41:00Z"/>
              <w:rFonts w:ascii="Cambria" w:hAnsi="Cambria" w:cs="Arial"/>
              <w:lang w:val="fr-ML"/>
            </w:rPr>
          </w:rPrChange>
        </w:rPr>
      </w:pPr>
      <w:ins w:id="13162" w:author="Dr Mamadou SANOGO" w:date="2023-10-25T16:41:00Z">
        <w:r w:rsidRPr="007A4AFC">
          <w:rPr>
            <w:rFonts w:ascii="Cambria" w:hAnsi="Cambria" w:cs="Arial"/>
            <w:b/>
            <w:bCs/>
            <w:color w:val="000000" w:themeColor="text1"/>
            <w:lang w:val="fr-ML"/>
            <w:rPrChange w:id="13163"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3164"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3165" w:author="Dr Mamadou SANOGO" w:date="2023-10-25T16:41:00Z"/>
          <w:rFonts w:ascii="Cambria" w:hAnsi="Cambria" w:cs="Arial"/>
          <w:color w:val="000000" w:themeColor="text1"/>
          <w:sz w:val="10"/>
          <w:lang w:val="fr-ML"/>
          <w:rPrChange w:id="13166" w:author="Dr Mamadou SANOGO" w:date="2023-10-25T18:15:00Z">
            <w:rPr>
              <w:ins w:id="13167"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3168" w:author="Dr Mamadou SANOGO" w:date="2023-10-25T16:41:00Z"/>
          <w:rFonts w:ascii="Cambria" w:hAnsi="Cambria" w:cs="Arial"/>
          <w:color w:val="000000" w:themeColor="text1"/>
          <w:lang w:val="fr-ML"/>
          <w:rPrChange w:id="13169" w:author="Dr Mamadou SANOGO" w:date="2023-10-25T18:15:00Z">
            <w:rPr>
              <w:ins w:id="13170" w:author="Dr Mamadou SANOGO" w:date="2023-10-25T16:41:00Z"/>
              <w:rFonts w:ascii="Cambria" w:hAnsi="Cambria" w:cs="Arial"/>
              <w:lang w:val="fr-ML"/>
            </w:rPr>
          </w:rPrChange>
        </w:rPr>
      </w:pPr>
      <w:ins w:id="13171" w:author="Dr Mamadou SANOGO" w:date="2023-10-25T16:41:00Z">
        <w:r w:rsidRPr="007A4AFC">
          <w:rPr>
            <w:rFonts w:ascii="Cambria" w:hAnsi="Cambria" w:cs="Arial"/>
            <w:b/>
            <w:bCs/>
            <w:color w:val="000000" w:themeColor="text1"/>
            <w:lang w:val="fr-ML"/>
            <w:rPrChange w:id="13172"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3173" w:author="Dr Mamadou SANOGO" w:date="2023-10-25T16:41:00Z"/>
          <w:rFonts w:ascii="Cambria" w:hAnsi="Cambria" w:cs="Arial"/>
          <w:color w:val="000000" w:themeColor="text1"/>
          <w:lang w:val="fr-ML"/>
          <w:rPrChange w:id="13174" w:author="Dr Mamadou SANOGO" w:date="2023-10-25T18:15:00Z">
            <w:rPr>
              <w:ins w:id="13175" w:author="Dr Mamadou SANOGO" w:date="2023-10-25T16:41:00Z"/>
              <w:rFonts w:ascii="Cambria" w:hAnsi="Cambria" w:cs="Arial"/>
              <w:color w:val="000000"/>
              <w:lang w:val="fr-ML"/>
            </w:rPr>
          </w:rPrChange>
        </w:rPr>
      </w:pPr>
      <w:ins w:id="13176" w:author="Dr Mamadou SANOGO" w:date="2023-10-25T16:41:00Z">
        <w:r w:rsidRPr="007A4AFC">
          <w:rPr>
            <w:rFonts w:ascii="Cambria" w:hAnsi="Cambria" w:cs="Arial"/>
            <w:b/>
            <w:bCs/>
            <w:color w:val="000000" w:themeColor="text1"/>
            <w:lang w:val="fr-ML"/>
            <w:rPrChange w:id="13177"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3178"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3179"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3180" w:author="Dr Mamadou SANOGO" w:date="2023-10-25T16:41:00Z"/>
          <w:rFonts w:ascii="Cambria" w:hAnsi="Cambria" w:cs="Arial"/>
          <w:color w:val="000000" w:themeColor="text1"/>
          <w:lang w:val="fr-ML"/>
          <w:rPrChange w:id="13181" w:author="Dr Mamadou SANOGO" w:date="2023-10-25T18:15:00Z">
            <w:rPr>
              <w:ins w:id="13182" w:author="Dr Mamadou SANOGO" w:date="2023-10-25T16:41:00Z"/>
              <w:rFonts w:ascii="Cambria" w:hAnsi="Cambria" w:cs="Arial"/>
              <w:color w:val="000000"/>
              <w:lang w:val="fr-ML"/>
            </w:rPr>
          </w:rPrChange>
        </w:rPr>
      </w:pPr>
      <w:ins w:id="13183" w:author="Dr Mamadou SANOGO" w:date="2023-10-25T16:41:00Z">
        <w:r w:rsidRPr="007A4AFC">
          <w:rPr>
            <w:rFonts w:ascii="Cambria" w:hAnsi="Cambria" w:cs="Arial"/>
            <w:color w:val="000000" w:themeColor="text1"/>
            <w:lang w:val="fr-ML"/>
            <w:rPrChange w:id="13184"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3185" w:author="Dr Mamadou SANOGO" w:date="2023-10-25T16:41:00Z"/>
          <w:rFonts w:ascii="Cambria" w:hAnsi="Cambria" w:cs="Arial"/>
          <w:color w:val="000000" w:themeColor="text1"/>
          <w:lang w:val="fr-ML"/>
          <w:rPrChange w:id="13186" w:author="Dr Mamadou SANOGO" w:date="2023-10-25T18:15:00Z">
            <w:rPr>
              <w:ins w:id="13187" w:author="Dr Mamadou SANOGO" w:date="2023-10-25T16:41:00Z"/>
              <w:rFonts w:ascii="Cambria" w:hAnsi="Cambria" w:cs="Arial"/>
              <w:color w:val="000000"/>
              <w:lang w:val="fr-ML"/>
            </w:rPr>
          </w:rPrChange>
        </w:rPr>
      </w:pPr>
      <w:ins w:id="13188" w:author="Dr Mamadou SANOGO" w:date="2023-10-25T16:41:00Z">
        <w:r w:rsidRPr="007A4AFC">
          <w:rPr>
            <w:rFonts w:ascii="Cambria" w:hAnsi="Cambria" w:cs="Arial"/>
            <w:color w:val="000000" w:themeColor="text1"/>
            <w:lang w:val="fr-ML"/>
            <w:rPrChange w:id="13189"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3190" w:author="Dr Mamadou SANOGO" w:date="2023-10-25T16:41:00Z"/>
          <w:rFonts w:ascii="Cambria" w:hAnsi="Cambria" w:cs="Arial"/>
          <w:color w:val="000000" w:themeColor="text1"/>
          <w:lang w:val="fr-ML"/>
          <w:rPrChange w:id="13191" w:author="Dr Mamadou SANOGO" w:date="2023-10-25T18:15:00Z">
            <w:rPr>
              <w:ins w:id="13192" w:author="Dr Mamadou SANOGO" w:date="2023-10-25T16:41:00Z"/>
              <w:rFonts w:ascii="Cambria" w:hAnsi="Cambria" w:cs="Arial"/>
              <w:color w:val="000000"/>
              <w:lang w:val="fr-ML"/>
            </w:rPr>
          </w:rPrChange>
        </w:rPr>
      </w:pPr>
      <w:ins w:id="13193" w:author="Dr Mamadou SANOGO" w:date="2023-10-25T16:41:00Z">
        <w:r w:rsidRPr="007A4AFC">
          <w:rPr>
            <w:rFonts w:ascii="Cambria" w:hAnsi="Cambria" w:cs="Arial"/>
            <w:b/>
            <w:bCs/>
            <w:color w:val="000000" w:themeColor="text1"/>
            <w:lang w:val="fr-ML"/>
            <w:rPrChange w:id="13194"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3195"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3196"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3197"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3198" w:author="Dr Mamadou SANOGO" w:date="2023-10-25T16:41:00Z"/>
          <w:rFonts w:ascii="Cambria" w:hAnsi="Cambria" w:cs="Arial"/>
          <w:color w:val="000000" w:themeColor="text1"/>
          <w:lang w:val="fr-ML"/>
          <w:rPrChange w:id="13199" w:author="Dr Mamadou SANOGO" w:date="2023-10-25T18:15:00Z">
            <w:rPr>
              <w:ins w:id="13200" w:author="Dr Mamadou SANOGO" w:date="2023-10-25T16:41:00Z"/>
              <w:rFonts w:ascii="Cambria" w:hAnsi="Cambria" w:cs="Arial"/>
              <w:color w:val="000000"/>
              <w:lang w:val="fr-ML"/>
            </w:rPr>
          </w:rPrChange>
        </w:rPr>
      </w:pPr>
      <w:ins w:id="13201" w:author="Dr Mamadou SANOGO" w:date="2023-10-25T16:41:00Z">
        <w:r w:rsidRPr="007A4AFC">
          <w:rPr>
            <w:rFonts w:ascii="Cambria" w:hAnsi="Cambria" w:cs="Arial"/>
            <w:b/>
            <w:bCs/>
            <w:color w:val="000000" w:themeColor="text1"/>
            <w:lang w:val="fr-ML"/>
            <w:rPrChange w:id="13202"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3203" w:author="Dr Mamadou SANOGO" w:date="2023-10-25T16:41:00Z"/>
          <w:rFonts w:ascii="Cambria" w:hAnsi="Cambria" w:cs="Arial"/>
          <w:color w:val="000000" w:themeColor="text1"/>
          <w:lang w:val="fr-ML"/>
          <w:rPrChange w:id="13204" w:author="Dr Mamadou SANOGO" w:date="2023-10-25T18:15:00Z">
            <w:rPr>
              <w:ins w:id="13205" w:author="Dr Mamadou SANOGO" w:date="2023-10-25T16:41:00Z"/>
              <w:rFonts w:ascii="Cambria" w:hAnsi="Cambria" w:cs="Arial"/>
              <w:color w:val="000000"/>
              <w:lang w:val="fr-ML"/>
            </w:rPr>
          </w:rPrChange>
        </w:rPr>
      </w:pPr>
      <w:ins w:id="13206" w:author="Dr Mamadou SANOGO" w:date="2023-10-25T16:41:00Z">
        <w:r w:rsidRPr="007A4AFC">
          <w:rPr>
            <w:rFonts w:ascii="Cambria" w:hAnsi="Cambria" w:cs="Arial"/>
            <w:color w:val="000000" w:themeColor="text1"/>
            <w:lang w:val="fr-ML"/>
            <w:rPrChange w:id="13207"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3208" w:author="Dr Mamadou SANOGO" w:date="2023-10-25T16:41:00Z"/>
          <w:rFonts w:ascii="Cambria" w:hAnsi="Cambria" w:cs="Arial"/>
          <w:color w:val="000000" w:themeColor="text1"/>
          <w:lang w:val="fr-ML"/>
          <w:rPrChange w:id="13209" w:author="Dr Mamadou SANOGO" w:date="2023-10-25T18:15:00Z">
            <w:rPr>
              <w:ins w:id="13210" w:author="Dr Mamadou SANOGO" w:date="2023-10-25T16:41:00Z"/>
              <w:rFonts w:ascii="Cambria" w:hAnsi="Cambria" w:cs="Arial"/>
              <w:color w:val="000000"/>
              <w:lang w:val="fr-ML"/>
            </w:rPr>
          </w:rPrChange>
        </w:rPr>
      </w:pPr>
      <w:ins w:id="13211" w:author="Dr Mamadou SANOGO" w:date="2023-10-25T16:41:00Z">
        <w:r w:rsidRPr="007A4AFC">
          <w:rPr>
            <w:rFonts w:ascii="Cambria" w:hAnsi="Cambria" w:cs="Arial"/>
            <w:b/>
            <w:bCs/>
            <w:color w:val="000000" w:themeColor="text1"/>
            <w:lang w:val="fr-ML"/>
            <w:rPrChange w:id="13212"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3213" w:author="Dr Mamadou SANOGO" w:date="2023-10-25T16:41:00Z"/>
          <w:rFonts w:ascii="Cambria" w:hAnsi="Cambria" w:cs="Arial"/>
          <w:color w:val="000000" w:themeColor="text1"/>
          <w:lang w:val="fr-ML"/>
          <w:rPrChange w:id="13214" w:author="Dr Mamadou SANOGO" w:date="2023-10-25T18:15:00Z">
            <w:rPr>
              <w:ins w:id="13215" w:author="Dr Mamadou SANOGO" w:date="2023-10-25T16:41:00Z"/>
              <w:rFonts w:ascii="Cambria" w:hAnsi="Cambria" w:cs="Arial"/>
              <w:color w:val="000000"/>
              <w:lang w:val="fr-ML"/>
            </w:rPr>
          </w:rPrChange>
        </w:rPr>
      </w:pPr>
      <w:ins w:id="13216" w:author="Dr Mamadou SANOGO" w:date="2023-10-25T16:41:00Z">
        <w:r w:rsidRPr="007A4AFC">
          <w:rPr>
            <w:rFonts w:ascii="Cambria" w:hAnsi="Cambria" w:cs="Arial"/>
            <w:b/>
            <w:bCs/>
            <w:color w:val="000000" w:themeColor="text1"/>
            <w:lang w:val="fr-ML"/>
            <w:rPrChange w:id="13217"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3218"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3219"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3220" w:author="Dr Mamadou SANOGO" w:date="2023-10-25T16:41:00Z"/>
          <w:rFonts w:ascii="Cambria" w:hAnsi="Cambria" w:cs="Arial"/>
          <w:color w:val="000000" w:themeColor="text1"/>
          <w:lang w:val="fr-ML"/>
          <w:rPrChange w:id="13221" w:author="Dr Mamadou SANOGO" w:date="2023-10-25T18:15:00Z">
            <w:rPr>
              <w:ins w:id="13222" w:author="Dr Mamadou SANOGO" w:date="2023-10-25T16:41:00Z"/>
              <w:rFonts w:ascii="Cambria" w:hAnsi="Cambria" w:cs="Arial"/>
              <w:color w:val="000000"/>
              <w:lang w:val="fr-ML"/>
            </w:rPr>
          </w:rPrChange>
        </w:rPr>
      </w:pPr>
      <w:ins w:id="13223" w:author="Dr Mamadou SANOGO" w:date="2023-10-25T16:41:00Z">
        <w:r w:rsidRPr="007A4AFC">
          <w:rPr>
            <w:rFonts w:ascii="Cambria" w:hAnsi="Cambria" w:cs="Arial"/>
            <w:b/>
            <w:bCs/>
            <w:color w:val="000000" w:themeColor="text1"/>
            <w:lang w:val="fr-ML"/>
            <w:rPrChange w:id="13224"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3225"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3226"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3227" w:author="Dr Mamadou SANOGO" w:date="2023-10-25T16:41:00Z"/>
          <w:rFonts w:ascii="Cambria" w:hAnsi="Cambria" w:cs="Arial"/>
          <w:color w:val="000000" w:themeColor="text1"/>
          <w:lang w:val="fr-ML"/>
          <w:rPrChange w:id="13228" w:author="Dr Mamadou SANOGO" w:date="2023-10-25T18:15:00Z">
            <w:rPr>
              <w:ins w:id="13229"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3230" w:author="Dr Mamadou SANOGO" w:date="2023-10-25T16:41:00Z"/>
          <w:rFonts w:ascii="Cambria" w:hAnsi="Cambria" w:cs="Arial"/>
          <w:color w:val="000000" w:themeColor="text1"/>
          <w:lang w:val="fr-ML"/>
          <w:rPrChange w:id="13231" w:author="Dr Mamadou SANOGO" w:date="2023-10-25T18:15:00Z">
            <w:rPr>
              <w:ins w:id="13232" w:author="Dr Mamadou SANOGO" w:date="2023-10-25T16:41:00Z"/>
              <w:rFonts w:ascii="Cambria" w:hAnsi="Cambria" w:cs="Arial"/>
              <w:color w:val="000000"/>
              <w:lang w:val="fr-ML"/>
            </w:rPr>
          </w:rPrChange>
        </w:rPr>
      </w:pPr>
      <w:ins w:id="13233" w:author="Dr Mamadou SANOGO" w:date="2023-10-25T16:41:00Z">
        <w:r w:rsidRPr="007A4AFC">
          <w:rPr>
            <w:rFonts w:ascii="Cambria" w:hAnsi="Cambria" w:cs="Arial"/>
            <w:b/>
            <w:bCs/>
            <w:color w:val="000000" w:themeColor="text1"/>
            <w:lang w:val="fr-ML"/>
            <w:rPrChange w:id="13234"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3235" w:author="Dr Mamadou SANOGO" w:date="2023-10-25T16:41:00Z"/>
          <w:rFonts w:ascii="Cambria" w:hAnsi="Cambria" w:cs="Arial"/>
          <w:color w:val="000000" w:themeColor="text1"/>
          <w:lang w:val="fr-ML"/>
          <w:rPrChange w:id="13236" w:author="Dr Mamadou SANOGO" w:date="2023-10-25T18:15:00Z">
            <w:rPr>
              <w:ins w:id="13237" w:author="Dr Mamadou SANOGO" w:date="2023-10-25T16:41:00Z"/>
              <w:rFonts w:ascii="Cambria" w:hAnsi="Cambria" w:cs="Arial"/>
              <w:color w:val="000000"/>
              <w:lang w:val="fr-ML"/>
            </w:rPr>
          </w:rPrChange>
        </w:rPr>
      </w:pPr>
      <w:ins w:id="13238" w:author="Dr Mamadou SANOGO" w:date="2023-10-25T16:41:00Z">
        <w:r w:rsidRPr="007A4AFC">
          <w:rPr>
            <w:rFonts w:ascii="Cambria" w:hAnsi="Cambria" w:cs="Arial"/>
            <w:color w:val="000000" w:themeColor="text1"/>
            <w:lang w:val="fr-ML"/>
            <w:rPrChange w:id="13239"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3240" w:author="Dr Mamadou SANOGO" w:date="2023-10-25T16:41:00Z"/>
          <w:rFonts w:ascii="Cambria" w:hAnsi="Cambria" w:cs="Arial"/>
          <w:color w:val="000000" w:themeColor="text1"/>
          <w:sz w:val="10"/>
          <w:lang w:val="fr-ML"/>
          <w:rPrChange w:id="13241" w:author="Dr Mamadou SANOGO" w:date="2023-10-25T18:15:00Z">
            <w:rPr>
              <w:ins w:id="13242"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3243" w:author="Dr Mamadou SANOGO" w:date="2023-10-25T16:41:00Z"/>
          <w:rFonts w:ascii="Cambria" w:hAnsi="Cambria" w:cs="Arial"/>
          <w:b/>
          <w:bCs/>
          <w:color w:val="000000" w:themeColor="text1"/>
          <w:lang w:val="fr-ML"/>
          <w:rPrChange w:id="13244" w:author="Dr Mamadou SANOGO" w:date="2023-10-25T18:15:00Z">
            <w:rPr>
              <w:ins w:id="13245" w:author="Dr Mamadou SANOGO" w:date="2023-10-25T16:41:00Z"/>
              <w:rFonts w:ascii="Cambria" w:hAnsi="Cambria" w:cs="Arial"/>
              <w:b/>
              <w:bCs/>
              <w:color w:val="000000"/>
              <w:lang w:val="fr-ML"/>
            </w:rPr>
          </w:rPrChange>
        </w:rPr>
      </w:pPr>
      <w:ins w:id="13246" w:author="Dr Mamadou SANOGO" w:date="2023-10-25T16:41:00Z">
        <w:r w:rsidRPr="007A4AFC">
          <w:rPr>
            <w:rFonts w:ascii="Cambria" w:hAnsi="Cambria" w:cs="Arial"/>
            <w:b/>
            <w:bCs/>
            <w:color w:val="000000" w:themeColor="text1"/>
            <w:lang w:val="fr-ML"/>
            <w:rPrChange w:id="13247"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3248" w:author="Dr Mamadou SANOGO" w:date="2023-10-25T16:41:00Z"/>
          <w:rFonts w:ascii="Cambria" w:hAnsi="Cambria" w:cs="Arial"/>
          <w:color w:val="000000" w:themeColor="text1"/>
          <w:lang w:val="fr-ML"/>
          <w:rPrChange w:id="13249" w:author="Dr Mamadou SANOGO" w:date="2023-10-25T18:15:00Z">
            <w:rPr>
              <w:ins w:id="13250" w:author="Dr Mamadou SANOGO" w:date="2023-10-25T16:41:00Z"/>
              <w:rFonts w:ascii="Cambria" w:hAnsi="Cambria" w:cs="Arial"/>
              <w:color w:val="000000"/>
              <w:lang w:val="fr-ML"/>
            </w:rPr>
          </w:rPrChange>
        </w:rPr>
      </w:pPr>
      <w:ins w:id="13251" w:author="Dr Mamadou SANOGO" w:date="2023-10-25T16:41:00Z">
        <w:r w:rsidRPr="007A4AFC">
          <w:rPr>
            <w:rFonts w:ascii="Cambria" w:hAnsi="Cambria" w:cs="Arial"/>
            <w:b/>
            <w:bCs/>
            <w:color w:val="000000" w:themeColor="text1"/>
            <w:lang w:val="fr-ML"/>
            <w:rPrChange w:id="13252"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3253" w:author="Dr Mamadou SANOGO" w:date="2023-10-25T16:41:00Z"/>
          <w:rFonts w:ascii="Cambria" w:hAnsi="Cambria" w:cs="Arial"/>
          <w:color w:val="000000" w:themeColor="text1"/>
          <w:lang w:val="fr-ML"/>
          <w:rPrChange w:id="13254" w:author="Dr Mamadou SANOGO" w:date="2023-10-25T18:15:00Z">
            <w:rPr>
              <w:ins w:id="13255" w:author="Dr Mamadou SANOGO" w:date="2023-10-25T16:41:00Z"/>
              <w:rFonts w:ascii="Cambria" w:hAnsi="Cambria" w:cs="Arial"/>
              <w:color w:val="000000"/>
              <w:lang w:val="fr-ML"/>
            </w:rPr>
          </w:rPrChange>
        </w:rPr>
      </w:pPr>
      <w:ins w:id="13256" w:author="Dr Mamadou SANOGO" w:date="2023-10-25T16:41:00Z">
        <w:r w:rsidRPr="007A4AFC">
          <w:rPr>
            <w:rFonts w:ascii="Cambria" w:hAnsi="Cambria" w:cs="Arial"/>
            <w:color w:val="000000" w:themeColor="text1"/>
            <w:lang w:val="fr-ML"/>
            <w:rPrChange w:id="13257"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3258" w:author="Dr Mamadou SANOGO" w:date="2023-10-25T16:41:00Z"/>
          <w:rFonts w:ascii="Cambria" w:hAnsi="Cambria" w:cs="Arial"/>
          <w:color w:val="000000" w:themeColor="text1"/>
          <w:sz w:val="8"/>
          <w:lang w:val="fr-ML"/>
          <w:rPrChange w:id="13259" w:author="Dr Mamadou SANOGO" w:date="2023-10-25T18:15:00Z">
            <w:rPr>
              <w:ins w:id="13260"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3261" w:author="Dr Mamadou SANOGO" w:date="2023-10-25T16:41:00Z"/>
          <w:rFonts w:ascii="Cambria" w:hAnsi="Cambria" w:cs="Arial"/>
          <w:color w:val="000000" w:themeColor="text1"/>
          <w:lang w:val="fr-ML"/>
          <w:rPrChange w:id="13262" w:author="Dr Mamadou SANOGO" w:date="2023-10-25T18:15:00Z">
            <w:rPr>
              <w:ins w:id="13263" w:author="Dr Mamadou SANOGO" w:date="2023-10-25T16:41:00Z"/>
              <w:rFonts w:ascii="Cambria" w:hAnsi="Cambria" w:cs="Arial"/>
              <w:color w:val="000000"/>
              <w:lang w:val="fr-ML"/>
            </w:rPr>
          </w:rPrChange>
        </w:rPr>
      </w:pPr>
      <w:ins w:id="13264" w:author="Dr Mamadou SANOGO" w:date="2023-10-25T16:41:00Z">
        <w:r w:rsidRPr="007A4AFC">
          <w:rPr>
            <w:rFonts w:ascii="Cambria" w:hAnsi="Cambria" w:cs="Arial"/>
            <w:b/>
            <w:bCs/>
            <w:color w:val="000000" w:themeColor="text1"/>
            <w:lang w:val="fr-ML"/>
            <w:rPrChange w:id="13265"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3266" w:author="Dr Mamadou SANOGO" w:date="2023-10-25T16:41:00Z"/>
          <w:rFonts w:ascii="Cambria" w:hAnsi="Cambria" w:cs="Arial"/>
          <w:color w:val="000000" w:themeColor="text1"/>
          <w:lang w:val="fr-ML"/>
          <w:rPrChange w:id="13267" w:author="Dr Mamadou SANOGO" w:date="2023-10-25T18:15:00Z">
            <w:rPr>
              <w:ins w:id="13268" w:author="Dr Mamadou SANOGO" w:date="2023-10-25T16:41:00Z"/>
              <w:rFonts w:ascii="Cambria" w:hAnsi="Cambria" w:cs="Arial"/>
              <w:color w:val="000000"/>
              <w:lang w:val="fr-ML"/>
            </w:rPr>
          </w:rPrChange>
        </w:rPr>
      </w:pPr>
      <w:ins w:id="13269" w:author="Dr Mamadou SANOGO" w:date="2023-10-25T16:41:00Z">
        <w:r w:rsidRPr="007A4AFC">
          <w:rPr>
            <w:rFonts w:ascii="Cambria" w:hAnsi="Cambria" w:cs="Arial"/>
            <w:b/>
            <w:bCs/>
            <w:color w:val="000000" w:themeColor="text1"/>
            <w:lang w:val="fr-ML"/>
            <w:rPrChange w:id="13270"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3271"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3272" w:author="Dr Mamadou SANOGO" w:date="2023-10-25T16:41:00Z"/>
          <w:rFonts w:ascii="Cambria" w:hAnsi="Cambria" w:cs="Arial"/>
          <w:color w:val="000000" w:themeColor="text1"/>
          <w:lang w:val="fr-ML"/>
          <w:rPrChange w:id="13273" w:author="Dr Mamadou SANOGO" w:date="2023-10-25T18:15:00Z">
            <w:rPr>
              <w:ins w:id="13274" w:author="Dr Mamadou SANOGO" w:date="2023-10-25T16:41:00Z"/>
              <w:rFonts w:ascii="Cambria" w:hAnsi="Cambria" w:cs="Arial"/>
              <w:color w:val="000000"/>
              <w:lang w:val="fr-ML"/>
            </w:rPr>
          </w:rPrChange>
        </w:rPr>
      </w:pPr>
      <w:ins w:id="13275" w:author="Dr Mamadou SANOGO" w:date="2023-10-25T16:41:00Z">
        <w:r w:rsidRPr="007A4AFC">
          <w:rPr>
            <w:rFonts w:ascii="Cambria" w:hAnsi="Cambria" w:cs="Arial"/>
            <w:color w:val="000000" w:themeColor="text1"/>
            <w:lang w:val="fr-ML"/>
            <w:rPrChange w:id="13276"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3277" w:author="Dr Mamadou SANOGO" w:date="2023-10-25T16:41:00Z"/>
          <w:rFonts w:ascii="Cambria" w:hAnsi="Cambria" w:cs="Arial"/>
          <w:color w:val="000000" w:themeColor="text1"/>
          <w:lang w:val="fr-ML"/>
          <w:rPrChange w:id="13278" w:author="Dr Mamadou SANOGO" w:date="2023-10-25T18:15:00Z">
            <w:rPr>
              <w:ins w:id="13279" w:author="Dr Mamadou SANOGO" w:date="2023-10-25T16:41:00Z"/>
              <w:rFonts w:ascii="Cambria" w:hAnsi="Cambria" w:cs="Arial"/>
              <w:color w:val="000000"/>
              <w:lang w:val="fr-ML"/>
            </w:rPr>
          </w:rPrChange>
        </w:rPr>
      </w:pPr>
      <w:ins w:id="13280" w:author="Dr Mamadou SANOGO" w:date="2023-10-25T16:41:00Z">
        <w:r w:rsidRPr="007A4AFC">
          <w:rPr>
            <w:rFonts w:ascii="Cambria" w:hAnsi="Cambria" w:cs="Arial"/>
            <w:color w:val="000000" w:themeColor="text1"/>
            <w:lang w:val="fr-ML"/>
            <w:rPrChange w:id="13281"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3282" w:author="Dr Mamadou SANOGO" w:date="2023-10-25T16:41:00Z"/>
          <w:rFonts w:ascii="Cambria" w:hAnsi="Cambria" w:cs="Arial"/>
          <w:color w:val="000000" w:themeColor="text1"/>
          <w:lang w:val="fr-ML"/>
          <w:rPrChange w:id="13283" w:author="Dr Mamadou SANOGO" w:date="2023-10-25T18:15:00Z">
            <w:rPr>
              <w:ins w:id="13284" w:author="Dr Mamadou SANOGO" w:date="2023-10-25T16:41:00Z"/>
              <w:rFonts w:ascii="Cambria" w:hAnsi="Cambria" w:cs="Arial"/>
              <w:color w:val="000000"/>
              <w:lang w:val="fr-ML"/>
            </w:rPr>
          </w:rPrChange>
        </w:rPr>
      </w:pPr>
      <w:ins w:id="13285" w:author="Dr Mamadou SANOGO" w:date="2023-10-25T16:41:00Z">
        <w:r w:rsidRPr="007A4AFC">
          <w:rPr>
            <w:rFonts w:ascii="Cambria" w:hAnsi="Cambria" w:cs="Arial"/>
            <w:b/>
            <w:bCs/>
            <w:color w:val="000000" w:themeColor="text1"/>
            <w:lang w:val="fr-ML"/>
            <w:rPrChange w:id="13286"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3287"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3288" w:author="Dr Mamadou SANOGO" w:date="2023-10-25T16:41:00Z"/>
          <w:rFonts w:ascii="Cambria" w:hAnsi="Cambria" w:cs="Arial"/>
          <w:color w:val="000000" w:themeColor="text1"/>
          <w:sz w:val="8"/>
          <w:lang w:val="fr-ML"/>
          <w:rPrChange w:id="13289" w:author="Dr Mamadou SANOGO" w:date="2023-10-25T18:15:00Z">
            <w:rPr>
              <w:ins w:id="13290"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3291" w:author="Dr Mamadou SANOGO" w:date="2023-10-25T16:41:00Z"/>
          <w:rFonts w:ascii="Cambria" w:hAnsi="Cambria" w:cs="Arial"/>
          <w:color w:val="000000" w:themeColor="text1"/>
          <w:lang w:val="fr-ML"/>
          <w:rPrChange w:id="13292" w:author="Dr Mamadou SANOGO" w:date="2023-10-25T18:15:00Z">
            <w:rPr>
              <w:ins w:id="13293" w:author="Dr Mamadou SANOGO" w:date="2023-10-25T16:41:00Z"/>
              <w:rFonts w:ascii="Cambria" w:hAnsi="Cambria" w:cs="Arial"/>
              <w:color w:val="000000"/>
              <w:lang w:val="fr-ML"/>
            </w:rPr>
          </w:rPrChange>
        </w:rPr>
      </w:pPr>
      <w:ins w:id="13294" w:author="Dr Mamadou SANOGO" w:date="2023-10-25T16:41:00Z">
        <w:r w:rsidRPr="007A4AFC">
          <w:rPr>
            <w:rFonts w:ascii="Cambria" w:hAnsi="Cambria" w:cs="Arial"/>
            <w:b/>
            <w:bCs/>
            <w:color w:val="000000" w:themeColor="text1"/>
            <w:lang w:val="fr-ML"/>
            <w:rPrChange w:id="13295"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3296" w:author="Dr Mamadou SANOGO" w:date="2023-10-25T16:41:00Z"/>
          <w:rFonts w:ascii="Cambria" w:hAnsi="Cambria" w:cs="Arial"/>
          <w:color w:val="000000" w:themeColor="text1"/>
          <w:lang w:val="fr-ML"/>
          <w:rPrChange w:id="13297" w:author="Dr Mamadou SANOGO" w:date="2023-10-25T18:15:00Z">
            <w:rPr>
              <w:ins w:id="13298" w:author="Dr Mamadou SANOGO" w:date="2023-10-25T16:41:00Z"/>
              <w:rFonts w:ascii="Cambria" w:hAnsi="Cambria" w:cs="Arial"/>
              <w:color w:val="000000"/>
              <w:lang w:val="fr-ML"/>
            </w:rPr>
          </w:rPrChange>
        </w:rPr>
      </w:pPr>
      <w:ins w:id="13299" w:author="Dr Mamadou SANOGO" w:date="2023-10-25T16:41:00Z">
        <w:r w:rsidRPr="007A4AFC">
          <w:rPr>
            <w:rFonts w:ascii="Cambria" w:hAnsi="Cambria" w:cs="Arial"/>
            <w:color w:val="000000" w:themeColor="text1"/>
            <w:lang w:val="fr-ML"/>
            <w:rPrChange w:id="13300"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3301" w:author="Dr Mamadou SANOGO" w:date="2023-10-25T16:41:00Z"/>
          <w:rFonts w:ascii="Cambria" w:hAnsi="Cambria" w:cs="Arial"/>
          <w:color w:val="000000" w:themeColor="text1"/>
          <w:sz w:val="10"/>
          <w:lang w:val="fr-ML"/>
          <w:rPrChange w:id="13302" w:author="Dr Mamadou SANOGO" w:date="2023-10-25T18:15:00Z">
            <w:rPr>
              <w:ins w:id="13303"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3304" w:author="Dr Mamadou SANOGO" w:date="2023-10-25T16:41:00Z"/>
          <w:rFonts w:ascii="Cambria" w:hAnsi="Cambria" w:cs="Arial"/>
          <w:color w:val="000000" w:themeColor="text1"/>
          <w:lang w:val="fr-ML"/>
          <w:rPrChange w:id="13305" w:author="Dr Mamadou SANOGO" w:date="2023-10-25T18:15:00Z">
            <w:rPr>
              <w:ins w:id="13306" w:author="Dr Mamadou SANOGO" w:date="2023-10-25T16:41:00Z"/>
              <w:rFonts w:ascii="Cambria" w:hAnsi="Cambria" w:cs="Arial"/>
              <w:color w:val="000000"/>
              <w:lang w:val="fr-ML"/>
            </w:rPr>
          </w:rPrChange>
        </w:rPr>
      </w:pPr>
      <w:ins w:id="13307" w:author="Dr Mamadou SANOGO" w:date="2023-10-25T16:41:00Z">
        <w:r w:rsidRPr="007A4AFC">
          <w:rPr>
            <w:rFonts w:ascii="Cambria" w:hAnsi="Cambria" w:cs="Arial"/>
            <w:b/>
            <w:bCs/>
            <w:color w:val="000000" w:themeColor="text1"/>
            <w:lang w:val="fr-ML"/>
            <w:rPrChange w:id="13308"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3309" w:author="Dr Mamadou SANOGO" w:date="2023-10-25T16:41:00Z"/>
          <w:rFonts w:ascii="Cambria" w:hAnsi="Cambria" w:cs="Arial"/>
          <w:color w:val="000000" w:themeColor="text1"/>
          <w:lang w:val="fr-ML"/>
          <w:rPrChange w:id="13310" w:author="Dr Mamadou SANOGO" w:date="2023-10-25T18:15:00Z">
            <w:rPr>
              <w:ins w:id="13311" w:author="Dr Mamadou SANOGO" w:date="2023-10-25T16:41:00Z"/>
              <w:rFonts w:ascii="Cambria" w:hAnsi="Cambria" w:cs="Arial"/>
              <w:color w:val="000000"/>
              <w:lang w:val="fr-ML"/>
            </w:rPr>
          </w:rPrChange>
        </w:rPr>
        <w:pPrChange w:id="13312" w:author="Dr Mamadou SANOGO" w:date="2023-10-27T14:05:00Z">
          <w:pPr>
            <w:widowControl w:val="0"/>
            <w:autoSpaceDE w:val="0"/>
            <w:autoSpaceDN w:val="0"/>
            <w:adjustRightInd w:val="0"/>
            <w:spacing w:line="240" w:lineRule="auto"/>
          </w:pPr>
        </w:pPrChange>
      </w:pPr>
      <w:ins w:id="13313" w:author="Dr Mamadou SANOGO" w:date="2023-10-25T16:41:00Z">
        <w:r w:rsidRPr="007A4AFC">
          <w:rPr>
            <w:rFonts w:ascii="Cambria" w:hAnsi="Cambria" w:cs="Arial"/>
            <w:color w:val="000000" w:themeColor="text1"/>
            <w:lang w:val="fr-ML"/>
            <w:rPrChange w:id="13314"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3315" w:author="Dr Mamadou SANOGO" w:date="2023-10-25T16:41:00Z"/>
          <w:rFonts w:ascii="Cambria" w:hAnsi="Cambria" w:cs="Arial"/>
          <w:b/>
          <w:bCs/>
          <w:color w:val="000000" w:themeColor="text1"/>
          <w:sz w:val="10"/>
          <w:lang w:val="fr-ML"/>
          <w:rPrChange w:id="13316" w:author="Dr Mamadou SANOGO" w:date="2023-10-25T18:15:00Z">
            <w:rPr>
              <w:ins w:id="13317"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3318" w:author="Dr Mamadou SANOGO" w:date="2023-10-25T16:41:00Z"/>
          <w:rFonts w:ascii="Cambria" w:hAnsi="Cambria" w:cs="Arial"/>
          <w:b/>
          <w:bCs/>
          <w:color w:val="000000" w:themeColor="text1"/>
          <w:lang w:val="fr-ML"/>
          <w:rPrChange w:id="13319" w:author="Dr Mamadou SANOGO" w:date="2023-10-25T18:15:00Z">
            <w:rPr>
              <w:ins w:id="13320" w:author="Dr Mamadou SANOGO" w:date="2023-10-25T16:41:00Z"/>
              <w:rFonts w:ascii="Cambria" w:hAnsi="Cambria" w:cs="Arial"/>
              <w:b/>
              <w:bCs/>
              <w:color w:val="000000"/>
              <w:lang w:val="fr-ML"/>
            </w:rPr>
          </w:rPrChange>
        </w:rPr>
      </w:pPr>
      <w:ins w:id="13321" w:author="Dr Mamadou SANOGO" w:date="2023-10-25T16:41:00Z">
        <w:r w:rsidRPr="007A4AFC">
          <w:rPr>
            <w:rFonts w:ascii="Cambria" w:hAnsi="Cambria" w:cs="Arial"/>
            <w:b/>
            <w:bCs/>
            <w:color w:val="000000" w:themeColor="text1"/>
            <w:lang w:val="fr-ML"/>
            <w:rPrChange w:id="13322"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3323" w:author="Dr Mamadou SANOGO" w:date="2023-10-25T16:41:00Z"/>
          <w:rFonts w:ascii="Cambria" w:hAnsi="Cambria" w:cs="Arial"/>
          <w:color w:val="000000" w:themeColor="text1"/>
          <w:lang w:val="fr-ML"/>
          <w:rPrChange w:id="13324" w:author="Dr Mamadou SANOGO" w:date="2023-10-25T18:15:00Z">
            <w:rPr>
              <w:ins w:id="13325" w:author="Dr Mamadou SANOGO" w:date="2023-10-25T16:41:00Z"/>
              <w:rFonts w:ascii="Cambria" w:hAnsi="Cambria" w:cs="Arial"/>
              <w:color w:val="000000"/>
              <w:lang w:val="fr-ML"/>
            </w:rPr>
          </w:rPrChange>
        </w:rPr>
      </w:pPr>
      <w:ins w:id="13326" w:author="Dr Mamadou SANOGO" w:date="2023-10-25T16:41:00Z">
        <w:r w:rsidRPr="007A4AFC">
          <w:rPr>
            <w:rFonts w:ascii="Cambria" w:hAnsi="Cambria" w:cs="Arial"/>
            <w:b/>
            <w:bCs/>
            <w:color w:val="000000" w:themeColor="text1"/>
            <w:lang w:val="fr-ML"/>
            <w:rPrChange w:id="13327"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3328" w:author="Dr Mamadou SANOGO" w:date="2023-10-25T16:41:00Z"/>
          <w:rFonts w:ascii="Cambria" w:hAnsi="Cambria" w:cs="Arial"/>
          <w:color w:val="000000" w:themeColor="text1"/>
          <w:lang w:val="fr-ML"/>
          <w:rPrChange w:id="13329" w:author="Dr Mamadou SANOGO" w:date="2023-10-25T18:15:00Z">
            <w:rPr>
              <w:ins w:id="13330" w:author="Dr Mamadou SANOGO" w:date="2023-10-25T16:41:00Z"/>
              <w:rFonts w:ascii="Cambria" w:hAnsi="Cambria" w:cs="Arial"/>
              <w:color w:val="000000"/>
              <w:lang w:val="fr-ML"/>
            </w:rPr>
          </w:rPrChange>
        </w:rPr>
      </w:pPr>
      <w:ins w:id="13331" w:author="Dr Mamadou SANOGO" w:date="2023-10-25T16:41:00Z">
        <w:r w:rsidRPr="007A4AFC">
          <w:rPr>
            <w:rFonts w:ascii="Cambria" w:hAnsi="Cambria" w:cs="Arial"/>
            <w:b/>
            <w:bCs/>
            <w:color w:val="000000" w:themeColor="text1"/>
            <w:lang w:val="fr-ML"/>
            <w:rPrChange w:id="13332"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3333"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3334" w:author="Dr Mamadou SANOGO" w:date="2023-10-25T16:41:00Z"/>
          <w:rFonts w:ascii="Cambria" w:hAnsi="Cambria" w:cs="Arial"/>
          <w:color w:val="000000" w:themeColor="text1"/>
          <w:lang w:val="fr-ML"/>
          <w:rPrChange w:id="13335" w:author="Dr Mamadou SANOGO" w:date="2023-10-25T18:15:00Z">
            <w:rPr>
              <w:ins w:id="13336" w:author="Dr Mamadou SANOGO" w:date="2023-10-25T16:41:00Z"/>
              <w:rFonts w:ascii="Cambria" w:hAnsi="Cambria" w:cs="Arial"/>
              <w:color w:val="000000"/>
              <w:lang w:val="fr-ML"/>
            </w:rPr>
          </w:rPrChange>
        </w:rPr>
      </w:pPr>
      <w:ins w:id="13337" w:author="Dr Mamadou SANOGO" w:date="2023-10-25T16:41:00Z">
        <w:r w:rsidRPr="007A4AFC">
          <w:rPr>
            <w:rFonts w:ascii="Cambria" w:hAnsi="Cambria" w:cs="Arial"/>
            <w:b/>
            <w:color w:val="000000" w:themeColor="text1"/>
            <w:lang w:val="fr-ML"/>
            <w:rPrChange w:id="13338"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3339"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3340" w:author="Dr Mamadou SANOGO" w:date="2023-10-25T16:41:00Z"/>
          <w:rFonts w:ascii="Cambria" w:hAnsi="Cambria" w:cs="Arial"/>
          <w:color w:val="000000" w:themeColor="text1"/>
          <w:lang w:val="fr-ML"/>
          <w:rPrChange w:id="13341" w:author="Dr Mamadou SANOGO" w:date="2023-10-25T18:15:00Z">
            <w:rPr>
              <w:ins w:id="13342" w:author="Dr Mamadou SANOGO" w:date="2023-10-25T16:41:00Z"/>
              <w:rFonts w:ascii="Cambria" w:hAnsi="Cambria" w:cs="Arial"/>
              <w:color w:val="000000"/>
              <w:lang w:val="fr-ML"/>
            </w:rPr>
          </w:rPrChange>
        </w:rPr>
      </w:pPr>
      <w:ins w:id="13343" w:author="Dr Mamadou SANOGO" w:date="2023-10-25T16:41:00Z">
        <w:r w:rsidRPr="007A4AFC">
          <w:rPr>
            <w:rFonts w:ascii="Cambria" w:hAnsi="Cambria" w:cs="Arial"/>
            <w:b/>
            <w:bCs/>
            <w:color w:val="000000" w:themeColor="text1"/>
            <w:lang w:val="fr-ML"/>
            <w:rPrChange w:id="13344"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3345"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346" w:author="Dr Mamadou SANOGO" w:date="2023-10-25T16:41:00Z"/>
          <w:rFonts w:ascii="Cambria" w:hAnsi="Cambria" w:cs="Arial"/>
          <w:color w:val="000000" w:themeColor="text1"/>
          <w:sz w:val="10"/>
          <w:lang w:val="fr-ML"/>
          <w:rPrChange w:id="13347" w:author="Dr Mamadou SANOGO" w:date="2023-10-25T18:15:00Z">
            <w:rPr>
              <w:ins w:id="13348"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349" w:author="Dr Mamadou SANOGO" w:date="2023-10-25T16:41:00Z"/>
          <w:rFonts w:ascii="Cambria" w:hAnsi="Cambria" w:cs="Arial"/>
          <w:color w:val="000000" w:themeColor="text1"/>
          <w:lang w:val="fr-ML"/>
          <w:rPrChange w:id="13350" w:author="Dr Mamadou SANOGO" w:date="2023-10-25T18:15:00Z">
            <w:rPr>
              <w:ins w:id="13351" w:author="Dr Mamadou SANOGO" w:date="2023-10-25T16:41:00Z"/>
              <w:rFonts w:ascii="Cambria" w:hAnsi="Cambria" w:cs="Arial"/>
              <w:color w:val="000000"/>
              <w:lang w:val="fr-ML"/>
            </w:rPr>
          </w:rPrChange>
        </w:rPr>
      </w:pPr>
      <w:ins w:id="13352" w:author="Dr Mamadou SANOGO" w:date="2023-10-25T16:41:00Z">
        <w:r w:rsidRPr="007A4AFC">
          <w:rPr>
            <w:rFonts w:ascii="Cambria" w:hAnsi="Cambria" w:cs="Arial"/>
            <w:b/>
            <w:bCs/>
            <w:color w:val="000000" w:themeColor="text1"/>
            <w:lang w:val="fr-ML"/>
            <w:rPrChange w:id="13353"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354" w:author="Dr Mamadou SANOGO" w:date="2023-10-25T16:41:00Z"/>
          <w:rFonts w:ascii="Cambria" w:hAnsi="Cambria" w:cs="Arial"/>
          <w:color w:val="000000" w:themeColor="text1"/>
          <w:lang w:val="fr-ML"/>
          <w:rPrChange w:id="13355" w:author="Dr Mamadou SANOGO" w:date="2023-10-25T18:15:00Z">
            <w:rPr>
              <w:ins w:id="13356" w:author="Dr Mamadou SANOGO" w:date="2023-10-25T16:41:00Z"/>
              <w:rFonts w:ascii="Cambria" w:hAnsi="Cambria" w:cs="Arial"/>
              <w:color w:val="000000"/>
              <w:lang w:val="fr-ML"/>
            </w:rPr>
          </w:rPrChange>
        </w:rPr>
      </w:pPr>
      <w:ins w:id="13357" w:author="Dr Mamadou SANOGO" w:date="2023-10-25T16:41:00Z">
        <w:r w:rsidRPr="007A4AFC">
          <w:rPr>
            <w:rFonts w:ascii="Cambria" w:hAnsi="Cambria" w:cs="Arial"/>
            <w:b/>
            <w:bCs/>
            <w:color w:val="000000" w:themeColor="text1"/>
            <w:lang w:val="fr-ML"/>
            <w:rPrChange w:id="13358"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359"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360" w:author="Dr Mamadou SANOGO" w:date="2023-10-25T16:41:00Z"/>
          <w:rFonts w:ascii="Cambria" w:hAnsi="Cambria" w:cs="Arial"/>
          <w:color w:val="000000" w:themeColor="text1"/>
          <w:lang w:val="fr-ML"/>
          <w:rPrChange w:id="13361" w:author="Dr Mamadou SANOGO" w:date="2023-10-25T18:15:00Z">
            <w:rPr>
              <w:ins w:id="13362" w:author="Dr Mamadou SANOGO" w:date="2023-10-25T16:41:00Z"/>
              <w:rFonts w:ascii="Cambria" w:hAnsi="Cambria" w:cs="Arial"/>
              <w:color w:val="000000"/>
              <w:lang w:val="fr-ML"/>
            </w:rPr>
          </w:rPrChange>
        </w:rPr>
      </w:pPr>
      <w:ins w:id="13363" w:author="Dr Mamadou SANOGO" w:date="2023-10-25T16:41:00Z">
        <w:r w:rsidRPr="007A4AFC">
          <w:rPr>
            <w:rFonts w:ascii="Cambria" w:hAnsi="Cambria" w:cs="Arial"/>
            <w:color w:val="000000" w:themeColor="text1"/>
            <w:lang w:val="fr-ML"/>
            <w:rPrChange w:id="13364"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3365"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3366" w:author="Dr Mamadou SANOGO" w:date="2023-10-25T16:41:00Z"/>
          <w:rFonts w:ascii="Cambria" w:hAnsi="Cambria" w:cs="Arial"/>
          <w:color w:val="000000" w:themeColor="text1"/>
          <w:lang w:val="fr-ML"/>
          <w:rPrChange w:id="13367" w:author="Dr Mamadou SANOGO" w:date="2023-10-25T18:15:00Z">
            <w:rPr>
              <w:ins w:id="13368" w:author="Dr Mamadou SANOGO" w:date="2023-10-25T16:41:00Z"/>
              <w:rFonts w:ascii="Cambria" w:hAnsi="Cambria" w:cs="Arial"/>
              <w:color w:val="000000"/>
              <w:lang w:val="fr-ML"/>
            </w:rPr>
          </w:rPrChange>
        </w:rPr>
      </w:pPr>
      <w:ins w:id="13369" w:author="Dr Mamadou SANOGO" w:date="2023-10-25T16:41:00Z">
        <w:r w:rsidRPr="007A4AFC">
          <w:rPr>
            <w:rFonts w:ascii="Cambria" w:hAnsi="Cambria" w:cs="Arial"/>
            <w:b/>
            <w:bCs/>
            <w:color w:val="000000" w:themeColor="text1"/>
            <w:lang w:val="fr-ML"/>
            <w:rPrChange w:id="13370"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3371"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3372"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373" w:author="Dr Mamadou SANOGO" w:date="2023-10-25T16:41:00Z"/>
          <w:rFonts w:ascii="Cambria" w:hAnsi="Cambria" w:cs="Arial"/>
          <w:color w:val="000000" w:themeColor="text1"/>
          <w:lang w:val="fr-ML"/>
          <w:rPrChange w:id="13374" w:author="Dr Mamadou SANOGO" w:date="2023-10-25T18:15:00Z">
            <w:rPr>
              <w:ins w:id="13375" w:author="Dr Mamadou SANOGO" w:date="2023-10-25T16:41:00Z"/>
              <w:rFonts w:ascii="Cambria" w:hAnsi="Cambria" w:cs="Arial"/>
              <w:color w:val="000000"/>
              <w:lang w:val="fr-ML"/>
            </w:rPr>
          </w:rPrChange>
        </w:rPr>
      </w:pPr>
      <w:ins w:id="13376" w:author="Dr Mamadou SANOGO" w:date="2023-10-25T16:41:00Z">
        <w:r w:rsidRPr="007A4AFC">
          <w:rPr>
            <w:rFonts w:ascii="Cambria" w:hAnsi="Cambria" w:cs="Arial"/>
            <w:b/>
            <w:bCs/>
            <w:color w:val="000000" w:themeColor="text1"/>
            <w:lang w:val="fr-ML"/>
            <w:rPrChange w:id="13377"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378"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379" w:author="Dr Mamadou SANOGO" w:date="2023-10-25T16:41:00Z"/>
          <w:rFonts w:ascii="Cambria" w:hAnsi="Cambria" w:cs="Arial"/>
          <w:color w:val="000000" w:themeColor="text1"/>
          <w:lang w:val="fr-ML"/>
          <w:rPrChange w:id="13380" w:author="Dr Mamadou SANOGO" w:date="2023-10-25T18:15:00Z">
            <w:rPr>
              <w:ins w:id="13381" w:author="Dr Mamadou SANOGO" w:date="2023-10-25T16:41:00Z"/>
              <w:rFonts w:ascii="Cambria" w:hAnsi="Cambria" w:cs="Arial"/>
              <w:color w:val="000000"/>
              <w:lang w:val="fr-ML"/>
            </w:rPr>
          </w:rPrChange>
        </w:rPr>
      </w:pPr>
      <w:ins w:id="13382" w:author="Dr Mamadou SANOGO" w:date="2023-10-25T16:41:00Z">
        <w:r w:rsidRPr="007A4AFC">
          <w:rPr>
            <w:rFonts w:ascii="Cambria" w:hAnsi="Cambria" w:cs="Arial"/>
            <w:b/>
            <w:bCs/>
            <w:color w:val="000000" w:themeColor="text1"/>
            <w:lang w:val="fr-ML"/>
            <w:rPrChange w:id="13383"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384"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385" w:author="Dr Mamadou SANOGO" w:date="2023-10-25T16:41:00Z"/>
          <w:rFonts w:ascii="Cambria" w:hAnsi="Cambria" w:cs="Arial"/>
          <w:color w:val="000000" w:themeColor="text1"/>
          <w:lang w:val="fr-ML"/>
          <w:rPrChange w:id="13386" w:author="Dr Mamadou SANOGO" w:date="2023-10-25T18:15:00Z">
            <w:rPr>
              <w:ins w:id="13387" w:author="Dr Mamadou SANOGO" w:date="2023-10-25T16:41:00Z"/>
              <w:rFonts w:ascii="Cambria" w:hAnsi="Cambria" w:cs="Arial"/>
              <w:color w:val="000000"/>
              <w:lang w:val="fr-ML"/>
            </w:rPr>
          </w:rPrChange>
        </w:rPr>
      </w:pPr>
      <w:ins w:id="13388" w:author="Dr Mamadou SANOGO" w:date="2023-10-25T16:41:00Z">
        <w:r w:rsidRPr="007A4AFC">
          <w:rPr>
            <w:rFonts w:ascii="Cambria" w:hAnsi="Cambria" w:cs="Arial"/>
            <w:b/>
            <w:bCs/>
            <w:color w:val="000000" w:themeColor="text1"/>
            <w:lang w:val="fr-ML"/>
            <w:rPrChange w:id="13389"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390" w:author="Dr Mamadou SANOGO" w:date="2023-10-25T16:41:00Z"/>
          <w:rFonts w:ascii="Cambria" w:hAnsi="Cambria" w:cs="Arial"/>
          <w:color w:val="000000" w:themeColor="text1"/>
          <w:lang w:val="fr-ML"/>
          <w:rPrChange w:id="13391" w:author="Dr Mamadou SANOGO" w:date="2023-10-25T18:15:00Z">
            <w:rPr>
              <w:ins w:id="13392" w:author="Dr Mamadou SANOGO" w:date="2023-10-25T16:41:00Z"/>
              <w:rFonts w:ascii="Cambria" w:hAnsi="Cambria" w:cs="Arial"/>
              <w:color w:val="000000"/>
              <w:lang w:val="fr-ML"/>
            </w:rPr>
          </w:rPrChange>
        </w:rPr>
      </w:pPr>
      <w:ins w:id="13393" w:author="Dr Mamadou SANOGO" w:date="2023-10-25T16:41:00Z">
        <w:r w:rsidRPr="007A4AFC">
          <w:rPr>
            <w:rFonts w:ascii="Cambria" w:hAnsi="Cambria" w:cs="Arial"/>
            <w:b/>
            <w:bCs/>
            <w:color w:val="000000" w:themeColor="text1"/>
            <w:lang w:val="fr-ML"/>
            <w:rPrChange w:id="13394"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395"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396" w:author="Dr Mamadou SANOGO" w:date="2023-10-25T16:41:00Z"/>
          <w:rFonts w:ascii="Cambria" w:hAnsi="Cambria" w:cs="Arial"/>
          <w:color w:val="000000" w:themeColor="text1"/>
          <w:lang w:val="fr-ML"/>
          <w:rPrChange w:id="13397" w:author="Dr Mamadou SANOGO" w:date="2023-10-25T18:15:00Z">
            <w:rPr>
              <w:ins w:id="13398" w:author="Dr Mamadou SANOGO" w:date="2023-10-25T16:41:00Z"/>
              <w:rFonts w:ascii="Cambria" w:hAnsi="Cambria" w:cs="Arial"/>
              <w:color w:val="000000"/>
              <w:lang w:val="fr-ML"/>
            </w:rPr>
          </w:rPrChange>
        </w:rPr>
      </w:pPr>
      <w:ins w:id="13399" w:author="Dr Mamadou SANOGO" w:date="2023-10-25T16:41:00Z">
        <w:r w:rsidRPr="007A4AFC">
          <w:rPr>
            <w:rFonts w:ascii="Cambria" w:hAnsi="Cambria" w:cs="Arial"/>
            <w:b/>
            <w:bCs/>
            <w:color w:val="000000" w:themeColor="text1"/>
            <w:lang w:val="fr-ML"/>
            <w:rPrChange w:id="13400"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401"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402" w:author="Dr Mamadou SANOGO" w:date="2023-10-25T16:41:00Z"/>
          <w:rFonts w:ascii="Cambria" w:hAnsi="Cambria" w:cs="Arial"/>
          <w:b/>
          <w:bCs/>
          <w:color w:val="000000" w:themeColor="text1"/>
          <w:sz w:val="10"/>
          <w:lang w:val="fr-ML"/>
          <w:rPrChange w:id="13403" w:author="Dr Mamadou SANOGO" w:date="2023-10-25T18:15:00Z">
            <w:rPr>
              <w:ins w:id="13404"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405" w:author="Dr Mamadou SANOGO" w:date="2023-10-25T16:41:00Z"/>
          <w:rFonts w:ascii="Cambria" w:hAnsi="Cambria" w:cs="Arial"/>
          <w:color w:val="000000" w:themeColor="text1"/>
          <w:lang w:val="fr-ML"/>
          <w:rPrChange w:id="13406" w:author="Dr Mamadou SANOGO" w:date="2023-10-25T18:15:00Z">
            <w:rPr>
              <w:ins w:id="13407" w:author="Dr Mamadou SANOGO" w:date="2023-10-25T16:41:00Z"/>
              <w:rFonts w:ascii="Cambria" w:hAnsi="Cambria" w:cs="Arial"/>
              <w:color w:val="000000"/>
              <w:lang w:val="fr-ML"/>
            </w:rPr>
          </w:rPrChange>
        </w:rPr>
      </w:pPr>
      <w:ins w:id="13408" w:author="Dr Mamadou SANOGO" w:date="2023-10-25T16:41:00Z">
        <w:r w:rsidRPr="007A4AFC">
          <w:rPr>
            <w:rFonts w:ascii="Cambria" w:hAnsi="Cambria" w:cs="Arial"/>
            <w:b/>
            <w:bCs/>
            <w:color w:val="000000" w:themeColor="text1"/>
            <w:lang w:val="fr-ML"/>
            <w:rPrChange w:id="13409"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410" w:author="Dr Mamadou SANOGO" w:date="2023-10-25T16:41:00Z"/>
          <w:rFonts w:ascii="Cambria" w:hAnsi="Cambria" w:cs="Arial"/>
          <w:color w:val="000000" w:themeColor="text1"/>
          <w:lang w:val="fr-ML"/>
          <w:rPrChange w:id="13411" w:author="Dr Mamadou SANOGO" w:date="2023-10-25T18:15:00Z">
            <w:rPr>
              <w:ins w:id="13412" w:author="Dr Mamadou SANOGO" w:date="2023-10-25T16:41:00Z"/>
              <w:rFonts w:ascii="Cambria" w:hAnsi="Cambria" w:cs="Arial"/>
              <w:color w:val="000000"/>
              <w:lang w:val="fr-ML"/>
            </w:rPr>
          </w:rPrChange>
        </w:rPr>
      </w:pPr>
      <w:ins w:id="13413" w:author="Dr Mamadou SANOGO" w:date="2023-10-25T16:41:00Z">
        <w:r w:rsidRPr="007A4AFC">
          <w:rPr>
            <w:rFonts w:ascii="Cambria" w:hAnsi="Cambria" w:cs="Arial"/>
            <w:b/>
            <w:bCs/>
            <w:color w:val="000000" w:themeColor="text1"/>
            <w:lang w:val="fr-ML"/>
            <w:rPrChange w:id="13414"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415"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416" w:author="Dr Mamadou SANOGO" w:date="2023-10-25T16:41:00Z"/>
          <w:rFonts w:ascii="Cambria" w:hAnsi="Cambria" w:cs="Arial"/>
          <w:color w:val="000000" w:themeColor="text1"/>
          <w:lang w:val="fr-ML"/>
          <w:rPrChange w:id="13417" w:author="Dr Mamadou SANOGO" w:date="2023-10-25T18:15:00Z">
            <w:rPr>
              <w:ins w:id="13418" w:author="Dr Mamadou SANOGO" w:date="2023-10-25T16:41:00Z"/>
              <w:rFonts w:ascii="Cambria" w:hAnsi="Cambria" w:cs="Arial"/>
              <w:color w:val="000000"/>
              <w:lang w:val="fr-ML"/>
            </w:rPr>
          </w:rPrChange>
        </w:rPr>
      </w:pPr>
      <w:ins w:id="13419" w:author="Dr Mamadou SANOGO" w:date="2023-10-25T16:41:00Z">
        <w:r w:rsidRPr="007A4AFC">
          <w:rPr>
            <w:rFonts w:ascii="Cambria" w:hAnsi="Cambria" w:cs="Arial"/>
            <w:b/>
            <w:bCs/>
            <w:color w:val="000000" w:themeColor="text1"/>
            <w:lang w:val="fr-ML"/>
            <w:rPrChange w:id="13420"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421"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422"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423" w:author="Dr Mamadou SANOGO" w:date="2023-10-25T16:41:00Z"/>
          <w:rFonts w:ascii="Cambria" w:hAnsi="Cambria" w:cs="Arial"/>
          <w:color w:val="000000" w:themeColor="text1"/>
          <w:lang w:val="fr-ML"/>
          <w:rPrChange w:id="13424" w:author="Dr Mamadou SANOGO" w:date="2023-10-25T18:15:00Z">
            <w:rPr>
              <w:ins w:id="13425" w:author="Dr Mamadou SANOGO" w:date="2023-10-25T16:41:00Z"/>
              <w:rFonts w:ascii="Cambria" w:hAnsi="Cambria" w:cs="Arial"/>
              <w:color w:val="000000"/>
              <w:lang w:val="fr-ML"/>
            </w:rPr>
          </w:rPrChange>
        </w:rPr>
      </w:pPr>
      <w:ins w:id="13426" w:author="Dr Mamadou SANOGO" w:date="2023-10-25T16:41:00Z">
        <w:r w:rsidRPr="007A4AFC">
          <w:rPr>
            <w:rFonts w:ascii="Cambria" w:hAnsi="Cambria" w:cs="Arial"/>
            <w:b/>
            <w:bCs/>
            <w:color w:val="000000" w:themeColor="text1"/>
            <w:lang w:val="fr-ML"/>
            <w:rPrChange w:id="13427"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428"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429" w:author="Dr Mamadou SANOGO" w:date="2023-10-25T16:41:00Z"/>
          <w:rFonts w:ascii="Cambria" w:hAnsi="Cambria" w:cs="Arial"/>
          <w:color w:val="000000" w:themeColor="text1"/>
          <w:lang w:val="fr-ML"/>
          <w:rPrChange w:id="13430" w:author="Dr Mamadou SANOGO" w:date="2023-10-25T18:15:00Z">
            <w:rPr>
              <w:ins w:id="13431" w:author="Dr Mamadou SANOGO" w:date="2023-10-25T16:41:00Z"/>
              <w:rFonts w:ascii="Cambria" w:hAnsi="Cambria" w:cs="Arial"/>
              <w:color w:val="000000"/>
              <w:lang w:val="fr-ML"/>
            </w:rPr>
          </w:rPrChange>
        </w:rPr>
        <w:pPrChange w:id="13432" w:author="Dr Mamadou SANOGO" w:date="2023-10-27T14:05:00Z">
          <w:pPr>
            <w:widowControl w:val="0"/>
            <w:autoSpaceDE w:val="0"/>
            <w:autoSpaceDN w:val="0"/>
            <w:adjustRightInd w:val="0"/>
            <w:spacing w:line="240" w:lineRule="auto"/>
          </w:pPr>
        </w:pPrChange>
      </w:pPr>
      <w:ins w:id="13433" w:author="Dr Mamadou SANOGO" w:date="2023-10-25T16:41:00Z">
        <w:r w:rsidRPr="007A4AFC">
          <w:rPr>
            <w:rFonts w:ascii="Cambria" w:hAnsi="Cambria" w:cs="Arial"/>
            <w:b/>
            <w:bCs/>
            <w:color w:val="000000" w:themeColor="text1"/>
            <w:lang w:val="fr-ML"/>
            <w:rPrChange w:id="13434"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435"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436" w:author="Dr Mamadou SANOGO" w:date="2023-10-25T16:41:00Z"/>
          <w:rFonts w:ascii="Cambria" w:hAnsi="Cambria" w:cs="Arial"/>
          <w:b/>
          <w:bCs/>
          <w:color w:val="000000" w:themeColor="text1"/>
          <w:sz w:val="10"/>
          <w:lang w:val="fr-ML"/>
          <w:rPrChange w:id="13437" w:author="Dr Mamadou SANOGO" w:date="2023-10-25T18:15:00Z">
            <w:rPr>
              <w:ins w:id="13438"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439" w:author="Dr Mamadou SANOGO" w:date="2023-10-25T16:41:00Z"/>
          <w:rFonts w:ascii="Cambria" w:hAnsi="Cambria" w:cs="Arial"/>
          <w:b/>
          <w:bCs/>
          <w:color w:val="000000" w:themeColor="text1"/>
          <w:lang w:val="fr-ML"/>
          <w:rPrChange w:id="13440" w:author="Dr Mamadou SANOGO" w:date="2023-10-25T18:15:00Z">
            <w:rPr>
              <w:ins w:id="13441" w:author="Dr Mamadou SANOGO" w:date="2023-10-25T16:41:00Z"/>
              <w:rFonts w:ascii="Cambria" w:hAnsi="Cambria" w:cs="Arial"/>
              <w:b/>
              <w:bCs/>
              <w:color w:val="000000"/>
              <w:lang w:val="fr-ML"/>
            </w:rPr>
          </w:rPrChange>
        </w:rPr>
      </w:pPr>
      <w:ins w:id="13442" w:author="Dr Mamadou SANOGO" w:date="2023-10-25T16:41:00Z">
        <w:r w:rsidRPr="007A4AFC">
          <w:rPr>
            <w:rFonts w:ascii="Cambria" w:hAnsi="Cambria" w:cs="Arial"/>
            <w:b/>
            <w:bCs/>
            <w:color w:val="000000" w:themeColor="text1"/>
            <w:lang w:val="fr-ML"/>
            <w:rPrChange w:id="13443"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444" w:author="Dr Mamadou SANOGO" w:date="2023-10-25T16:41:00Z"/>
          <w:rFonts w:ascii="Cambria" w:hAnsi="Cambria" w:cs="Arial"/>
          <w:color w:val="000000" w:themeColor="text1"/>
          <w:lang w:val="fr-ML"/>
          <w:rPrChange w:id="13445" w:author="Dr Mamadou SANOGO" w:date="2023-10-25T18:15:00Z">
            <w:rPr>
              <w:ins w:id="13446" w:author="Dr Mamadou SANOGO" w:date="2023-10-25T16:41:00Z"/>
              <w:rFonts w:ascii="Cambria" w:hAnsi="Cambria" w:cs="Arial"/>
              <w:color w:val="000000"/>
              <w:lang w:val="fr-ML"/>
            </w:rPr>
          </w:rPrChange>
        </w:rPr>
      </w:pPr>
      <w:ins w:id="13447" w:author="Dr Mamadou SANOGO" w:date="2023-10-25T16:41:00Z">
        <w:r w:rsidRPr="007A4AFC">
          <w:rPr>
            <w:rFonts w:ascii="Cambria" w:hAnsi="Cambria" w:cs="Arial"/>
            <w:b/>
            <w:bCs/>
            <w:color w:val="000000" w:themeColor="text1"/>
            <w:lang w:val="fr-ML"/>
            <w:rPrChange w:id="13448"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449" w:author="Dr Mamadou SANOGO" w:date="2023-10-25T16:41:00Z"/>
          <w:rFonts w:ascii="Cambria" w:hAnsi="Cambria" w:cs="Arial"/>
          <w:color w:val="000000" w:themeColor="text1"/>
          <w:lang w:val="fr-ML"/>
          <w:rPrChange w:id="13450" w:author="Dr Mamadou SANOGO" w:date="2023-10-25T18:15:00Z">
            <w:rPr>
              <w:ins w:id="13451" w:author="Dr Mamadou SANOGO" w:date="2023-10-25T16:41:00Z"/>
              <w:rFonts w:ascii="Cambria" w:hAnsi="Cambria" w:cs="Arial"/>
              <w:color w:val="000000"/>
              <w:lang w:val="fr-ML"/>
            </w:rPr>
          </w:rPrChange>
        </w:rPr>
      </w:pPr>
      <w:ins w:id="13452" w:author="Dr Mamadou SANOGO" w:date="2023-10-25T16:41:00Z">
        <w:r w:rsidRPr="007A4AFC">
          <w:rPr>
            <w:rFonts w:ascii="Cambria" w:hAnsi="Cambria" w:cs="Arial"/>
            <w:b/>
            <w:bCs/>
            <w:color w:val="000000" w:themeColor="text1"/>
            <w:lang w:val="fr-ML"/>
            <w:rPrChange w:id="13453"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454" w:author="Dr Mamadou SANOGO" w:date="2023-10-25T16:41:00Z"/>
          <w:rFonts w:ascii="Cambria" w:hAnsi="Cambria" w:cs="Arial"/>
          <w:color w:val="000000" w:themeColor="text1"/>
          <w:lang w:val="fr-ML"/>
          <w:rPrChange w:id="13455" w:author="Dr Mamadou SANOGO" w:date="2023-10-25T18:15:00Z">
            <w:rPr>
              <w:ins w:id="13456" w:author="Dr Mamadou SANOGO" w:date="2023-10-25T16:41:00Z"/>
              <w:rFonts w:ascii="Cambria" w:hAnsi="Cambria" w:cs="Arial"/>
              <w:color w:val="000000"/>
              <w:lang w:val="fr-ML"/>
            </w:rPr>
          </w:rPrChange>
        </w:rPr>
      </w:pPr>
      <w:ins w:id="13457" w:author="Dr Mamadou SANOGO" w:date="2023-10-25T16:41:00Z">
        <w:r w:rsidRPr="007A4AFC">
          <w:rPr>
            <w:rFonts w:ascii="Cambria" w:hAnsi="Cambria" w:cs="Arial"/>
            <w:color w:val="000000" w:themeColor="text1"/>
            <w:lang w:val="fr-ML"/>
            <w:rPrChange w:id="13458"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459"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460" w:author="Dr Mamadou SANOGO" w:date="2023-10-25T16:41:00Z"/>
          <w:rFonts w:ascii="Cambria" w:hAnsi="Cambria" w:cs="Arial"/>
          <w:color w:val="000000" w:themeColor="text1"/>
          <w:lang w:val="fr-ML"/>
          <w:rPrChange w:id="13461" w:author="Dr Mamadou SANOGO" w:date="2023-10-25T18:15:00Z">
            <w:rPr>
              <w:ins w:id="13462" w:author="Dr Mamadou SANOGO" w:date="2023-10-25T16:41:00Z"/>
              <w:rFonts w:ascii="Cambria" w:hAnsi="Cambria" w:cs="Arial"/>
              <w:color w:val="000000"/>
              <w:lang w:val="fr-ML"/>
            </w:rPr>
          </w:rPrChange>
        </w:rPr>
      </w:pPr>
      <w:ins w:id="13463" w:author="Dr Mamadou SANOGO" w:date="2023-10-25T16:41:00Z">
        <w:r w:rsidRPr="007A4AFC">
          <w:rPr>
            <w:rFonts w:ascii="Cambria" w:hAnsi="Cambria" w:cs="Arial"/>
            <w:b/>
            <w:bCs/>
            <w:color w:val="000000" w:themeColor="text1"/>
            <w:lang w:val="fr-ML"/>
            <w:rPrChange w:id="13464"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465" w:author="Dr Mamadou SANOGO" w:date="2023-10-25T16:41:00Z"/>
          <w:rFonts w:ascii="Cambria" w:hAnsi="Cambria" w:cs="Arial"/>
          <w:color w:val="000000" w:themeColor="text1"/>
          <w:lang w:val="fr-ML"/>
          <w:rPrChange w:id="13466" w:author="Dr Mamadou SANOGO" w:date="2023-10-25T18:15:00Z">
            <w:rPr>
              <w:ins w:id="13467" w:author="Dr Mamadou SANOGO" w:date="2023-10-25T16:41:00Z"/>
              <w:rFonts w:ascii="Cambria" w:hAnsi="Cambria" w:cs="Arial"/>
              <w:color w:val="000000"/>
              <w:lang w:val="fr-ML"/>
            </w:rPr>
          </w:rPrChange>
        </w:rPr>
      </w:pPr>
      <w:ins w:id="13468" w:author="Dr Mamadou SANOGO" w:date="2023-10-25T16:41:00Z">
        <w:r w:rsidRPr="007A4AFC">
          <w:rPr>
            <w:rFonts w:ascii="Cambria" w:hAnsi="Cambria" w:cs="Arial"/>
            <w:b/>
            <w:bCs/>
            <w:color w:val="000000" w:themeColor="text1"/>
            <w:lang w:val="fr-ML"/>
            <w:rPrChange w:id="13469"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470"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471" w:author="Dr Mamadou SANOGO" w:date="2023-10-25T16:41:00Z"/>
          <w:rFonts w:ascii="Cambria" w:hAnsi="Cambria" w:cs="Arial"/>
          <w:color w:val="000000" w:themeColor="text1"/>
          <w:lang w:val="fr-ML"/>
          <w:rPrChange w:id="13472" w:author="Dr Mamadou SANOGO" w:date="2023-10-25T18:15:00Z">
            <w:rPr>
              <w:ins w:id="13473" w:author="Dr Mamadou SANOGO" w:date="2023-10-25T16:41:00Z"/>
              <w:rFonts w:ascii="Cambria" w:hAnsi="Cambria" w:cs="Arial"/>
              <w:color w:val="000000"/>
              <w:lang w:val="fr-ML"/>
            </w:rPr>
          </w:rPrChange>
        </w:rPr>
      </w:pPr>
      <w:ins w:id="13474" w:author="Dr Mamadou SANOGO" w:date="2023-10-25T16:41:00Z">
        <w:r w:rsidRPr="007A4AFC">
          <w:rPr>
            <w:rFonts w:ascii="Cambria" w:hAnsi="Cambria" w:cs="Arial"/>
            <w:b/>
            <w:bCs/>
            <w:color w:val="000000" w:themeColor="text1"/>
            <w:lang w:val="fr-ML"/>
            <w:rPrChange w:id="13475"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476"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477" w:author="Dr Mamadou SANOGO" w:date="2023-10-25T16:41:00Z"/>
          <w:rFonts w:ascii="Cambria" w:hAnsi="Cambria" w:cs="Arial"/>
          <w:color w:val="000000" w:themeColor="text1"/>
          <w:sz w:val="10"/>
          <w:lang w:val="fr-ML"/>
          <w:rPrChange w:id="13478" w:author="Dr Mamadou SANOGO" w:date="2023-10-25T18:15:00Z">
            <w:rPr>
              <w:ins w:id="13479"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480" w:author="Dr Mamadou SANOGO" w:date="2023-10-25T16:41:00Z"/>
          <w:rFonts w:ascii="Cambria" w:hAnsi="Cambria" w:cs="Arial"/>
          <w:color w:val="000000" w:themeColor="text1"/>
          <w:lang w:val="fr-ML"/>
          <w:rPrChange w:id="13481" w:author="Dr Mamadou SANOGO" w:date="2023-10-25T18:15:00Z">
            <w:rPr>
              <w:ins w:id="13482" w:author="Dr Mamadou SANOGO" w:date="2023-10-25T16:41:00Z"/>
              <w:rFonts w:ascii="Cambria" w:hAnsi="Cambria" w:cs="Arial"/>
              <w:color w:val="000000"/>
              <w:lang w:val="fr-ML"/>
            </w:rPr>
          </w:rPrChange>
        </w:rPr>
      </w:pPr>
      <w:ins w:id="13483" w:author="Dr Mamadou SANOGO" w:date="2023-10-25T16:41:00Z">
        <w:r w:rsidRPr="007A4AFC">
          <w:rPr>
            <w:rFonts w:ascii="Cambria" w:hAnsi="Cambria" w:cs="Arial"/>
            <w:b/>
            <w:bCs/>
            <w:color w:val="000000" w:themeColor="text1"/>
            <w:lang w:val="fr-ML"/>
            <w:rPrChange w:id="13484"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485" w:author="Dr Mamadou SANOGO" w:date="2023-10-25T16:41:00Z"/>
          <w:rFonts w:ascii="Cambria" w:hAnsi="Cambria" w:cs="Arial"/>
          <w:color w:val="000000" w:themeColor="text1"/>
          <w:lang w:val="fr-ML"/>
          <w:rPrChange w:id="13486" w:author="Dr Mamadou SANOGO" w:date="2023-10-25T18:15:00Z">
            <w:rPr>
              <w:ins w:id="13487" w:author="Dr Mamadou SANOGO" w:date="2023-10-25T16:41:00Z"/>
              <w:rFonts w:ascii="Cambria" w:hAnsi="Cambria" w:cs="Arial"/>
              <w:color w:val="000000"/>
              <w:lang w:val="fr-ML"/>
            </w:rPr>
          </w:rPrChange>
        </w:rPr>
      </w:pPr>
      <w:ins w:id="13488" w:author="Dr Mamadou SANOGO" w:date="2023-10-25T16:41:00Z">
        <w:r w:rsidRPr="007A4AFC">
          <w:rPr>
            <w:rFonts w:ascii="Cambria" w:hAnsi="Cambria" w:cs="Arial"/>
            <w:b/>
            <w:bCs/>
            <w:color w:val="000000" w:themeColor="text1"/>
            <w:lang w:val="fr-ML"/>
            <w:rPrChange w:id="13489"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490" w:author="Dr Mamadou SANOGO" w:date="2023-10-25T16:41:00Z"/>
          <w:rFonts w:ascii="Cambria" w:hAnsi="Cambria" w:cs="Arial"/>
          <w:color w:val="000000" w:themeColor="text1"/>
          <w:lang w:val="fr-ML"/>
          <w:rPrChange w:id="13491" w:author="Dr Mamadou SANOGO" w:date="2023-10-25T18:15:00Z">
            <w:rPr>
              <w:ins w:id="13492" w:author="Dr Mamadou SANOGO" w:date="2023-10-25T16:41:00Z"/>
              <w:rFonts w:ascii="Cambria" w:hAnsi="Cambria" w:cs="Arial"/>
              <w:color w:val="000000"/>
              <w:lang w:val="fr-ML"/>
            </w:rPr>
          </w:rPrChange>
        </w:rPr>
      </w:pPr>
      <w:ins w:id="13493" w:author="Dr Mamadou SANOGO" w:date="2023-10-25T16:41:00Z">
        <w:r w:rsidRPr="007A4AFC">
          <w:rPr>
            <w:rFonts w:ascii="Cambria" w:hAnsi="Cambria" w:cs="Arial"/>
            <w:color w:val="000000" w:themeColor="text1"/>
            <w:lang w:val="fr-ML"/>
            <w:rPrChange w:id="13494"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495" w:author="Dr Mamadou SANOGO" w:date="2023-10-25T16:41:00Z"/>
          <w:rFonts w:ascii="Cambria" w:hAnsi="Cambria" w:cs="Arial"/>
          <w:color w:val="000000" w:themeColor="text1"/>
          <w:sz w:val="10"/>
          <w:lang w:val="fr-ML"/>
          <w:rPrChange w:id="13496" w:author="Dr Mamadou SANOGO" w:date="2023-10-25T18:15:00Z">
            <w:rPr>
              <w:ins w:id="13497"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498" w:author="Dr Mamadou SANOGO" w:date="2023-10-25T16:41:00Z"/>
          <w:rFonts w:ascii="Cambria" w:hAnsi="Cambria" w:cs="Arial"/>
          <w:color w:val="000000" w:themeColor="text1"/>
          <w:lang w:val="fr-ML"/>
          <w:rPrChange w:id="13499" w:author="Dr Mamadou SANOGO" w:date="2023-10-25T18:15:00Z">
            <w:rPr>
              <w:ins w:id="13500" w:author="Dr Mamadou SANOGO" w:date="2023-10-25T16:41:00Z"/>
              <w:rFonts w:ascii="Cambria" w:hAnsi="Cambria" w:cs="Arial"/>
              <w:color w:val="000000"/>
              <w:lang w:val="fr-ML"/>
            </w:rPr>
          </w:rPrChange>
        </w:rPr>
      </w:pPr>
      <w:ins w:id="13501" w:author="Dr Mamadou SANOGO" w:date="2023-10-25T16:41:00Z">
        <w:r w:rsidRPr="007A4AFC">
          <w:rPr>
            <w:rFonts w:ascii="Cambria" w:hAnsi="Cambria" w:cs="Arial"/>
            <w:b/>
            <w:bCs/>
            <w:color w:val="000000" w:themeColor="text1"/>
            <w:lang w:val="fr-ML"/>
            <w:rPrChange w:id="13502"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503" w:author="Dr Mamadou SANOGO" w:date="2023-10-25T16:41:00Z"/>
          <w:rFonts w:ascii="Cambria" w:hAnsi="Cambria" w:cs="Arial"/>
          <w:color w:val="000000" w:themeColor="text1"/>
          <w:lang w:val="fr-ML"/>
          <w:rPrChange w:id="13504" w:author="Dr Mamadou SANOGO" w:date="2023-10-25T18:15:00Z">
            <w:rPr>
              <w:ins w:id="13505" w:author="Dr Mamadou SANOGO" w:date="2023-10-25T16:41:00Z"/>
              <w:rFonts w:ascii="Cambria" w:hAnsi="Cambria" w:cs="Arial"/>
              <w:color w:val="000000"/>
              <w:lang w:val="fr-ML"/>
            </w:rPr>
          </w:rPrChange>
        </w:rPr>
      </w:pPr>
      <w:ins w:id="13506" w:author="Dr Mamadou SANOGO" w:date="2023-10-25T16:41:00Z">
        <w:r w:rsidRPr="007A4AFC">
          <w:rPr>
            <w:rFonts w:ascii="Cambria" w:hAnsi="Cambria" w:cs="Arial"/>
            <w:color w:val="000000" w:themeColor="text1"/>
            <w:lang w:val="fr-ML"/>
            <w:rPrChange w:id="13507"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508" w:author="Dr Mamadou SANOGO" w:date="2023-10-25T16:41:00Z"/>
          <w:rFonts w:ascii="Cambria" w:hAnsi="Cambria" w:cs="Arial"/>
          <w:color w:val="000000" w:themeColor="text1"/>
          <w:lang w:val="fr-ML"/>
          <w:rPrChange w:id="13509" w:author="Dr Mamadou SANOGO" w:date="2023-10-25T18:15:00Z">
            <w:rPr>
              <w:ins w:id="13510" w:author="Dr Mamadou SANOGO" w:date="2023-10-25T16:41:00Z"/>
              <w:rFonts w:ascii="Cambria" w:hAnsi="Cambria" w:cs="Arial"/>
              <w:color w:val="000000"/>
              <w:lang w:val="fr-ML"/>
            </w:rPr>
          </w:rPrChange>
        </w:rPr>
      </w:pPr>
      <w:ins w:id="13511" w:author="Dr Mamadou SANOGO" w:date="2023-10-25T16:41:00Z">
        <w:r w:rsidRPr="007A4AFC">
          <w:rPr>
            <w:rFonts w:ascii="Cambria" w:hAnsi="Cambria" w:cs="Arial"/>
            <w:color w:val="000000" w:themeColor="text1"/>
            <w:lang w:val="fr-ML"/>
            <w:rPrChange w:id="13512"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3513"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3514"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3515" w:author="Dr Mamadou SANOGO" w:date="2023-10-25T16:41:00Z"/>
          <w:rFonts w:ascii="Cambria" w:hAnsi="Cambria" w:cs="Arial"/>
          <w:color w:val="000000" w:themeColor="text1"/>
          <w:sz w:val="10"/>
          <w:lang w:val="fr-ML"/>
          <w:rPrChange w:id="13516" w:author="Dr Mamadou SANOGO" w:date="2023-10-25T18:15:00Z">
            <w:rPr>
              <w:ins w:id="13517"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518" w:author="Dr Mamadou SANOGO" w:date="2023-10-25T16:41:00Z"/>
          <w:rFonts w:ascii="Cambria" w:hAnsi="Cambria" w:cs="Arial"/>
          <w:color w:val="000000" w:themeColor="text1"/>
          <w:lang w:val="fr-ML"/>
          <w:rPrChange w:id="13519" w:author="Dr Mamadou SANOGO" w:date="2023-10-25T18:15:00Z">
            <w:rPr>
              <w:ins w:id="13520" w:author="Dr Mamadou SANOGO" w:date="2023-10-25T16:41:00Z"/>
              <w:rFonts w:ascii="Cambria" w:hAnsi="Cambria" w:cs="Arial"/>
              <w:color w:val="000000"/>
              <w:lang w:val="fr-ML"/>
            </w:rPr>
          </w:rPrChange>
        </w:rPr>
      </w:pPr>
      <w:ins w:id="13521" w:author="Dr Mamadou SANOGO" w:date="2023-10-25T16:41:00Z">
        <w:r w:rsidRPr="007A4AFC">
          <w:rPr>
            <w:rFonts w:ascii="Cambria" w:hAnsi="Cambria" w:cs="Arial"/>
            <w:b/>
            <w:bCs/>
            <w:color w:val="000000" w:themeColor="text1"/>
            <w:lang w:val="fr-ML"/>
            <w:rPrChange w:id="13522"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523" w:author="Dr Mamadou SANOGO" w:date="2023-10-25T16:41:00Z"/>
          <w:rFonts w:ascii="Cambria" w:hAnsi="Cambria" w:cs="Arial"/>
          <w:color w:val="000000" w:themeColor="text1"/>
          <w:lang w:val="fr-ML"/>
          <w:rPrChange w:id="13524" w:author="Dr Mamadou SANOGO" w:date="2023-10-25T18:15:00Z">
            <w:rPr>
              <w:ins w:id="13525" w:author="Dr Mamadou SANOGO" w:date="2023-10-25T16:41:00Z"/>
              <w:rFonts w:ascii="Cambria" w:hAnsi="Cambria" w:cs="Arial"/>
              <w:color w:val="000000"/>
              <w:lang w:val="fr-ML"/>
            </w:rPr>
          </w:rPrChange>
        </w:rPr>
      </w:pPr>
      <w:ins w:id="13526" w:author="Dr Mamadou SANOGO" w:date="2023-10-25T16:41:00Z">
        <w:r w:rsidRPr="007A4AFC">
          <w:rPr>
            <w:rFonts w:ascii="Cambria" w:hAnsi="Cambria" w:cs="Arial"/>
            <w:b/>
            <w:bCs/>
            <w:color w:val="000000" w:themeColor="text1"/>
            <w:lang w:val="fr-ML"/>
            <w:rPrChange w:id="13527"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528"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3529" w:author="Dr Mamadou SANOGO" w:date="2023-10-25T16:41:00Z"/>
          <w:rFonts w:ascii="Cambria" w:hAnsi="Cambria" w:cs="Arial"/>
          <w:color w:val="000000" w:themeColor="text1"/>
          <w:lang w:val="fr-ML"/>
          <w:rPrChange w:id="13530" w:author="Dr Mamadou SANOGO" w:date="2023-10-25T18:15:00Z">
            <w:rPr>
              <w:ins w:id="13531" w:author="Dr Mamadou SANOGO" w:date="2023-10-25T16:41:00Z"/>
              <w:rFonts w:ascii="Cambria" w:hAnsi="Cambria" w:cs="Arial"/>
              <w:color w:val="000000"/>
              <w:lang w:val="fr-ML"/>
            </w:rPr>
          </w:rPrChange>
        </w:rPr>
      </w:pPr>
      <w:ins w:id="13532" w:author="Dr Mamadou SANOGO" w:date="2023-10-25T16:41:00Z">
        <w:r w:rsidRPr="007A4AFC">
          <w:rPr>
            <w:rFonts w:ascii="Cambria" w:hAnsi="Cambria" w:cs="Arial"/>
            <w:b/>
            <w:bCs/>
            <w:color w:val="000000" w:themeColor="text1"/>
            <w:lang w:val="fr-ML"/>
            <w:rPrChange w:id="13533"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534"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535"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536" w:author="Dr Mamadou SANOGO" w:date="2023-10-25T16:41:00Z"/>
          <w:rFonts w:ascii="Cambria" w:hAnsi="Cambria" w:cs="Arial"/>
          <w:color w:val="000000" w:themeColor="text1"/>
          <w:lang w:val="fr-ML"/>
          <w:rPrChange w:id="13537" w:author="Dr Mamadou SANOGO" w:date="2023-10-25T18:15:00Z">
            <w:rPr>
              <w:ins w:id="13538" w:author="Dr Mamadou SANOGO" w:date="2023-10-25T16:41:00Z"/>
              <w:rFonts w:ascii="Cambria" w:hAnsi="Cambria" w:cs="Arial"/>
              <w:color w:val="000000"/>
              <w:lang w:val="fr-ML"/>
            </w:rPr>
          </w:rPrChange>
        </w:rPr>
      </w:pPr>
      <w:ins w:id="13539" w:author="Dr Mamadou SANOGO" w:date="2023-10-25T16:41:00Z">
        <w:r w:rsidRPr="007A4AFC">
          <w:rPr>
            <w:rFonts w:ascii="Cambria" w:hAnsi="Cambria" w:cs="Arial"/>
            <w:b/>
            <w:bCs/>
            <w:color w:val="000000" w:themeColor="text1"/>
            <w:lang w:val="fr-ML"/>
            <w:rPrChange w:id="13540"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541"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542" w:author="Dr Mamadou SANOGO" w:date="2023-10-25T16:41:00Z"/>
          <w:rFonts w:ascii="Cambria" w:hAnsi="Cambria" w:cs="Arial"/>
          <w:color w:val="000000" w:themeColor="text1"/>
          <w:lang w:val="fr-ML"/>
          <w:rPrChange w:id="13543" w:author="Dr Mamadou SANOGO" w:date="2023-10-25T18:15:00Z">
            <w:rPr>
              <w:ins w:id="13544" w:author="Dr Mamadou SANOGO" w:date="2023-10-25T16:41:00Z"/>
              <w:rFonts w:ascii="Cambria" w:hAnsi="Cambria" w:cs="Arial"/>
              <w:color w:val="000000"/>
              <w:lang w:val="fr-ML"/>
            </w:rPr>
          </w:rPrChange>
        </w:rPr>
      </w:pPr>
      <w:ins w:id="13545" w:author="Dr Mamadou SANOGO" w:date="2023-10-25T16:41:00Z">
        <w:r w:rsidRPr="007A4AFC">
          <w:rPr>
            <w:rFonts w:ascii="Cambria" w:hAnsi="Cambria" w:cs="Arial"/>
            <w:b/>
            <w:bCs/>
            <w:color w:val="000000" w:themeColor="text1"/>
            <w:lang w:val="fr-ML"/>
            <w:rPrChange w:id="13546"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547"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548" w:author="Dr Mamadou SANOGO" w:date="2023-10-25T16:41:00Z"/>
          <w:rFonts w:ascii="Cambria" w:hAnsi="Cambria" w:cs="Arial"/>
          <w:color w:val="000000" w:themeColor="text1"/>
          <w:lang w:val="fr-ML"/>
          <w:rPrChange w:id="13549" w:author="Dr Mamadou SANOGO" w:date="2023-10-25T18:15:00Z">
            <w:rPr>
              <w:ins w:id="13550" w:author="Dr Mamadou SANOGO" w:date="2023-10-25T16:41:00Z"/>
              <w:rFonts w:ascii="Cambria" w:hAnsi="Cambria" w:cs="Arial"/>
              <w:color w:val="000000"/>
              <w:lang w:val="fr-ML"/>
            </w:rPr>
          </w:rPrChange>
        </w:rPr>
      </w:pPr>
      <w:ins w:id="13551" w:author="Dr Mamadou SANOGO" w:date="2023-10-25T16:41:00Z">
        <w:r w:rsidRPr="007A4AFC">
          <w:rPr>
            <w:rFonts w:ascii="Cambria" w:hAnsi="Cambria" w:cs="Arial"/>
            <w:color w:val="000000" w:themeColor="text1"/>
            <w:lang w:val="fr-ML"/>
            <w:rPrChange w:id="13552"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553" w:author="Dr Mamadou SANOGO" w:date="2023-10-25T16:41:00Z"/>
          <w:rFonts w:ascii="Cambria" w:hAnsi="Cambria" w:cs="Arial"/>
          <w:color w:val="000000" w:themeColor="text1"/>
          <w:lang w:val="fr-ML"/>
          <w:rPrChange w:id="13554" w:author="Dr Mamadou SANOGO" w:date="2023-10-25T18:15:00Z">
            <w:rPr>
              <w:ins w:id="13555" w:author="Dr Mamadou SANOGO" w:date="2023-10-25T16:41:00Z"/>
              <w:rFonts w:ascii="Cambria" w:hAnsi="Cambria" w:cs="Arial"/>
              <w:color w:val="000000"/>
              <w:lang w:val="fr-ML"/>
            </w:rPr>
          </w:rPrChange>
        </w:rPr>
      </w:pPr>
      <w:ins w:id="13556" w:author="Dr Mamadou SANOGO" w:date="2023-10-25T16:41:00Z">
        <w:r w:rsidRPr="007A4AFC">
          <w:rPr>
            <w:rFonts w:ascii="Cambria" w:hAnsi="Cambria" w:cs="Arial"/>
            <w:color w:val="000000" w:themeColor="text1"/>
            <w:lang w:val="fr-ML"/>
            <w:rPrChange w:id="13557"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558" w:author="Dr Mamadou SANOGO" w:date="2023-10-25T16:41:00Z"/>
          <w:rFonts w:ascii="Cambria" w:hAnsi="Cambria" w:cs="Arial"/>
          <w:color w:val="000000" w:themeColor="text1"/>
          <w:lang w:val="fr-ML"/>
          <w:rPrChange w:id="13559" w:author="Dr Mamadou SANOGO" w:date="2023-10-25T18:15:00Z">
            <w:rPr>
              <w:ins w:id="13560" w:author="Dr Mamadou SANOGO" w:date="2023-10-25T16:41:00Z"/>
              <w:rFonts w:ascii="Cambria" w:hAnsi="Cambria" w:cs="Arial"/>
              <w:color w:val="000000"/>
              <w:lang w:val="fr-ML"/>
            </w:rPr>
          </w:rPrChange>
        </w:rPr>
      </w:pPr>
      <w:ins w:id="13561" w:author="Dr Mamadou SANOGO" w:date="2023-10-25T16:41:00Z">
        <w:r w:rsidRPr="007A4AFC">
          <w:rPr>
            <w:rFonts w:ascii="Cambria" w:hAnsi="Cambria" w:cs="Arial"/>
            <w:color w:val="000000" w:themeColor="text1"/>
            <w:lang w:val="fr-ML"/>
            <w:rPrChange w:id="13562"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563" w:author="Dr Mamadou SANOGO" w:date="2023-10-25T16:41:00Z"/>
          <w:rFonts w:ascii="Cambria" w:hAnsi="Cambria" w:cs="Arial"/>
          <w:b/>
          <w:bCs/>
          <w:color w:val="000000" w:themeColor="text1"/>
          <w:lang w:val="fr-ML"/>
          <w:rPrChange w:id="13564" w:author="Dr Mamadou SANOGO" w:date="2023-10-25T18:15:00Z">
            <w:rPr>
              <w:ins w:id="13565"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566" w:author="Dr Mamadou SANOGO" w:date="2023-10-25T16:41:00Z"/>
          <w:rFonts w:ascii="Cambria" w:hAnsi="Cambria" w:cs="Arial"/>
          <w:color w:val="000000" w:themeColor="text1"/>
          <w:lang w:val="fr-ML"/>
          <w:rPrChange w:id="13567" w:author="Dr Mamadou SANOGO" w:date="2023-10-25T18:15:00Z">
            <w:rPr>
              <w:ins w:id="13568" w:author="Dr Mamadou SANOGO" w:date="2023-10-25T16:41:00Z"/>
              <w:rFonts w:ascii="Cambria" w:hAnsi="Cambria" w:cs="Arial"/>
              <w:color w:val="000000"/>
              <w:lang w:val="fr-ML"/>
            </w:rPr>
          </w:rPrChange>
        </w:rPr>
      </w:pPr>
      <w:ins w:id="13569" w:author="Dr Mamadou SANOGO" w:date="2023-10-25T16:41:00Z">
        <w:r w:rsidRPr="007A4AFC">
          <w:rPr>
            <w:rFonts w:ascii="Cambria" w:hAnsi="Cambria" w:cs="Arial"/>
            <w:b/>
            <w:bCs/>
            <w:color w:val="000000" w:themeColor="text1"/>
            <w:lang w:val="fr-ML"/>
            <w:rPrChange w:id="13570"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571"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572" w:author="Dr Mamadou SANOGO" w:date="2023-10-25T16:41:00Z"/>
          <w:rFonts w:ascii="Cambria" w:hAnsi="Cambria" w:cs="Arial"/>
          <w:color w:val="000000" w:themeColor="text1"/>
          <w:sz w:val="10"/>
          <w:lang w:val="fr-ML"/>
          <w:rPrChange w:id="13573" w:author="Dr Mamadou SANOGO" w:date="2023-10-25T18:15:00Z">
            <w:rPr>
              <w:ins w:id="13574"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575" w:author="Dr Mamadou SANOGO" w:date="2023-10-25T16:41:00Z"/>
          <w:rFonts w:ascii="Cambria" w:hAnsi="Cambria" w:cs="Arial"/>
          <w:color w:val="000000" w:themeColor="text1"/>
          <w:lang w:val="fr-ML"/>
          <w:rPrChange w:id="13576" w:author="Dr Mamadou SANOGO" w:date="2023-10-25T18:15:00Z">
            <w:rPr>
              <w:ins w:id="13577" w:author="Dr Mamadou SANOGO" w:date="2023-10-25T16:41:00Z"/>
              <w:rFonts w:ascii="Cambria" w:hAnsi="Cambria" w:cs="Arial"/>
              <w:color w:val="000000"/>
              <w:lang w:val="fr-ML"/>
            </w:rPr>
          </w:rPrChange>
        </w:rPr>
      </w:pPr>
      <w:ins w:id="13578" w:author="Dr Mamadou SANOGO" w:date="2023-10-25T16:41:00Z">
        <w:r w:rsidRPr="007A4AFC">
          <w:rPr>
            <w:rFonts w:ascii="Cambria" w:hAnsi="Cambria" w:cs="Arial"/>
            <w:b/>
            <w:bCs/>
            <w:color w:val="000000" w:themeColor="text1"/>
            <w:lang w:val="fr-ML"/>
            <w:rPrChange w:id="13579"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580" w:author="Dr Mamadou SANOGO" w:date="2023-10-25T16:41:00Z"/>
          <w:rFonts w:ascii="Cambria" w:hAnsi="Cambria" w:cs="Arial"/>
          <w:color w:val="000000" w:themeColor="text1"/>
          <w:lang w:val="fr-ML"/>
          <w:rPrChange w:id="13581" w:author="Dr Mamadou SANOGO" w:date="2023-10-25T18:15:00Z">
            <w:rPr>
              <w:ins w:id="13582" w:author="Dr Mamadou SANOGO" w:date="2023-10-25T16:41:00Z"/>
              <w:rFonts w:ascii="Cambria" w:hAnsi="Cambria" w:cs="Arial"/>
              <w:color w:val="000000"/>
              <w:lang w:val="fr-ML"/>
            </w:rPr>
          </w:rPrChange>
        </w:rPr>
      </w:pPr>
      <w:ins w:id="13583" w:author="Dr Mamadou SANOGO" w:date="2023-10-25T16:41:00Z">
        <w:r w:rsidRPr="007A4AFC">
          <w:rPr>
            <w:rFonts w:ascii="Cambria" w:hAnsi="Cambria" w:cs="Arial"/>
            <w:b/>
            <w:bCs/>
            <w:color w:val="000000" w:themeColor="text1"/>
            <w:lang w:val="fr-ML"/>
            <w:rPrChange w:id="13584"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585"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586" w:author="Dr Mamadou SANOGO" w:date="2023-10-25T16:41:00Z"/>
          <w:rFonts w:ascii="Cambria" w:hAnsi="Cambria" w:cs="Arial"/>
          <w:color w:val="000000" w:themeColor="text1"/>
          <w:lang w:val="fr-ML"/>
          <w:rPrChange w:id="13587" w:author="Dr Mamadou SANOGO" w:date="2023-10-25T18:15:00Z">
            <w:rPr>
              <w:ins w:id="13588" w:author="Dr Mamadou SANOGO" w:date="2023-10-25T16:41:00Z"/>
              <w:rFonts w:ascii="Cambria" w:hAnsi="Cambria" w:cs="Arial"/>
              <w:color w:val="000000"/>
              <w:lang w:val="fr-ML"/>
            </w:rPr>
          </w:rPrChange>
        </w:rPr>
      </w:pPr>
      <w:ins w:id="13589" w:author="Dr Mamadou SANOGO" w:date="2023-10-25T16:41:00Z">
        <w:r w:rsidRPr="007A4AFC">
          <w:rPr>
            <w:rFonts w:ascii="Cambria" w:hAnsi="Cambria" w:cs="Arial"/>
            <w:b/>
            <w:bCs/>
            <w:color w:val="000000" w:themeColor="text1"/>
            <w:lang w:val="fr-ML"/>
            <w:rPrChange w:id="13590"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591"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592" w:author="Dr Mamadou SANOGO" w:date="2023-10-25T16:41:00Z"/>
          <w:rFonts w:ascii="Cambria" w:hAnsi="Cambria" w:cs="Arial"/>
          <w:color w:val="000000" w:themeColor="text1"/>
          <w:sz w:val="10"/>
          <w:lang w:val="fr-ML"/>
          <w:rPrChange w:id="13593" w:author="Dr Mamadou SANOGO" w:date="2023-10-25T18:15:00Z">
            <w:rPr>
              <w:ins w:id="13594"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595" w:author="Dr Mamadou SANOGO" w:date="2023-10-25T16:41:00Z"/>
          <w:rFonts w:ascii="Cambria" w:hAnsi="Cambria" w:cs="Arial"/>
          <w:b/>
          <w:bCs/>
          <w:color w:val="000000" w:themeColor="text1"/>
          <w:lang w:val="fr-ML"/>
          <w:rPrChange w:id="13596" w:author="Dr Mamadou SANOGO" w:date="2023-10-25T18:15:00Z">
            <w:rPr>
              <w:ins w:id="13597" w:author="Dr Mamadou SANOGO" w:date="2023-10-25T16:41:00Z"/>
              <w:rFonts w:ascii="Cambria" w:hAnsi="Cambria" w:cs="Arial"/>
              <w:b/>
              <w:bCs/>
              <w:color w:val="000000"/>
              <w:lang w:val="fr-ML"/>
            </w:rPr>
          </w:rPrChange>
        </w:rPr>
      </w:pPr>
      <w:ins w:id="13598" w:author="Dr Mamadou SANOGO" w:date="2023-10-25T16:41:00Z">
        <w:r w:rsidRPr="007A4AFC">
          <w:rPr>
            <w:rFonts w:ascii="Cambria" w:hAnsi="Cambria" w:cs="Arial"/>
            <w:b/>
            <w:bCs/>
            <w:color w:val="000000" w:themeColor="text1"/>
            <w:lang w:val="fr-ML"/>
            <w:rPrChange w:id="13599"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600" w:author="Dr Mamadou SANOGO" w:date="2023-10-25T16:41:00Z"/>
          <w:rFonts w:ascii="Cambria" w:hAnsi="Cambria" w:cs="Arial"/>
          <w:color w:val="000000" w:themeColor="text1"/>
          <w:lang w:val="fr-ML"/>
          <w:rPrChange w:id="13601" w:author="Dr Mamadou SANOGO" w:date="2023-10-25T18:15:00Z">
            <w:rPr>
              <w:ins w:id="13602" w:author="Dr Mamadou SANOGO" w:date="2023-10-25T16:41:00Z"/>
              <w:rFonts w:ascii="Cambria" w:hAnsi="Cambria" w:cs="Arial"/>
              <w:color w:val="000000"/>
              <w:lang w:val="fr-ML"/>
            </w:rPr>
          </w:rPrChange>
        </w:rPr>
      </w:pPr>
      <w:ins w:id="13603" w:author="Dr Mamadou SANOGO" w:date="2023-10-25T16:41:00Z">
        <w:r w:rsidRPr="007A4AFC">
          <w:rPr>
            <w:rFonts w:ascii="Cambria" w:hAnsi="Cambria" w:cs="Arial"/>
            <w:b/>
            <w:bCs/>
            <w:color w:val="000000" w:themeColor="text1"/>
            <w:lang w:val="fr-ML"/>
            <w:rPrChange w:id="13604"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605" w:author="Dr Mamadou SANOGO" w:date="2023-10-25T16:41:00Z"/>
          <w:rFonts w:ascii="Cambria" w:hAnsi="Cambria" w:cs="Arial"/>
          <w:color w:val="000000" w:themeColor="text1"/>
          <w:lang w:val="fr-ML"/>
          <w:rPrChange w:id="13606" w:author="Dr Mamadou SANOGO" w:date="2023-10-25T18:15:00Z">
            <w:rPr>
              <w:ins w:id="13607" w:author="Dr Mamadou SANOGO" w:date="2023-10-25T16:41:00Z"/>
              <w:rFonts w:ascii="Cambria" w:hAnsi="Cambria" w:cs="Arial"/>
              <w:color w:val="000000"/>
              <w:lang w:val="fr-ML"/>
            </w:rPr>
          </w:rPrChange>
        </w:rPr>
      </w:pPr>
      <w:ins w:id="13608" w:author="Dr Mamadou SANOGO" w:date="2023-10-25T16:41:00Z">
        <w:r w:rsidRPr="007A4AFC">
          <w:rPr>
            <w:rFonts w:ascii="Cambria" w:hAnsi="Cambria" w:cs="Arial"/>
            <w:color w:val="000000" w:themeColor="text1"/>
            <w:lang w:val="fr-ML"/>
            <w:rPrChange w:id="13609"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610" w:author="Dr Mamadou SANOGO" w:date="2023-10-25T16:41:00Z"/>
          <w:rFonts w:ascii="Cambria" w:hAnsi="Cambria" w:cs="Arial"/>
          <w:color w:val="000000" w:themeColor="text1"/>
          <w:lang w:val="fr-ML"/>
          <w:rPrChange w:id="13611" w:author="Dr Mamadou SANOGO" w:date="2023-10-25T18:15:00Z">
            <w:rPr>
              <w:ins w:id="13612" w:author="Dr Mamadou SANOGO" w:date="2023-10-25T16:41:00Z"/>
              <w:rFonts w:ascii="Cambria" w:hAnsi="Cambria" w:cs="Arial"/>
              <w:color w:val="000000"/>
              <w:lang w:val="fr-ML"/>
            </w:rPr>
          </w:rPrChange>
        </w:rPr>
      </w:pPr>
      <w:ins w:id="13613" w:author="Dr Mamadou SANOGO" w:date="2023-10-25T16:41:00Z">
        <w:r w:rsidRPr="007A4AFC">
          <w:rPr>
            <w:rFonts w:ascii="Cambria" w:hAnsi="Cambria" w:cs="Arial"/>
            <w:color w:val="000000" w:themeColor="text1"/>
            <w:lang w:val="fr-ML"/>
            <w:rPrChange w:id="13614"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615" w:author="Dr Mamadou SANOGO" w:date="2023-10-25T16:41:00Z"/>
          <w:rFonts w:ascii="Cambria" w:hAnsi="Cambria" w:cs="Arial"/>
          <w:color w:val="000000" w:themeColor="text1"/>
          <w:sz w:val="10"/>
          <w:lang w:val="fr-ML"/>
          <w:rPrChange w:id="13616" w:author="Dr Mamadou SANOGO" w:date="2023-10-25T18:15:00Z">
            <w:rPr>
              <w:ins w:id="13617"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618" w:author="Dr Mamadou SANOGO" w:date="2023-10-25T16:41:00Z"/>
          <w:rFonts w:ascii="Cambria" w:hAnsi="Cambria" w:cs="Arial"/>
          <w:color w:val="000000" w:themeColor="text1"/>
          <w:lang w:val="fr-ML"/>
          <w:rPrChange w:id="13619" w:author="Dr Mamadou SANOGO" w:date="2023-10-25T18:15:00Z">
            <w:rPr>
              <w:ins w:id="13620" w:author="Dr Mamadou SANOGO" w:date="2023-10-25T16:41:00Z"/>
              <w:rFonts w:ascii="Cambria" w:hAnsi="Cambria" w:cs="Arial"/>
              <w:color w:val="000000"/>
              <w:lang w:val="fr-ML"/>
            </w:rPr>
          </w:rPrChange>
        </w:rPr>
      </w:pPr>
      <w:ins w:id="13621" w:author="Dr Mamadou SANOGO" w:date="2023-10-25T16:41:00Z">
        <w:r w:rsidRPr="007A4AFC">
          <w:rPr>
            <w:rFonts w:ascii="Cambria" w:hAnsi="Cambria" w:cs="Arial"/>
            <w:b/>
            <w:bCs/>
            <w:color w:val="000000" w:themeColor="text1"/>
            <w:lang w:val="fr-ML"/>
            <w:rPrChange w:id="13622"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623" w:author="Dr Mamadou SANOGO" w:date="2023-10-25T16:41:00Z"/>
          <w:rFonts w:ascii="Cambria" w:hAnsi="Cambria" w:cs="Arial"/>
          <w:color w:val="000000" w:themeColor="text1"/>
          <w:lang w:val="fr-ML"/>
          <w:rPrChange w:id="13624" w:author="Dr Mamadou SANOGO" w:date="2023-10-25T18:15:00Z">
            <w:rPr>
              <w:ins w:id="13625" w:author="Dr Mamadou SANOGO" w:date="2023-10-25T16:41:00Z"/>
              <w:rFonts w:ascii="Cambria" w:hAnsi="Cambria" w:cs="Arial"/>
              <w:color w:val="000000"/>
              <w:lang w:val="fr-ML"/>
            </w:rPr>
          </w:rPrChange>
        </w:rPr>
      </w:pPr>
      <w:ins w:id="13626" w:author="Dr Mamadou SANOGO" w:date="2023-10-25T16:41:00Z">
        <w:r w:rsidRPr="007A4AFC">
          <w:rPr>
            <w:rFonts w:ascii="Cambria" w:hAnsi="Cambria" w:cs="Arial"/>
            <w:b/>
            <w:bCs/>
            <w:color w:val="000000" w:themeColor="text1"/>
            <w:lang w:val="fr-ML"/>
            <w:rPrChange w:id="13627"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628"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629" w:author="Dr Mamadou SANOGO" w:date="2023-10-25T16:41:00Z"/>
          <w:rFonts w:ascii="Cambria" w:hAnsi="Cambria" w:cs="Arial"/>
          <w:color w:val="000000" w:themeColor="text1"/>
          <w:lang w:val="fr-ML"/>
          <w:rPrChange w:id="13630" w:author="Dr Mamadou SANOGO" w:date="2023-10-25T18:15:00Z">
            <w:rPr>
              <w:ins w:id="13631" w:author="Dr Mamadou SANOGO" w:date="2023-10-25T16:41:00Z"/>
              <w:rFonts w:ascii="Cambria" w:hAnsi="Cambria" w:cs="Arial"/>
              <w:color w:val="000000"/>
              <w:lang w:val="fr-ML"/>
            </w:rPr>
          </w:rPrChange>
        </w:rPr>
      </w:pPr>
      <w:ins w:id="13632" w:author="Dr Mamadou SANOGO" w:date="2023-10-25T16:41:00Z">
        <w:r w:rsidRPr="007A4AFC">
          <w:rPr>
            <w:rFonts w:ascii="Cambria" w:hAnsi="Cambria" w:cs="Arial"/>
            <w:b/>
            <w:bCs/>
            <w:color w:val="000000" w:themeColor="text1"/>
            <w:lang w:val="fr-ML"/>
            <w:rPrChange w:id="13633"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634"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635" w:author="Dr Mamadou SANOGO" w:date="2023-10-27T19:48:00Z"/>
          <w:rFonts w:ascii="Cambria" w:hAnsi="Cambria" w:cs="Arial"/>
          <w:color w:val="000000" w:themeColor="text1"/>
          <w:lang w:val="fr-ML"/>
        </w:rPr>
      </w:pPr>
      <w:ins w:id="13636" w:author="Dr Mamadou SANOGO" w:date="2023-10-25T16:41:00Z">
        <w:r w:rsidRPr="007A4AFC">
          <w:rPr>
            <w:rFonts w:ascii="Cambria" w:hAnsi="Cambria" w:cs="Arial"/>
            <w:color w:val="000000" w:themeColor="text1"/>
            <w:lang w:val="fr-ML"/>
            <w:rPrChange w:id="13637"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638"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639"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640" w:author="Dr Mamadou SANOGO" w:date="2023-10-25T16:41:00Z"/>
          <w:rFonts w:ascii="Cambria" w:hAnsi="Cambria" w:cs="Arial"/>
          <w:color w:val="000000" w:themeColor="text1"/>
          <w:sz w:val="10"/>
          <w:lang w:val="fr-ML"/>
          <w:rPrChange w:id="13641" w:author="Dr Mamadou SANOGO" w:date="2023-10-25T18:15:00Z">
            <w:rPr>
              <w:ins w:id="13642"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643" w:author="Dr Mamadou SANOGO" w:date="2023-10-25T16:41:00Z"/>
          <w:rFonts w:ascii="Cambria" w:hAnsi="Cambria" w:cs="Arial"/>
          <w:color w:val="000000" w:themeColor="text1"/>
          <w:lang w:val="fr-ML"/>
          <w:rPrChange w:id="13644" w:author="Dr Mamadou SANOGO" w:date="2023-10-25T18:15:00Z">
            <w:rPr>
              <w:ins w:id="13645" w:author="Dr Mamadou SANOGO" w:date="2023-10-25T16:41:00Z"/>
              <w:rFonts w:ascii="Cambria" w:hAnsi="Cambria" w:cs="Arial"/>
              <w:color w:val="000000"/>
              <w:lang w:val="fr-ML"/>
            </w:rPr>
          </w:rPrChange>
        </w:rPr>
      </w:pPr>
      <w:ins w:id="13646" w:author="Dr Mamadou SANOGO" w:date="2023-10-25T16:41:00Z">
        <w:r w:rsidRPr="007A4AFC">
          <w:rPr>
            <w:rFonts w:ascii="Cambria" w:hAnsi="Cambria" w:cs="Arial"/>
            <w:b/>
            <w:bCs/>
            <w:color w:val="000000" w:themeColor="text1"/>
            <w:lang w:val="fr-ML"/>
            <w:rPrChange w:id="13647"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648" w:author="Dr Mamadou SANOGO" w:date="2023-10-25T16:41:00Z"/>
          <w:rFonts w:ascii="Cambria" w:hAnsi="Cambria" w:cs="Arial"/>
          <w:color w:val="000000" w:themeColor="text1"/>
          <w:lang w:val="fr-ML"/>
          <w:rPrChange w:id="13649" w:author="Dr Mamadou SANOGO" w:date="2023-10-25T18:15:00Z">
            <w:rPr>
              <w:ins w:id="13650" w:author="Dr Mamadou SANOGO" w:date="2023-10-25T16:41:00Z"/>
              <w:rFonts w:ascii="Cambria" w:hAnsi="Cambria" w:cs="Arial"/>
              <w:color w:val="000000"/>
              <w:lang w:val="fr-ML"/>
            </w:rPr>
          </w:rPrChange>
        </w:rPr>
      </w:pPr>
      <w:ins w:id="13651" w:author="Dr Mamadou SANOGO" w:date="2023-10-25T16:41:00Z">
        <w:r w:rsidRPr="007A4AFC">
          <w:rPr>
            <w:rFonts w:ascii="Cambria" w:hAnsi="Cambria" w:cs="Arial"/>
            <w:b/>
            <w:bCs/>
            <w:color w:val="000000" w:themeColor="text1"/>
            <w:lang w:val="fr-ML"/>
            <w:rPrChange w:id="13652"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653"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654" w:author="Dr Mamadou SANOGO" w:date="2023-10-25T16:41:00Z"/>
          <w:rFonts w:ascii="Cambria" w:hAnsi="Cambria" w:cs="Arial"/>
          <w:color w:val="000000" w:themeColor="text1"/>
          <w:lang w:val="fr-ML"/>
          <w:rPrChange w:id="13655" w:author="Dr Mamadou SANOGO" w:date="2023-10-25T18:15:00Z">
            <w:rPr>
              <w:ins w:id="13656" w:author="Dr Mamadou SANOGO" w:date="2023-10-25T16:41:00Z"/>
              <w:rFonts w:ascii="Cambria" w:hAnsi="Cambria" w:cs="Arial"/>
              <w:color w:val="000000"/>
              <w:lang w:val="fr-ML"/>
            </w:rPr>
          </w:rPrChange>
        </w:rPr>
      </w:pPr>
      <w:ins w:id="13657" w:author="Dr Mamadou SANOGO" w:date="2023-10-25T16:41:00Z">
        <w:r w:rsidRPr="007A4AFC">
          <w:rPr>
            <w:rFonts w:ascii="Cambria" w:hAnsi="Cambria" w:cs="Arial"/>
            <w:b/>
            <w:bCs/>
            <w:color w:val="000000" w:themeColor="text1"/>
            <w:lang w:val="fr-ML"/>
            <w:rPrChange w:id="13658"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659"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660"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661"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662" w:author="Dr Mamadou SANOGO" w:date="2023-10-27T12:20:00Z"/>
          <w:rFonts w:ascii="Cambria" w:hAnsi="Cambria" w:cs="Arial"/>
          <w:color w:val="000000" w:themeColor="text1"/>
          <w:lang w:val="fr-ML"/>
          <w:rPrChange w:id="13663" w:author="Dr Mamadou SANOGO" w:date="2023-10-27T14:05:00Z">
            <w:rPr>
              <w:ins w:id="13664" w:author="Dr Mamadou SANOGO" w:date="2023-10-27T12:20:00Z"/>
              <w:rFonts w:ascii="Cambria" w:hAnsi="Cambria" w:cs="Arial"/>
              <w:color w:val="000000" w:themeColor="text1"/>
              <w:sz w:val="10"/>
              <w:lang w:val="fr-ML"/>
            </w:rPr>
          </w:rPrChange>
        </w:rPr>
        <w:pPrChange w:id="13665" w:author="Dr Mamadou SANOGO" w:date="2023-10-27T14:05:00Z">
          <w:pPr>
            <w:widowControl w:val="0"/>
            <w:autoSpaceDE w:val="0"/>
            <w:autoSpaceDN w:val="0"/>
            <w:adjustRightInd w:val="0"/>
          </w:pPr>
        </w:pPrChange>
      </w:pPr>
      <w:ins w:id="13666" w:author="Dr Mamadou SANOGO" w:date="2023-10-25T16:41:00Z">
        <w:r w:rsidRPr="007A4AFC">
          <w:rPr>
            <w:rFonts w:ascii="Cambria" w:hAnsi="Cambria" w:cs="Arial"/>
            <w:b/>
            <w:bCs/>
            <w:color w:val="000000" w:themeColor="text1"/>
            <w:lang w:val="fr-ML"/>
            <w:rPrChange w:id="13667"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668"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669" w:author="Dr Mamadou SANOGO" w:date="2023-10-25T16:41:00Z"/>
          <w:rFonts w:ascii="Cambria" w:hAnsi="Cambria" w:cs="Arial"/>
          <w:color w:val="000000" w:themeColor="text1"/>
          <w:sz w:val="10"/>
          <w:lang w:val="fr-ML"/>
          <w:rPrChange w:id="13670" w:author="Dr Mamadou SANOGO" w:date="2023-10-25T18:15:00Z">
            <w:rPr>
              <w:ins w:id="13671"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672" w:author="Dr Mamadou SANOGO" w:date="2023-10-25T16:41:00Z"/>
          <w:rFonts w:ascii="Cambria" w:hAnsi="Cambria" w:cs="Arial"/>
          <w:color w:val="000000" w:themeColor="text1"/>
          <w:lang w:val="fr-ML"/>
          <w:rPrChange w:id="13673" w:author="Dr Mamadou SANOGO" w:date="2023-10-25T18:15:00Z">
            <w:rPr>
              <w:ins w:id="13674" w:author="Dr Mamadou SANOGO" w:date="2023-10-25T16:41:00Z"/>
              <w:rFonts w:ascii="Cambria" w:hAnsi="Cambria" w:cs="Arial"/>
              <w:color w:val="000000"/>
              <w:lang w:val="fr-ML"/>
            </w:rPr>
          </w:rPrChange>
        </w:rPr>
      </w:pPr>
      <w:ins w:id="13675" w:author="Dr Mamadou SANOGO" w:date="2023-10-25T16:41:00Z">
        <w:r w:rsidRPr="007A4AFC">
          <w:rPr>
            <w:rFonts w:ascii="Cambria" w:hAnsi="Cambria" w:cs="Arial"/>
            <w:b/>
            <w:bCs/>
            <w:color w:val="000000" w:themeColor="text1"/>
            <w:lang w:val="fr-ML"/>
            <w:rPrChange w:id="13676"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677" w:author="Dr Mamadou SANOGO" w:date="2023-10-25T16:41:00Z"/>
          <w:rFonts w:ascii="Cambria" w:hAnsi="Cambria" w:cs="Arial"/>
          <w:color w:val="000000" w:themeColor="text1"/>
          <w:lang w:val="fr-ML"/>
          <w:rPrChange w:id="13678" w:author="Dr Mamadou SANOGO" w:date="2023-10-25T18:15:00Z">
            <w:rPr>
              <w:ins w:id="13679" w:author="Dr Mamadou SANOGO" w:date="2023-10-25T16:41:00Z"/>
              <w:rFonts w:ascii="Cambria" w:hAnsi="Cambria" w:cs="Arial"/>
              <w:color w:val="000000"/>
              <w:lang w:val="fr-ML"/>
            </w:rPr>
          </w:rPrChange>
        </w:rPr>
      </w:pPr>
      <w:ins w:id="13680" w:author="Dr Mamadou SANOGO" w:date="2023-10-25T16:41:00Z">
        <w:r w:rsidRPr="007A4AFC">
          <w:rPr>
            <w:rFonts w:ascii="Cambria" w:hAnsi="Cambria" w:cs="Arial"/>
            <w:b/>
            <w:bCs/>
            <w:color w:val="000000" w:themeColor="text1"/>
            <w:lang w:val="fr-ML"/>
            <w:rPrChange w:id="13681"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682"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683" w:author="Dr Mamadou SANOGO" w:date="2023-10-25T16:41:00Z"/>
          <w:rFonts w:ascii="Cambria" w:hAnsi="Cambria" w:cs="Arial"/>
          <w:color w:val="000000" w:themeColor="text1"/>
          <w:lang w:val="fr-ML"/>
          <w:rPrChange w:id="13684" w:author="Dr Mamadou SANOGO" w:date="2023-10-25T18:15:00Z">
            <w:rPr>
              <w:ins w:id="13685" w:author="Dr Mamadou SANOGO" w:date="2023-10-25T16:41:00Z"/>
              <w:rFonts w:ascii="Cambria" w:hAnsi="Cambria" w:cs="Arial"/>
              <w:color w:val="000000"/>
              <w:lang w:val="fr-ML"/>
            </w:rPr>
          </w:rPrChange>
        </w:rPr>
      </w:pPr>
      <w:ins w:id="13686" w:author="Dr Mamadou SANOGO" w:date="2023-10-25T16:41:00Z">
        <w:r w:rsidRPr="007A4AFC">
          <w:rPr>
            <w:rFonts w:ascii="Cambria" w:hAnsi="Cambria" w:cs="Arial"/>
            <w:color w:val="000000" w:themeColor="text1"/>
            <w:lang w:val="fr-ML"/>
            <w:rPrChange w:id="13687"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688" w:author="Dr Mamadou SANOGO" w:date="2023-10-25T16:41:00Z"/>
          <w:rFonts w:ascii="Cambria" w:hAnsi="Cambria" w:cs="Arial"/>
          <w:color w:val="000000" w:themeColor="text1"/>
          <w:lang w:val="fr-ML"/>
          <w:rPrChange w:id="13689" w:author="Dr Mamadou SANOGO" w:date="2023-10-25T18:15:00Z">
            <w:rPr>
              <w:ins w:id="13690" w:author="Dr Mamadou SANOGO" w:date="2023-10-25T16:41:00Z"/>
              <w:rFonts w:ascii="Cambria" w:hAnsi="Cambria" w:cs="Arial"/>
              <w:color w:val="000000"/>
              <w:lang w:val="fr-ML"/>
            </w:rPr>
          </w:rPrChange>
        </w:rPr>
      </w:pPr>
      <w:ins w:id="13691" w:author="Dr Mamadou SANOGO" w:date="2023-10-25T16:41:00Z">
        <w:r w:rsidRPr="007A4AFC">
          <w:rPr>
            <w:rFonts w:ascii="Cambria" w:hAnsi="Cambria" w:cs="Arial"/>
            <w:b/>
            <w:bCs/>
            <w:color w:val="000000" w:themeColor="text1"/>
            <w:lang w:val="fr-ML"/>
            <w:rPrChange w:id="13692"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693"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694" w:author="Dr Mamadou SANOGO" w:date="2023-10-25T16:41:00Z"/>
          <w:rFonts w:ascii="Cambria" w:hAnsi="Cambria" w:cs="Arial"/>
          <w:color w:val="000000" w:themeColor="text1"/>
          <w:lang w:val="fr-ML"/>
          <w:rPrChange w:id="13695" w:author="Dr Mamadou SANOGO" w:date="2023-10-25T18:15:00Z">
            <w:rPr>
              <w:ins w:id="13696" w:author="Dr Mamadou SANOGO" w:date="2023-10-25T16:41:00Z"/>
              <w:rFonts w:ascii="Cambria" w:hAnsi="Cambria" w:cs="Arial"/>
              <w:color w:val="1A1A1A"/>
              <w:lang w:val="fr-ML"/>
            </w:rPr>
          </w:rPrChange>
        </w:rPr>
      </w:pPr>
      <w:ins w:id="13697" w:author="Dr Mamadou SANOGO" w:date="2023-10-25T16:41:00Z">
        <w:r w:rsidRPr="007A4AFC">
          <w:rPr>
            <w:rFonts w:ascii="Cambria" w:hAnsi="Cambria" w:cs="Arial"/>
            <w:b/>
            <w:bCs/>
            <w:color w:val="000000" w:themeColor="text1"/>
            <w:lang w:val="fr-ML"/>
            <w:rPrChange w:id="13698"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699"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700" w:author="Dr Mamadou SANOGO" w:date="2023-10-25T16:41:00Z"/>
          <w:rFonts w:ascii="Cambria" w:hAnsi="Cambria" w:cs="Arial"/>
          <w:color w:val="000000" w:themeColor="text1"/>
          <w:lang w:val="fr-ML"/>
          <w:rPrChange w:id="13701" w:author="Dr Mamadou SANOGO" w:date="2023-10-25T18:15:00Z">
            <w:rPr>
              <w:ins w:id="13702" w:author="Dr Mamadou SANOGO" w:date="2023-10-25T16:41:00Z"/>
              <w:rFonts w:ascii="Cambria" w:hAnsi="Cambria" w:cs="Arial"/>
              <w:color w:val="000000"/>
              <w:lang w:val="fr-ML"/>
            </w:rPr>
          </w:rPrChange>
        </w:rPr>
      </w:pPr>
      <w:ins w:id="13703" w:author="Dr Mamadou SANOGO" w:date="2023-10-25T16:41:00Z">
        <w:r w:rsidRPr="007A4AFC">
          <w:rPr>
            <w:rFonts w:ascii="Cambria" w:hAnsi="Cambria" w:cs="Arial"/>
            <w:b/>
            <w:bCs/>
            <w:color w:val="000000" w:themeColor="text1"/>
            <w:lang w:val="fr-ML"/>
            <w:rPrChange w:id="13704"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705"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706" w:author="Dr Mamadou SANOGO" w:date="2023-10-25T16:41:00Z"/>
          <w:rFonts w:ascii="Cambria" w:hAnsi="Cambria" w:cs="Arial"/>
          <w:color w:val="000000" w:themeColor="text1"/>
          <w:lang w:val="fr-ML"/>
          <w:rPrChange w:id="13707" w:author="Dr Mamadou SANOGO" w:date="2023-10-25T18:15:00Z">
            <w:rPr>
              <w:ins w:id="13708" w:author="Dr Mamadou SANOGO" w:date="2023-10-25T16:41:00Z"/>
              <w:rFonts w:ascii="Cambria" w:hAnsi="Cambria" w:cs="Arial"/>
              <w:color w:val="000000"/>
              <w:lang w:val="fr-ML"/>
            </w:rPr>
          </w:rPrChange>
        </w:rPr>
      </w:pPr>
      <w:ins w:id="13709" w:author="Dr Mamadou SANOGO" w:date="2023-10-25T16:41:00Z">
        <w:r w:rsidRPr="007A4AFC">
          <w:rPr>
            <w:rFonts w:ascii="Cambria" w:hAnsi="Cambria" w:cs="Arial"/>
            <w:color w:val="000000" w:themeColor="text1"/>
            <w:lang w:val="fr-ML"/>
            <w:rPrChange w:id="13710"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711" w:author="Dr Mamadou SANOGO" w:date="2023-10-25T16:41:00Z"/>
          <w:rFonts w:ascii="Cambria" w:hAnsi="Cambria" w:cs="Arial"/>
          <w:color w:val="000000" w:themeColor="text1"/>
          <w:lang w:val="fr-ML"/>
          <w:rPrChange w:id="13712" w:author="Dr Mamadou SANOGO" w:date="2023-10-25T18:15:00Z">
            <w:rPr>
              <w:ins w:id="13713" w:author="Dr Mamadou SANOGO" w:date="2023-10-25T16:41:00Z"/>
              <w:rFonts w:ascii="Cambria" w:hAnsi="Cambria" w:cs="Arial"/>
              <w:color w:val="000000"/>
              <w:lang w:val="fr-ML"/>
            </w:rPr>
          </w:rPrChange>
        </w:rPr>
      </w:pPr>
      <w:ins w:id="13714" w:author="Dr Mamadou SANOGO" w:date="2023-10-25T16:41:00Z">
        <w:r w:rsidRPr="007A4AFC">
          <w:rPr>
            <w:rFonts w:ascii="Cambria" w:hAnsi="Cambria" w:cs="Arial"/>
            <w:color w:val="000000" w:themeColor="text1"/>
            <w:lang w:val="fr-ML"/>
            <w:rPrChange w:id="13715"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716" w:author="Dr Mamadou SANOGO" w:date="2023-10-25T16:41:00Z"/>
          <w:color w:val="000000" w:themeColor="text1"/>
          <w:szCs w:val="24"/>
          <w:lang w:val="fr-ML"/>
          <w:rPrChange w:id="13717" w:author="Dr Mamadou SANOGO" w:date="2023-10-25T18:15:00Z">
            <w:rPr>
              <w:ins w:id="13718" w:author="Dr Mamadou SANOGO" w:date="2023-10-25T16:41:00Z"/>
              <w:color w:val="000000"/>
              <w:szCs w:val="24"/>
              <w:lang w:val="fr-ML"/>
            </w:rPr>
          </w:rPrChange>
        </w:rPr>
      </w:pPr>
      <w:ins w:id="13719" w:author="Dr Mamadou SANOGO" w:date="2023-10-25T16:41:00Z">
        <w:r w:rsidRPr="007A4AFC">
          <w:rPr>
            <w:rFonts w:ascii="Cambria" w:hAnsi="Cambria" w:cs="Arial"/>
            <w:b/>
            <w:color w:val="000000" w:themeColor="text1"/>
            <w:lang w:val="fr-ML"/>
            <w:rPrChange w:id="13720" w:author="Dr Mamadou SANOGO" w:date="2023-10-25T18:15:00Z">
              <w:rPr>
                <w:rFonts w:ascii="Cambria" w:hAnsi="Cambria" w:cs="Arial"/>
                <w:b/>
                <w:color w:val="000000"/>
                <w:lang w:val="fr-ML"/>
              </w:rPr>
            </w:rPrChange>
          </w:rPr>
          <w:t>25-5</w:t>
        </w:r>
        <w:r w:rsidRPr="007A4AFC">
          <w:rPr>
            <w:b/>
            <w:bCs/>
            <w:color w:val="000000" w:themeColor="text1"/>
            <w:szCs w:val="24"/>
            <w:lang w:val="fr-ML"/>
            <w:rPrChange w:id="13721"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722"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723"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724" w:author="Dr Mamadou SANOGO" w:date="2023-10-25T16:41:00Z"/>
          <w:color w:val="000000" w:themeColor="text1"/>
          <w:szCs w:val="24"/>
          <w:lang w:val="fr-ML"/>
          <w:rPrChange w:id="13725" w:author="Dr Mamadou SANOGO" w:date="2023-10-25T18:15:00Z">
            <w:rPr>
              <w:ins w:id="13726" w:author="Dr Mamadou SANOGO" w:date="2023-10-25T16:41:00Z"/>
              <w:color w:val="000000"/>
              <w:szCs w:val="24"/>
              <w:lang w:val="fr-ML"/>
            </w:rPr>
          </w:rPrChange>
        </w:rPr>
      </w:pPr>
      <w:ins w:id="13727" w:author="Dr Mamadou SANOGO" w:date="2023-10-25T16:41:00Z">
        <w:r w:rsidRPr="007A4AFC">
          <w:rPr>
            <w:rFonts w:ascii="Cambria" w:hAnsi="Cambria" w:cs="Arial"/>
            <w:color w:val="000000" w:themeColor="text1"/>
            <w:lang w:val="fr-ML"/>
            <w:rPrChange w:id="13728" w:author="Dr Mamadou SANOGO" w:date="2023-10-25T18:15:00Z">
              <w:rPr>
                <w:rFonts w:ascii="Cambria" w:hAnsi="Cambria" w:cs="Arial"/>
                <w:color w:val="000000"/>
                <w:lang w:val="fr-ML"/>
              </w:rPr>
            </w:rPrChange>
          </w:rPr>
          <w:t>L</w:t>
        </w:r>
        <w:r w:rsidRPr="007A4AFC">
          <w:rPr>
            <w:color w:val="000000" w:themeColor="text1"/>
            <w:szCs w:val="24"/>
            <w:lang w:val="fr-ML"/>
            <w:rPrChange w:id="13729" w:author="Dr Mamadou SANOGO" w:date="2023-10-25T18:15:00Z">
              <w:rPr>
                <w:color w:val="000000"/>
                <w:szCs w:val="24"/>
                <w:lang w:val="fr-ML"/>
              </w:rPr>
            </w:rPrChange>
          </w:rPr>
          <w:t>e</w:t>
        </w:r>
        <w:r w:rsidRPr="007A4AFC">
          <w:rPr>
            <w:color w:val="000000" w:themeColor="text1"/>
            <w:spacing w:val="-1"/>
            <w:szCs w:val="24"/>
            <w:lang w:val="fr-ML"/>
            <w:rPrChange w:id="13730" w:author="Dr Mamadou SANOGO" w:date="2023-10-25T18:15:00Z">
              <w:rPr>
                <w:color w:val="000000"/>
                <w:spacing w:val="-1"/>
                <w:szCs w:val="24"/>
                <w:lang w:val="fr-ML"/>
              </w:rPr>
            </w:rPrChange>
          </w:rPr>
          <w:t xml:space="preserve"> </w:t>
        </w:r>
        <w:r w:rsidRPr="007A4AFC">
          <w:rPr>
            <w:color w:val="000000" w:themeColor="text1"/>
            <w:szCs w:val="24"/>
            <w:lang w:val="fr-ML"/>
            <w:rPrChange w:id="13731" w:author="Dr Mamadou SANOGO" w:date="2023-10-25T18:15:00Z">
              <w:rPr>
                <w:color w:val="000000"/>
                <w:szCs w:val="24"/>
                <w:lang w:val="fr-ML"/>
              </w:rPr>
            </w:rPrChange>
          </w:rPr>
          <w:t>j</w:t>
        </w:r>
        <w:r w:rsidRPr="007A4AFC">
          <w:rPr>
            <w:color w:val="000000" w:themeColor="text1"/>
            <w:spacing w:val="3"/>
            <w:szCs w:val="24"/>
            <w:lang w:val="fr-ML"/>
            <w:rPrChange w:id="13732" w:author="Dr Mamadou SANOGO" w:date="2023-10-25T18:15:00Z">
              <w:rPr>
                <w:color w:val="000000"/>
                <w:spacing w:val="3"/>
                <w:szCs w:val="24"/>
                <w:lang w:val="fr-ML"/>
              </w:rPr>
            </w:rPrChange>
          </w:rPr>
          <w:t>u</w:t>
        </w:r>
        <w:r w:rsidRPr="007A4AFC">
          <w:rPr>
            <w:color w:val="000000" w:themeColor="text1"/>
            <w:spacing w:val="4"/>
            <w:szCs w:val="24"/>
            <w:lang w:val="fr-ML"/>
            <w:rPrChange w:id="13733" w:author="Dr Mamadou SANOGO" w:date="2023-10-25T18:15:00Z">
              <w:rPr>
                <w:color w:val="000000"/>
                <w:spacing w:val="4"/>
                <w:szCs w:val="24"/>
                <w:lang w:val="fr-ML"/>
              </w:rPr>
            </w:rPrChange>
          </w:rPr>
          <w:t>r</w:t>
        </w:r>
        <w:r w:rsidRPr="007A4AFC">
          <w:rPr>
            <w:color w:val="000000" w:themeColor="text1"/>
            <w:szCs w:val="24"/>
            <w:lang w:val="fr-ML"/>
            <w:rPrChange w:id="13734" w:author="Dr Mamadou SANOGO" w:date="2023-10-25T18:15:00Z">
              <w:rPr>
                <w:color w:val="000000"/>
                <w:szCs w:val="24"/>
                <w:lang w:val="fr-ML"/>
              </w:rPr>
            </w:rPrChange>
          </w:rPr>
          <w:t>y</w:t>
        </w:r>
        <w:r w:rsidRPr="007A4AFC">
          <w:rPr>
            <w:color w:val="000000" w:themeColor="text1"/>
            <w:spacing w:val="-5"/>
            <w:szCs w:val="24"/>
            <w:lang w:val="fr-ML"/>
            <w:rPrChange w:id="13735" w:author="Dr Mamadou SANOGO" w:date="2023-10-25T18:15:00Z">
              <w:rPr>
                <w:color w:val="000000"/>
                <w:spacing w:val="-5"/>
                <w:szCs w:val="24"/>
                <w:lang w:val="fr-ML"/>
              </w:rPr>
            </w:rPrChange>
          </w:rPr>
          <w:t xml:space="preserve"> </w:t>
        </w:r>
        <w:r w:rsidRPr="007A4AFC">
          <w:rPr>
            <w:color w:val="000000" w:themeColor="text1"/>
            <w:szCs w:val="24"/>
            <w:lang w:val="fr-ML"/>
            <w:rPrChange w:id="13736" w:author="Dr Mamadou SANOGO" w:date="2023-10-25T18:15:00Z">
              <w:rPr>
                <w:color w:val="000000"/>
                <w:szCs w:val="24"/>
                <w:lang w:val="fr-ML"/>
              </w:rPr>
            </w:rPrChange>
          </w:rPr>
          <w:t>se</w:t>
        </w:r>
        <w:r w:rsidRPr="007A4AFC">
          <w:rPr>
            <w:color w:val="000000" w:themeColor="text1"/>
            <w:spacing w:val="-1"/>
            <w:szCs w:val="24"/>
            <w:lang w:val="fr-ML"/>
            <w:rPrChange w:id="13737" w:author="Dr Mamadou SANOGO" w:date="2023-10-25T18:15:00Z">
              <w:rPr>
                <w:color w:val="000000"/>
                <w:spacing w:val="-1"/>
                <w:szCs w:val="24"/>
                <w:lang w:val="fr-ML"/>
              </w:rPr>
            </w:rPrChange>
          </w:rPr>
          <w:t xml:space="preserve"> c</w:t>
        </w:r>
        <w:r w:rsidRPr="007A4AFC">
          <w:rPr>
            <w:color w:val="000000" w:themeColor="text1"/>
            <w:szCs w:val="24"/>
            <w:lang w:val="fr-ML"/>
            <w:rPrChange w:id="13738" w:author="Dr Mamadou SANOGO" w:date="2023-10-25T18:15:00Z">
              <w:rPr>
                <w:color w:val="000000"/>
                <w:szCs w:val="24"/>
                <w:lang w:val="fr-ML"/>
              </w:rPr>
            </w:rPrChange>
          </w:rPr>
          <w:t>ompose</w:t>
        </w:r>
        <w:r w:rsidRPr="007A4AFC">
          <w:rPr>
            <w:color w:val="000000" w:themeColor="text1"/>
            <w:spacing w:val="-1"/>
            <w:szCs w:val="24"/>
            <w:lang w:val="fr-ML"/>
            <w:rPrChange w:id="13739"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740" w:author="Dr Mamadou SANOGO" w:date="2023-10-25T18:15:00Z">
              <w:rPr>
                <w:color w:val="000000"/>
                <w:spacing w:val="2"/>
                <w:szCs w:val="24"/>
                <w:lang w:val="fr-ML"/>
              </w:rPr>
            </w:rPrChange>
          </w:rPr>
          <w:t>d</w:t>
        </w:r>
        <w:r w:rsidRPr="007A4AFC">
          <w:rPr>
            <w:color w:val="000000" w:themeColor="text1"/>
            <w:szCs w:val="24"/>
            <w:lang w:val="fr-ML"/>
            <w:rPrChange w:id="13741" w:author="Dr Mamadou SANOGO" w:date="2023-10-25T18:15:00Z">
              <w:rPr>
                <w:color w:val="000000"/>
                <w:szCs w:val="24"/>
                <w:lang w:val="fr-ML"/>
              </w:rPr>
            </w:rPrChange>
          </w:rPr>
          <w:t>e</w:t>
        </w:r>
        <w:r w:rsidRPr="007A4AFC">
          <w:rPr>
            <w:color w:val="000000" w:themeColor="text1"/>
            <w:spacing w:val="-1"/>
            <w:szCs w:val="24"/>
            <w:lang w:val="fr-ML"/>
            <w:rPrChange w:id="13742" w:author="Dr Mamadou SANOGO" w:date="2023-10-25T18:15:00Z">
              <w:rPr>
                <w:color w:val="000000"/>
                <w:spacing w:val="-1"/>
                <w:szCs w:val="24"/>
                <w:lang w:val="fr-ML"/>
              </w:rPr>
            </w:rPrChange>
          </w:rPr>
          <w:t xml:space="preserve"> </w:t>
        </w:r>
        <w:r w:rsidRPr="007A4AFC">
          <w:rPr>
            <w:color w:val="000000" w:themeColor="text1"/>
            <w:szCs w:val="24"/>
            <w:lang w:val="fr-ML"/>
            <w:rPrChange w:id="13743" w:author="Dr Mamadou SANOGO" w:date="2023-10-25T18:15:00Z">
              <w:rPr>
                <w:color w:val="000000"/>
                <w:szCs w:val="24"/>
                <w:lang w:val="fr-ML"/>
              </w:rPr>
            </w:rPrChange>
          </w:rPr>
          <w:t>4</w:t>
        </w:r>
        <w:r w:rsidRPr="007A4AFC">
          <w:rPr>
            <w:color w:val="000000" w:themeColor="text1"/>
            <w:spacing w:val="2"/>
            <w:szCs w:val="24"/>
            <w:lang w:val="fr-ML"/>
            <w:rPrChange w:id="13744" w:author="Dr Mamadou SANOGO" w:date="2023-10-25T18:15:00Z">
              <w:rPr>
                <w:color w:val="000000"/>
                <w:spacing w:val="2"/>
                <w:szCs w:val="24"/>
                <w:lang w:val="fr-ML"/>
              </w:rPr>
            </w:rPrChange>
          </w:rPr>
          <w:t xml:space="preserve"> </w:t>
        </w:r>
        <w:r w:rsidRPr="007A4AFC">
          <w:rPr>
            <w:color w:val="000000" w:themeColor="text1"/>
            <w:szCs w:val="24"/>
            <w:lang w:val="fr-ML"/>
            <w:rPrChange w:id="13745" w:author="Dr Mamadou SANOGO" w:date="2023-10-25T18:15:00Z">
              <w:rPr>
                <w:color w:val="000000"/>
                <w:szCs w:val="24"/>
                <w:lang w:val="fr-ML"/>
              </w:rPr>
            </w:rPrChange>
          </w:rPr>
          <w:t>à</w:t>
        </w:r>
        <w:r w:rsidRPr="007A4AFC">
          <w:rPr>
            <w:color w:val="000000" w:themeColor="text1"/>
            <w:spacing w:val="-1"/>
            <w:szCs w:val="24"/>
            <w:lang w:val="fr-ML"/>
            <w:rPrChange w:id="13746" w:author="Dr Mamadou SANOGO" w:date="2023-10-25T18:15:00Z">
              <w:rPr>
                <w:color w:val="000000"/>
                <w:spacing w:val="-1"/>
                <w:szCs w:val="24"/>
                <w:lang w:val="fr-ML"/>
              </w:rPr>
            </w:rPrChange>
          </w:rPr>
          <w:t xml:space="preserve"> </w:t>
        </w:r>
        <w:r w:rsidRPr="007A4AFC">
          <w:rPr>
            <w:color w:val="000000" w:themeColor="text1"/>
            <w:szCs w:val="24"/>
            <w:lang w:val="fr-ML"/>
            <w:rPrChange w:id="13747" w:author="Dr Mamadou SANOGO" w:date="2023-10-25T18:15:00Z">
              <w:rPr>
                <w:color w:val="000000"/>
                <w:szCs w:val="24"/>
                <w:lang w:val="fr-ML"/>
              </w:rPr>
            </w:rPrChange>
          </w:rPr>
          <w:t>8 memb</w:t>
        </w:r>
        <w:r w:rsidRPr="007A4AFC">
          <w:rPr>
            <w:color w:val="000000" w:themeColor="text1"/>
            <w:spacing w:val="-1"/>
            <w:szCs w:val="24"/>
            <w:lang w:val="fr-ML"/>
            <w:rPrChange w:id="13748" w:author="Dr Mamadou SANOGO" w:date="2023-10-25T18:15:00Z">
              <w:rPr>
                <w:color w:val="000000"/>
                <w:spacing w:val="-1"/>
                <w:szCs w:val="24"/>
                <w:lang w:val="fr-ML"/>
              </w:rPr>
            </w:rPrChange>
          </w:rPr>
          <w:t>re</w:t>
        </w:r>
        <w:r w:rsidRPr="007A4AFC">
          <w:rPr>
            <w:color w:val="000000" w:themeColor="text1"/>
            <w:szCs w:val="24"/>
            <w:lang w:val="fr-ML"/>
            <w:rPrChange w:id="13749" w:author="Dr Mamadou SANOGO" w:date="2023-10-25T18:15:00Z">
              <w:rPr>
                <w:color w:val="000000"/>
                <w:szCs w:val="24"/>
                <w:lang w:val="fr-ML"/>
              </w:rPr>
            </w:rPrChange>
          </w:rPr>
          <w:t xml:space="preserve">s, </w:t>
        </w:r>
        <w:r w:rsidRPr="007A4AFC">
          <w:rPr>
            <w:color w:val="000000" w:themeColor="text1"/>
            <w:spacing w:val="-1"/>
            <w:szCs w:val="24"/>
            <w:lang w:val="fr-ML"/>
            <w:rPrChange w:id="13750" w:author="Dr Mamadou SANOGO" w:date="2023-10-25T18:15:00Z">
              <w:rPr>
                <w:color w:val="000000"/>
                <w:spacing w:val="-1"/>
                <w:szCs w:val="24"/>
                <w:lang w:val="fr-ML"/>
              </w:rPr>
            </w:rPrChange>
          </w:rPr>
          <w:t>e</w:t>
        </w:r>
        <w:r w:rsidRPr="007A4AFC">
          <w:rPr>
            <w:color w:val="000000" w:themeColor="text1"/>
            <w:szCs w:val="24"/>
            <w:lang w:val="fr-ML"/>
            <w:rPrChange w:id="13751" w:author="Dr Mamadou SANOGO" w:date="2023-10-25T18:15:00Z">
              <w:rPr>
                <w:color w:val="000000"/>
                <w:szCs w:val="24"/>
                <w:lang w:val="fr-ML"/>
              </w:rPr>
            </w:rPrChange>
          </w:rPr>
          <w:t>t p</w:t>
        </w:r>
        <w:r w:rsidRPr="007A4AFC">
          <w:rPr>
            <w:color w:val="000000" w:themeColor="text1"/>
            <w:spacing w:val="1"/>
            <w:szCs w:val="24"/>
            <w:lang w:val="fr-ML"/>
            <w:rPrChange w:id="13752" w:author="Dr Mamadou SANOGO" w:date="2023-10-25T18:15:00Z">
              <w:rPr>
                <w:color w:val="000000"/>
                <w:spacing w:val="1"/>
                <w:szCs w:val="24"/>
                <w:lang w:val="fr-ML"/>
              </w:rPr>
            </w:rPrChange>
          </w:rPr>
          <w:t>l</w:t>
        </w:r>
        <w:r w:rsidRPr="007A4AFC">
          <w:rPr>
            <w:color w:val="000000" w:themeColor="text1"/>
            <w:szCs w:val="24"/>
            <w:lang w:val="fr-ML"/>
            <w:rPrChange w:id="13753" w:author="Dr Mamadou SANOGO" w:date="2023-10-25T18:15:00Z">
              <w:rPr>
                <w:color w:val="000000"/>
                <w:szCs w:val="24"/>
                <w:lang w:val="fr-ML"/>
              </w:rPr>
            </w:rPrChange>
          </w:rPr>
          <w:t>us p</w:t>
        </w:r>
        <w:r w:rsidRPr="007A4AFC">
          <w:rPr>
            <w:color w:val="000000" w:themeColor="text1"/>
            <w:spacing w:val="2"/>
            <w:szCs w:val="24"/>
            <w:lang w:val="fr-ML"/>
            <w:rPrChange w:id="13754" w:author="Dr Mamadou SANOGO" w:date="2023-10-25T18:15:00Z">
              <w:rPr>
                <w:color w:val="000000"/>
                <w:spacing w:val="2"/>
                <w:szCs w:val="24"/>
                <w:lang w:val="fr-ML"/>
              </w:rPr>
            </w:rPrChange>
          </w:rPr>
          <w:t>r</w:t>
        </w:r>
        <w:r w:rsidRPr="007A4AFC">
          <w:rPr>
            <w:color w:val="000000" w:themeColor="text1"/>
            <w:spacing w:val="-1"/>
            <w:szCs w:val="24"/>
            <w:lang w:val="fr-ML"/>
            <w:rPrChange w:id="13755" w:author="Dr Mamadou SANOGO" w:date="2023-10-25T18:15:00Z">
              <w:rPr>
                <w:color w:val="000000"/>
                <w:spacing w:val="-1"/>
                <w:szCs w:val="24"/>
                <w:lang w:val="fr-ML"/>
              </w:rPr>
            </w:rPrChange>
          </w:rPr>
          <w:t>é</w:t>
        </w:r>
        <w:r w:rsidRPr="007A4AFC">
          <w:rPr>
            <w:color w:val="000000" w:themeColor="text1"/>
            <w:spacing w:val="1"/>
            <w:szCs w:val="24"/>
            <w:lang w:val="fr-ML"/>
            <w:rPrChange w:id="13756" w:author="Dr Mamadou SANOGO" w:date="2023-10-25T18:15:00Z">
              <w:rPr>
                <w:color w:val="000000"/>
                <w:spacing w:val="1"/>
                <w:szCs w:val="24"/>
                <w:lang w:val="fr-ML"/>
              </w:rPr>
            </w:rPrChange>
          </w:rPr>
          <w:t>c</w:t>
        </w:r>
        <w:r w:rsidRPr="007A4AFC">
          <w:rPr>
            <w:color w:val="000000" w:themeColor="text1"/>
            <w:szCs w:val="24"/>
            <w:lang w:val="fr-ML"/>
            <w:rPrChange w:id="13757" w:author="Dr Mamadou SANOGO" w:date="2023-10-25T18:15:00Z">
              <w:rPr>
                <w:color w:val="000000"/>
                <w:szCs w:val="24"/>
                <w:lang w:val="fr-ML"/>
              </w:rPr>
            </w:rPrChange>
          </w:rPr>
          <w:t>isém</w:t>
        </w:r>
        <w:r w:rsidRPr="007A4AFC">
          <w:rPr>
            <w:color w:val="000000" w:themeColor="text1"/>
            <w:spacing w:val="-1"/>
            <w:szCs w:val="24"/>
            <w:lang w:val="fr-ML"/>
            <w:rPrChange w:id="13758" w:author="Dr Mamadou SANOGO" w:date="2023-10-25T18:15:00Z">
              <w:rPr>
                <w:color w:val="000000"/>
                <w:spacing w:val="-1"/>
                <w:szCs w:val="24"/>
                <w:lang w:val="fr-ML"/>
              </w:rPr>
            </w:rPrChange>
          </w:rPr>
          <w:t>e</w:t>
        </w:r>
        <w:r w:rsidRPr="007A4AFC">
          <w:rPr>
            <w:color w:val="000000" w:themeColor="text1"/>
            <w:szCs w:val="24"/>
            <w:lang w:val="fr-ML"/>
            <w:rPrChange w:id="13759"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760" w:author="Dr Mamadou SANOGO" w:date="2023-10-25T16:41:00Z"/>
          <w:color w:val="000000" w:themeColor="text1"/>
          <w:szCs w:val="24"/>
          <w:lang w:val="fr-ML"/>
          <w:rPrChange w:id="13761" w:author="Dr Mamadou SANOGO" w:date="2023-10-25T18:15:00Z">
            <w:rPr>
              <w:ins w:id="13762" w:author="Dr Mamadou SANOGO" w:date="2023-10-25T16:41:00Z"/>
              <w:color w:val="000000"/>
              <w:szCs w:val="24"/>
              <w:lang w:val="fr-ML"/>
            </w:rPr>
          </w:rPrChange>
        </w:rPr>
      </w:pPr>
      <w:proofErr w:type="gramStart"/>
      <w:ins w:id="13763" w:author="Dr Mamadou SANOGO" w:date="2023-10-25T16:41:00Z">
        <w:r w:rsidRPr="007A4AFC">
          <w:rPr>
            <w:color w:val="000000" w:themeColor="text1"/>
            <w:szCs w:val="24"/>
            <w:lang w:val="fr-ML"/>
            <w:rPrChange w:id="13764" w:author="Dr Mamadou SANOGO" w:date="2023-10-25T18:15:00Z">
              <w:rPr>
                <w:color w:val="000000"/>
                <w:szCs w:val="24"/>
                <w:lang w:val="fr-ML"/>
              </w:rPr>
            </w:rPrChange>
          </w:rPr>
          <w:t>d'un</w:t>
        </w:r>
        <w:proofErr w:type="gramEnd"/>
        <w:r w:rsidRPr="007A4AFC">
          <w:rPr>
            <w:color w:val="000000" w:themeColor="text1"/>
            <w:szCs w:val="24"/>
            <w:lang w:val="fr-ML"/>
            <w:rPrChange w:id="13765"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766" w:author="Dr Mamadou SANOGO" w:date="2023-10-25T16:41:00Z"/>
          <w:color w:val="000000" w:themeColor="text1"/>
          <w:szCs w:val="24"/>
          <w:lang w:val="fr-ML"/>
          <w:rPrChange w:id="13767" w:author="Dr Mamadou SANOGO" w:date="2023-10-25T18:15:00Z">
            <w:rPr>
              <w:ins w:id="13768" w:author="Dr Mamadou SANOGO" w:date="2023-10-25T16:41:00Z"/>
              <w:color w:val="000000"/>
              <w:szCs w:val="24"/>
              <w:lang w:val="fr-ML"/>
            </w:rPr>
          </w:rPrChange>
        </w:rPr>
      </w:pPr>
      <w:proofErr w:type="gramStart"/>
      <w:ins w:id="13769" w:author="Dr Mamadou SANOGO" w:date="2023-10-25T16:41:00Z">
        <w:r w:rsidRPr="007A4AFC">
          <w:rPr>
            <w:color w:val="000000" w:themeColor="text1"/>
            <w:szCs w:val="24"/>
            <w:lang w:val="fr-ML"/>
            <w:rPrChange w:id="13770" w:author="Dr Mamadou SANOGO" w:date="2023-10-25T18:15:00Z">
              <w:rPr>
                <w:color w:val="000000"/>
                <w:szCs w:val="24"/>
                <w:lang w:val="fr-ML"/>
              </w:rPr>
            </w:rPrChange>
          </w:rPr>
          <w:t>du</w:t>
        </w:r>
        <w:proofErr w:type="gramEnd"/>
        <w:r w:rsidRPr="007A4AFC">
          <w:rPr>
            <w:color w:val="000000" w:themeColor="text1"/>
            <w:szCs w:val="24"/>
            <w:lang w:val="fr-ML"/>
            <w:rPrChange w:id="13771"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772" w:author="Dr Mamadou SANOGO" w:date="2023-10-25T16:41:00Z"/>
          <w:color w:val="000000" w:themeColor="text1"/>
          <w:szCs w:val="24"/>
          <w:lang w:val="fr-ML"/>
          <w:rPrChange w:id="13773" w:author="Dr Mamadou SANOGO" w:date="2023-10-25T18:15:00Z">
            <w:rPr>
              <w:ins w:id="13774" w:author="Dr Mamadou SANOGO" w:date="2023-10-25T16:41:00Z"/>
              <w:color w:val="000000"/>
              <w:szCs w:val="24"/>
              <w:lang w:val="fr-ML"/>
            </w:rPr>
          </w:rPrChange>
        </w:rPr>
      </w:pPr>
      <w:proofErr w:type="gramStart"/>
      <w:ins w:id="13775" w:author="Dr Mamadou SANOGO" w:date="2023-10-25T16:41:00Z">
        <w:r w:rsidRPr="007A4AFC">
          <w:rPr>
            <w:color w:val="000000" w:themeColor="text1"/>
            <w:szCs w:val="24"/>
            <w:lang w:val="fr-ML"/>
            <w:rPrChange w:id="13776" w:author="Dr Mamadou SANOGO" w:date="2023-10-25T18:15:00Z">
              <w:rPr>
                <w:color w:val="000000"/>
                <w:szCs w:val="24"/>
                <w:lang w:val="fr-ML"/>
              </w:rPr>
            </w:rPrChange>
          </w:rPr>
          <w:t>éventuellement</w:t>
        </w:r>
        <w:proofErr w:type="gramEnd"/>
        <w:r w:rsidRPr="007A4AFC">
          <w:rPr>
            <w:color w:val="000000" w:themeColor="text1"/>
            <w:szCs w:val="24"/>
            <w:lang w:val="fr-ML"/>
            <w:rPrChange w:id="13777"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778" w:author="Dr Mamadou SANOGO" w:date="2023-10-25T16:41:00Z"/>
          <w:rFonts w:ascii="Cambria" w:hAnsi="Cambria" w:cs="Arial"/>
          <w:b/>
          <w:color w:val="000000" w:themeColor="text1"/>
          <w:lang w:val="fr-ML"/>
          <w:rPrChange w:id="13779" w:author="Dr Mamadou SANOGO" w:date="2023-10-25T18:15:00Z">
            <w:rPr>
              <w:ins w:id="13780" w:author="Dr Mamadou SANOGO" w:date="2023-10-25T16:41:00Z"/>
              <w:rFonts w:ascii="Cambria" w:hAnsi="Cambria" w:cs="Arial"/>
              <w:b/>
              <w:color w:val="000000"/>
              <w:lang w:val="fr-ML"/>
            </w:rPr>
          </w:rPrChange>
        </w:rPr>
      </w:pPr>
      <w:proofErr w:type="gramStart"/>
      <w:ins w:id="13781" w:author="Dr Mamadou SANOGO" w:date="2023-10-25T16:41:00Z">
        <w:r w:rsidRPr="007A4AFC">
          <w:rPr>
            <w:color w:val="000000" w:themeColor="text1"/>
            <w:szCs w:val="24"/>
            <w:lang w:val="fr-ML"/>
            <w:rPrChange w:id="13782" w:author="Dr Mamadou SANOGO" w:date="2023-10-25T18:15:00Z">
              <w:rPr>
                <w:color w:val="000000"/>
                <w:szCs w:val="24"/>
                <w:lang w:val="fr-ML"/>
              </w:rPr>
            </w:rPrChange>
          </w:rPr>
          <w:t>de</w:t>
        </w:r>
        <w:proofErr w:type="gramEnd"/>
        <w:r w:rsidRPr="007A4AFC">
          <w:rPr>
            <w:color w:val="000000" w:themeColor="text1"/>
            <w:szCs w:val="24"/>
            <w:lang w:val="fr-ML"/>
            <w:rPrChange w:id="13783"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784"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785"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786" w:author="Dr Mamadou SANOGO" w:date="2023-10-25T16:41:00Z"/>
          <w:rFonts w:ascii="Cambria" w:hAnsi="Cambria" w:cs="Arial"/>
          <w:color w:val="000000" w:themeColor="text1"/>
          <w:sz w:val="10"/>
          <w:lang w:val="fr-ML"/>
          <w:rPrChange w:id="13787" w:author="Dr Mamadou SANOGO" w:date="2023-10-25T18:15:00Z">
            <w:rPr>
              <w:ins w:id="13788"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789" w:author="Dr Mamadou SANOGO" w:date="2023-10-25T16:41:00Z"/>
          <w:rFonts w:ascii="Cambria" w:hAnsi="Cambria" w:cs="Arial"/>
          <w:b/>
          <w:bCs/>
          <w:color w:val="000000" w:themeColor="text1"/>
          <w:lang w:val="fr-ML"/>
          <w:rPrChange w:id="13790" w:author="Dr Mamadou SANOGO" w:date="2023-10-25T18:15:00Z">
            <w:rPr>
              <w:ins w:id="13791" w:author="Dr Mamadou SANOGO" w:date="2023-10-25T16:41:00Z"/>
              <w:rFonts w:ascii="Cambria" w:hAnsi="Cambria" w:cs="Arial"/>
              <w:b/>
              <w:bCs/>
              <w:color w:val="000000"/>
              <w:lang w:val="fr-ML"/>
            </w:rPr>
          </w:rPrChange>
        </w:rPr>
      </w:pPr>
      <w:ins w:id="13792" w:author="Dr Mamadou SANOGO" w:date="2023-10-25T16:41:00Z">
        <w:r w:rsidRPr="007A4AFC">
          <w:rPr>
            <w:rFonts w:ascii="Cambria" w:hAnsi="Cambria" w:cs="Arial"/>
            <w:b/>
            <w:bCs/>
            <w:color w:val="000000" w:themeColor="text1"/>
            <w:lang w:val="fr-ML"/>
            <w:rPrChange w:id="13793"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794" w:author="Dr Mamadou SANOGO" w:date="2023-10-25T16:41:00Z"/>
          <w:rFonts w:ascii="Cambria" w:hAnsi="Cambria" w:cs="Arial"/>
          <w:color w:val="000000" w:themeColor="text1"/>
          <w:lang w:val="fr-ML"/>
          <w:rPrChange w:id="13795" w:author="Dr Mamadou SANOGO" w:date="2023-10-25T18:15:00Z">
            <w:rPr>
              <w:ins w:id="13796" w:author="Dr Mamadou SANOGO" w:date="2023-10-25T16:41:00Z"/>
              <w:rFonts w:ascii="Cambria" w:hAnsi="Cambria" w:cs="Arial"/>
              <w:color w:val="000000"/>
              <w:lang w:val="fr-ML"/>
            </w:rPr>
          </w:rPrChange>
        </w:rPr>
      </w:pPr>
      <w:ins w:id="13797" w:author="Dr Mamadou SANOGO" w:date="2023-10-25T16:41:00Z">
        <w:r w:rsidRPr="007A4AFC">
          <w:rPr>
            <w:rFonts w:ascii="Cambria" w:hAnsi="Cambria" w:cs="Arial"/>
            <w:b/>
            <w:bCs/>
            <w:color w:val="000000" w:themeColor="text1"/>
            <w:lang w:val="fr-ML"/>
            <w:rPrChange w:id="13798"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799" w:author="Dr Mamadou SANOGO" w:date="2023-10-25T16:41:00Z"/>
          <w:rFonts w:ascii="Cambria" w:hAnsi="Cambria" w:cs="Arial"/>
          <w:color w:val="000000" w:themeColor="text1"/>
          <w:lang w:val="fr-ML"/>
          <w:rPrChange w:id="13800" w:author="Dr Mamadou SANOGO" w:date="2023-10-25T18:15:00Z">
            <w:rPr>
              <w:ins w:id="13801" w:author="Dr Mamadou SANOGO" w:date="2023-10-25T16:41:00Z"/>
              <w:rFonts w:ascii="Cambria" w:hAnsi="Cambria" w:cs="Arial"/>
              <w:color w:val="000000"/>
              <w:lang w:val="fr-ML"/>
            </w:rPr>
          </w:rPrChange>
        </w:rPr>
      </w:pPr>
      <w:ins w:id="13802" w:author="Dr Mamadou SANOGO" w:date="2023-10-25T16:41:00Z">
        <w:r w:rsidRPr="007A4AFC">
          <w:rPr>
            <w:rFonts w:ascii="Cambria" w:hAnsi="Cambria" w:cs="Arial"/>
            <w:b/>
            <w:bCs/>
            <w:color w:val="000000" w:themeColor="text1"/>
            <w:lang w:val="fr-ML"/>
            <w:rPrChange w:id="13803"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804"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805" w:author="Dr Mamadou SANOGO" w:date="2023-10-25T16:41:00Z"/>
          <w:rFonts w:ascii="Cambria" w:hAnsi="Cambria" w:cs="Arial"/>
          <w:color w:val="000000" w:themeColor="text1"/>
          <w:lang w:val="fr-ML"/>
          <w:rPrChange w:id="13806" w:author="Dr Mamadou SANOGO" w:date="2023-10-25T18:15:00Z">
            <w:rPr>
              <w:ins w:id="13807" w:author="Dr Mamadou SANOGO" w:date="2023-10-25T16:41:00Z"/>
              <w:rFonts w:ascii="Cambria" w:hAnsi="Cambria" w:cs="Arial"/>
              <w:color w:val="000000"/>
              <w:lang w:val="fr-ML"/>
            </w:rPr>
          </w:rPrChange>
        </w:rPr>
      </w:pPr>
      <w:ins w:id="13808" w:author="Dr Mamadou SANOGO" w:date="2023-10-25T16:41:00Z">
        <w:r w:rsidRPr="007A4AFC">
          <w:rPr>
            <w:rFonts w:ascii="Cambria" w:hAnsi="Cambria" w:cs="Arial"/>
            <w:color w:val="000000" w:themeColor="text1"/>
            <w:lang w:val="fr-ML"/>
            <w:rPrChange w:id="13809"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810" w:author="Dr Mamadou SANOGO" w:date="2023-10-25T16:41:00Z"/>
          <w:rFonts w:ascii="Cambria" w:hAnsi="Cambria" w:cs="Arial"/>
          <w:color w:val="000000" w:themeColor="text1"/>
          <w:lang w:val="fr-ML"/>
          <w:rPrChange w:id="13811" w:author="Dr Mamadou SANOGO" w:date="2023-10-25T18:15:00Z">
            <w:rPr>
              <w:ins w:id="13812" w:author="Dr Mamadou SANOGO" w:date="2023-10-25T16:41:00Z"/>
              <w:rFonts w:ascii="Cambria" w:hAnsi="Cambria" w:cs="Arial"/>
              <w:color w:val="000000"/>
              <w:lang w:val="fr-ML"/>
            </w:rPr>
          </w:rPrChange>
        </w:rPr>
      </w:pPr>
      <w:ins w:id="13813" w:author="Dr Mamadou SANOGO" w:date="2023-10-25T16:41:00Z">
        <w:r w:rsidRPr="007A4AFC">
          <w:rPr>
            <w:rFonts w:ascii="Cambria" w:hAnsi="Cambria" w:cs="Arial"/>
            <w:color w:val="000000" w:themeColor="text1"/>
            <w:lang w:val="fr-ML"/>
            <w:rPrChange w:id="13814"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815" w:author="Dr Mamadou SANOGO" w:date="2023-10-25T16:41:00Z"/>
          <w:rFonts w:ascii="Cambria" w:hAnsi="Cambria" w:cs="Arial"/>
          <w:color w:val="000000" w:themeColor="text1"/>
          <w:lang w:val="fr-ML"/>
          <w:rPrChange w:id="13816" w:author="Dr Mamadou SANOGO" w:date="2023-10-25T18:15:00Z">
            <w:rPr>
              <w:ins w:id="13817" w:author="Dr Mamadou SANOGO" w:date="2023-10-25T16:41:00Z"/>
              <w:rFonts w:ascii="Cambria" w:hAnsi="Cambria" w:cs="Arial"/>
              <w:color w:val="000000"/>
              <w:lang w:val="fr-ML"/>
            </w:rPr>
          </w:rPrChange>
        </w:rPr>
      </w:pPr>
      <w:ins w:id="13818" w:author="Dr Mamadou SANOGO" w:date="2023-10-25T16:41:00Z">
        <w:r w:rsidRPr="007A4AFC">
          <w:rPr>
            <w:rFonts w:ascii="Cambria" w:hAnsi="Cambria" w:cs="Arial"/>
            <w:color w:val="000000" w:themeColor="text1"/>
            <w:lang w:val="fr-ML"/>
            <w:rPrChange w:id="13819"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820" w:author="Dr Mamadou SANOGO" w:date="2023-10-25T16:41:00Z"/>
          <w:rFonts w:ascii="Cambria" w:hAnsi="Cambria" w:cs="Arial"/>
          <w:color w:val="000000" w:themeColor="text1"/>
          <w:lang w:val="fr-ML"/>
          <w:rPrChange w:id="13821" w:author="Dr Mamadou SANOGO" w:date="2023-10-25T18:15:00Z">
            <w:rPr>
              <w:ins w:id="13822" w:author="Dr Mamadou SANOGO" w:date="2023-10-25T16:41:00Z"/>
              <w:rFonts w:ascii="Cambria" w:hAnsi="Cambria" w:cs="Arial"/>
              <w:color w:val="000000"/>
              <w:lang w:val="fr-ML"/>
            </w:rPr>
          </w:rPrChange>
        </w:rPr>
      </w:pPr>
      <w:ins w:id="13823" w:author="Dr Mamadou SANOGO" w:date="2023-10-25T16:41:00Z">
        <w:r w:rsidRPr="007A4AFC">
          <w:rPr>
            <w:rFonts w:ascii="Cambria" w:hAnsi="Cambria" w:cs="Arial"/>
            <w:b/>
            <w:bCs/>
            <w:color w:val="000000" w:themeColor="text1"/>
            <w:lang w:val="fr-ML"/>
            <w:rPrChange w:id="13824"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825"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826"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827" w:author="Dr Mamadou SANOGO" w:date="2023-10-25T16:41:00Z"/>
          <w:rFonts w:ascii="Cambria" w:hAnsi="Cambria" w:cs="Arial"/>
          <w:color w:val="000000" w:themeColor="text1"/>
          <w:lang w:val="fr-ML"/>
          <w:rPrChange w:id="13828" w:author="Dr Mamadou SANOGO" w:date="2023-10-25T18:15:00Z">
            <w:rPr>
              <w:ins w:id="13829" w:author="Dr Mamadou SANOGO" w:date="2023-10-25T16:41:00Z"/>
              <w:rFonts w:ascii="Cambria" w:hAnsi="Cambria" w:cs="Arial"/>
              <w:color w:val="000000"/>
              <w:lang w:val="fr-ML"/>
            </w:rPr>
          </w:rPrChange>
        </w:rPr>
      </w:pPr>
      <w:ins w:id="13830" w:author="Dr Mamadou SANOGO" w:date="2023-10-25T16:41:00Z">
        <w:r w:rsidRPr="007A4AFC">
          <w:rPr>
            <w:rFonts w:ascii="Cambria" w:hAnsi="Cambria" w:cs="Arial"/>
            <w:b/>
            <w:bCs/>
            <w:color w:val="000000" w:themeColor="text1"/>
            <w:lang w:val="fr-ML"/>
            <w:rPrChange w:id="13831"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832"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833" w:author="Dr Mamadou SANOGO" w:date="2023-10-28T00:03:00Z"/>
          <w:rFonts w:ascii="Cambria" w:hAnsi="Cambria" w:cs="Arial"/>
          <w:color w:val="000000" w:themeColor="text1"/>
          <w:lang w:val="fr-ML"/>
        </w:rPr>
      </w:pPr>
      <w:ins w:id="13834" w:author="Dr Mamadou SANOGO" w:date="2023-10-25T16:41:00Z">
        <w:r w:rsidRPr="007A4AFC">
          <w:rPr>
            <w:rFonts w:ascii="Cambria" w:hAnsi="Cambria" w:cs="Arial"/>
            <w:color w:val="000000" w:themeColor="text1"/>
            <w:lang w:val="fr-ML"/>
            <w:rPrChange w:id="13835"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836" w:author="Dr Mamadou SANOGO" w:date="2023-10-25T16:41:00Z"/>
          <w:rFonts w:ascii="Cambria" w:hAnsi="Cambria" w:cs="Arial"/>
          <w:color w:val="000000" w:themeColor="text1"/>
          <w:lang w:val="fr-ML"/>
          <w:rPrChange w:id="13837" w:author="Dr Mamadou SANOGO" w:date="2023-10-25T18:15:00Z">
            <w:rPr>
              <w:ins w:id="13838" w:author="Dr Mamadou SANOGO" w:date="2023-10-25T16:41:00Z"/>
              <w:rFonts w:ascii="Cambria" w:hAnsi="Cambria" w:cs="Arial"/>
              <w:color w:val="000000"/>
              <w:lang w:val="fr-ML"/>
            </w:rPr>
          </w:rPrChange>
        </w:rPr>
        <w:pPrChange w:id="13839"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840" w:author="Dr Mamadou SANOGO" w:date="2023-10-25T16:41:00Z"/>
          <w:rFonts w:ascii="Cambria" w:hAnsi="Cambria" w:cs="Arial"/>
          <w:color w:val="000000" w:themeColor="text1"/>
          <w:sz w:val="10"/>
          <w:lang w:val="fr-ML"/>
          <w:rPrChange w:id="13841" w:author="Dr Mamadou SANOGO" w:date="2023-10-25T18:15:00Z">
            <w:rPr>
              <w:ins w:id="13842"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843" w:author="Dr Mamadou SANOGO" w:date="2023-10-25T16:41:00Z"/>
          <w:rFonts w:ascii="Cambria" w:hAnsi="Cambria" w:cs="Arial"/>
          <w:b/>
          <w:bCs/>
          <w:color w:val="000000" w:themeColor="text1"/>
          <w:lang w:val="fr-ML"/>
          <w:rPrChange w:id="13844" w:author="Dr Mamadou SANOGO" w:date="2023-10-25T18:15:00Z">
            <w:rPr>
              <w:ins w:id="13845" w:author="Dr Mamadou SANOGO" w:date="2023-10-25T16:41:00Z"/>
              <w:rFonts w:ascii="Cambria" w:hAnsi="Cambria" w:cs="Arial"/>
              <w:b/>
              <w:bCs/>
              <w:color w:val="000000"/>
              <w:lang w:val="fr-ML"/>
            </w:rPr>
          </w:rPrChange>
        </w:rPr>
      </w:pPr>
      <w:ins w:id="13846" w:author="Dr Mamadou SANOGO" w:date="2023-10-25T16:41:00Z">
        <w:r w:rsidRPr="007A4AFC">
          <w:rPr>
            <w:rFonts w:ascii="Cambria" w:hAnsi="Cambria" w:cs="Arial"/>
            <w:b/>
            <w:bCs/>
            <w:color w:val="000000" w:themeColor="text1"/>
            <w:lang w:val="fr-ML"/>
            <w:rPrChange w:id="13847"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848" w:author="Dr Mamadou SANOGO" w:date="2023-10-25T16:41:00Z"/>
          <w:rFonts w:ascii="Cambria" w:hAnsi="Cambria" w:cs="Arial"/>
          <w:color w:val="000000" w:themeColor="text1"/>
          <w:lang w:val="fr-ML"/>
          <w:rPrChange w:id="13849" w:author="Dr Mamadou SANOGO" w:date="2023-10-25T18:15:00Z">
            <w:rPr>
              <w:ins w:id="13850" w:author="Dr Mamadou SANOGO" w:date="2023-10-25T16:41:00Z"/>
              <w:rFonts w:ascii="Cambria" w:hAnsi="Cambria" w:cs="Arial"/>
              <w:color w:val="000000"/>
              <w:lang w:val="fr-ML"/>
            </w:rPr>
          </w:rPrChange>
        </w:rPr>
      </w:pPr>
      <w:ins w:id="13851" w:author="Dr Mamadou SANOGO" w:date="2023-10-25T16:41:00Z">
        <w:r w:rsidRPr="007A4AFC">
          <w:rPr>
            <w:rFonts w:ascii="Cambria" w:hAnsi="Cambria" w:cs="Arial"/>
            <w:b/>
            <w:bCs/>
            <w:color w:val="000000" w:themeColor="text1"/>
            <w:lang w:val="fr-ML"/>
            <w:rPrChange w:id="13852"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853" w:author="Dr Mamadou SANOGO" w:date="2023-10-25T16:41:00Z"/>
          <w:rFonts w:ascii="Cambria" w:hAnsi="Cambria" w:cs="Arial"/>
          <w:color w:val="000000" w:themeColor="text1"/>
          <w:lang w:val="fr-ML"/>
          <w:rPrChange w:id="13854" w:author="Dr Mamadou SANOGO" w:date="2023-10-25T18:15:00Z">
            <w:rPr>
              <w:ins w:id="13855" w:author="Dr Mamadou SANOGO" w:date="2023-10-25T16:41:00Z"/>
              <w:rFonts w:ascii="Cambria" w:hAnsi="Cambria" w:cs="Arial"/>
              <w:color w:val="000000"/>
              <w:lang w:val="fr-ML"/>
            </w:rPr>
          </w:rPrChange>
        </w:rPr>
      </w:pPr>
      <w:ins w:id="13856" w:author="Dr Mamadou SANOGO" w:date="2023-10-25T16:41:00Z">
        <w:r w:rsidRPr="007A4AFC">
          <w:rPr>
            <w:rFonts w:ascii="Cambria" w:hAnsi="Cambria" w:cs="Arial"/>
            <w:color w:val="000000" w:themeColor="text1"/>
            <w:lang w:val="fr-ML"/>
            <w:rPrChange w:id="13857"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858" w:author="Dr Mamadou SANOGO" w:date="2023-10-25T16:41:00Z"/>
          <w:rFonts w:ascii="Cambria" w:hAnsi="Cambria" w:cs="Arial"/>
          <w:color w:val="000000" w:themeColor="text1"/>
          <w:lang w:val="fr-ML"/>
          <w:rPrChange w:id="13859" w:author="Dr Mamadou SANOGO" w:date="2023-10-25T18:15:00Z">
            <w:rPr>
              <w:ins w:id="13860" w:author="Dr Mamadou SANOGO" w:date="2023-10-25T16:41:00Z"/>
              <w:rFonts w:ascii="Cambria" w:hAnsi="Cambria" w:cs="Arial"/>
              <w:color w:val="000000"/>
              <w:lang w:val="fr-ML"/>
            </w:rPr>
          </w:rPrChange>
        </w:rPr>
      </w:pPr>
      <w:ins w:id="13861" w:author="Dr Mamadou SANOGO" w:date="2023-10-25T16:41:00Z">
        <w:r w:rsidRPr="007A4AFC">
          <w:rPr>
            <w:rFonts w:ascii="Cambria" w:hAnsi="Cambria" w:cs="Arial"/>
            <w:b/>
            <w:bCs/>
            <w:color w:val="000000" w:themeColor="text1"/>
            <w:lang w:val="fr-ML"/>
            <w:rPrChange w:id="13862"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863" w:author="Dr Mamadou SANOGO" w:date="2023-10-25T16:41:00Z"/>
          <w:rFonts w:ascii="Cambria" w:hAnsi="Cambria" w:cs="Arial"/>
          <w:color w:val="000000" w:themeColor="text1"/>
          <w:lang w:val="fr-ML"/>
          <w:rPrChange w:id="13864" w:author="Dr Mamadou SANOGO" w:date="2023-10-25T18:15:00Z">
            <w:rPr>
              <w:ins w:id="13865" w:author="Dr Mamadou SANOGO" w:date="2023-10-25T16:41:00Z"/>
              <w:rFonts w:ascii="Cambria" w:hAnsi="Cambria" w:cs="Arial"/>
              <w:color w:val="000000"/>
              <w:lang w:val="fr-ML"/>
            </w:rPr>
          </w:rPrChange>
        </w:rPr>
      </w:pPr>
      <w:ins w:id="13866" w:author="Dr Mamadou SANOGO" w:date="2023-10-25T16:41:00Z">
        <w:r w:rsidRPr="007A4AFC">
          <w:rPr>
            <w:rFonts w:ascii="Cambria" w:hAnsi="Cambria" w:cs="Arial"/>
            <w:color w:val="000000" w:themeColor="text1"/>
            <w:lang w:val="fr-ML"/>
            <w:rPrChange w:id="13867"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868" w:author="Dr Mamadou SANOGO" w:date="2023-10-25T16:41:00Z"/>
          <w:rFonts w:ascii="Cambria" w:hAnsi="Cambria" w:cs="Arial"/>
          <w:color w:val="000000" w:themeColor="text1"/>
          <w:lang w:val="fr-ML"/>
          <w:rPrChange w:id="13869" w:author="Dr Mamadou SANOGO" w:date="2023-10-25T18:15:00Z">
            <w:rPr>
              <w:ins w:id="13870" w:author="Dr Mamadou SANOGO" w:date="2023-10-25T16:41:00Z"/>
              <w:rFonts w:ascii="Cambria" w:hAnsi="Cambria" w:cs="Arial"/>
              <w:color w:val="000000"/>
              <w:lang w:val="fr-ML"/>
            </w:rPr>
          </w:rPrChange>
        </w:rPr>
      </w:pPr>
      <w:ins w:id="13871" w:author="Dr Mamadou SANOGO" w:date="2023-10-25T16:41:00Z">
        <w:r w:rsidRPr="007A4AFC">
          <w:rPr>
            <w:rFonts w:ascii="Cambria" w:hAnsi="Cambria" w:cs="Arial"/>
            <w:b/>
            <w:bCs/>
            <w:color w:val="000000" w:themeColor="text1"/>
            <w:lang w:val="fr-ML"/>
            <w:rPrChange w:id="13872"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873" w:author="Dr Mamadou SANOGO" w:date="2023-10-25T16:41:00Z"/>
          <w:rFonts w:ascii="Cambria" w:hAnsi="Cambria" w:cs="Arial"/>
          <w:color w:val="000000" w:themeColor="text1"/>
          <w:lang w:val="fr-ML"/>
          <w:rPrChange w:id="13874" w:author="Dr Mamadou SANOGO" w:date="2023-10-25T18:15:00Z">
            <w:rPr>
              <w:ins w:id="13875" w:author="Dr Mamadou SANOGO" w:date="2023-10-25T16:41:00Z"/>
              <w:rFonts w:ascii="Cambria" w:hAnsi="Cambria" w:cs="Arial"/>
              <w:color w:val="000000"/>
              <w:lang w:val="fr-ML"/>
            </w:rPr>
          </w:rPrChange>
        </w:rPr>
      </w:pPr>
      <w:ins w:id="13876" w:author="Dr Mamadou SANOGO" w:date="2023-10-25T16:41:00Z">
        <w:r w:rsidRPr="007A4AFC">
          <w:rPr>
            <w:rFonts w:ascii="Cambria" w:hAnsi="Cambria" w:cs="Arial"/>
            <w:color w:val="000000" w:themeColor="text1"/>
            <w:lang w:val="fr-ML"/>
            <w:rPrChange w:id="13877"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878" w:author="Dr Mamadou SANOGO" w:date="2023-10-25T16:41:00Z"/>
          <w:rFonts w:ascii="Cambria" w:hAnsi="Cambria" w:cs="Arial"/>
          <w:color w:val="000000" w:themeColor="text1"/>
          <w:sz w:val="10"/>
          <w:lang w:val="fr-ML"/>
          <w:rPrChange w:id="13879" w:author="Dr Mamadou SANOGO" w:date="2023-10-25T18:15:00Z">
            <w:rPr>
              <w:ins w:id="13880"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881" w:author="Dr Mamadou SANOGO" w:date="2023-10-25T16:41:00Z"/>
          <w:rFonts w:ascii="Cambria" w:hAnsi="Cambria" w:cs="Arial"/>
          <w:b/>
          <w:bCs/>
          <w:color w:val="000000" w:themeColor="text1"/>
          <w:lang w:val="fr-ML"/>
          <w:rPrChange w:id="13882" w:author="Dr Mamadou SANOGO" w:date="2023-10-25T18:15:00Z">
            <w:rPr>
              <w:ins w:id="13883" w:author="Dr Mamadou SANOGO" w:date="2023-10-25T16:41:00Z"/>
              <w:rFonts w:ascii="Cambria" w:hAnsi="Cambria" w:cs="Arial"/>
              <w:b/>
              <w:bCs/>
              <w:color w:val="000000"/>
              <w:lang w:val="fr-ML"/>
            </w:rPr>
          </w:rPrChange>
        </w:rPr>
      </w:pPr>
      <w:ins w:id="13884" w:author="Dr Mamadou SANOGO" w:date="2023-10-25T16:41:00Z">
        <w:r w:rsidRPr="007A4AFC">
          <w:rPr>
            <w:rFonts w:ascii="Cambria" w:hAnsi="Cambria" w:cs="Arial"/>
            <w:b/>
            <w:bCs/>
            <w:color w:val="000000" w:themeColor="text1"/>
            <w:lang w:val="fr-ML"/>
            <w:rPrChange w:id="13885"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886" w:author="Dr Mamadou SANOGO" w:date="2023-10-25T16:41:00Z"/>
          <w:rFonts w:ascii="Cambria" w:hAnsi="Cambria" w:cs="Arial"/>
          <w:color w:val="000000" w:themeColor="text1"/>
          <w:lang w:val="fr-ML"/>
          <w:rPrChange w:id="13887" w:author="Dr Mamadou SANOGO" w:date="2023-10-25T18:15:00Z">
            <w:rPr>
              <w:ins w:id="13888" w:author="Dr Mamadou SANOGO" w:date="2023-10-25T16:41:00Z"/>
              <w:rFonts w:ascii="Cambria" w:hAnsi="Cambria" w:cs="Arial"/>
              <w:color w:val="000000"/>
              <w:lang w:val="fr-ML"/>
            </w:rPr>
          </w:rPrChange>
        </w:rPr>
      </w:pPr>
      <w:ins w:id="13889" w:author="Dr Mamadou SANOGO" w:date="2023-10-25T16:41:00Z">
        <w:r w:rsidRPr="007A4AFC">
          <w:rPr>
            <w:rFonts w:ascii="Cambria" w:hAnsi="Cambria" w:cs="Arial"/>
            <w:b/>
            <w:bCs/>
            <w:color w:val="000000" w:themeColor="text1"/>
            <w:lang w:val="fr-ML"/>
            <w:rPrChange w:id="13890"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891" w:author="Dr Mamadou SANOGO" w:date="2023-10-25T16:41:00Z"/>
          <w:rFonts w:ascii="Cambria" w:hAnsi="Cambria" w:cs="Arial"/>
          <w:color w:val="000000" w:themeColor="text1"/>
          <w:lang w:val="fr-ML"/>
          <w:rPrChange w:id="13892" w:author="Dr Mamadou SANOGO" w:date="2023-10-27T23:51:00Z">
            <w:rPr>
              <w:ins w:id="13893" w:author="Dr Mamadou SANOGO" w:date="2023-10-25T16:41:00Z"/>
              <w:rFonts w:ascii="Cambria" w:hAnsi="Cambria" w:cs="Arial"/>
              <w:color w:val="000000"/>
              <w:sz w:val="16"/>
              <w:lang w:val="fr-ML"/>
            </w:rPr>
          </w:rPrChange>
        </w:rPr>
      </w:pPr>
      <w:ins w:id="13894" w:author="Dr Mamadou SANOGO" w:date="2023-10-25T16:41:00Z">
        <w:r w:rsidRPr="007A4AFC">
          <w:rPr>
            <w:rFonts w:ascii="Cambria" w:hAnsi="Cambria" w:cs="Arial"/>
            <w:color w:val="000000" w:themeColor="text1"/>
            <w:lang w:val="fr-ML"/>
            <w:rPrChange w:id="13895"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896" w:author="Dr Mamadou SANOGO" w:date="2023-10-25T16:41:00Z"/>
          <w:rFonts w:ascii="Cambria" w:hAnsi="Cambria" w:cs="Arial"/>
          <w:b/>
          <w:bCs/>
          <w:color w:val="000000" w:themeColor="text1"/>
          <w:lang w:val="fr-ML"/>
          <w:rPrChange w:id="13897" w:author="Dr Mamadou SANOGO" w:date="2023-10-25T18:15:00Z">
            <w:rPr>
              <w:ins w:id="13898" w:author="Dr Mamadou SANOGO" w:date="2023-10-25T16:41:00Z"/>
              <w:rFonts w:ascii="Cambria" w:hAnsi="Cambria" w:cs="Arial"/>
              <w:b/>
              <w:bCs/>
              <w:color w:val="000000"/>
              <w:lang w:val="fr-ML"/>
            </w:rPr>
          </w:rPrChange>
        </w:rPr>
      </w:pPr>
      <w:ins w:id="13899" w:author="Dr Mamadou SANOGO" w:date="2023-10-25T16:41:00Z">
        <w:r w:rsidRPr="007A4AFC">
          <w:rPr>
            <w:rFonts w:ascii="Cambria" w:hAnsi="Cambria" w:cs="Arial"/>
            <w:b/>
            <w:bCs/>
            <w:color w:val="000000" w:themeColor="text1"/>
            <w:lang w:val="fr-ML"/>
            <w:rPrChange w:id="13900"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901" w:author="Dr Mamadou SANOGO" w:date="2023-10-25T16:41:00Z"/>
          <w:rFonts w:ascii="Cambria" w:hAnsi="Cambria" w:cs="Arial"/>
          <w:b/>
          <w:color w:val="000000" w:themeColor="text1"/>
          <w:lang w:val="fr-ML"/>
          <w:rPrChange w:id="13902" w:author="Dr Mamadou SANOGO" w:date="2023-10-25T18:15:00Z">
            <w:rPr>
              <w:ins w:id="13903" w:author="Dr Mamadou SANOGO" w:date="2023-10-25T16:41:00Z"/>
              <w:rFonts w:ascii="Cambria" w:hAnsi="Cambria" w:cs="Arial"/>
              <w:b/>
              <w:lang w:val="fr-ML"/>
            </w:rPr>
          </w:rPrChange>
        </w:rPr>
      </w:pPr>
      <w:ins w:id="13904" w:author="Dr Mamadou SANOGO" w:date="2023-10-25T16:41:00Z">
        <w:r w:rsidRPr="007A4AFC">
          <w:rPr>
            <w:rFonts w:ascii="Cambria" w:hAnsi="Cambria" w:cs="Arial"/>
            <w:b/>
            <w:color w:val="000000" w:themeColor="text1"/>
            <w:lang w:val="fr-ML"/>
            <w:rPrChange w:id="13905"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906" w:author="Dr Mamadou SANOGO" w:date="2023-10-25T16:41:00Z"/>
          <w:rFonts w:ascii="Cambria" w:hAnsi="Cambria" w:cs="Arial"/>
          <w:color w:val="000000" w:themeColor="text1"/>
          <w:lang w:val="fr-ML"/>
          <w:rPrChange w:id="13907" w:author="Dr Mamadou SANOGO" w:date="2023-10-25T18:15:00Z">
            <w:rPr>
              <w:ins w:id="13908" w:author="Dr Mamadou SANOGO" w:date="2023-10-25T16:41:00Z"/>
              <w:rFonts w:ascii="Cambria" w:hAnsi="Cambria" w:cs="Arial"/>
              <w:lang w:val="fr-ML"/>
            </w:rPr>
          </w:rPrChange>
        </w:rPr>
      </w:pPr>
      <w:ins w:id="13909" w:author="Dr Mamadou SANOGO" w:date="2023-10-25T16:41:00Z">
        <w:r w:rsidRPr="007A4AFC">
          <w:rPr>
            <w:rFonts w:ascii="Cambria" w:hAnsi="Cambria" w:cs="Arial"/>
            <w:color w:val="000000" w:themeColor="text1"/>
            <w:lang w:val="fr-ML"/>
            <w:rPrChange w:id="13910"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911" w:author="Dr Mamadou SANOGO" w:date="2023-10-25T16:41:00Z"/>
          <w:rFonts w:ascii="Cambria" w:hAnsi="Cambria" w:cs="Arial"/>
          <w:color w:val="000000" w:themeColor="text1"/>
          <w:lang w:val="fr-ML"/>
          <w:rPrChange w:id="13912" w:author="Dr Mamadou SANOGO" w:date="2023-10-25T18:15:00Z">
            <w:rPr>
              <w:ins w:id="13913" w:author="Dr Mamadou SANOGO" w:date="2023-10-25T16:41:00Z"/>
              <w:rFonts w:ascii="Cambria" w:hAnsi="Cambria" w:cs="Arial"/>
              <w:lang w:val="fr-ML"/>
            </w:rPr>
          </w:rPrChange>
        </w:rPr>
      </w:pPr>
      <w:ins w:id="13914" w:author="Dr Mamadou SANOGO" w:date="2023-10-25T16:41:00Z">
        <w:r w:rsidRPr="007A4AFC">
          <w:rPr>
            <w:rFonts w:ascii="Cambria" w:hAnsi="Cambria" w:cs="Arial"/>
            <w:color w:val="000000" w:themeColor="text1"/>
            <w:lang w:val="fr-ML"/>
            <w:rPrChange w:id="13915"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916" w:author="Dr Mamadou SANOGO" w:date="2023-10-25T16:41:00Z"/>
          <w:rFonts w:ascii="Cambria" w:hAnsi="Cambria" w:cs="Arial"/>
          <w:color w:val="000000" w:themeColor="text1"/>
          <w:lang w:val="fr-ML"/>
          <w:rPrChange w:id="13917" w:author="Dr Mamadou SANOGO" w:date="2023-10-25T18:15:00Z">
            <w:rPr>
              <w:ins w:id="13918" w:author="Dr Mamadou SANOGO" w:date="2023-10-25T16:41:00Z"/>
              <w:rFonts w:ascii="Cambria" w:hAnsi="Cambria" w:cs="Arial"/>
              <w:lang w:val="fr-ML"/>
            </w:rPr>
          </w:rPrChange>
        </w:rPr>
      </w:pPr>
      <w:ins w:id="13919" w:author="Dr Mamadou SANOGO" w:date="2023-10-25T16:41:00Z">
        <w:r w:rsidRPr="007A4AFC">
          <w:rPr>
            <w:rFonts w:ascii="Cambria" w:hAnsi="Cambria" w:cs="Arial"/>
            <w:color w:val="000000" w:themeColor="text1"/>
            <w:lang w:val="fr-ML"/>
            <w:rPrChange w:id="13920"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921"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922" w:author="Dr Mamadou SANOGO" w:date="2023-10-25T16:41:00Z"/>
          <w:rFonts w:ascii="Cambria" w:hAnsi="Cambria" w:cs="Arial"/>
          <w:i/>
          <w:color w:val="000000" w:themeColor="text1"/>
          <w:lang w:val="fr-ML"/>
          <w:rPrChange w:id="13923" w:author="Dr Mamadou SANOGO" w:date="2023-10-27T14:06:00Z">
            <w:rPr>
              <w:ins w:id="13924" w:author="Dr Mamadou SANOGO" w:date="2023-10-25T16:41:00Z"/>
              <w:rFonts w:ascii="Cambria" w:hAnsi="Cambria" w:cs="Arial"/>
              <w:i/>
              <w:lang w:val="fr-ML"/>
            </w:rPr>
          </w:rPrChange>
        </w:rPr>
      </w:pPr>
      <w:ins w:id="13925" w:author="Dr Mamadou SANOGO" w:date="2023-10-25T16:41:00Z">
        <w:r w:rsidRPr="006778CD">
          <w:rPr>
            <w:rFonts w:ascii="Cambria" w:hAnsi="Cambria" w:cs="Arial"/>
            <w:i/>
            <w:color w:val="000000" w:themeColor="text1"/>
            <w:lang w:val="fr-ML"/>
            <w:rPrChange w:id="13926"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927" w:author="Dr Mamadou SANOGO" w:date="2023-10-25T16:41:00Z"/>
          <w:rFonts w:ascii="Cambria" w:hAnsi="Cambria" w:cs="Arial"/>
          <w:b/>
          <w:bCs/>
          <w:color w:val="000000" w:themeColor="text1"/>
          <w:lang w:val="fr-ML"/>
          <w:rPrChange w:id="13928" w:author="Dr Mamadou SANOGO" w:date="2023-10-27T14:06:00Z">
            <w:rPr>
              <w:ins w:id="13929" w:author="Dr Mamadou SANOGO" w:date="2023-10-25T16:41:00Z"/>
              <w:rFonts w:ascii="Cambria" w:hAnsi="Cambria" w:cs="Arial"/>
              <w:lang w:val="fr-ML"/>
            </w:rPr>
          </w:rPrChange>
        </w:rPr>
      </w:pPr>
      <w:ins w:id="13930" w:author="Dr Mamadou SANOGO" w:date="2023-10-25T16:41:00Z">
        <w:r w:rsidRPr="006778CD">
          <w:rPr>
            <w:rFonts w:ascii="Cambria" w:hAnsi="Cambria" w:cs="Arial"/>
            <w:b/>
            <w:bCs/>
            <w:color w:val="000000" w:themeColor="text1"/>
            <w:lang w:val="fr-ML"/>
            <w:rPrChange w:id="13931"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932"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933" w:author="Dr Mamadou SANOGO" w:date="2023-10-25T16:40:00Z"/>
          <w:b/>
          <w:color w:val="000000" w:themeColor="text1"/>
          <w:sz w:val="44"/>
          <w:rPrChange w:id="13934" w:author="Dr Mamadou SANOGO" w:date="2023-10-25T18:15:00Z">
            <w:rPr>
              <w:ins w:id="13935"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936" w:author="Dr Mamadou SANOGO" w:date="2023-10-25T16:40:00Z"/>
          <w:b/>
          <w:color w:val="000000" w:themeColor="text1"/>
          <w:sz w:val="44"/>
          <w:rPrChange w:id="13937" w:author="Dr Mamadou SANOGO" w:date="2023-10-25T18:15:00Z">
            <w:rPr>
              <w:ins w:id="13938"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939" w:author="Dr Mamadou SANOGO" w:date="2023-10-25T16:40:00Z"/>
          <w:b/>
          <w:color w:val="000000" w:themeColor="text1"/>
          <w:sz w:val="44"/>
          <w:rPrChange w:id="13940" w:author="Dr Mamadou SANOGO" w:date="2023-10-25T18:15:00Z">
            <w:rPr>
              <w:ins w:id="13941"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942" w:author="Dr Mamadou SANOGO" w:date="2023-10-25T16:43:00Z"/>
          <w:b/>
          <w:color w:val="000000" w:themeColor="text1"/>
          <w:sz w:val="44"/>
          <w:rPrChange w:id="13943" w:author="Dr Mamadou SANOGO" w:date="2023-10-25T18:15:00Z">
            <w:rPr>
              <w:ins w:id="13944"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945" w:author="Dr Mamadou SANOGO" w:date="2023-10-25T16:43:00Z"/>
          <w:b/>
          <w:color w:val="000000" w:themeColor="text1"/>
          <w:sz w:val="44"/>
          <w:rPrChange w:id="13946" w:author="Dr Mamadou SANOGO" w:date="2023-10-25T18:15:00Z">
            <w:rPr>
              <w:ins w:id="13947"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948" w:author="Dr Mamadou SANOGO" w:date="2023-10-25T16:43:00Z"/>
          <w:b/>
          <w:color w:val="000000" w:themeColor="text1"/>
          <w:sz w:val="44"/>
          <w:rPrChange w:id="13949" w:author="Dr Mamadou SANOGO" w:date="2023-10-25T18:15:00Z">
            <w:rPr>
              <w:ins w:id="13950"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951" w:author="Dr Mamadou SANOGO" w:date="2023-10-25T16:43:00Z"/>
          <w:b/>
          <w:color w:val="000000" w:themeColor="text1"/>
          <w:sz w:val="44"/>
          <w:rPrChange w:id="13952" w:author="Dr Mamadou SANOGO" w:date="2023-10-25T18:15:00Z">
            <w:rPr>
              <w:ins w:id="13953"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954" w:author="Dr Mamadou SANOGO" w:date="2023-10-25T16:43:00Z"/>
          <w:b/>
          <w:color w:val="000000" w:themeColor="text1"/>
          <w:sz w:val="44"/>
          <w:rPrChange w:id="13955" w:author="Dr Mamadou SANOGO" w:date="2023-10-25T18:15:00Z">
            <w:rPr>
              <w:ins w:id="13956"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957" w:author="Dr Mamadou SANOGO" w:date="2023-10-25T16:43:00Z"/>
          <w:b/>
          <w:color w:val="000000" w:themeColor="text1"/>
          <w:sz w:val="44"/>
          <w:rPrChange w:id="13958" w:author="Dr Mamadou SANOGO" w:date="2023-10-25T18:15:00Z">
            <w:rPr>
              <w:ins w:id="13959"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960" w:author="Dr Mamadou SANOGO" w:date="2023-10-25T16:43:00Z"/>
          <w:b/>
          <w:color w:val="000000" w:themeColor="text1"/>
          <w:sz w:val="44"/>
          <w:rPrChange w:id="13961" w:author="Dr Mamadou SANOGO" w:date="2023-10-25T18:15:00Z">
            <w:rPr>
              <w:ins w:id="13962" w:author="Dr Mamadou SANOGO" w:date="2023-10-25T16:43:00Z"/>
              <w:b/>
              <w:sz w:val="44"/>
            </w:rPr>
          </w:rPrChange>
        </w:rPr>
      </w:pPr>
    </w:p>
    <w:p w14:paraId="58377ACF" w14:textId="2F9613B1" w:rsidR="00D3265D" w:rsidRDefault="00D3265D" w:rsidP="00D81BFF">
      <w:pPr>
        <w:shd w:val="clear" w:color="auto" w:fill="FFFFFF"/>
        <w:ind w:right="9"/>
        <w:jc w:val="center"/>
        <w:rPr>
          <w:ins w:id="13963"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964"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965" w:author="Dr Mamadou SANOGO" w:date="2023-10-27T11:45:00Z"/>
          <w:b/>
          <w:color w:val="000000" w:themeColor="text1"/>
          <w:sz w:val="44"/>
        </w:rPr>
      </w:pPr>
    </w:p>
    <w:p w14:paraId="2B3FD36A" w14:textId="5753CCE1" w:rsidR="00DA7BA7" w:rsidRDefault="00DA7BA7">
      <w:pPr>
        <w:shd w:val="clear" w:color="auto" w:fill="FFFFFF"/>
        <w:ind w:right="9"/>
        <w:rPr>
          <w:ins w:id="13966" w:author="Dr Mamadou SANOGO" w:date="2023-10-27T11:45:00Z"/>
          <w:b/>
          <w:color w:val="000000" w:themeColor="text1"/>
          <w:sz w:val="44"/>
        </w:rPr>
        <w:pPrChange w:id="13967"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968" w:author="Dr Mamadou SANOGO" w:date="2023-10-25T16:40:00Z"/>
          <w:b/>
          <w:color w:val="000000" w:themeColor="text1"/>
          <w:sz w:val="44"/>
          <w:rPrChange w:id="13969" w:author="Dr Mamadou SANOGO" w:date="2023-10-25T18:15:00Z">
            <w:rPr>
              <w:ins w:id="13970"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971" w:author="Dr Mamadou SANOGO" w:date="2023-10-25T15:02:00Z"/>
          <w:b/>
          <w:color w:val="000000" w:themeColor="text1"/>
          <w:sz w:val="44"/>
          <w:rPrChange w:id="13972" w:author="Dr Mamadou SANOGO" w:date="2023-10-25T18:15:00Z">
            <w:rPr>
              <w:ins w:id="13973" w:author="Dr Mamadou SANOGO" w:date="2023-10-25T15:02:00Z"/>
              <w:b/>
              <w:sz w:val="44"/>
            </w:rPr>
          </w:rPrChange>
        </w:rPr>
        <w:pPrChange w:id="13974"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975" w:author="Dr Mamadou SANOGO" w:date="2023-10-25T16:43:00Z"/>
          <w:b/>
          <w:color w:val="000000" w:themeColor="text1"/>
          <w:sz w:val="44"/>
          <w:rPrChange w:id="13976" w:author="Dr Mamadou SANOGO" w:date="2023-10-25T18:15:00Z">
            <w:rPr>
              <w:ins w:id="13977" w:author="Dr Mamadou SANOGO" w:date="2023-10-25T16:43:00Z"/>
              <w:b/>
              <w:sz w:val="44"/>
            </w:rPr>
          </w:rPrChange>
        </w:rPr>
      </w:pPr>
      <w:ins w:id="13978" w:author="Dr Mamadou SANOGO" w:date="2023-10-25T15:02:00Z">
        <w:r w:rsidRPr="007A4AFC">
          <w:rPr>
            <w:b/>
            <w:color w:val="000000" w:themeColor="text1"/>
            <w:sz w:val="44"/>
            <w:rPrChange w:id="13979"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980" w:author="Dr Mamadou SANOGO" w:date="2023-10-25T16:43:00Z"/>
          <w:b/>
          <w:color w:val="000000" w:themeColor="text1"/>
          <w:sz w:val="44"/>
          <w:rPrChange w:id="13981" w:author="Dr Mamadou SANOGO" w:date="2023-10-25T18:15:00Z">
            <w:rPr>
              <w:ins w:id="13982"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983" w:author="Dr Mamadou SANOGO" w:date="2023-10-25T16:43:00Z"/>
          <w:b/>
          <w:color w:val="000000" w:themeColor="text1"/>
          <w:sz w:val="44"/>
          <w:rPrChange w:id="13984" w:author="Dr Mamadou SANOGO" w:date="2023-10-25T18:15:00Z">
            <w:rPr>
              <w:ins w:id="13985"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986" w:author="Dr Mamadou SANOGO" w:date="2023-10-25T16:43:00Z"/>
          <w:b/>
          <w:color w:val="000000" w:themeColor="text1"/>
          <w:sz w:val="44"/>
          <w:rPrChange w:id="13987" w:author="Dr Mamadou SANOGO" w:date="2023-10-25T18:15:00Z">
            <w:rPr>
              <w:ins w:id="13988"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989" w:author="Dr Mamadou SANOGO" w:date="2023-10-25T16:43:00Z"/>
          <w:b/>
          <w:color w:val="000000" w:themeColor="text1"/>
          <w:sz w:val="44"/>
          <w:rPrChange w:id="13990" w:author="Dr Mamadou SANOGO" w:date="2023-10-25T18:15:00Z">
            <w:rPr>
              <w:ins w:id="13991"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992" w:author="Dr Mamadou SANOGO" w:date="2023-10-25T16:43:00Z"/>
          <w:b/>
          <w:color w:val="000000" w:themeColor="text1"/>
          <w:sz w:val="44"/>
          <w:rPrChange w:id="13993" w:author="Dr Mamadou SANOGO" w:date="2023-10-25T18:15:00Z">
            <w:rPr>
              <w:ins w:id="13994"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995" w:author="Dr Mamadou SANOGO" w:date="2023-10-25T16:43:00Z"/>
          <w:b/>
          <w:color w:val="000000" w:themeColor="text1"/>
          <w:sz w:val="44"/>
          <w:rPrChange w:id="13996" w:author="Dr Mamadou SANOGO" w:date="2023-10-25T18:15:00Z">
            <w:rPr>
              <w:ins w:id="13997"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998" w:author="Dr Mamadou SANOGO" w:date="2023-10-25T16:43:00Z"/>
          <w:b/>
          <w:color w:val="000000" w:themeColor="text1"/>
          <w:sz w:val="44"/>
          <w:rPrChange w:id="13999" w:author="Dr Mamadou SANOGO" w:date="2023-10-25T18:15:00Z">
            <w:rPr>
              <w:ins w:id="14000"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4001" w:author="Dr Mamadou SANOGO" w:date="2023-10-25T16:43:00Z"/>
          <w:b/>
          <w:color w:val="000000" w:themeColor="text1"/>
          <w:sz w:val="44"/>
          <w:rPrChange w:id="14002" w:author="Dr Mamadou SANOGO" w:date="2023-10-25T18:15:00Z">
            <w:rPr>
              <w:ins w:id="14003"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4004" w:author="Dr Mamadou SANOGO" w:date="2023-10-25T16:43:00Z"/>
          <w:b/>
          <w:color w:val="000000" w:themeColor="text1"/>
          <w:sz w:val="44"/>
          <w:rPrChange w:id="14005" w:author="Dr Mamadou SANOGO" w:date="2023-10-25T18:15:00Z">
            <w:rPr>
              <w:ins w:id="14006"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4007" w:author="Dr Mamadou SANOGO" w:date="2023-10-25T16:43:00Z"/>
          <w:b/>
          <w:color w:val="000000" w:themeColor="text1"/>
          <w:sz w:val="44"/>
          <w:rPrChange w:id="14008" w:author="Dr Mamadou SANOGO" w:date="2023-10-25T18:15:00Z">
            <w:rPr>
              <w:ins w:id="14009"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4010" w:author="Dr Mamadou SANOGO" w:date="2023-10-25T16:43:00Z"/>
          <w:b/>
          <w:color w:val="000000" w:themeColor="text1"/>
          <w:sz w:val="44"/>
          <w:rPrChange w:id="14011" w:author="Dr Mamadou SANOGO" w:date="2023-10-25T18:15:00Z">
            <w:rPr>
              <w:ins w:id="14012"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4013" w:author="Dr Mamadou SANOGO" w:date="2023-10-25T16:43:00Z"/>
          <w:b/>
          <w:color w:val="000000" w:themeColor="text1"/>
          <w:sz w:val="44"/>
          <w:rPrChange w:id="14014" w:author="Dr Mamadou SANOGO" w:date="2023-10-25T18:15:00Z">
            <w:rPr>
              <w:ins w:id="14015"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4016" w:author="Dr Mamadou SANOGO" w:date="2023-10-25T16:43:00Z"/>
          <w:b/>
          <w:color w:val="000000" w:themeColor="text1"/>
          <w:sz w:val="44"/>
          <w:rPrChange w:id="14017" w:author="Dr Mamadou SANOGO" w:date="2023-10-25T18:15:00Z">
            <w:rPr>
              <w:ins w:id="14018"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4019" w:author="Dr Mamadou SANOGO" w:date="2023-10-25T16:43:00Z"/>
          <w:b/>
          <w:color w:val="000000" w:themeColor="text1"/>
          <w:sz w:val="44"/>
          <w:rPrChange w:id="14020" w:author="Dr Mamadou SANOGO" w:date="2023-10-25T18:15:00Z">
            <w:rPr>
              <w:ins w:id="14021"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4022" w:author="Dr Mamadou SANOGO" w:date="2023-10-25T16:43:00Z"/>
          <w:b/>
          <w:color w:val="000000" w:themeColor="text1"/>
          <w:sz w:val="44"/>
          <w:rPrChange w:id="14023" w:author="Dr Mamadou SANOGO" w:date="2023-10-25T18:15:00Z">
            <w:rPr>
              <w:ins w:id="14024"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4025" w:author="Dr Mamadou SANOGO" w:date="2023-10-25T16:43:00Z"/>
          <w:b/>
          <w:color w:val="000000" w:themeColor="text1"/>
          <w:sz w:val="44"/>
          <w:rPrChange w:id="14026" w:author="Dr Mamadou SANOGO" w:date="2023-10-25T18:15:00Z">
            <w:rPr>
              <w:ins w:id="14027"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4028" w:author="Dr Mamadou SANOGO" w:date="2023-10-25T16:43:00Z"/>
          <w:b/>
          <w:color w:val="000000" w:themeColor="text1"/>
          <w:sz w:val="44"/>
          <w:rPrChange w:id="14029" w:author="Dr Mamadou SANOGO" w:date="2023-10-25T18:15:00Z">
            <w:rPr>
              <w:ins w:id="14030"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4031" w:author="Dr Mamadou SANOGO" w:date="2023-10-25T16:43:00Z"/>
          <w:b/>
          <w:color w:val="000000" w:themeColor="text1"/>
          <w:sz w:val="44"/>
          <w:rPrChange w:id="14032" w:author="Dr Mamadou SANOGO" w:date="2023-10-25T18:15:00Z">
            <w:rPr>
              <w:ins w:id="14033"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4034" w:author="Dr Mamadou SANOGO" w:date="2023-10-25T16:43:00Z"/>
          <w:b/>
          <w:color w:val="000000" w:themeColor="text1"/>
          <w:sz w:val="44"/>
          <w:rPrChange w:id="14035" w:author="Dr Mamadou SANOGO" w:date="2023-10-25T18:15:00Z">
            <w:rPr>
              <w:ins w:id="14036"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4037" w:author="Dr Mamadou SANOGO" w:date="2023-10-25T16:43:00Z"/>
          <w:b/>
          <w:color w:val="000000" w:themeColor="text1"/>
          <w:sz w:val="44"/>
          <w:rPrChange w:id="14038" w:author="Dr Mamadou SANOGO" w:date="2023-10-25T18:15:00Z">
            <w:rPr>
              <w:ins w:id="14039"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4040" w:author="Dr Mamadou SANOGO" w:date="2023-10-25T16:43:00Z"/>
          <w:b/>
          <w:color w:val="000000" w:themeColor="text1"/>
          <w:sz w:val="44"/>
          <w:rPrChange w:id="14041" w:author="Dr Mamadou SANOGO" w:date="2023-10-25T18:15:00Z">
            <w:rPr>
              <w:ins w:id="14042"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4043" w:author="Dr Mamadou SANOGO" w:date="2023-10-25T16:43:00Z"/>
          <w:b/>
          <w:color w:val="000000" w:themeColor="text1"/>
          <w:sz w:val="44"/>
          <w:rPrChange w:id="14044" w:author="Dr Mamadou SANOGO" w:date="2023-10-25T18:15:00Z">
            <w:rPr>
              <w:ins w:id="14045"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4046" w:author="Dr Mamadou SANOGO" w:date="2023-10-25T16:43:00Z"/>
          <w:b/>
          <w:color w:val="000000" w:themeColor="text1"/>
          <w:sz w:val="44"/>
          <w:rPrChange w:id="14047" w:author="Dr Mamadou SANOGO" w:date="2023-10-25T18:15:00Z">
            <w:rPr>
              <w:ins w:id="14048"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4049" w:author="Dr Mamadou SANOGO" w:date="2023-10-25T16:43:00Z"/>
          <w:b/>
          <w:color w:val="000000" w:themeColor="text1"/>
          <w:sz w:val="44"/>
          <w:rPrChange w:id="14050" w:author="Dr Mamadou SANOGO" w:date="2023-10-25T18:15:00Z">
            <w:rPr>
              <w:ins w:id="14051"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4052" w:author="Dr Mamadou SANOGO" w:date="2023-10-25T16:43:00Z"/>
          <w:b/>
          <w:color w:val="000000" w:themeColor="text1"/>
          <w:sz w:val="44"/>
          <w:rPrChange w:id="14053" w:author="Dr Mamadou SANOGO" w:date="2023-10-25T18:15:00Z">
            <w:rPr>
              <w:ins w:id="14054"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4055" w:author="Dr Mamadou SANOGO" w:date="2023-10-25T16:43:00Z"/>
          <w:b/>
          <w:color w:val="000000" w:themeColor="text1"/>
          <w:sz w:val="44"/>
          <w:rPrChange w:id="14056" w:author="Dr Mamadou SANOGO" w:date="2023-10-25T18:15:00Z">
            <w:rPr>
              <w:ins w:id="14057"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4058" w:author="Dr Mamadou SANOGO" w:date="2023-10-25T16:43:00Z"/>
          <w:b/>
          <w:color w:val="000000" w:themeColor="text1"/>
          <w:sz w:val="44"/>
          <w:rPrChange w:id="14059" w:author="Dr Mamadou SANOGO" w:date="2023-10-25T18:15:00Z">
            <w:rPr>
              <w:ins w:id="14060"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4061" w:author="Dr Mamadou SANOGO" w:date="2023-10-25T16:43:00Z"/>
          <w:b/>
          <w:color w:val="000000" w:themeColor="text1"/>
          <w:sz w:val="44"/>
          <w:rPrChange w:id="14062" w:author="Dr Mamadou SANOGO" w:date="2023-10-25T18:15:00Z">
            <w:rPr>
              <w:ins w:id="14063"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4064" w:author="Dr Mamadou SANOGO" w:date="2023-10-25T16:43:00Z"/>
          <w:b/>
          <w:color w:val="000000" w:themeColor="text1"/>
          <w:sz w:val="44"/>
          <w:rPrChange w:id="14065" w:author="Dr Mamadou SANOGO" w:date="2023-10-25T18:15:00Z">
            <w:rPr>
              <w:ins w:id="14066"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4067" w:author="Dr Mamadou SANOGO" w:date="2023-10-25T16:43:00Z"/>
          <w:b/>
          <w:color w:val="000000" w:themeColor="text1"/>
          <w:sz w:val="44"/>
          <w:rPrChange w:id="14068" w:author="Dr Mamadou SANOGO" w:date="2023-10-25T18:15:00Z">
            <w:rPr>
              <w:ins w:id="14069"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4070" w:author="Dr Mamadou SANOGO" w:date="2023-10-25T16:43:00Z"/>
          <w:b/>
          <w:color w:val="000000" w:themeColor="text1"/>
          <w:sz w:val="44"/>
          <w:rPrChange w:id="14071" w:author="Dr Mamadou SANOGO" w:date="2023-10-25T18:15:00Z">
            <w:rPr>
              <w:ins w:id="14072"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4073" w:author="Dr Mamadou SANOGO" w:date="2023-10-25T16:43:00Z"/>
          <w:b/>
          <w:color w:val="000000" w:themeColor="text1"/>
          <w:sz w:val="44"/>
          <w:rPrChange w:id="14074" w:author="Dr Mamadou SANOGO" w:date="2023-10-25T18:15:00Z">
            <w:rPr>
              <w:ins w:id="14075"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4076" w:author="Dr Mamadou SANOGO" w:date="2023-10-25T16:43:00Z"/>
          <w:b/>
          <w:color w:val="000000" w:themeColor="text1"/>
          <w:sz w:val="44"/>
          <w:rPrChange w:id="14077" w:author="Dr Mamadou SANOGO" w:date="2023-10-25T18:15:00Z">
            <w:rPr>
              <w:ins w:id="14078"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4079" w:author="Dr Mamadou SANOGO" w:date="2023-10-25T16:43:00Z"/>
          <w:b/>
          <w:color w:val="000000" w:themeColor="text1"/>
          <w:sz w:val="44"/>
          <w:rPrChange w:id="14080" w:author="Dr Mamadou SANOGO" w:date="2023-10-25T18:15:00Z">
            <w:rPr>
              <w:ins w:id="14081"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4082" w:author="Dr Mamadou SANOGO" w:date="2023-10-25T16:43:00Z"/>
          <w:b/>
          <w:color w:val="000000" w:themeColor="text1"/>
          <w:sz w:val="44"/>
          <w:rPrChange w:id="14083" w:author="Dr Mamadou SANOGO" w:date="2023-10-25T18:15:00Z">
            <w:rPr>
              <w:ins w:id="14084"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4085" w:author="Dr Mamadou SANOGO" w:date="2023-10-25T16:43:00Z"/>
          <w:b/>
          <w:color w:val="000000" w:themeColor="text1"/>
          <w:sz w:val="44"/>
          <w:rPrChange w:id="14086" w:author="Dr Mamadou SANOGO" w:date="2023-10-25T18:15:00Z">
            <w:rPr>
              <w:ins w:id="14087"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4088" w:author="Dr Mamadou SANOGO" w:date="2023-10-25T16:43:00Z"/>
          <w:b/>
          <w:color w:val="000000" w:themeColor="text1"/>
          <w:sz w:val="44"/>
          <w:rPrChange w:id="14089" w:author="Dr Mamadou SANOGO" w:date="2023-10-25T18:15:00Z">
            <w:rPr>
              <w:ins w:id="14090"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4091" w:author="Dr Mamadou SANOGO" w:date="2023-10-25T16:44:00Z"/>
          <w:b/>
          <w:color w:val="000000" w:themeColor="text1"/>
          <w:sz w:val="44"/>
          <w:rPrChange w:id="14092" w:author="Dr Mamadou SANOGO" w:date="2023-10-25T18:15:00Z">
            <w:rPr>
              <w:ins w:id="14093"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4094" w:author="Dr Mamadou SANOGO" w:date="2023-10-25T16:44:00Z"/>
          <w:b/>
          <w:color w:val="000000" w:themeColor="text1"/>
          <w:sz w:val="44"/>
          <w:rPrChange w:id="14095" w:author="Dr Mamadou SANOGO" w:date="2023-10-25T18:15:00Z">
            <w:rPr>
              <w:ins w:id="14096"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4097" w:author="Dr Mamadou SANOGO" w:date="2023-10-25T16:44:00Z"/>
          <w:b/>
          <w:color w:val="000000" w:themeColor="text1"/>
          <w:sz w:val="44"/>
          <w:rPrChange w:id="14098" w:author="Dr Mamadou SANOGO" w:date="2023-10-25T18:15:00Z">
            <w:rPr>
              <w:ins w:id="14099"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4100" w:author="Dr Mamadou SANOGO" w:date="2023-10-25T16:44:00Z"/>
          <w:b/>
          <w:color w:val="000000" w:themeColor="text1"/>
          <w:sz w:val="44"/>
          <w:rPrChange w:id="14101" w:author="Dr Mamadou SANOGO" w:date="2023-10-25T18:15:00Z">
            <w:rPr>
              <w:ins w:id="14102"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4103" w:author="Dr Mamadou SANOGO" w:date="2023-10-25T16:44:00Z"/>
          <w:b/>
          <w:color w:val="000000" w:themeColor="text1"/>
          <w:sz w:val="44"/>
          <w:rPrChange w:id="14104" w:author="Dr Mamadou SANOGO" w:date="2023-10-25T18:15:00Z">
            <w:rPr>
              <w:ins w:id="14105"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4106" w:author="Dr Mamadou SANOGO" w:date="2023-10-25T16:43:00Z"/>
          <w:b/>
          <w:color w:val="000000" w:themeColor="text1"/>
          <w:sz w:val="44"/>
          <w:rPrChange w:id="14107" w:author="Dr Mamadou SANOGO" w:date="2023-10-25T18:15:00Z">
            <w:rPr>
              <w:ins w:id="14108"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4109" w:author="Dr Mamadou SANOGO" w:date="2023-10-25T16:43:00Z"/>
          <w:b/>
          <w:color w:val="000000" w:themeColor="text1"/>
          <w:sz w:val="44"/>
          <w:rPrChange w:id="14110" w:author="Dr Mamadou SANOGO" w:date="2023-10-25T18:15:00Z">
            <w:rPr>
              <w:ins w:id="14111"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4112" w:author="Dr Mamadou SANOGO" w:date="2023-10-25T16:43:00Z"/>
          <w:b/>
          <w:color w:val="000000" w:themeColor="text1"/>
          <w:sz w:val="44"/>
          <w:rPrChange w:id="14113" w:author="Dr Mamadou SANOGO" w:date="2023-10-25T18:15:00Z">
            <w:rPr>
              <w:ins w:id="14114"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4115" w:author="Dr Mamadou SANOGO" w:date="2023-10-25T16:43:00Z"/>
          <w:b/>
          <w:color w:val="000000" w:themeColor="text1"/>
          <w:sz w:val="44"/>
          <w:rPrChange w:id="14116" w:author="Dr Mamadou SANOGO" w:date="2023-10-25T18:15:00Z">
            <w:rPr>
              <w:ins w:id="14117"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4118"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4119"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4120"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4121"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4122"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4123"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4124" w:author="Dr Mamadou SANOGO" w:date="2023-10-25T16:43:00Z"/>
          <w:b/>
          <w:color w:val="000000" w:themeColor="text1"/>
          <w:sz w:val="44"/>
          <w:rPrChange w:id="14125" w:author="Dr Mamadou SANOGO" w:date="2023-10-25T18:15:00Z">
            <w:rPr>
              <w:ins w:id="14126"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4127" w:author="Dr Mamadou SANOGO" w:date="2023-10-25T16:43:00Z"/>
          <w:b/>
          <w:color w:val="000000" w:themeColor="text1"/>
          <w:sz w:val="44"/>
          <w:rPrChange w:id="14128" w:author="Dr Mamadou SANOGO" w:date="2023-10-25T18:15:00Z">
            <w:rPr>
              <w:ins w:id="14129"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4130" w:author="Dr Mamadou SANOGO" w:date="2023-10-25T16:43:00Z"/>
          <w:b/>
          <w:color w:val="000000" w:themeColor="text1"/>
          <w:sz w:val="44"/>
          <w:rPrChange w:id="14131" w:author="Dr Mamadou SANOGO" w:date="2023-10-25T18:15:00Z">
            <w:rPr>
              <w:ins w:id="14132"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4133" w:author="Dr Mamadou SANOGO" w:date="2023-10-25T16:43:00Z"/>
          <w:b/>
          <w:color w:val="000000" w:themeColor="text1"/>
          <w:sz w:val="44"/>
          <w:rPrChange w:id="14134" w:author="Dr Mamadou SANOGO" w:date="2023-10-25T18:15:00Z">
            <w:rPr>
              <w:ins w:id="14135"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4136" w:author="Dr Mamadou SANOGO" w:date="2023-10-25T15:02:00Z"/>
          <w:b/>
          <w:color w:val="000000" w:themeColor="text1"/>
          <w:sz w:val="44"/>
          <w:rPrChange w:id="14137" w:author="Dr Mamadou SANOGO" w:date="2023-10-25T18:15:00Z">
            <w:rPr>
              <w:ins w:id="14138"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4139" w:author="Dr Mamadou SANOGO" w:date="2023-10-25T16:43:00Z"/>
          <w:b/>
          <w:color w:val="000000" w:themeColor="text1"/>
          <w:sz w:val="44"/>
          <w:rPrChange w:id="14140" w:author="Dr Mamadou SANOGO" w:date="2023-10-25T18:15:00Z">
            <w:rPr>
              <w:ins w:id="14141" w:author="Dr Mamadou SANOGO" w:date="2023-10-25T16:43:00Z"/>
              <w:b/>
              <w:sz w:val="44"/>
            </w:rPr>
          </w:rPrChange>
        </w:rPr>
      </w:pPr>
      <w:ins w:id="14142" w:author="Dr Mamadou SANOGO" w:date="2023-10-25T15:02:00Z">
        <w:r w:rsidRPr="007A4AFC">
          <w:rPr>
            <w:b/>
            <w:color w:val="000000" w:themeColor="text1"/>
            <w:sz w:val="44"/>
            <w:rPrChange w:id="14143"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4144" w:author="Dr Mamadou SANOGO" w:date="2023-10-25T16:43:00Z"/>
          <w:b/>
          <w:color w:val="000000" w:themeColor="text1"/>
          <w:sz w:val="44"/>
          <w:rPrChange w:id="14145" w:author="Dr Mamadou SANOGO" w:date="2023-10-25T18:15:00Z">
            <w:rPr>
              <w:ins w:id="14146"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4147" w:author="Dr Mamadou SANOGO" w:date="2023-10-25T16:43:00Z"/>
          <w:b/>
          <w:color w:val="000000" w:themeColor="text1"/>
          <w:sz w:val="44"/>
          <w:rPrChange w:id="14148" w:author="Dr Mamadou SANOGO" w:date="2023-10-25T18:15:00Z">
            <w:rPr>
              <w:ins w:id="14149"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4150" w:author="Dr Mamadou SANOGO" w:date="2023-10-25T16:43:00Z"/>
          <w:b/>
          <w:color w:val="000000" w:themeColor="text1"/>
          <w:sz w:val="44"/>
          <w:rPrChange w:id="14151" w:author="Dr Mamadou SANOGO" w:date="2023-10-25T18:15:00Z">
            <w:rPr>
              <w:ins w:id="14152"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4153" w:author="Dr Mamadou SANOGO" w:date="2023-10-25T16:43:00Z"/>
          <w:b/>
          <w:color w:val="000000" w:themeColor="text1"/>
          <w:sz w:val="44"/>
          <w:rPrChange w:id="14154" w:author="Dr Mamadou SANOGO" w:date="2023-10-25T18:15:00Z">
            <w:rPr>
              <w:ins w:id="14155"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4156" w:author="Dr Mamadou SANOGO" w:date="2023-10-25T16:43:00Z"/>
          <w:b/>
          <w:color w:val="000000" w:themeColor="text1"/>
          <w:sz w:val="44"/>
          <w:rPrChange w:id="14157" w:author="Dr Mamadou SANOGO" w:date="2023-10-25T18:15:00Z">
            <w:rPr>
              <w:ins w:id="14158"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4159" w:author="Dr Mamadou SANOGO" w:date="2023-10-25T16:43:00Z"/>
          <w:b/>
          <w:color w:val="000000" w:themeColor="text1"/>
          <w:sz w:val="44"/>
          <w:rPrChange w:id="14160" w:author="Dr Mamadou SANOGO" w:date="2023-10-25T18:15:00Z">
            <w:rPr>
              <w:ins w:id="14161"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4162" w:author="Dr Mamadou SANOGO" w:date="2023-10-25T16:43:00Z"/>
          <w:b/>
          <w:color w:val="000000" w:themeColor="text1"/>
          <w:sz w:val="44"/>
          <w:rPrChange w:id="14163" w:author="Dr Mamadou SANOGO" w:date="2023-10-25T18:15:00Z">
            <w:rPr>
              <w:ins w:id="14164"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4165" w:author="Dr Mamadou SANOGO" w:date="2023-10-25T16:43:00Z"/>
          <w:b/>
          <w:color w:val="000000" w:themeColor="text1"/>
          <w:sz w:val="44"/>
          <w:rPrChange w:id="14166" w:author="Dr Mamadou SANOGO" w:date="2023-10-25T18:15:00Z">
            <w:rPr>
              <w:ins w:id="14167"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4168" w:author="Dr Mamadou SANOGO" w:date="2023-10-25T16:44:00Z"/>
          <w:b/>
          <w:color w:val="000000" w:themeColor="text1"/>
          <w:sz w:val="44"/>
          <w:rPrChange w:id="14169" w:author="Dr Mamadou SANOGO" w:date="2023-10-25T18:15:00Z">
            <w:rPr>
              <w:ins w:id="14170"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4171" w:author="Dr Mamadou SANOGO" w:date="2023-10-25T16:44:00Z"/>
          <w:b/>
          <w:color w:val="000000" w:themeColor="text1"/>
          <w:sz w:val="44"/>
          <w:rPrChange w:id="14172" w:author="Dr Mamadou SANOGO" w:date="2023-10-25T18:15:00Z">
            <w:rPr>
              <w:ins w:id="14173"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4174" w:author="Dr Mamadou SANOGO" w:date="2023-10-25T16:44:00Z"/>
          <w:b/>
          <w:color w:val="000000" w:themeColor="text1"/>
          <w:sz w:val="44"/>
          <w:rPrChange w:id="14175" w:author="Dr Mamadou SANOGO" w:date="2023-10-25T18:15:00Z">
            <w:rPr>
              <w:ins w:id="14176"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4177" w:author="Dr Mamadou SANOGO" w:date="2023-10-25T16:44:00Z"/>
          <w:b/>
          <w:color w:val="000000" w:themeColor="text1"/>
          <w:sz w:val="44"/>
          <w:rPrChange w:id="14178" w:author="Dr Mamadou SANOGO" w:date="2023-10-25T18:15:00Z">
            <w:rPr>
              <w:ins w:id="14179"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4180" w:author="Dr Mamadou SANOGO" w:date="2023-10-25T16:44:00Z"/>
          <w:b/>
          <w:color w:val="000000" w:themeColor="text1"/>
          <w:sz w:val="44"/>
          <w:rPrChange w:id="14181" w:author="Dr Mamadou SANOGO" w:date="2023-10-25T18:15:00Z">
            <w:rPr>
              <w:ins w:id="14182"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4183" w:author="Dr Mamadou SANOGO" w:date="2023-10-25T16:44:00Z"/>
          <w:b/>
          <w:color w:val="000000" w:themeColor="text1"/>
          <w:sz w:val="44"/>
          <w:rPrChange w:id="14184" w:author="Dr Mamadou SANOGO" w:date="2023-10-25T18:15:00Z">
            <w:rPr>
              <w:ins w:id="14185"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4186" w:author="Dr Mamadou SANOGO" w:date="2023-10-25T16:44:00Z"/>
          <w:b/>
          <w:color w:val="000000" w:themeColor="text1"/>
          <w:sz w:val="44"/>
          <w:rPrChange w:id="14187" w:author="Dr Mamadou SANOGO" w:date="2023-10-25T18:15:00Z">
            <w:rPr>
              <w:ins w:id="14188"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4189" w:author="Dr Mamadou SANOGO" w:date="2023-10-25T16:44:00Z"/>
          <w:b/>
          <w:color w:val="000000" w:themeColor="text1"/>
          <w:sz w:val="44"/>
          <w:rPrChange w:id="14190" w:author="Dr Mamadou SANOGO" w:date="2023-10-25T18:15:00Z">
            <w:rPr>
              <w:ins w:id="14191"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4192" w:author="Dr Mamadou SANOGO" w:date="2023-10-25T16:44:00Z"/>
          <w:b/>
          <w:color w:val="000000" w:themeColor="text1"/>
          <w:sz w:val="44"/>
          <w:rPrChange w:id="14193" w:author="Dr Mamadou SANOGO" w:date="2023-10-25T18:15:00Z">
            <w:rPr>
              <w:ins w:id="14194"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4195" w:author="Dr Mamadou SANOGO" w:date="2023-10-25T16:44:00Z"/>
          <w:b/>
          <w:color w:val="000000" w:themeColor="text1"/>
          <w:sz w:val="44"/>
          <w:rPrChange w:id="14196" w:author="Dr Mamadou SANOGO" w:date="2023-10-25T18:15:00Z">
            <w:rPr>
              <w:ins w:id="14197"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4198" w:author="Dr Mamadou SANOGO" w:date="2023-10-25T16:44:00Z"/>
          <w:b/>
          <w:color w:val="000000" w:themeColor="text1"/>
          <w:sz w:val="44"/>
          <w:rPrChange w:id="14199" w:author="Dr Mamadou SANOGO" w:date="2023-10-25T18:15:00Z">
            <w:rPr>
              <w:ins w:id="14200"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4201" w:author="Dr Mamadou SANOGO" w:date="2023-10-25T16:44:00Z"/>
          <w:b/>
          <w:color w:val="000000" w:themeColor="text1"/>
          <w:sz w:val="44"/>
          <w:rPrChange w:id="14202" w:author="Dr Mamadou SANOGO" w:date="2023-10-25T18:15:00Z">
            <w:rPr>
              <w:ins w:id="14203"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4204" w:author="Dr Mamadou SANOGO" w:date="2023-10-25T16:43:00Z"/>
          <w:b/>
          <w:color w:val="000000" w:themeColor="text1"/>
          <w:sz w:val="44"/>
          <w:rPrChange w:id="14205" w:author="Dr Mamadou SANOGO" w:date="2023-10-25T18:15:00Z">
            <w:rPr>
              <w:ins w:id="14206"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4207" w:author="Dr Mamadou SANOGO" w:date="2023-10-25T16:43:00Z"/>
          <w:b/>
          <w:color w:val="000000" w:themeColor="text1"/>
          <w:sz w:val="44"/>
          <w:rPrChange w:id="14208" w:author="Dr Mamadou SANOGO" w:date="2023-10-25T18:15:00Z">
            <w:rPr>
              <w:ins w:id="14209"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4210" w:author="Dr Mamadou SANOGO" w:date="2023-10-25T16:43:00Z"/>
          <w:b/>
          <w:color w:val="000000" w:themeColor="text1"/>
          <w:sz w:val="44"/>
          <w:rPrChange w:id="14211" w:author="Dr Mamadou SANOGO" w:date="2023-10-25T18:15:00Z">
            <w:rPr>
              <w:ins w:id="14212"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4213" w:author="Dr Mamadou SANOGO" w:date="2023-10-25T16:43:00Z"/>
          <w:b/>
          <w:color w:val="000000" w:themeColor="text1"/>
          <w:sz w:val="44"/>
          <w:rPrChange w:id="14214" w:author="Dr Mamadou SANOGO" w:date="2023-10-25T18:15:00Z">
            <w:rPr>
              <w:ins w:id="14215"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4216" w:author="Dr Mamadou SANOGO" w:date="2023-10-25T16:43:00Z"/>
          <w:b/>
          <w:color w:val="000000" w:themeColor="text1"/>
          <w:sz w:val="44"/>
          <w:rPrChange w:id="14217" w:author="Dr Mamadou SANOGO" w:date="2023-10-25T18:15:00Z">
            <w:rPr>
              <w:ins w:id="14218"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4219" w:author="Dr Mamadou SANOGO" w:date="2023-10-25T16:43:00Z"/>
          <w:b/>
          <w:color w:val="000000" w:themeColor="text1"/>
          <w:sz w:val="44"/>
          <w:rPrChange w:id="14220" w:author="Dr Mamadou SANOGO" w:date="2023-10-25T18:15:00Z">
            <w:rPr>
              <w:ins w:id="14221"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4222" w:author="Dr Mamadou SANOGO" w:date="2023-10-25T16:43:00Z"/>
          <w:b/>
          <w:color w:val="000000" w:themeColor="text1"/>
          <w:sz w:val="44"/>
          <w:rPrChange w:id="14223" w:author="Dr Mamadou SANOGO" w:date="2023-10-25T18:15:00Z">
            <w:rPr>
              <w:ins w:id="14224" w:author="Dr Mamadou SANOGO" w:date="2023-10-25T16:43:00Z"/>
              <w:b/>
              <w:sz w:val="44"/>
            </w:rPr>
          </w:rPrChange>
        </w:rPr>
      </w:pPr>
    </w:p>
    <w:p w14:paraId="36689F11" w14:textId="7C3FE118" w:rsidR="00D3265D" w:rsidRDefault="00D3265D" w:rsidP="00D81BFF">
      <w:pPr>
        <w:shd w:val="clear" w:color="auto" w:fill="FFFFFF"/>
        <w:ind w:right="9"/>
        <w:jc w:val="center"/>
        <w:rPr>
          <w:ins w:id="14225"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4226"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4227"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4228"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4229"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4230"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4231"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4232"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4233"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4234"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4235"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4236"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4237"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4238"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4239"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4240"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4241"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4242"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4243"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4244"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4245"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4246"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4247"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4248" w:author="Dr Mamadou SANOGO" w:date="2023-10-25T16:43:00Z"/>
          <w:b/>
          <w:color w:val="000000" w:themeColor="text1"/>
          <w:sz w:val="44"/>
          <w:rPrChange w:id="14249" w:author="Dr Mamadou SANOGO" w:date="2023-10-25T18:15:00Z">
            <w:rPr>
              <w:ins w:id="14250"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4251" w:author="Dr Mamadou SANOGO" w:date="2023-10-25T15:02:00Z"/>
          <w:b/>
          <w:color w:val="000000" w:themeColor="text1"/>
          <w:sz w:val="44"/>
          <w:rPrChange w:id="14252" w:author="Dr Mamadou SANOGO" w:date="2023-10-25T18:15:00Z">
            <w:rPr>
              <w:ins w:id="14253"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4254" w:author="Dr Mamadou SANOGO" w:date="2023-10-25T17:05:00Z"/>
          <w:b/>
          <w:color w:val="000000" w:themeColor="text1"/>
          <w:sz w:val="44"/>
          <w:rPrChange w:id="14255" w:author="Dr Mamadou SANOGO" w:date="2023-10-25T18:15:00Z">
            <w:rPr>
              <w:ins w:id="14256" w:author="Dr Mamadou SANOGO" w:date="2023-10-25T17:05:00Z"/>
              <w:b/>
              <w:sz w:val="44"/>
            </w:rPr>
          </w:rPrChange>
        </w:rPr>
      </w:pPr>
      <w:ins w:id="14257" w:author="Dr Mamadou SANOGO" w:date="2023-10-25T15:02:00Z">
        <w:r w:rsidRPr="007A4AFC">
          <w:rPr>
            <w:b/>
            <w:color w:val="000000" w:themeColor="text1"/>
            <w:sz w:val="44"/>
            <w:rPrChange w:id="14258" w:author="Dr Mamadou SANOGO" w:date="2023-10-25T18:15:00Z">
              <w:rPr>
                <w:b/>
                <w:sz w:val="44"/>
              </w:rPr>
            </w:rPrChange>
          </w:rPr>
          <w:t>Annexe n°02</w:t>
        </w:r>
      </w:ins>
      <w:ins w:id="14259" w:author="Dr Mamadou SANOGO" w:date="2023-10-25T17:04:00Z">
        <w:r w:rsidR="00A544BC" w:rsidRPr="007A4AFC">
          <w:rPr>
            <w:b/>
            <w:color w:val="000000" w:themeColor="text1"/>
            <w:sz w:val="44"/>
            <w:rPrChange w:id="14260" w:author="Dr Mamadou SANOGO" w:date="2023-10-25T18:15:00Z">
              <w:rPr>
                <w:b/>
                <w:sz w:val="44"/>
              </w:rPr>
            </w:rPrChange>
          </w:rPr>
          <w:t>1</w:t>
        </w:r>
      </w:ins>
      <w:ins w:id="14261" w:author="Dr Mamadou SANOGO" w:date="2023-10-25T15:02:00Z">
        <w:r w:rsidRPr="007A4AFC">
          <w:rPr>
            <w:b/>
            <w:color w:val="000000" w:themeColor="text1"/>
            <w:sz w:val="44"/>
            <w:rPrChange w:id="14262" w:author="Dr Mamadou SANOGO" w:date="2023-10-25T18:15:00Z">
              <w:rPr>
                <w:b/>
                <w:sz w:val="44"/>
              </w:rPr>
            </w:rPrChange>
          </w:rPr>
          <w:t xml:space="preserve"> : </w:t>
        </w:r>
      </w:ins>
      <w:ins w:id="14263" w:author="Dr Mamadou SANOGO" w:date="2023-10-27T11:45:00Z">
        <w:r w:rsidR="00DA7BA7">
          <w:rPr>
            <w:b/>
            <w:color w:val="000000" w:themeColor="text1"/>
            <w:sz w:val="44"/>
          </w:rPr>
          <w:t xml:space="preserve">Résumé </w:t>
        </w:r>
      </w:ins>
      <w:ins w:id="14264" w:author="Dr Mamadou SANOGO" w:date="2023-10-25T15:02:00Z">
        <w:r w:rsidRPr="007A4AFC">
          <w:rPr>
            <w:b/>
            <w:color w:val="000000" w:themeColor="text1"/>
            <w:sz w:val="44"/>
            <w:rPrChange w:id="14265"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4266" w:author="Dr Mamadou SANOGO" w:date="2023-10-25T17:05:00Z"/>
          <w:b/>
          <w:color w:val="000000" w:themeColor="text1"/>
          <w:sz w:val="44"/>
          <w:rPrChange w:id="14267" w:author="Dr Mamadou SANOGO" w:date="2023-10-25T18:15:00Z">
            <w:rPr>
              <w:ins w:id="14268"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4269" w:author="Dr Mamadou SANOGO" w:date="2023-10-25T17:05:00Z"/>
          <w:b/>
          <w:color w:val="000000" w:themeColor="text1"/>
          <w:sz w:val="44"/>
          <w:rPrChange w:id="14270" w:author="Dr Mamadou SANOGO" w:date="2023-10-25T18:15:00Z">
            <w:rPr>
              <w:ins w:id="14271"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4272" w:author="Dr Mamadou SANOGO" w:date="2023-10-25T17:05:00Z"/>
          <w:b/>
          <w:color w:val="000000" w:themeColor="text1"/>
          <w:sz w:val="44"/>
          <w:rPrChange w:id="14273" w:author="Dr Mamadou SANOGO" w:date="2023-10-25T18:15:00Z">
            <w:rPr>
              <w:ins w:id="14274"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4275" w:author="Dr Mamadou SANOGO" w:date="2023-10-25T17:05:00Z"/>
          <w:b/>
          <w:color w:val="000000" w:themeColor="text1"/>
          <w:sz w:val="44"/>
          <w:rPrChange w:id="14276" w:author="Dr Mamadou SANOGO" w:date="2023-10-25T18:15:00Z">
            <w:rPr>
              <w:ins w:id="14277"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4278" w:author="Dr Mamadou SANOGO" w:date="2023-10-25T17:05:00Z"/>
          <w:b/>
          <w:color w:val="000000" w:themeColor="text1"/>
          <w:sz w:val="44"/>
          <w:rPrChange w:id="14279" w:author="Dr Mamadou SANOGO" w:date="2023-10-25T18:15:00Z">
            <w:rPr>
              <w:ins w:id="14280"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4281"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4282"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4283"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4284"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4285"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4286"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4287"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4288"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4289"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4290" w:author="Dr Mamadou SANOGO" w:date="2023-10-25T17:05:00Z"/>
          <w:b/>
          <w:color w:val="000000" w:themeColor="text1"/>
          <w:sz w:val="44"/>
          <w:rPrChange w:id="14291" w:author="Dr Mamadou SANOGO" w:date="2023-10-25T18:15:00Z">
            <w:rPr>
              <w:ins w:id="14292"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4293" w:author="Dr Mamadou SANOGO" w:date="2023-10-25T17:05:00Z"/>
          <w:b/>
          <w:color w:val="000000" w:themeColor="text1"/>
          <w:sz w:val="44"/>
          <w:rPrChange w:id="14294" w:author="Dr Mamadou SANOGO" w:date="2023-10-25T18:15:00Z">
            <w:rPr>
              <w:ins w:id="14295"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4296" w:author="Dr Mamadou SANOGO" w:date="2023-10-25T17:05:00Z"/>
          <w:b/>
          <w:color w:val="000000" w:themeColor="text1"/>
          <w:sz w:val="44"/>
          <w:rPrChange w:id="14297" w:author="Dr Mamadou SANOGO" w:date="2023-10-25T18:15:00Z">
            <w:rPr>
              <w:ins w:id="14298" w:author="Dr Mamadou SANOGO" w:date="2023-10-25T17:05:00Z"/>
              <w:b/>
              <w:sz w:val="44"/>
            </w:rPr>
          </w:rPrChange>
        </w:rPr>
        <w:pPrChange w:id="14299"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4300" w:author="Dr Mamadou SANOGO" w:date="2023-10-25T17:05:00Z"/>
          <w:b/>
          <w:color w:val="000000" w:themeColor="text1"/>
          <w:sz w:val="44"/>
          <w:rPrChange w:id="14301" w:author="Dr Mamadou SANOGO" w:date="2023-10-25T18:15:00Z">
            <w:rPr>
              <w:ins w:id="14302" w:author="Dr Mamadou SANOGO" w:date="2023-10-25T17:05:00Z"/>
              <w:b/>
              <w:sz w:val="44"/>
            </w:rPr>
          </w:rPrChange>
        </w:rPr>
      </w:pPr>
    </w:p>
    <w:p w14:paraId="5F3BA31E" w14:textId="77777777" w:rsidR="00A544BC" w:rsidRPr="007A4AFC" w:rsidRDefault="00A544BC" w:rsidP="00A544BC">
      <w:pPr>
        <w:spacing w:line="240" w:lineRule="auto"/>
        <w:rPr>
          <w:ins w:id="14303" w:author="Dr Mamadou SANOGO" w:date="2023-10-25T17:05:00Z"/>
          <w:rFonts w:eastAsia="Calibri"/>
          <w:color w:val="000000" w:themeColor="text1"/>
          <w:lang w:eastAsia="en-US"/>
          <w:rPrChange w:id="14304" w:author="Dr Mamadou SANOGO" w:date="2023-10-25T18:15:00Z">
            <w:rPr>
              <w:ins w:id="14305" w:author="Dr Mamadou SANOGO" w:date="2023-10-25T17:05:00Z"/>
              <w:rFonts w:eastAsia="Calibri"/>
              <w:lang w:eastAsia="en-US"/>
            </w:rPr>
          </w:rPrChange>
        </w:rPr>
      </w:pPr>
      <w:ins w:id="14306" w:author="Dr Mamadou SANOGO" w:date="2023-10-25T17:05:00Z">
        <w:r w:rsidRPr="007A4AFC">
          <w:rPr>
            <w:rFonts w:eastAsia="Calibri"/>
            <w:bCs/>
            <w:noProof/>
            <w:color w:val="000000" w:themeColor="text1"/>
            <w:sz w:val="40"/>
            <w:szCs w:val="40"/>
            <w:lang w:eastAsia="en-US"/>
            <w:rPrChange w:id="14307"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4308" w:author="Dr Mamadou SANOGO" w:date="2023-10-25T17:05:00Z"/>
          <w:rFonts w:eastAsia="Calibri"/>
          <w:color w:val="000000" w:themeColor="text1"/>
          <w:lang w:eastAsia="en-US"/>
          <w:rPrChange w:id="14309" w:author="Dr Mamadou SANOGO" w:date="2023-10-25T18:15:00Z">
            <w:rPr>
              <w:ins w:id="14310"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4311" w:author="Dr Mamadou SANOGO" w:date="2023-10-25T17:05:00Z"/>
          <w:rFonts w:eastAsia="Calibri"/>
          <w:color w:val="000000" w:themeColor="text1"/>
          <w:lang w:eastAsia="en-US"/>
          <w:rPrChange w:id="14312" w:author="Dr Mamadou SANOGO" w:date="2023-10-25T18:15:00Z">
            <w:rPr>
              <w:ins w:id="14313"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4314" w:author="Dr Mamadou SANOGO" w:date="2023-10-25T17:05:00Z"/>
          <w:rFonts w:eastAsia="Calibri"/>
          <w:b/>
          <w:bCs/>
          <w:color w:val="000000" w:themeColor="text1"/>
          <w:sz w:val="36"/>
          <w:szCs w:val="36"/>
          <w:lang w:eastAsia="en-US"/>
          <w:rPrChange w:id="14315" w:author="Dr Mamadou SANOGO" w:date="2023-10-25T18:15:00Z">
            <w:rPr>
              <w:ins w:id="14316"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4317" w:author="Dr Mamadou SANOGO" w:date="2023-10-25T17:05:00Z"/>
          <w:rFonts w:ascii="Arial" w:eastAsia="Calibri" w:hAnsi="Arial" w:cs="Arial"/>
          <w:b/>
          <w:bCs/>
          <w:color w:val="000000" w:themeColor="text1"/>
          <w:sz w:val="36"/>
          <w:szCs w:val="36"/>
          <w:lang w:eastAsia="en-US"/>
          <w:rPrChange w:id="14318" w:author="Dr Mamadou SANOGO" w:date="2023-10-25T18:15:00Z">
            <w:rPr>
              <w:ins w:id="14319" w:author="Dr Mamadou SANOGO" w:date="2023-10-25T17:05:00Z"/>
              <w:rFonts w:ascii="Arial" w:eastAsia="Calibri" w:hAnsi="Arial" w:cs="Arial"/>
              <w:b/>
              <w:bCs/>
              <w:sz w:val="36"/>
              <w:szCs w:val="36"/>
              <w:lang w:eastAsia="en-US"/>
            </w:rPr>
          </w:rPrChange>
        </w:rPr>
      </w:pPr>
      <w:bookmarkStart w:id="14320" w:name="_Hlk149054205"/>
      <w:bookmarkStart w:id="14321" w:name="_Hlk149054056"/>
      <w:ins w:id="14322" w:author="Dr Mamadou SANOGO" w:date="2023-10-25T17:05:00Z">
        <w:r w:rsidRPr="007A4AFC">
          <w:rPr>
            <w:rFonts w:ascii="Arial" w:eastAsia="Calibri" w:hAnsi="Arial" w:cs="Arial"/>
            <w:b/>
            <w:bCs/>
            <w:color w:val="000000" w:themeColor="text1"/>
            <w:sz w:val="36"/>
            <w:szCs w:val="36"/>
            <w:lang w:eastAsia="en-US"/>
            <w:rPrChange w:id="14323"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4324" w:author="Dr Mamadou SANOGO" w:date="2023-10-25T17:05:00Z"/>
          <w:rFonts w:ascii="Arial" w:eastAsia="Calibri" w:hAnsi="Arial" w:cs="Arial"/>
          <w:color w:val="000000" w:themeColor="text1"/>
          <w:lang w:eastAsia="en-US"/>
          <w:rPrChange w:id="14325" w:author="Dr Mamadou SANOGO" w:date="2023-10-25T18:15:00Z">
            <w:rPr>
              <w:ins w:id="14326" w:author="Dr Mamadou SANOGO" w:date="2023-10-25T17:05:00Z"/>
              <w:rFonts w:ascii="Arial" w:eastAsia="Calibri" w:hAnsi="Arial" w:cs="Arial"/>
              <w:lang w:eastAsia="en-US"/>
            </w:rPr>
          </w:rPrChange>
        </w:rPr>
      </w:pPr>
    </w:p>
    <w:bookmarkEnd w:id="14320"/>
    <w:p w14:paraId="58B40505" w14:textId="77777777" w:rsidR="00A544BC" w:rsidRPr="007A4AFC" w:rsidRDefault="00A544BC" w:rsidP="00A544BC">
      <w:pPr>
        <w:spacing w:line="240" w:lineRule="auto"/>
        <w:rPr>
          <w:ins w:id="14327" w:author="Dr Mamadou SANOGO" w:date="2023-10-25T17:05:00Z"/>
          <w:rFonts w:ascii="Arial" w:eastAsia="Calibri" w:hAnsi="Arial" w:cs="Arial"/>
          <w:color w:val="000000" w:themeColor="text1"/>
          <w:szCs w:val="24"/>
          <w:lang w:eastAsia="en-US"/>
          <w:rPrChange w:id="14328" w:author="Dr Mamadou SANOGO" w:date="2023-10-25T18:15:00Z">
            <w:rPr>
              <w:ins w:id="14329" w:author="Dr Mamadou SANOGO" w:date="2023-10-25T17:05:00Z"/>
              <w:rFonts w:ascii="Arial" w:eastAsia="Calibri" w:hAnsi="Arial" w:cs="Arial"/>
              <w:szCs w:val="24"/>
              <w:lang w:eastAsia="en-US"/>
            </w:rPr>
          </w:rPrChange>
        </w:rPr>
      </w:pPr>
      <w:ins w:id="14330" w:author="Dr Mamadou SANOGO" w:date="2023-10-25T17:05:00Z">
        <w:r w:rsidRPr="007A4AFC">
          <w:rPr>
            <w:rFonts w:ascii="Arial" w:eastAsia="Calibri" w:hAnsi="Arial" w:cs="Arial"/>
            <w:color w:val="000000" w:themeColor="text1"/>
            <w:szCs w:val="24"/>
            <w:lang w:eastAsia="en-US"/>
            <w:rPrChange w:id="14331"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4332" w:author="Dr Mamadou SANOGO" w:date="2023-10-25T17:05:00Z"/>
          <w:rFonts w:ascii="Arial" w:eastAsia="Calibri" w:hAnsi="Arial" w:cs="Arial"/>
          <w:color w:val="000000" w:themeColor="text1"/>
          <w:szCs w:val="24"/>
          <w:lang w:eastAsia="en-US"/>
          <w:rPrChange w:id="14333" w:author="Dr Mamadou SANOGO" w:date="2023-10-25T18:15:00Z">
            <w:rPr>
              <w:ins w:id="14334" w:author="Dr Mamadou SANOGO" w:date="2023-10-25T17:05:00Z"/>
              <w:rFonts w:ascii="Arial" w:eastAsia="Calibri" w:hAnsi="Arial" w:cs="Arial"/>
              <w:szCs w:val="24"/>
              <w:lang w:eastAsia="en-US"/>
            </w:rPr>
          </w:rPrChange>
        </w:rPr>
      </w:pPr>
      <w:ins w:id="14335" w:author="Dr Mamadou SANOGO" w:date="2023-10-25T17:05:00Z">
        <w:r w:rsidRPr="007A4AFC">
          <w:rPr>
            <w:rFonts w:ascii="Arial" w:eastAsia="Calibri" w:hAnsi="Arial" w:cs="Arial"/>
            <w:color w:val="000000" w:themeColor="text1"/>
            <w:szCs w:val="24"/>
            <w:lang w:eastAsia="en-US"/>
            <w:rPrChange w:id="14336"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4337" w:author="Dr Mamadou SANOGO" w:date="2023-10-25T17:05:00Z"/>
          <w:rFonts w:ascii="Arial" w:eastAsia="Calibri" w:hAnsi="Arial" w:cs="Arial"/>
          <w:color w:val="000000" w:themeColor="text1"/>
          <w:szCs w:val="24"/>
          <w:lang w:eastAsia="en-US"/>
          <w:rPrChange w:id="14338" w:author="Dr Mamadou SANOGO" w:date="2023-10-25T18:15:00Z">
            <w:rPr>
              <w:ins w:id="14339" w:author="Dr Mamadou SANOGO" w:date="2023-10-25T17:05:00Z"/>
              <w:rFonts w:ascii="Arial" w:eastAsia="Calibri" w:hAnsi="Arial" w:cs="Arial"/>
              <w:szCs w:val="24"/>
              <w:lang w:eastAsia="en-US"/>
            </w:rPr>
          </w:rPrChange>
        </w:rPr>
      </w:pPr>
      <w:ins w:id="14340" w:author="Dr Mamadou SANOGO" w:date="2023-10-25T17:05:00Z">
        <w:r w:rsidRPr="007A4AFC">
          <w:rPr>
            <w:rFonts w:ascii="Arial" w:eastAsia="Calibri" w:hAnsi="Arial" w:cs="Arial"/>
            <w:b/>
            <w:bCs/>
            <w:color w:val="000000" w:themeColor="text1"/>
            <w:szCs w:val="24"/>
            <w:lang w:eastAsia="en-US"/>
            <w:rPrChange w:id="14341"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4342"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4343" w:author="Dr Mamadou SANOGO" w:date="2023-10-25T17:05:00Z"/>
          <w:rFonts w:ascii="Arial" w:eastAsia="Calibri" w:hAnsi="Arial" w:cs="Arial"/>
          <w:color w:val="000000" w:themeColor="text1"/>
          <w:szCs w:val="24"/>
          <w:lang w:eastAsia="en-US"/>
          <w:rPrChange w:id="14344" w:author="Dr Mamadou SANOGO" w:date="2023-10-25T18:15:00Z">
            <w:rPr>
              <w:ins w:id="14345" w:author="Dr Mamadou SANOGO" w:date="2023-10-25T17:05:00Z"/>
              <w:rFonts w:ascii="Arial" w:eastAsia="Calibri" w:hAnsi="Arial" w:cs="Arial"/>
              <w:szCs w:val="24"/>
              <w:lang w:eastAsia="en-US"/>
            </w:rPr>
          </w:rPrChange>
        </w:rPr>
      </w:pPr>
      <w:ins w:id="14346" w:author="Dr Mamadou SANOGO" w:date="2023-10-25T17:05:00Z">
        <w:r w:rsidRPr="007A4AFC">
          <w:rPr>
            <w:rFonts w:ascii="Arial" w:eastAsia="Calibri" w:hAnsi="Arial" w:cs="Arial"/>
            <w:color w:val="000000" w:themeColor="text1"/>
            <w:szCs w:val="24"/>
            <w:lang w:eastAsia="en-US"/>
            <w:rPrChange w:id="14347"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4348"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4349"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4350" w:author="Dr Mamadou SANOGO" w:date="2023-10-25T17:05:00Z"/>
          <w:rFonts w:ascii="Arial" w:eastAsia="Calibri" w:hAnsi="Arial" w:cs="Arial"/>
          <w:color w:val="000000" w:themeColor="text1"/>
          <w:szCs w:val="24"/>
          <w:lang w:eastAsia="en-US"/>
          <w:rPrChange w:id="14351" w:author="Dr Mamadou SANOGO" w:date="2023-10-25T18:15:00Z">
            <w:rPr>
              <w:ins w:id="14352" w:author="Dr Mamadou SANOGO" w:date="2023-10-25T17:05:00Z"/>
              <w:rFonts w:ascii="Arial" w:eastAsia="Calibri" w:hAnsi="Arial" w:cs="Arial"/>
              <w:szCs w:val="24"/>
              <w:lang w:eastAsia="en-US"/>
            </w:rPr>
          </w:rPrChange>
        </w:rPr>
      </w:pPr>
      <w:ins w:id="14353" w:author="Dr Mamadou SANOGO" w:date="2023-10-25T17:05:00Z">
        <w:r w:rsidRPr="007A4AFC">
          <w:rPr>
            <w:rFonts w:ascii="Arial" w:eastAsia="Calibri" w:hAnsi="Arial" w:cs="Arial"/>
            <w:color w:val="000000" w:themeColor="text1"/>
            <w:szCs w:val="24"/>
            <w:lang w:eastAsia="en-US"/>
            <w:rPrChange w:id="14354"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4355"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356"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4357" w:author="Dr Mamadou SANOGO" w:date="2023-10-25T17:05:00Z"/>
          <w:rFonts w:ascii="Arial" w:eastAsia="Calibri" w:hAnsi="Arial" w:cs="Arial"/>
          <w:color w:val="000000" w:themeColor="text1"/>
          <w:szCs w:val="24"/>
          <w:lang w:eastAsia="en-US"/>
          <w:rPrChange w:id="14358" w:author="Dr Mamadou SANOGO" w:date="2023-10-25T18:15:00Z">
            <w:rPr>
              <w:ins w:id="14359" w:author="Dr Mamadou SANOGO" w:date="2023-10-25T17:05:00Z"/>
              <w:rFonts w:ascii="Arial" w:eastAsia="Calibri" w:hAnsi="Arial" w:cs="Arial"/>
              <w:szCs w:val="24"/>
              <w:lang w:eastAsia="en-US"/>
            </w:rPr>
          </w:rPrChange>
        </w:rPr>
      </w:pPr>
      <w:ins w:id="14360" w:author="Dr Mamadou SANOGO" w:date="2023-10-25T17:05:00Z">
        <w:r w:rsidRPr="007A4AFC">
          <w:rPr>
            <w:rFonts w:ascii="Arial" w:eastAsia="Calibri" w:hAnsi="Arial" w:cs="Arial"/>
            <w:color w:val="000000" w:themeColor="text1"/>
            <w:szCs w:val="24"/>
            <w:lang w:eastAsia="en-US"/>
            <w:rPrChange w:id="14361"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4362"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363"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4364" w:author="Dr Mamadou SANOGO" w:date="2023-10-25T17:05:00Z"/>
          <w:rFonts w:ascii="Arial" w:eastAsia="Calibri" w:hAnsi="Arial" w:cs="Arial"/>
          <w:color w:val="000000" w:themeColor="text1"/>
          <w:szCs w:val="24"/>
          <w:lang w:eastAsia="en-US"/>
          <w:rPrChange w:id="14365" w:author="Dr Mamadou SANOGO" w:date="2023-10-25T18:15:00Z">
            <w:rPr>
              <w:ins w:id="14366" w:author="Dr Mamadou SANOGO" w:date="2023-10-25T17:05:00Z"/>
              <w:rFonts w:ascii="Arial" w:eastAsia="Calibri" w:hAnsi="Arial" w:cs="Arial"/>
              <w:szCs w:val="24"/>
              <w:lang w:eastAsia="en-US"/>
            </w:rPr>
          </w:rPrChange>
        </w:rPr>
      </w:pPr>
      <w:ins w:id="14367" w:author="Dr Mamadou SANOGO" w:date="2023-10-25T17:05:00Z">
        <w:r w:rsidRPr="007A4AFC">
          <w:rPr>
            <w:rFonts w:ascii="Arial" w:eastAsia="Calibri" w:hAnsi="Arial" w:cs="Arial"/>
            <w:color w:val="000000" w:themeColor="text1"/>
            <w:szCs w:val="24"/>
            <w:lang w:eastAsia="en-US"/>
            <w:rPrChange w:id="14368"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4369"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4370"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4371" w:author="Dr Mamadou SANOGO" w:date="2023-10-25T17:05:00Z"/>
          <w:rFonts w:ascii="Arial" w:eastAsia="Calibri" w:hAnsi="Arial" w:cs="Arial"/>
          <w:color w:val="000000" w:themeColor="text1"/>
          <w:szCs w:val="24"/>
          <w:lang w:eastAsia="en-US"/>
          <w:rPrChange w:id="14372" w:author="Dr Mamadou SANOGO" w:date="2023-10-25T18:15:00Z">
            <w:rPr>
              <w:ins w:id="14373" w:author="Dr Mamadou SANOGO" w:date="2023-10-25T17:05:00Z"/>
              <w:rFonts w:ascii="Arial" w:eastAsia="Calibri" w:hAnsi="Arial" w:cs="Arial"/>
              <w:szCs w:val="24"/>
              <w:lang w:eastAsia="en-US"/>
            </w:rPr>
          </w:rPrChange>
        </w:rPr>
      </w:pPr>
      <w:ins w:id="14374" w:author="Dr Mamadou SANOGO" w:date="2023-10-25T17:05:00Z">
        <w:r w:rsidRPr="007A4AFC">
          <w:rPr>
            <w:rFonts w:ascii="Arial" w:eastAsia="Calibri" w:hAnsi="Arial" w:cs="Arial"/>
            <w:color w:val="000000" w:themeColor="text1"/>
            <w:szCs w:val="24"/>
            <w:lang w:eastAsia="en-US"/>
            <w:rPrChange w:id="14375"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4376"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4377"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4378" w:author="Dr Mamadou SANOGO" w:date="2023-10-25T17:05:00Z"/>
          <w:rFonts w:ascii="Arial" w:eastAsia="Calibri" w:hAnsi="Arial" w:cs="Arial"/>
          <w:color w:val="000000" w:themeColor="text1"/>
          <w:szCs w:val="24"/>
          <w:lang w:eastAsia="en-US"/>
          <w:rPrChange w:id="14379" w:author="Dr Mamadou SANOGO" w:date="2023-10-25T18:15:00Z">
            <w:rPr>
              <w:ins w:id="14380" w:author="Dr Mamadou SANOGO" w:date="2023-10-25T17:05:00Z"/>
              <w:rFonts w:ascii="Arial" w:eastAsia="Calibri" w:hAnsi="Arial" w:cs="Arial"/>
              <w:szCs w:val="24"/>
              <w:lang w:eastAsia="en-US"/>
            </w:rPr>
          </w:rPrChange>
        </w:rPr>
      </w:pPr>
      <w:ins w:id="14381" w:author="Dr Mamadou SANOGO" w:date="2023-10-25T17:05:00Z">
        <w:r w:rsidRPr="007A4AFC">
          <w:rPr>
            <w:rFonts w:ascii="Arial" w:eastAsia="Calibri" w:hAnsi="Arial" w:cs="Arial"/>
            <w:color w:val="000000" w:themeColor="text1"/>
            <w:szCs w:val="24"/>
            <w:lang w:eastAsia="en-US"/>
            <w:rPrChange w:id="14382"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383" w:author="Dr Mamadou SANOGO" w:date="2023-10-25T17:05:00Z"/>
          <w:rFonts w:ascii="Arial" w:eastAsia="Calibri" w:hAnsi="Arial" w:cs="Arial"/>
          <w:color w:val="000000" w:themeColor="text1"/>
          <w:szCs w:val="24"/>
          <w:lang w:eastAsia="en-US"/>
          <w:rPrChange w:id="14384" w:author="Dr Mamadou SANOGO" w:date="2023-10-25T18:15:00Z">
            <w:rPr>
              <w:ins w:id="14385"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386" w:author="Dr Mamadou SANOGO" w:date="2023-10-25T17:05:00Z"/>
          <w:rFonts w:ascii="Arial" w:eastAsia="Calibri" w:hAnsi="Arial" w:cs="Arial"/>
          <w:b/>
          <w:bCs/>
          <w:color w:val="000000" w:themeColor="text1"/>
          <w:szCs w:val="24"/>
          <w:lang w:eastAsia="en-US"/>
          <w:rPrChange w:id="14387" w:author="Dr Mamadou SANOGO" w:date="2023-10-25T18:15:00Z">
            <w:rPr>
              <w:ins w:id="14388" w:author="Dr Mamadou SANOGO" w:date="2023-10-25T17:05:00Z"/>
              <w:rFonts w:ascii="Arial" w:eastAsia="Calibri" w:hAnsi="Arial" w:cs="Arial"/>
              <w:b/>
              <w:bCs/>
              <w:szCs w:val="24"/>
              <w:lang w:eastAsia="en-US"/>
            </w:rPr>
          </w:rPrChange>
        </w:rPr>
      </w:pPr>
      <w:ins w:id="14389" w:author="Dr Mamadou SANOGO" w:date="2023-10-25T17:05:00Z">
        <w:r w:rsidRPr="007A4AFC">
          <w:rPr>
            <w:rFonts w:ascii="Arial" w:eastAsia="Calibri" w:hAnsi="Arial" w:cs="Arial"/>
            <w:b/>
            <w:bCs/>
            <w:color w:val="000000" w:themeColor="text1"/>
            <w:szCs w:val="24"/>
            <w:lang w:eastAsia="en-US"/>
            <w:rPrChange w:id="14390"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391" w:author="Dr Mamadou SANOGO" w:date="2023-10-27T11:46:00Z">
              <w:rPr>
                <w:rFonts w:ascii="Arial" w:eastAsia="Calibri" w:hAnsi="Arial" w:cs="Arial"/>
                <w:b/>
                <w:bCs/>
                <w:szCs w:val="24"/>
                <w:lang w:eastAsia="en-US"/>
              </w:rPr>
            </w:rPrChange>
          </w:rPr>
          <w:t xml:space="preserve"> </w:t>
        </w:r>
      </w:ins>
      <w:ins w:id="14392" w:author="Dr Mamadou SANOGO" w:date="2023-10-27T11:46:00Z">
        <w:r w:rsidR="00DA7BA7" w:rsidRPr="00DA7BA7">
          <w:rPr>
            <w:rFonts w:ascii="Arial" w:eastAsia="Calibri" w:hAnsi="Arial" w:cs="Arial"/>
            <w:b/>
            <w:bCs/>
            <w:color w:val="000000" w:themeColor="text1"/>
            <w:szCs w:val="24"/>
            <w:lang w:eastAsia="en-US"/>
            <w:rPrChange w:id="14393" w:author="Dr Mamadou SANOGO" w:date="2023-10-27T11:46:00Z">
              <w:rPr>
                <w:rFonts w:ascii="Arial" w:eastAsia="Calibri" w:hAnsi="Arial" w:cs="Arial"/>
                <w:b/>
                <w:bCs/>
                <w:color w:val="00B0F0"/>
                <w:szCs w:val="24"/>
                <w:lang w:eastAsia="en-US"/>
              </w:rPr>
            </w:rPrChange>
          </w:rPr>
          <w:t>é</w:t>
        </w:r>
      </w:ins>
      <w:ins w:id="14394" w:author="Dr Mamadou SANOGO" w:date="2023-10-26T15:58:00Z">
        <w:r w:rsidR="00561D9D" w:rsidRPr="00DA7BA7">
          <w:rPr>
            <w:rFonts w:ascii="Arial" w:eastAsia="Calibri" w:hAnsi="Arial" w:cs="Arial"/>
            <w:b/>
            <w:bCs/>
            <w:color w:val="000000" w:themeColor="text1"/>
            <w:szCs w:val="24"/>
            <w:lang w:eastAsia="en-US"/>
          </w:rPr>
          <w:t>trangers</w:t>
        </w:r>
      </w:ins>
      <w:ins w:id="14395" w:author="Dr Mamadou SANOGO" w:date="2023-10-25T17:05:00Z">
        <w:r w:rsidRPr="007A4AFC">
          <w:rPr>
            <w:rFonts w:ascii="Arial" w:eastAsia="Calibri" w:hAnsi="Arial" w:cs="Arial"/>
            <w:b/>
            <w:bCs/>
            <w:color w:val="000000" w:themeColor="text1"/>
            <w:szCs w:val="24"/>
            <w:lang w:eastAsia="en-US"/>
            <w:rPrChange w:id="14396"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397" w:author="Dr Mamadou SANOGO" w:date="2023-10-25T17:05:00Z"/>
          <w:rFonts w:ascii="Arial" w:eastAsia="Calibri" w:hAnsi="Arial" w:cs="Arial"/>
          <w:color w:val="000000" w:themeColor="text1"/>
          <w:szCs w:val="24"/>
          <w:lang w:eastAsia="en-US"/>
          <w:rPrChange w:id="14398" w:author="Dr Mamadou SANOGO" w:date="2023-10-25T18:15:00Z">
            <w:rPr>
              <w:ins w:id="14399" w:author="Dr Mamadou SANOGO" w:date="2023-10-25T17:05:00Z"/>
              <w:rFonts w:ascii="Arial" w:eastAsia="Calibri" w:hAnsi="Arial" w:cs="Arial"/>
              <w:szCs w:val="24"/>
              <w:lang w:eastAsia="en-US"/>
            </w:rPr>
          </w:rPrChange>
        </w:rPr>
      </w:pPr>
      <w:ins w:id="14400" w:author="Dr Mamadou SANOGO" w:date="2023-10-25T17:05:00Z">
        <w:r w:rsidRPr="007A4AFC">
          <w:rPr>
            <w:rFonts w:ascii="Arial" w:eastAsia="Calibri" w:hAnsi="Arial" w:cs="Arial"/>
            <w:color w:val="000000" w:themeColor="text1"/>
            <w:szCs w:val="24"/>
            <w:lang w:eastAsia="en-US"/>
            <w:rPrChange w:id="14401"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4402"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403"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4404" w:author="Dr Mamadou SANOGO" w:date="2023-10-25T17:05:00Z"/>
          <w:rFonts w:ascii="Arial" w:eastAsia="Calibri" w:hAnsi="Arial" w:cs="Arial"/>
          <w:color w:val="000000" w:themeColor="text1"/>
          <w:szCs w:val="24"/>
          <w:lang w:eastAsia="en-US"/>
          <w:rPrChange w:id="14405" w:author="Dr Mamadou SANOGO" w:date="2023-10-25T18:15:00Z">
            <w:rPr>
              <w:ins w:id="14406" w:author="Dr Mamadou SANOGO" w:date="2023-10-25T17:05:00Z"/>
              <w:rFonts w:ascii="Arial" w:eastAsia="Calibri" w:hAnsi="Arial" w:cs="Arial"/>
              <w:szCs w:val="24"/>
              <w:lang w:eastAsia="en-US"/>
            </w:rPr>
          </w:rPrChange>
        </w:rPr>
      </w:pPr>
      <w:ins w:id="14407" w:author="Dr Mamadou SANOGO" w:date="2023-10-25T17:05:00Z">
        <w:r w:rsidRPr="007A4AFC">
          <w:rPr>
            <w:rFonts w:ascii="Arial" w:eastAsia="Calibri" w:hAnsi="Arial" w:cs="Arial"/>
            <w:color w:val="000000" w:themeColor="text1"/>
            <w:szCs w:val="24"/>
            <w:lang w:eastAsia="en-US"/>
            <w:rPrChange w:id="14408"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4409"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410"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4411" w:author="Dr Mamadou SANOGO" w:date="2023-10-25T17:05:00Z"/>
          <w:rFonts w:ascii="Arial" w:eastAsia="Calibri" w:hAnsi="Arial" w:cs="Arial"/>
          <w:color w:val="000000" w:themeColor="text1"/>
          <w:szCs w:val="24"/>
          <w:lang w:eastAsia="en-US"/>
          <w:rPrChange w:id="14412" w:author="Dr Mamadou SANOGO" w:date="2023-10-25T18:15:00Z">
            <w:rPr>
              <w:ins w:id="14413" w:author="Dr Mamadou SANOGO" w:date="2023-10-25T17:05:00Z"/>
              <w:rFonts w:ascii="Arial" w:eastAsia="Calibri" w:hAnsi="Arial" w:cs="Arial"/>
              <w:szCs w:val="24"/>
              <w:lang w:eastAsia="en-US"/>
            </w:rPr>
          </w:rPrChange>
        </w:rPr>
      </w:pPr>
      <w:ins w:id="14414" w:author="Dr Mamadou SANOGO" w:date="2023-10-25T17:05:00Z">
        <w:r w:rsidRPr="007A4AFC">
          <w:rPr>
            <w:rFonts w:ascii="Arial" w:eastAsia="Calibri" w:hAnsi="Arial" w:cs="Arial"/>
            <w:color w:val="000000" w:themeColor="text1"/>
            <w:szCs w:val="24"/>
            <w:lang w:eastAsia="en-US"/>
            <w:rPrChange w:id="14415"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416" w:author="Dr Mamadou SANOGO" w:date="2023-10-25T17:05:00Z"/>
          <w:rFonts w:ascii="Arial" w:eastAsia="Calibri" w:hAnsi="Arial" w:cs="Arial"/>
          <w:color w:val="000000" w:themeColor="text1"/>
          <w:szCs w:val="24"/>
          <w:lang w:eastAsia="en-US"/>
          <w:rPrChange w:id="14417" w:author="Dr Mamadou SANOGO" w:date="2023-10-25T18:15:00Z">
            <w:rPr>
              <w:ins w:id="14418" w:author="Dr Mamadou SANOGO" w:date="2023-10-25T17:05:00Z"/>
              <w:rFonts w:ascii="Arial" w:eastAsia="Calibri" w:hAnsi="Arial" w:cs="Arial"/>
              <w:szCs w:val="24"/>
              <w:lang w:eastAsia="en-US"/>
            </w:rPr>
          </w:rPrChange>
        </w:rPr>
      </w:pPr>
      <w:ins w:id="14419" w:author="Dr Mamadou SANOGO" w:date="2023-10-25T17:05:00Z">
        <w:r w:rsidRPr="007A4AFC">
          <w:rPr>
            <w:rFonts w:ascii="Arial" w:eastAsia="Calibri" w:hAnsi="Arial" w:cs="Arial"/>
            <w:color w:val="000000" w:themeColor="text1"/>
            <w:szCs w:val="24"/>
            <w:lang w:eastAsia="en-US"/>
            <w:rPrChange w:id="14420"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421" w:author="Dr Mamadou SANOGO" w:date="2023-10-25T17:05:00Z"/>
          <w:rFonts w:ascii="Arial" w:eastAsia="Calibri" w:hAnsi="Arial" w:cs="Arial"/>
          <w:color w:val="000000" w:themeColor="text1"/>
          <w:szCs w:val="24"/>
          <w:lang w:eastAsia="en-US"/>
          <w:rPrChange w:id="14422" w:author="Dr Mamadou SANOGO" w:date="2023-10-25T18:15:00Z">
            <w:rPr>
              <w:ins w:id="14423"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424" w:author="Dr Mamadou SANOGO" w:date="2023-10-25T17:05:00Z"/>
          <w:rFonts w:ascii="Arial" w:eastAsia="Calibri" w:hAnsi="Arial" w:cs="Arial"/>
          <w:color w:val="000000" w:themeColor="text1"/>
          <w:lang w:eastAsia="en-US"/>
          <w:rPrChange w:id="14425" w:author="Dr Mamadou SANOGO" w:date="2023-10-25T18:15:00Z">
            <w:rPr>
              <w:ins w:id="14426"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427" w:author="Dr Mamadou SANOGO" w:date="2023-10-25T17:05:00Z"/>
          <w:rFonts w:ascii="Arial" w:eastAsia="Calibri" w:hAnsi="Arial" w:cs="Arial"/>
          <w:color w:val="000000" w:themeColor="text1"/>
          <w:lang w:eastAsia="en-US"/>
          <w:rPrChange w:id="14428" w:author="Dr Mamadou SANOGO" w:date="2023-10-25T18:15:00Z">
            <w:rPr>
              <w:ins w:id="14429" w:author="Dr Mamadou SANOGO" w:date="2023-10-25T17:05:00Z"/>
              <w:rFonts w:ascii="Arial" w:eastAsia="Calibri" w:hAnsi="Arial" w:cs="Arial"/>
              <w:lang w:eastAsia="en-US"/>
            </w:rPr>
          </w:rPrChange>
        </w:rPr>
      </w:pPr>
      <w:ins w:id="14430" w:author="Dr Mamadou SANOGO" w:date="2023-10-25T17:05:00Z">
        <w:r w:rsidRPr="007A4AFC">
          <w:rPr>
            <w:rFonts w:ascii="Arial" w:eastAsia="Calibri" w:hAnsi="Arial" w:cs="Arial"/>
            <w:color w:val="000000" w:themeColor="text1"/>
            <w:lang w:eastAsia="en-US"/>
            <w:rPrChange w:id="14431"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432" w:author="Dr Mamadou SANOGO" w:date="2023-10-25T17:05:00Z"/>
          <w:rFonts w:ascii="Arial" w:eastAsia="Calibri" w:hAnsi="Arial" w:cs="Arial"/>
          <w:b/>
          <w:bCs/>
          <w:color w:val="000000" w:themeColor="text1"/>
          <w:lang w:eastAsia="en-US"/>
          <w:rPrChange w:id="14433" w:author="Dr Mamadou SANOGO" w:date="2023-10-25T18:15:00Z">
            <w:rPr>
              <w:ins w:id="14434" w:author="Dr Mamadou SANOGO" w:date="2023-10-25T17:05:00Z"/>
              <w:rFonts w:ascii="Arial" w:eastAsia="Calibri" w:hAnsi="Arial" w:cs="Arial"/>
              <w:b/>
              <w:bCs/>
              <w:lang w:eastAsia="en-US"/>
            </w:rPr>
          </w:rPrChange>
        </w:rPr>
      </w:pPr>
      <w:ins w:id="14435" w:author="Dr Mamadou SANOGO" w:date="2023-10-25T17:05:00Z">
        <w:r w:rsidRPr="007A4AFC">
          <w:rPr>
            <w:rFonts w:ascii="Arial" w:eastAsia="Calibri" w:hAnsi="Arial" w:cs="Arial"/>
            <w:b/>
            <w:bCs/>
            <w:color w:val="000000" w:themeColor="text1"/>
            <w:lang w:eastAsia="en-US"/>
            <w:rPrChange w:id="14436"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437" w:author="Dr Mamadou SANOGO" w:date="2023-10-25T17:05:00Z"/>
          <w:rFonts w:ascii="Arial" w:eastAsia="Calibri" w:hAnsi="Arial" w:cs="Arial"/>
          <w:b/>
          <w:bCs/>
          <w:color w:val="000000" w:themeColor="text1"/>
          <w:lang w:eastAsia="en-US"/>
          <w:rPrChange w:id="14438" w:author="Dr Mamadou SANOGO" w:date="2023-10-25T18:15:00Z">
            <w:rPr>
              <w:ins w:id="14439" w:author="Dr Mamadou SANOGO" w:date="2023-10-25T17:05:00Z"/>
              <w:rFonts w:ascii="Arial" w:eastAsia="Calibri" w:hAnsi="Arial" w:cs="Arial"/>
              <w:b/>
              <w:bCs/>
              <w:lang w:eastAsia="en-US"/>
            </w:rPr>
          </w:rPrChange>
        </w:rPr>
      </w:pPr>
      <w:ins w:id="14440" w:author="Dr Mamadou SANOGO" w:date="2023-10-25T17:05:00Z">
        <w:r w:rsidRPr="007A4AFC">
          <w:rPr>
            <w:rFonts w:ascii="Arial" w:eastAsia="Calibri" w:hAnsi="Arial" w:cs="Arial"/>
            <w:b/>
            <w:bCs/>
            <w:color w:val="000000" w:themeColor="text1"/>
            <w:lang w:eastAsia="en-US"/>
            <w:rPrChange w:id="14441"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442" w:author="Dr Mamadou SANOGO" w:date="2023-10-25T17:05:00Z"/>
          <w:rFonts w:ascii="Arial" w:eastAsia="Calibri" w:hAnsi="Arial" w:cs="Arial"/>
          <w:b/>
          <w:bCs/>
          <w:color w:val="000000" w:themeColor="text1"/>
          <w:lang w:eastAsia="en-US"/>
          <w:rPrChange w:id="14443" w:author="Dr Mamadou SANOGO" w:date="2023-10-25T18:15:00Z">
            <w:rPr>
              <w:ins w:id="14444"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445" w:author="Dr Mamadou SANOGO" w:date="2023-10-25T17:05:00Z"/>
          <w:rFonts w:ascii="Arial" w:eastAsia="Calibri" w:hAnsi="Arial" w:cs="Arial"/>
          <w:color w:val="000000" w:themeColor="text1"/>
          <w:lang w:eastAsia="en-US"/>
          <w:rPrChange w:id="14446" w:author="Dr Mamadou SANOGO" w:date="2023-10-25T18:15:00Z">
            <w:rPr>
              <w:ins w:id="14447" w:author="Dr Mamadou SANOGO" w:date="2023-10-25T17:05:00Z"/>
              <w:rFonts w:ascii="Arial" w:eastAsia="Calibri" w:hAnsi="Arial" w:cs="Arial"/>
              <w:lang w:eastAsia="en-US"/>
            </w:rPr>
          </w:rPrChange>
        </w:rPr>
      </w:pPr>
      <w:ins w:id="14448" w:author="Dr Mamadou SANOGO" w:date="2023-10-25T17:05:00Z">
        <w:r w:rsidRPr="007A4AFC">
          <w:rPr>
            <w:rFonts w:ascii="Arial" w:eastAsia="Calibri" w:hAnsi="Arial" w:cs="Arial"/>
            <w:color w:val="000000" w:themeColor="text1"/>
            <w:lang w:eastAsia="en-US"/>
            <w:rPrChange w:id="14449"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450" w:author="Dr Mamadou SANOGO" w:date="2023-10-25T17:05:00Z"/>
          <w:rFonts w:ascii="Arial" w:eastAsia="Calibri" w:hAnsi="Arial" w:cs="Arial"/>
          <w:color w:val="000000" w:themeColor="text1"/>
          <w:lang w:eastAsia="en-US"/>
          <w:rPrChange w:id="14451" w:author="Dr Mamadou SANOGO" w:date="2023-10-25T18:15:00Z">
            <w:rPr>
              <w:ins w:id="14452"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453" w:author="Dr Mamadou SANOGO" w:date="2023-10-25T17:05:00Z"/>
          <w:rFonts w:ascii="Arial" w:eastAsia="Calibri" w:hAnsi="Arial" w:cs="Arial"/>
          <w:color w:val="000000" w:themeColor="text1"/>
          <w:lang w:eastAsia="en-US"/>
          <w:rPrChange w:id="14454" w:author="Dr Mamadou SANOGO" w:date="2023-10-25T18:15:00Z">
            <w:rPr>
              <w:ins w:id="14455"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456" w:author="Dr Mamadou SANOGO" w:date="2023-10-25T17:05:00Z"/>
          <w:rFonts w:ascii="Arial" w:eastAsia="Calibri" w:hAnsi="Arial" w:cs="Arial"/>
          <w:color w:val="000000" w:themeColor="text1"/>
          <w:lang w:eastAsia="en-US"/>
          <w:rPrChange w:id="14457" w:author="Dr Mamadou SANOGO" w:date="2023-10-25T18:15:00Z">
            <w:rPr>
              <w:ins w:id="14458"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459" w:author="Dr Mamadou SANOGO" w:date="2023-10-25T17:05:00Z"/>
          <w:rFonts w:ascii="Arial" w:eastAsia="Calibri" w:hAnsi="Arial" w:cs="Arial"/>
          <w:color w:val="000000" w:themeColor="text1"/>
          <w:lang w:eastAsia="en-US"/>
          <w:rPrChange w:id="14460" w:author="Dr Mamadou SANOGO" w:date="2023-10-25T18:15:00Z">
            <w:rPr>
              <w:ins w:id="14461"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462" w:author="Dr Mamadou SANOGO" w:date="2023-10-25T17:05:00Z"/>
          <w:rFonts w:ascii="Arial" w:eastAsia="Calibri" w:hAnsi="Arial" w:cs="Arial"/>
          <w:color w:val="000000" w:themeColor="text1"/>
          <w:lang w:eastAsia="en-US"/>
          <w:rPrChange w:id="14463" w:author="Dr Mamadou SANOGO" w:date="2023-10-25T18:15:00Z">
            <w:rPr>
              <w:ins w:id="14464"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465" w:author="Dr Mamadou SANOGO" w:date="2023-10-25T17:05:00Z"/>
          <w:rFonts w:ascii="Arial" w:eastAsia="Calibri" w:hAnsi="Arial" w:cs="Arial"/>
          <w:color w:val="000000" w:themeColor="text1"/>
          <w:lang w:eastAsia="en-US"/>
          <w:rPrChange w:id="14466" w:author="Dr Mamadou SANOGO" w:date="2023-10-25T18:15:00Z">
            <w:rPr>
              <w:ins w:id="14467" w:author="Dr Mamadou SANOGO" w:date="2023-10-25T17:05:00Z"/>
              <w:rFonts w:ascii="Arial" w:eastAsia="Calibri" w:hAnsi="Arial" w:cs="Arial"/>
              <w:lang w:eastAsia="en-US"/>
            </w:rPr>
          </w:rPrChange>
        </w:rPr>
      </w:pPr>
      <w:ins w:id="14468" w:author="Dr Mamadou SANOGO" w:date="2023-10-25T17:05:00Z">
        <w:r w:rsidRPr="007A4AFC">
          <w:rPr>
            <w:rFonts w:ascii="Arial" w:eastAsia="Calibri" w:hAnsi="Arial" w:cs="Arial"/>
            <w:color w:val="000000" w:themeColor="text1"/>
            <w:lang w:eastAsia="en-US"/>
            <w:rPrChange w:id="14469"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470" w:author="Dr Mamadou SANOGO" w:date="2023-10-25T17:05:00Z"/>
          <w:rFonts w:ascii="Arial" w:eastAsia="Calibri" w:hAnsi="Arial" w:cs="Arial"/>
          <w:color w:val="000000" w:themeColor="text1"/>
          <w:lang w:eastAsia="en-US"/>
          <w:rPrChange w:id="14471" w:author="Dr Mamadou SANOGO" w:date="2023-10-25T18:15:00Z">
            <w:rPr>
              <w:ins w:id="14472" w:author="Dr Mamadou SANOGO" w:date="2023-10-25T17:05:00Z"/>
              <w:rFonts w:ascii="Arial" w:eastAsia="Calibri" w:hAnsi="Arial" w:cs="Arial"/>
              <w:lang w:eastAsia="en-US"/>
            </w:rPr>
          </w:rPrChange>
        </w:rPr>
      </w:pPr>
      <w:ins w:id="14473" w:author="Dr Mamadou SANOGO" w:date="2023-10-25T17:05:00Z">
        <w:r w:rsidRPr="007A4AFC">
          <w:rPr>
            <w:rFonts w:ascii="Arial" w:eastAsia="Calibri" w:hAnsi="Arial" w:cs="Arial"/>
            <w:color w:val="000000" w:themeColor="text1"/>
            <w:lang w:eastAsia="en-US"/>
            <w:rPrChange w:id="14474" w:author="Dr Mamadou SANOGO" w:date="2023-10-25T18:15:00Z">
              <w:rPr>
                <w:rFonts w:ascii="Arial" w:eastAsia="Calibri" w:hAnsi="Arial" w:cs="Arial"/>
                <w:lang w:eastAsia="en-US"/>
              </w:rPr>
            </w:rPrChange>
          </w:rPr>
          <w:t xml:space="preserve">         </w:t>
        </w:r>
        <w:bookmarkEnd w:id="14321"/>
      </w:ins>
    </w:p>
    <w:p w14:paraId="03346CB3" w14:textId="118EE725" w:rsidR="00A544BC" w:rsidRPr="007A4AFC" w:rsidRDefault="00A544BC" w:rsidP="00D81BFF">
      <w:pPr>
        <w:shd w:val="clear" w:color="auto" w:fill="FFFFFF"/>
        <w:spacing w:line="240" w:lineRule="auto"/>
        <w:ind w:right="9"/>
        <w:jc w:val="center"/>
        <w:rPr>
          <w:ins w:id="14475" w:author="Dr Mamadou SANOGO" w:date="2023-10-25T17:05:00Z"/>
          <w:b/>
          <w:color w:val="000000" w:themeColor="text1"/>
          <w:sz w:val="44"/>
          <w:rPrChange w:id="14476" w:author="Dr Mamadou SANOGO" w:date="2023-10-25T18:15:00Z">
            <w:rPr>
              <w:ins w:id="14477"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478" w:author="Dr Mamadou SANOGO" w:date="2023-10-25T17:05:00Z"/>
          <w:b/>
          <w:color w:val="000000" w:themeColor="text1"/>
          <w:sz w:val="44"/>
          <w:rPrChange w:id="14479" w:author="Dr Mamadou SANOGO" w:date="2023-10-25T18:15:00Z">
            <w:rPr>
              <w:ins w:id="14480"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481" w:author="Dr Mamadou SANOGO" w:date="2023-10-25T17:05:00Z"/>
          <w:b/>
          <w:color w:val="000000" w:themeColor="text1"/>
          <w:sz w:val="44"/>
          <w:rPrChange w:id="14482" w:author="Dr Mamadou SANOGO" w:date="2023-10-25T18:15:00Z">
            <w:rPr>
              <w:ins w:id="14483"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484" w:author="Dr Mamadou SANOGO" w:date="2023-10-25T17:05:00Z"/>
          <w:b/>
          <w:color w:val="000000" w:themeColor="text1"/>
          <w:sz w:val="44"/>
          <w:rPrChange w:id="14485" w:author="Dr Mamadou SANOGO" w:date="2023-10-25T18:15:00Z">
            <w:rPr>
              <w:ins w:id="14486"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487" w:author="Dr Mamadou SANOGO" w:date="2023-10-25T15:02:00Z"/>
          <w:b/>
          <w:color w:val="000000" w:themeColor="text1"/>
          <w:sz w:val="44"/>
          <w:rPrChange w:id="14488" w:author="Dr Mamadou SANOGO" w:date="2023-10-25T18:15:00Z">
            <w:rPr>
              <w:ins w:id="14489"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490" w:author="Dr Mamadou SANOGO" w:date="2023-10-25T17:06:00Z"/>
          <w:b/>
          <w:color w:val="000000" w:themeColor="text1"/>
          <w:sz w:val="44"/>
          <w:rPrChange w:id="14491" w:author="Dr Mamadou SANOGO" w:date="2023-10-25T18:15:00Z">
            <w:rPr>
              <w:ins w:id="14492"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493" w:author="Dr Mamadou SANOGO" w:date="2023-10-25T17:06:00Z"/>
          <w:b/>
          <w:color w:val="000000" w:themeColor="text1"/>
          <w:sz w:val="44"/>
          <w:rPrChange w:id="14494" w:author="Dr Mamadou SANOGO" w:date="2023-10-25T18:15:00Z">
            <w:rPr>
              <w:ins w:id="14495"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496" w:author="Dr Mamadou SANOGO" w:date="2023-10-25T17:06:00Z"/>
          <w:b/>
          <w:color w:val="000000" w:themeColor="text1"/>
          <w:sz w:val="44"/>
          <w:rPrChange w:id="14497" w:author="Dr Mamadou SANOGO" w:date="2023-10-25T18:15:00Z">
            <w:rPr>
              <w:ins w:id="14498"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499" w:author="Dr Mamadou SANOGO" w:date="2023-10-25T17:06:00Z"/>
          <w:b/>
          <w:color w:val="000000" w:themeColor="text1"/>
          <w:sz w:val="44"/>
          <w:rPrChange w:id="14500" w:author="Dr Mamadou SANOGO" w:date="2023-10-25T18:15:00Z">
            <w:rPr>
              <w:ins w:id="14501"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502" w:author="Dr Mamadou SANOGO" w:date="2023-10-25T17:06:00Z"/>
          <w:b/>
          <w:color w:val="000000" w:themeColor="text1"/>
          <w:sz w:val="44"/>
          <w:rPrChange w:id="14503" w:author="Dr Mamadou SANOGO" w:date="2023-10-25T18:15:00Z">
            <w:rPr>
              <w:ins w:id="14504"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505" w:author="Dr Mamadou SANOGO" w:date="2023-10-25T17:06:00Z"/>
          <w:b/>
          <w:color w:val="000000" w:themeColor="text1"/>
          <w:sz w:val="44"/>
          <w:rPrChange w:id="14506" w:author="Dr Mamadou SANOGO" w:date="2023-10-25T18:15:00Z">
            <w:rPr>
              <w:ins w:id="14507"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508" w:author="Dr Mamadou SANOGO" w:date="2023-10-25T17:06:00Z"/>
          <w:b/>
          <w:color w:val="000000" w:themeColor="text1"/>
          <w:sz w:val="44"/>
          <w:rPrChange w:id="14509" w:author="Dr Mamadou SANOGO" w:date="2023-10-25T18:15:00Z">
            <w:rPr>
              <w:ins w:id="14510"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511" w:author="Dr Mamadou SANOGO" w:date="2023-10-25T17:06:00Z"/>
          <w:b/>
          <w:color w:val="000000" w:themeColor="text1"/>
          <w:sz w:val="44"/>
          <w:rPrChange w:id="14512" w:author="Dr Mamadou SANOGO" w:date="2023-10-25T18:15:00Z">
            <w:rPr>
              <w:ins w:id="14513"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514" w:author="Dr Mamadou SANOGO" w:date="2023-10-25T17:06:00Z"/>
          <w:b/>
          <w:color w:val="000000" w:themeColor="text1"/>
          <w:sz w:val="44"/>
          <w:rPrChange w:id="14515" w:author="Dr Mamadou SANOGO" w:date="2023-10-25T18:15:00Z">
            <w:rPr>
              <w:ins w:id="14516" w:author="Dr Mamadou SANOGO" w:date="2023-10-25T17:06:00Z"/>
              <w:b/>
              <w:sz w:val="44"/>
            </w:rPr>
          </w:rPrChange>
        </w:rPr>
      </w:pPr>
      <w:ins w:id="14517" w:author="Dr Mamadou SANOGO" w:date="2023-10-25T15:02:00Z">
        <w:r w:rsidRPr="007A4AFC">
          <w:rPr>
            <w:b/>
            <w:color w:val="000000" w:themeColor="text1"/>
            <w:sz w:val="44"/>
            <w:rPrChange w:id="14518" w:author="Dr Mamadou SANOGO" w:date="2023-10-25T18:15:00Z">
              <w:rPr>
                <w:b/>
                <w:sz w:val="44"/>
              </w:rPr>
            </w:rPrChange>
          </w:rPr>
          <w:t>Annexe n°02</w:t>
        </w:r>
      </w:ins>
      <w:ins w:id="14519" w:author="Dr Mamadou SANOGO" w:date="2023-10-25T17:05:00Z">
        <w:r w:rsidR="00A544BC" w:rsidRPr="007A4AFC">
          <w:rPr>
            <w:b/>
            <w:color w:val="000000" w:themeColor="text1"/>
            <w:sz w:val="44"/>
            <w:rPrChange w:id="14520" w:author="Dr Mamadou SANOGO" w:date="2023-10-25T18:15:00Z">
              <w:rPr>
                <w:b/>
                <w:sz w:val="44"/>
              </w:rPr>
            </w:rPrChange>
          </w:rPr>
          <w:t>2</w:t>
        </w:r>
      </w:ins>
      <w:ins w:id="14521" w:author="Dr Mamadou SANOGO" w:date="2023-10-25T15:02:00Z">
        <w:r w:rsidRPr="007A4AFC">
          <w:rPr>
            <w:b/>
            <w:color w:val="000000" w:themeColor="text1"/>
            <w:sz w:val="44"/>
            <w:rPrChange w:id="14522" w:author="Dr Mamadou SANOGO" w:date="2023-10-25T18:15:00Z">
              <w:rPr>
                <w:b/>
                <w:sz w:val="44"/>
              </w:rPr>
            </w:rPrChange>
          </w:rPr>
          <w:t> : Fiche</w:t>
        </w:r>
      </w:ins>
      <w:ins w:id="14523" w:author="Dr Mamadou SANOGO" w:date="2023-10-25T17:20:00Z">
        <w:r w:rsidR="00D02BE3" w:rsidRPr="007A4AFC">
          <w:rPr>
            <w:b/>
            <w:color w:val="000000" w:themeColor="text1"/>
            <w:sz w:val="44"/>
            <w:rPrChange w:id="14524" w:author="Dr Mamadou SANOGO" w:date="2023-10-25T18:15:00Z">
              <w:rPr>
                <w:b/>
                <w:sz w:val="44"/>
              </w:rPr>
            </w:rPrChange>
          </w:rPr>
          <w:t>s</w:t>
        </w:r>
      </w:ins>
      <w:ins w:id="14525" w:author="Dr Mamadou SANOGO" w:date="2023-10-25T15:02:00Z">
        <w:r w:rsidRPr="007A4AFC">
          <w:rPr>
            <w:b/>
            <w:color w:val="000000" w:themeColor="text1"/>
            <w:sz w:val="44"/>
            <w:rPrChange w:id="14526"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527" w:author="Dr Mamadou SANOGO" w:date="2023-10-25T17:06:00Z"/>
          <w:b/>
          <w:color w:val="000000" w:themeColor="text1"/>
          <w:sz w:val="44"/>
          <w:rPrChange w:id="14528" w:author="Dr Mamadou SANOGO" w:date="2023-10-25T18:15:00Z">
            <w:rPr>
              <w:ins w:id="14529"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530" w:author="Dr Mamadou SANOGO" w:date="2023-10-25T17:06:00Z"/>
          <w:b/>
          <w:color w:val="000000" w:themeColor="text1"/>
          <w:sz w:val="44"/>
          <w:rPrChange w:id="14531" w:author="Dr Mamadou SANOGO" w:date="2023-10-25T18:15:00Z">
            <w:rPr>
              <w:ins w:id="14532"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533" w:author="Dr Mamadou SANOGO" w:date="2023-10-25T17:06:00Z"/>
          <w:b/>
          <w:color w:val="000000" w:themeColor="text1"/>
          <w:sz w:val="44"/>
          <w:rPrChange w:id="14534" w:author="Dr Mamadou SANOGO" w:date="2023-10-25T18:15:00Z">
            <w:rPr>
              <w:ins w:id="14535"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536" w:author="Dr Mamadou SANOGO" w:date="2023-10-25T17:06:00Z"/>
          <w:b/>
          <w:color w:val="000000" w:themeColor="text1"/>
          <w:sz w:val="44"/>
          <w:rPrChange w:id="14537" w:author="Dr Mamadou SANOGO" w:date="2023-10-25T18:15:00Z">
            <w:rPr>
              <w:ins w:id="14538"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539" w:author="Dr Mamadou SANOGO" w:date="2023-10-25T17:06:00Z"/>
          <w:b/>
          <w:color w:val="000000" w:themeColor="text1"/>
          <w:sz w:val="44"/>
          <w:rPrChange w:id="14540" w:author="Dr Mamadou SANOGO" w:date="2023-10-25T18:15:00Z">
            <w:rPr>
              <w:ins w:id="14541"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542" w:author="Dr Mamadou SANOGO" w:date="2023-10-25T17:06:00Z"/>
          <w:b/>
          <w:color w:val="000000" w:themeColor="text1"/>
          <w:sz w:val="44"/>
          <w:rPrChange w:id="14543" w:author="Dr Mamadou SANOGO" w:date="2023-10-25T18:15:00Z">
            <w:rPr>
              <w:ins w:id="14544"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545" w:author="Dr Mamadou SANOGO" w:date="2023-10-25T17:06:00Z"/>
          <w:b/>
          <w:color w:val="000000" w:themeColor="text1"/>
          <w:sz w:val="44"/>
          <w:rPrChange w:id="14546" w:author="Dr Mamadou SANOGO" w:date="2023-10-25T18:15:00Z">
            <w:rPr>
              <w:ins w:id="14547"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548" w:author="Dr Mamadou SANOGO" w:date="2023-10-25T17:06:00Z"/>
          <w:b/>
          <w:color w:val="000000" w:themeColor="text1"/>
          <w:sz w:val="44"/>
          <w:rPrChange w:id="14549" w:author="Dr Mamadou SANOGO" w:date="2023-10-25T18:15:00Z">
            <w:rPr>
              <w:ins w:id="14550"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551" w:author="Dr Mamadou SANOGO" w:date="2023-10-25T17:06:00Z"/>
          <w:b/>
          <w:color w:val="000000" w:themeColor="text1"/>
          <w:sz w:val="44"/>
          <w:rPrChange w:id="14552" w:author="Dr Mamadou SANOGO" w:date="2023-10-25T18:15:00Z">
            <w:rPr>
              <w:ins w:id="14553"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554" w:author="Dr Mamadou SANOGO" w:date="2023-10-25T17:06:00Z"/>
          <w:b/>
          <w:color w:val="000000" w:themeColor="text1"/>
          <w:sz w:val="44"/>
          <w:rPrChange w:id="14555" w:author="Dr Mamadou SANOGO" w:date="2023-10-25T18:15:00Z">
            <w:rPr>
              <w:ins w:id="14556"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557" w:author="Dr Mamadou SANOGO" w:date="2023-10-25T17:06:00Z"/>
          <w:b/>
          <w:color w:val="000000" w:themeColor="text1"/>
          <w:sz w:val="44"/>
          <w:rPrChange w:id="14558" w:author="Dr Mamadou SANOGO" w:date="2023-10-25T18:15:00Z">
            <w:rPr>
              <w:ins w:id="14559"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560" w:author="Dr Mamadou SANOGO" w:date="2023-10-25T17:06:00Z"/>
          <w:b/>
          <w:color w:val="000000" w:themeColor="text1"/>
          <w:sz w:val="44"/>
          <w:rPrChange w:id="14561" w:author="Dr Mamadou SANOGO" w:date="2023-10-25T18:15:00Z">
            <w:rPr>
              <w:ins w:id="14562"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563" w:author="Dr Mamadou SANOGO" w:date="2023-10-25T17:06:00Z"/>
          <w:b/>
          <w:color w:val="000000" w:themeColor="text1"/>
          <w:sz w:val="44"/>
          <w:rPrChange w:id="14564" w:author="Dr Mamadou SANOGO" w:date="2023-10-25T18:15:00Z">
            <w:rPr>
              <w:ins w:id="14565" w:author="Dr Mamadou SANOGO" w:date="2023-10-25T17:06:00Z"/>
              <w:b/>
              <w:sz w:val="44"/>
            </w:rPr>
          </w:rPrChange>
        </w:rPr>
      </w:pPr>
    </w:p>
    <w:p w14:paraId="5B0610DE" w14:textId="60BACDED" w:rsidR="00232B19" w:rsidRDefault="00232B19" w:rsidP="00D81BFF">
      <w:pPr>
        <w:shd w:val="clear" w:color="auto" w:fill="FFFFFF"/>
        <w:ind w:right="9"/>
        <w:jc w:val="center"/>
        <w:rPr>
          <w:ins w:id="14566"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567"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568"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569"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570"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571"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572"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573"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574"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575"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576"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577"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578"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579"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580"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581"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582"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583" w:author="Dr Mamadou SANOGO" w:date="2023-10-25T17:06:00Z"/>
          <w:b/>
          <w:color w:val="000000" w:themeColor="text1"/>
          <w:sz w:val="44"/>
          <w:rPrChange w:id="14584" w:author="Dr Mamadou SANOGO" w:date="2023-10-25T18:15:00Z">
            <w:rPr>
              <w:ins w:id="14585"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586" w:author="Dr Mamadou SANOGO" w:date="2023-10-25T17:06:00Z"/>
          <w:b/>
          <w:color w:val="000000" w:themeColor="text1"/>
          <w:sz w:val="44"/>
          <w:rPrChange w:id="14587" w:author="Dr Mamadou SANOGO" w:date="2023-10-25T18:15:00Z">
            <w:rPr>
              <w:ins w:id="14588"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589" w:author="Dr Mamadou SANOGO" w:date="2023-10-25T17:06:00Z"/>
          <w:b/>
          <w:color w:val="000000" w:themeColor="text1"/>
          <w:sz w:val="44"/>
          <w:rPrChange w:id="14590" w:author="Dr Mamadou SANOGO" w:date="2023-10-25T18:15:00Z">
            <w:rPr>
              <w:ins w:id="14591"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592" w:author="Dr Mamadou SANOGO" w:date="2023-10-25T17:06:00Z"/>
          <w:b/>
          <w:color w:val="000000" w:themeColor="text1"/>
          <w:sz w:val="44"/>
          <w:rPrChange w:id="14593" w:author="Dr Mamadou SANOGO" w:date="2023-10-25T18:15:00Z">
            <w:rPr>
              <w:ins w:id="14594"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595" w:author="Dr Mamadou SANOGO" w:date="2023-10-25T17:06:00Z"/>
          <w:b/>
          <w:color w:val="000000" w:themeColor="text1"/>
          <w:sz w:val="44"/>
          <w:rPrChange w:id="14596" w:author="Dr Mamadou SANOGO" w:date="2023-10-25T18:15:00Z">
            <w:rPr>
              <w:ins w:id="14597"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598" w:author="Dr Mamadou SANOGO" w:date="2023-10-25T17:06:00Z"/>
          <w:b/>
          <w:color w:val="000000" w:themeColor="text1"/>
          <w:sz w:val="44"/>
          <w:rPrChange w:id="14599" w:author="Dr Mamadou SANOGO" w:date="2023-10-25T18:15:00Z">
            <w:rPr>
              <w:ins w:id="14600"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601" w:author="Dr Mamadou SANOGO" w:date="2023-10-25T17:06:00Z"/>
          <w:b/>
          <w:color w:val="000000" w:themeColor="text1"/>
          <w:sz w:val="44"/>
          <w:rPrChange w:id="14602" w:author="Dr Mamadou SANOGO" w:date="2023-10-25T18:15:00Z">
            <w:rPr>
              <w:ins w:id="14603"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604" w:author="Dr Mamadou SANOGO" w:date="2023-10-25T17:06:00Z"/>
          <w:b/>
          <w:color w:val="000000" w:themeColor="text1"/>
          <w:sz w:val="44"/>
          <w:rPrChange w:id="14605" w:author="Dr Mamadou SANOGO" w:date="2023-10-25T18:15:00Z">
            <w:rPr>
              <w:ins w:id="14606" w:author="Dr Mamadou SANOGO" w:date="2023-10-25T17:06:00Z"/>
              <w:b/>
              <w:sz w:val="44"/>
            </w:rPr>
          </w:rPrChange>
        </w:rPr>
      </w:pPr>
    </w:p>
    <w:p w14:paraId="4A0B84FE" w14:textId="5F3DD49E" w:rsidR="00232B19" w:rsidRDefault="00232B19" w:rsidP="00D81BFF">
      <w:pPr>
        <w:shd w:val="clear" w:color="auto" w:fill="FFFFFF"/>
        <w:ind w:right="9"/>
        <w:jc w:val="center"/>
        <w:rPr>
          <w:ins w:id="14607"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608"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609"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610" w:author="Dr Mamadou SANOGO" w:date="2023-10-25T17:06:00Z"/>
          <w:b/>
          <w:color w:val="000000" w:themeColor="text1"/>
          <w:sz w:val="44"/>
          <w:rPrChange w:id="14611" w:author="Dr Mamadou SANOGO" w:date="2023-10-25T18:15:00Z">
            <w:rPr>
              <w:ins w:id="14612"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613"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614"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615"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616"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617"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618" w:author="Dr Mamadou SANOGO" w:date="2023-10-25T17:06:00Z"/>
          <w:b/>
          <w:color w:val="000000" w:themeColor="text1"/>
          <w:sz w:val="44"/>
          <w:rPrChange w:id="14619" w:author="Dr Mamadou SANOGO" w:date="2023-10-25T18:15:00Z">
            <w:rPr>
              <w:ins w:id="14620"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621" w:author="Dr Mamadou SANOGO" w:date="2023-10-25T17:06:00Z"/>
          <w:b/>
          <w:color w:val="000000" w:themeColor="text1"/>
          <w:sz w:val="44"/>
          <w:rPrChange w:id="14622" w:author="Dr Mamadou SANOGO" w:date="2023-10-25T18:15:00Z">
            <w:rPr>
              <w:ins w:id="14623"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624" w:author="Dr Mamadou SANOGO" w:date="2023-10-25T15:02:00Z"/>
          <w:b/>
          <w:color w:val="000000" w:themeColor="text1"/>
          <w:sz w:val="44"/>
          <w:rPrChange w:id="14625" w:author="Dr Mamadou SANOGO" w:date="2023-10-25T18:15:00Z">
            <w:rPr>
              <w:ins w:id="14626" w:author="Dr Mamadou SANOGO" w:date="2023-10-25T15:02:00Z"/>
              <w:b/>
              <w:sz w:val="44"/>
            </w:rPr>
          </w:rPrChange>
        </w:rPr>
        <w:pPrChange w:id="14627"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628" w:author="Dr Mamadou SANOGO" w:date="2023-10-25T17:15:00Z"/>
          <w:b/>
          <w:color w:val="000000" w:themeColor="text1"/>
          <w:sz w:val="44"/>
          <w:rPrChange w:id="14629" w:author="Dr Mamadou SANOGO" w:date="2023-10-25T18:15:00Z">
            <w:rPr>
              <w:ins w:id="14630" w:author="Dr Mamadou SANOGO" w:date="2023-10-25T17:15:00Z"/>
              <w:b/>
              <w:sz w:val="44"/>
            </w:rPr>
          </w:rPrChange>
        </w:rPr>
      </w:pPr>
      <w:ins w:id="14631" w:author="Dr Mamadou SANOGO" w:date="2023-10-25T15:02:00Z">
        <w:r w:rsidRPr="007A4AFC">
          <w:rPr>
            <w:b/>
            <w:color w:val="000000" w:themeColor="text1"/>
            <w:sz w:val="44"/>
            <w:rPrChange w:id="14632" w:author="Dr Mamadou SANOGO" w:date="2023-10-25T18:15:00Z">
              <w:rPr>
                <w:b/>
                <w:sz w:val="44"/>
              </w:rPr>
            </w:rPrChange>
          </w:rPr>
          <w:t>Annexe n°02</w:t>
        </w:r>
      </w:ins>
      <w:ins w:id="14633" w:author="Dr Mamadou SANOGO" w:date="2023-10-25T17:25:00Z">
        <w:r w:rsidR="00D02BE3" w:rsidRPr="007A4AFC">
          <w:rPr>
            <w:b/>
            <w:color w:val="000000" w:themeColor="text1"/>
            <w:sz w:val="44"/>
            <w:rPrChange w:id="14634" w:author="Dr Mamadou SANOGO" w:date="2023-10-25T18:15:00Z">
              <w:rPr>
                <w:b/>
                <w:sz w:val="44"/>
              </w:rPr>
            </w:rPrChange>
          </w:rPr>
          <w:t>3</w:t>
        </w:r>
      </w:ins>
      <w:ins w:id="14635" w:author="Dr Mamadou SANOGO" w:date="2023-10-25T15:02:00Z">
        <w:r w:rsidRPr="007A4AFC">
          <w:rPr>
            <w:b/>
            <w:color w:val="000000" w:themeColor="text1"/>
            <w:sz w:val="44"/>
            <w:rPrChange w:id="14636"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637" w:author="Dr Mamadou SANOGO" w:date="2023-10-25T17:15:00Z"/>
          <w:b/>
          <w:color w:val="000000" w:themeColor="text1"/>
          <w:sz w:val="44"/>
          <w:rPrChange w:id="14638" w:author="Dr Mamadou SANOGO" w:date="2023-10-25T18:15:00Z">
            <w:rPr>
              <w:ins w:id="14639"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640" w:author="Dr Mamadou SANOGO" w:date="2023-10-25T17:15:00Z"/>
          <w:b/>
          <w:color w:val="000000" w:themeColor="text1"/>
          <w:sz w:val="44"/>
          <w:rPrChange w:id="14641" w:author="Dr Mamadou SANOGO" w:date="2023-10-25T18:15:00Z">
            <w:rPr>
              <w:ins w:id="14642"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643" w:author="Dr Mamadou SANOGO" w:date="2023-10-25T17:15:00Z"/>
          <w:b/>
          <w:color w:val="000000" w:themeColor="text1"/>
          <w:sz w:val="44"/>
          <w:rPrChange w:id="14644" w:author="Dr Mamadou SANOGO" w:date="2023-10-25T18:15:00Z">
            <w:rPr>
              <w:ins w:id="14645"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646" w:author="Dr Mamadou SANOGO" w:date="2023-10-25T17:15:00Z"/>
          <w:b/>
          <w:color w:val="000000" w:themeColor="text1"/>
          <w:sz w:val="44"/>
          <w:rPrChange w:id="14647" w:author="Dr Mamadou SANOGO" w:date="2023-10-25T18:15:00Z">
            <w:rPr>
              <w:ins w:id="14648"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649" w:author="Dr Mamadou SANOGO" w:date="2023-10-25T17:15:00Z"/>
          <w:b/>
          <w:color w:val="000000" w:themeColor="text1"/>
          <w:sz w:val="44"/>
          <w:rPrChange w:id="14650" w:author="Dr Mamadou SANOGO" w:date="2023-10-25T18:15:00Z">
            <w:rPr>
              <w:ins w:id="14651"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652" w:author="Dr Mamadou SANOGO" w:date="2023-10-25T17:15:00Z"/>
          <w:b/>
          <w:color w:val="000000" w:themeColor="text1"/>
          <w:sz w:val="44"/>
          <w:rPrChange w:id="14653" w:author="Dr Mamadou SANOGO" w:date="2023-10-25T18:15:00Z">
            <w:rPr>
              <w:ins w:id="14654"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655" w:author="Dr Mamadou SANOGO" w:date="2023-10-25T17:15:00Z"/>
          <w:b/>
          <w:color w:val="000000" w:themeColor="text1"/>
          <w:sz w:val="44"/>
          <w:rPrChange w:id="14656" w:author="Dr Mamadou SANOGO" w:date="2023-10-25T18:15:00Z">
            <w:rPr>
              <w:ins w:id="14657"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658" w:author="Dr Mamadou SANOGO" w:date="2023-10-25T17:15:00Z"/>
          <w:b/>
          <w:color w:val="000000" w:themeColor="text1"/>
          <w:sz w:val="44"/>
          <w:rPrChange w:id="14659" w:author="Dr Mamadou SANOGO" w:date="2023-10-25T18:15:00Z">
            <w:rPr>
              <w:ins w:id="14660"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661" w:author="Dr Mamadou SANOGO" w:date="2023-10-25T17:15:00Z"/>
          <w:b/>
          <w:color w:val="000000" w:themeColor="text1"/>
          <w:sz w:val="44"/>
          <w:rPrChange w:id="14662" w:author="Dr Mamadou SANOGO" w:date="2023-10-25T18:15:00Z">
            <w:rPr>
              <w:ins w:id="14663"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664" w:author="Dr Mamadou SANOGO" w:date="2023-10-25T17:15:00Z"/>
          <w:b/>
          <w:color w:val="000000" w:themeColor="text1"/>
          <w:sz w:val="44"/>
          <w:rPrChange w:id="14665" w:author="Dr Mamadou SANOGO" w:date="2023-10-25T18:15:00Z">
            <w:rPr>
              <w:ins w:id="14666"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667" w:author="Dr Mamadou SANOGO" w:date="2023-10-25T17:15:00Z"/>
          <w:b/>
          <w:color w:val="000000" w:themeColor="text1"/>
          <w:sz w:val="44"/>
          <w:rPrChange w:id="14668" w:author="Dr Mamadou SANOGO" w:date="2023-10-25T18:15:00Z">
            <w:rPr>
              <w:ins w:id="14669"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670" w:author="Dr Mamadou SANOGO" w:date="2023-10-25T17:15:00Z"/>
          <w:b/>
          <w:color w:val="000000" w:themeColor="text1"/>
          <w:sz w:val="44"/>
          <w:rPrChange w:id="14671" w:author="Dr Mamadou SANOGO" w:date="2023-10-25T18:15:00Z">
            <w:rPr>
              <w:ins w:id="14672"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673" w:author="Dr Mamadou SANOGO" w:date="2023-10-25T17:15:00Z"/>
          <w:b/>
          <w:color w:val="000000" w:themeColor="text1"/>
          <w:sz w:val="44"/>
          <w:rPrChange w:id="14674" w:author="Dr Mamadou SANOGO" w:date="2023-10-25T18:15:00Z">
            <w:rPr>
              <w:ins w:id="14675"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676"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677"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678"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679"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680" w:author="Dr Mamadou SANOGO" w:date="2023-10-25T17:15:00Z"/>
          <w:b/>
          <w:color w:val="000000" w:themeColor="text1"/>
          <w:sz w:val="44"/>
          <w:rPrChange w:id="14681" w:author="Dr Mamadou SANOGO" w:date="2023-10-25T18:15:00Z">
            <w:rPr>
              <w:ins w:id="14682" w:author="Dr Mamadou SANOGO" w:date="2023-10-25T17:15:00Z"/>
              <w:b/>
              <w:sz w:val="44"/>
            </w:rPr>
          </w:rPrChange>
        </w:rPr>
        <w:pPrChange w:id="14683"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684" w:author="Dr Mamadou SANOGO" w:date="2023-10-27T23:01:00Z"/>
          <w:rFonts w:ascii="Calibri" w:hAnsi="Calibri"/>
          <w:b/>
          <w:sz w:val="22"/>
          <w:lang w:val="en-US"/>
        </w:rPr>
      </w:pPr>
      <w:proofErr w:type="spellStart"/>
      <w:ins w:id="14685"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686" w:author="Dr Mamadou SANOGO" w:date="2023-10-27T23:01:00Z"/>
          <w:rFonts w:ascii="Calibri" w:hAnsi="Calibri"/>
          <w:b/>
          <w:bCs/>
          <w:sz w:val="22"/>
        </w:rPr>
      </w:pPr>
      <w:ins w:id="14687"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688" w:author="Dr Mamadou SANOGO" w:date="2023-10-27T23:01:00Z"/>
          <w:rFonts w:ascii="Calibri" w:hAnsi="Calibri"/>
          <w:bCs/>
          <w:sz w:val="22"/>
        </w:rPr>
      </w:pPr>
      <w:ins w:id="14689"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690" w:author="Dr Mamadou SANOGO" w:date="2023-10-27T23:01:00Z"/>
          <w:rFonts w:ascii="Calibri" w:hAnsi="Calibri"/>
          <w:bCs/>
          <w:sz w:val="22"/>
        </w:rPr>
      </w:pPr>
      <w:ins w:id="14691"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692" w:author="Dr Mamadou SANOGO" w:date="2023-10-27T23:01:00Z"/>
          <w:rFonts w:ascii="Calibri" w:hAnsi="Calibri"/>
          <w:bCs/>
          <w:sz w:val="22"/>
        </w:rPr>
      </w:pPr>
      <w:ins w:id="14693"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694" w:author="Dr Mamadou SANOGO" w:date="2023-10-27T23:01:00Z"/>
          <w:rFonts w:ascii="Calibri" w:hAnsi="Calibri"/>
          <w:bCs/>
          <w:sz w:val="22"/>
        </w:rPr>
      </w:pPr>
      <w:ins w:id="14695"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696" w:author="Dr Mamadou SANOGO" w:date="2023-10-27T23:01:00Z"/>
          <w:rFonts w:ascii="Calibri" w:hAnsi="Calibri"/>
          <w:bCs/>
          <w:sz w:val="22"/>
        </w:rPr>
      </w:pPr>
      <w:ins w:id="14697"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698"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699" w:author="Dr Mamadou SANOGO" w:date="2023-10-27T23:01:00Z"/>
          <w:rFonts w:ascii="Calibri" w:hAnsi="Calibri"/>
          <w:b/>
          <w:sz w:val="22"/>
        </w:rPr>
      </w:pPr>
      <w:ins w:id="14700"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701" w:author="Dr Mamadou SANOGO" w:date="2023-10-27T23:01:00Z"/>
          <w:rFonts w:ascii="Calibri" w:hAnsi="Calibri"/>
          <w:b/>
          <w:bCs/>
          <w:sz w:val="22"/>
        </w:rPr>
      </w:pPr>
      <w:ins w:id="14702"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703" w:author="Dr Mamadou SANOGO" w:date="2023-10-27T23:01:00Z"/>
          <w:rFonts w:ascii="Calibri" w:hAnsi="Calibri"/>
          <w:b/>
          <w:bCs/>
          <w:sz w:val="22"/>
        </w:rPr>
      </w:pPr>
      <w:ins w:id="14704"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705" w:author="Dr Mamadou SANOGO" w:date="2023-10-27T23:01:00Z"/>
          <w:rFonts w:ascii="Calibri" w:hAnsi="Calibri"/>
          <w:b/>
          <w:bCs/>
          <w:sz w:val="22"/>
        </w:rPr>
      </w:pPr>
      <w:ins w:id="14706"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707" w:author="Dr Mamadou SANOGO" w:date="2023-10-27T23:01:00Z"/>
          <w:rFonts w:ascii="Calibri" w:hAnsi="Calibri"/>
          <w:bCs/>
          <w:sz w:val="22"/>
        </w:rPr>
      </w:pPr>
      <w:ins w:id="14708"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709" w:author="Dr Mamadou SANOGO" w:date="2023-10-27T23:01:00Z"/>
          <w:rFonts w:ascii="Calibri" w:hAnsi="Calibri"/>
          <w:b/>
          <w:bCs/>
          <w:sz w:val="22"/>
        </w:rPr>
      </w:pPr>
      <w:ins w:id="14710"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711" w:author="Dr Mamadou SANOGO" w:date="2023-10-27T23:01:00Z"/>
          <w:rFonts w:ascii="Calibri" w:hAnsi="Calibri"/>
          <w:b/>
          <w:bCs/>
          <w:sz w:val="22"/>
        </w:rPr>
      </w:pPr>
      <w:ins w:id="14712"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713"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714" w:author="Dr Mamadou SANOGO" w:date="2023-10-27T23:01:00Z"/>
          <w:rFonts w:ascii="Calibri" w:hAnsi="Calibri"/>
          <w:b/>
          <w:sz w:val="22"/>
        </w:rPr>
      </w:pPr>
      <w:ins w:id="14715"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716" w:author="Dr Mamadou SANOGO" w:date="2023-10-27T23:01:00Z"/>
          <w:rFonts w:ascii="Calibri" w:hAnsi="Calibri"/>
          <w:b/>
          <w:bCs/>
          <w:sz w:val="22"/>
        </w:rPr>
      </w:pPr>
      <w:ins w:id="14717"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718" w:author="Dr Mamadou SANOGO" w:date="2023-10-27T23:01:00Z"/>
          <w:rFonts w:ascii="Calibri" w:hAnsi="Calibri"/>
          <w:b/>
          <w:bCs/>
          <w:sz w:val="22"/>
        </w:rPr>
      </w:pPr>
      <w:ins w:id="14719"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720" w:author="Dr Mamadou SANOGO" w:date="2023-10-27T23:01:00Z"/>
          <w:rFonts w:ascii="Calibri" w:hAnsi="Calibri"/>
          <w:b/>
          <w:bCs/>
          <w:sz w:val="22"/>
        </w:rPr>
      </w:pPr>
      <w:ins w:id="14721"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722" w:author="Dr Mamadou SANOGO" w:date="2023-10-27T23:01:00Z"/>
          <w:rFonts w:ascii="Calibri" w:hAnsi="Calibri"/>
          <w:b/>
          <w:bCs/>
          <w:sz w:val="22"/>
        </w:rPr>
      </w:pPr>
      <w:ins w:id="14723"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724" w:author="Dr Mamadou SANOGO" w:date="2023-10-27T23:01:00Z"/>
          <w:rFonts w:ascii="Calibri" w:hAnsi="Calibri"/>
          <w:b/>
          <w:bCs/>
          <w:sz w:val="22"/>
        </w:rPr>
      </w:pPr>
      <w:ins w:id="14725"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726" w:author="Dr Mamadou SANOGO" w:date="2023-10-27T23:01:00Z"/>
          <w:rFonts w:ascii="Calibri" w:hAnsi="Calibri"/>
          <w:b/>
          <w:bCs/>
          <w:sz w:val="22"/>
        </w:rPr>
      </w:pPr>
      <w:ins w:id="14727"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728"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729" w:author="Dr Mamadou SANOGO" w:date="2023-10-27T23:01:00Z"/>
          <w:rFonts w:ascii="Calibri" w:hAnsi="Calibri"/>
          <w:b/>
          <w:sz w:val="22"/>
        </w:rPr>
      </w:pPr>
      <w:ins w:id="14730"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731" w:author="Dr Mamadou SANOGO" w:date="2023-10-27T23:01:00Z"/>
          <w:rFonts w:ascii="Calibri" w:hAnsi="Calibri"/>
          <w:b/>
          <w:bCs/>
          <w:sz w:val="22"/>
        </w:rPr>
      </w:pPr>
      <w:ins w:id="14732"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733" w:author="Dr Mamadou SANOGO" w:date="2023-10-27T23:01:00Z"/>
          <w:rFonts w:ascii="Calibri" w:hAnsi="Calibri"/>
          <w:b/>
          <w:bCs/>
          <w:sz w:val="22"/>
        </w:rPr>
      </w:pPr>
      <w:ins w:id="14734"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735" w:author="Dr Mamadou SANOGO" w:date="2023-10-27T23:01:00Z"/>
          <w:rFonts w:ascii="Calibri" w:hAnsi="Calibri"/>
          <w:b/>
          <w:bCs/>
          <w:sz w:val="22"/>
        </w:rPr>
      </w:pPr>
      <w:ins w:id="14736"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737" w:author="Dr Mamadou SANOGO" w:date="2023-10-27T23:01:00Z"/>
          <w:rFonts w:ascii="Calibri" w:hAnsi="Calibri"/>
          <w:b/>
          <w:bCs/>
          <w:sz w:val="22"/>
        </w:rPr>
      </w:pPr>
      <w:ins w:id="14738"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739" w:author="Dr Mamadou SANOGO" w:date="2023-10-27T23:01:00Z"/>
          <w:rFonts w:ascii="Calibri" w:hAnsi="Calibri"/>
          <w:b/>
          <w:bCs/>
          <w:sz w:val="22"/>
        </w:rPr>
      </w:pPr>
      <w:ins w:id="14740"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741" w:author="Dr Mamadou SANOGO" w:date="2023-10-27T23:01:00Z"/>
          <w:rFonts w:ascii="Calibri" w:hAnsi="Calibri"/>
          <w:b/>
          <w:bCs/>
          <w:sz w:val="22"/>
        </w:rPr>
      </w:pPr>
      <w:ins w:id="14742"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743" w:author="Dr Mamadou SANOGO" w:date="2023-10-27T23:01:00Z"/>
          <w:rFonts w:ascii="Calibri" w:hAnsi="Calibri"/>
          <w:b/>
          <w:bCs/>
          <w:sz w:val="22"/>
        </w:rPr>
      </w:pPr>
      <w:ins w:id="14744"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745" w:author="Dr Mamadou SANOGO" w:date="2023-10-27T23:01:00Z"/>
          <w:rFonts w:ascii="Calibri" w:hAnsi="Calibri"/>
          <w:b/>
          <w:bCs/>
          <w:sz w:val="22"/>
        </w:rPr>
      </w:pPr>
      <w:ins w:id="14746"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747"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748" w:author="Dr Mamadou SANOGO" w:date="2023-10-27T23:01:00Z"/>
          <w:rFonts w:ascii="Calibri" w:hAnsi="Calibri"/>
          <w:b/>
          <w:sz w:val="22"/>
        </w:rPr>
      </w:pPr>
      <w:ins w:id="14749"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750" w:author="Dr Mamadou SANOGO" w:date="2023-10-27T23:01:00Z"/>
          <w:rFonts w:ascii="Calibri" w:hAnsi="Calibri"/>
          <w:b/>
          <w:bCs/>
          <w:sz w:val="22"/>
        </w:rPr>
      </w:pPr>
      <w:ins w:id="14751"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752" w:author="Dr Mamadou SANOGO" w:date="2023-10-27T23:01:00Z"/>
          <w:rFonts w:ascii="Calibri" w:hAnsi="Calibri"/>
          <w:b/>
          <w:bCs/>
          <w:sz w:val="22"/>
        </w:rPr>
      </w:pPr>
      <w:ins w:id="14753"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754" w:author="Dr Mamadou SANOGO" w:date="2023-10-27T23:01:00Z"/>
          <w:rFonts w:ascii="Calibri" w:hAnsi="Calibri"/>
          <w:b/>
          <w:bCs/>
          <w:sz w:val="22"/>
        </w:rPr>
      </w:pPr>
      <w:ins w:id="14755"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756" w:author="Dr Mamadou SANOGO" w:date="2023-10-27T23:01:00Z"/>
          <w:rFonts w:ascii="Calibri" w:hAnsi="Calibri"/>
          <w:b/>
          <w:bCs/>
          <w:sz w:val="22"/>
        </w:rPr>
      </w:pPr>
      <w:ins w:id="14757"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758" w:author="Dr Mamadou SANOGO" w:date="2023-10-27T23:01:00Z"/>
          <w:rFonts w:ascii="Calibri" w:hAnsi="Calibri"/>
          <w:b/>
          <w:bCs/>
          <w:sz w:val="22"/>
        </w:rPr>
      </w:pPr>
      <w:ins w:id="14759"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760" w:author="Dr Mamadou SANOGO" w:date="2023-10-27T23:01:00Z"/>
          <w:rFonts w:ascii="Calibri" w:hAnsi="Calibri"/>
          <w:b/>
          <w:bCs/>
          <w:sz w:val="22"/>
        </w:rPr>
      </w:pPr>
      <w:ins w:id="14761"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762"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763" w:author="Dr Mamadou SANOGO" w:date="2023-10-27T23:01:00Z"/>
          <w:rFonts w:ascii="Calibri" w:hAnsi="Calibri"/>
          <w:b/>
          <w:sz w:val="22"/>
        </w:rPr>
      </w:pPr>
      <w:ins w:id="14764"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765" w:author="Dr Mamadou SANOGO" w:date="2023-10-27T23:01:00Z"/>
          <w:rFonts w:ascii="Calibri" w:hAnsi="Calibri"/>
          <w:b/>
          <w:bCs/>
          <w:sz w:val="22"/>
        </w:rPr>
      </w:pPr>
      <w:ins w:id="14766"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767" w:author="Dr Mamadou SANOGO" w:date="2023-10-27T23:01:00Z"/>
          <w:rFonts w:ascii="Calibri" w:hAnsi="Calibri"/>
          <w:b/>
          <w:bCs/>
          <w:sz w:val="22"/>
        </w:rPr>
      </w:pPr>
      <w:ins w:id="14768"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769"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770" w:author="Dr Mamadou SANOGO" w:date="2023-10-27T23:01:00Z"/>
          <w:rFonts w:ascii="Calibri" w:hAnsi="Calibri"/>
          <w:sz w:val="22"/>
        </w:rPr>
      </w:pPr>
      <w:ins w:id="14771"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772" w:author="Dr Mamadou SANOGO" w:date="2023-10-27T23:01:00Z"/>
          <w:rFonts w:ascii="Calibri" w:hAnsi="Calibri"/>
          <w:sz w:val="22"/>
        </w:rPr>
      </w:pPr>
      <w:ins w:id="14773"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774" w:author="Cauris Cosmetics" w:date="2023-10-27T18:04:00Z"/>
          <w:del w:id="14775" w:author="Dr Mamadou SANOGO" w:date="2023-10-27T23:01:00Z"/>
        </w:rPr>
      </w:pPr>
      <w:ins w:id="14776"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777" w:author="Cauris Cosmetics" w:date="2023-10-27T18:04:00Z">
        <w:del w:id="14778"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779" w:author="Dr Mamadou SANOGO" w:date="2023-10-27T19:16:00Z">
          <w:r w:rsidR="00BD57AF" w:rsidRPr="0000003F" w:rsidDel="00C208F3">
            <w:delText>management des services de santé</w:delText>
          </w:r>
        </w:del>
        <w:del w:id="14780"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781" w:author="Cauris Cosmetics" w:date="2023-10-27T18:04:00Z"/>
          <w:del w:id="14782" w:author="Dr Mamadou SANOGO" w:date="2023-10-27T23:01:00Z"/>
        </w:rPr>
      </w:pPr>
      <w:ins w:id="14783" w:author="Cauris Cosmetics" w:date="2023-10-27T18:04:00Z">
        <w:del w:id="14784"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785" w:author="Cauris Cosmetics" w:date="2023-10-27T18:04:00Z"/>
          <w:del w:id="14786" w:author="Dr Mamadou SANOGO" w:date="2023-10-27T23:01:00Z"/>
        </w:rPr>
      </w:pPr>
      <w:ins w:id="14787" w:author="Cauris Cosmetics" w:date="2023-10-27T18:04:00Z">
        <w:del w:id="14788"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789" w:author="Cauris Cosmetics" w:date="2023-10-27T18:04:00Z"/>
          <w:del w:id="14790" w:author="Dr Mamadou SANOGO" w:date="2023-10-27T23:01:00Z"/>
        </w:rPr>
      </w:pPr>
      <w:ins w:id="14791" w:author="Cauris Cosmetics" w:date="2023-10-27T18:04:00Z">
        <w:del w:id="14792"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793" w:author="Dr Mamadou SANOGO" w:date="2023-10-27T11:47:00Z"/>
          <w:del w:id="14794" w:author="Cauris Cosmetics" w:date="2023-10-27T18:01:00Z"/>
          <w:rFonts w:ascii="Calibri" w:hAnsi="Calibri"/>
          <w:b/>
          <w:sz w:val="22"/>
        </w:rPr>
      </w:pPr>
      <w:ins w:id="14795" w:author="Cauris Cosmetics" w:date="2023-10-27T18:04:00Z">
        <w:del w:id="14796"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797" w:author="Dr Mamadou SANOGO" w:date="2023-10-27T11:47:00Z">
        <w:del w:id="14798"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799" w:author="Dr Mamadou SANOGO" w:date="2023-10-27T11:47:00Z"/>
          <w:del w:id="14800" w:author="Cauris Cosmetics" w:date="2023-10-27T18:01:00Z"/>
          <w:rFonts w:ascii="Calibri" w:hAnsi="Calibri"/>
          <w:sz w:val="22"/>
        </w:rPr>
      </w:pPr>
      <w:ins w:id="14801" w:author="Dr Mamadou SANOGO" w:date="2023-10-27T11:47:00Z">
        <w:del w:id="14802"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803" w:author="Dr Mamadou SANOGO" w:date="2023-10-27T11:47:00Z"/>
          <w:del w:id="14804" w:author="Cauris Cosmetics" w:date="2023-10-27T18:01:00Z"/>
          <w:sz w:val="20"/>
          <w:szCs w:val="20"/>
        </w:rPr>
      </w:pPr>
      <w:ins w:id="14805" w:author="Dr Mamadou SANOGO" w:date="2023-10-27T11:47:00Z">
        <w:del w:id="14806"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807" w:author="Dr Mamadou SANOGO" w:date="2023-10-25T17:15:00Z"/>
          <w:b/>
          <w:color w:val="000000" w:themeColor="text1"/>
          <w:sz w:val="44"/>
          <w:rPrChange w:id="14808" w:author="Dr Mamadou SANOGO" w:date="2023-10-25T18:15:00Z">
            <w:rPr>
              <w:ins w:id="14809"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810" w:author="Dr Mamadou SANOGO" w:date="2023-10-25T17:15:00Z"/>
          <w:b/>
          <w:color w:val="000000" w:themeColor="text1"/>
          <w:sz w:val="44"/>
          <w:rPrChange w:id="14811" w:author="Dr Mamadou SANOGO" w:date="2023-10-25T18:15:00Z">
            <w:rPr>
              <w:ins w:id="14812"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813" w:author="Dr Mamadou SANOGO" w:date="2023-10-25T17:15:00Z"/>
          <w:b/>
          <w:color w:val="000000" w:themeColor="text1"/>
          <w:sz w:val="44"/>
          <w:rPrChange w:id="14814" w:author="Dr Mamadou SANOGO" w:date="2023-10-25T18:15:00Z">
            <w:rPr>
              <w:ins w:id="14815" w:author="Dr Mamadou SANOGO" w:date="2023-10-25T17:15:00Z"/>
              <w:b/>
              <w:sz w:val="44"/>
            </w:rPr>
          </w:rPrChange>
        </w:rPr>
        <w:pPrChange w:id="14816"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817" w:author="Dr Mamadou SANOGO" w:date="2023-10-25T17:17:00Z"/>
          <w:b/>
          <w:color w:val="000000" w:themeColor="text1"/>
          <w:sz w:val="44"/>
          <w:rPrChange w:id="14818" w:author="Dr Mamadou SANOGO" w:date="2023-10-25T18:15:00Z">
            <w:rPr>
              <w:ins w:id="14819"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820" w:author="Dr Mamadou SANOGO" w:date="2023-10-25T17:17:00Z"/>
          <w:b/>
          <w:color w:val="000000" w:themeColor="text1"/>
          <w:sz w:val="44"/>
          <w:rPrChange w:id="14821" w:author="Dr Mamadou SANOGO" w:date="2023-10-25T18:15:00Z">
            <w:rPr>
              <w:ins w:id="14822"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823" w:author="Dr Mamadou SANOGO" w:date="2023-10-25T17:26:00Z"/>
          <w:b/>
          <w:color w:val="000000" w:themeColor="text1"/>
          <w:sz w:val="44"/>
          <w:rPrChange w:id="14824" w:author="Dr Mamadou SANOGO" w:date="2023-10-25T18:15:00Z">
            <w:rPr>
              <w:ins w:id="14825"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826" w:author="Dr Mamadou SANOGO" w:date="2023-10-25T17:26:00Z"/>
          <w:b/>
          <w:color w:val="000000" w:themeColor="text1"/>
          <w:sz w:val="44"/>
          <w:rPrChange w:id="14827" w:author="Dr Mamadou SANOGO" w:date="2023-10-25T18:15:00Z">
            <w:rPr>
              <w:ins w:id="14828"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829" w:author="Dr Mamadou SANOGO" w:date="2023-10-25T17:26:00Z"/>
          <w:b/>
          <w:color w:val="000000" w:themeColor="text1"/>
          <w:sz w:val="44"/>
          <w:rPrChange w:id="14830" w:author="Dr Mamadou SANOGO" w:date="2023-10-25T18:15:00Z">
            <w:rPr>
              <w:ins w:id="14831"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832" w:author="Dr Mamadou SANOGO" w:date="2023-10-25T17:25:00Z"/>
          <w:b/>
          <w:color w:val="000000" w:themeColor="text1"/>
          <w:sz w:val="44"/>
          <w:rPrChange w:id="14833" w:author="Dr Mamadou SANOGO" w:date="2023-10-25T18:15:00Z">
            <w:rPr>
              <w:ins w:id="14834" w:author="Dr Mamadou SANOGO" w:date="2023-10-25T17:25:00Z"/>
              <w:b/>
              <w:sz w:val="44"/>
            </w:rPr>
          </w:rPrChange>
        </w:rPr>
        <w:pPrChange w:id="14835"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836" w:author="Dr Mamadou SANOGO" w:date="2023-10-25T17:27:00Z"/>
          <w:b/>
          <w:color w:val="000000" w:themeColor="text1"/>
          <w:sz w:val="44"/>
          <w:rPrChange w:id="14837" w:author="Dr Mamadou SANOGO" w:date="2023-10-25T18:15:00Z">
            <w:rPr>
              <w:ins w:id="14838"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839" w:author="Dr Mamadou SANOGO" w:date="2023-10-25T17:27:00Z"/>
          <w:b/>
          <w:color w:val="000000" w:themeColor="text1"/>
          <w:sz w:val="44"/>
          <w:rPrChange w:id="14840" w:author="Dr Mamadou SANOGO" w:date="2023-10-25T18:15:00Z">
            <w:rPr>
              <w:ins w:id="14841"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842" w:author="Dr Mamadou SANOGO" w:date="2023-10-25T17:27:00Z"/>
          <w:b/>
          <w:color w:val="000000" w:themeColor="text1"/>
          <w:sz w:val="44"/>
          <w:rPrChange w:id="14843" w:author="Dr Mamadou SANOGO" w:date="2023-10-25T18:15:00Z">
            <w:rPr>
              <w:ins w:id="14844" w:author="Dr Mamadou SANOGO" w:date="2023-10-25T17:27:00Z"/>
              <w:b/>
              <w:sz w:val="44"/>
            </w:rPr>
          </w:rPrChange>
        </w:rPr>
      </w:pPr>
    </w:p>
    <w:p w14:paraId="79FE057E" w14:textId="77777777" w:rsidR="00232B19" w:rsidRDefault="00232B19">
      <w:pPr>
        <w:shd w:val="clear" w:color="auto" w:fill="FFFFFF"/>
        <w:spacing w:line="240" w:lineRule="auto"/>
        <w:ind w:right="9"/>
        <w:rPr>
          <w:ins w:id="14845" w:author="Cauris Cosmetics" w:date="2023-10-27T18:05:00Z"/>
          <w:b/>
          <w:color w:val="000000" w:themeColor="text1"/>
          <w:sz w:val="44"/>
        </w:rPr>
        <w:pPrChange w:id="14846"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847"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848" w:author="Dr Mamadou SANOGO" w:date="2023-10-25T15:02:00Z"/>
          <w:b/>
          <w:color w:val="000000" w:themeColor="text1"/>
          <w:sz w:val="44"/>
          <w:rPrChange w:id="14849" w:author="Dr Mamadou SANOGO" w:date="2023-10-25T18:15:00Z">
            <w:rPr>
              <w:ins w:id="14850"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851" w:author="Dr Mamadou SANOGO" w:date="2023-10-25T17:16:00Z"/>
          <w:b/>
          <w:color w:val="000000" w:themeColor="text1"/>
          <w:sz w:val="44"/>
          <w:rPrChange w:id="14852" w:author="Dr Mamadou SANOGO" w:date="2023-10-25T18:15:00Z">
            <w:rPr>
              <w:ins w:id="14853" w:author="Dr Mamadou SANOGO" w:date="2023-10-25T17:16:00Z"/>
              <w:b/>
              <w:sz w:val="44"/>
            </w:rPr>
          </w:rPrChange>
        </w:rPr>
      </w:pPr>
      <w:ins w:id="14854" w:author="Dr Mamadou SANOGO" w:date="2023-10-25T15:02:00Z">
        <w:r w:rsidRPr="007A4AFC">
          <w:rPr>
            <w:b/>
            <w:color w:val="000000" w:themeColor="text1"/>
            <w:sz w:val="44"/>
            <w:rPrChange w:id="14855" w:author="Dr Mamadou SANOGO" w:date="2023-10-25T18:15:00Z">
              <w:rPr>
                <w:b/>
                <w:sz w:val="44"/>
              </w:rPr>
            </w:rPrChange>
          </w:rPr>
          <w:t>Annexe n°02</w:t>
        </w:r>
      </w:ins>
      <w:ins w:id="14856" w:author="Dr Mamadou SANOGO" w:date="2023-10-25T17:25:00Z">
        <w:r w:rsidR="00D02BE3" w:rsidRPr="007A4AFC">
          <w:rPr>
            <w:b/>
            <w:color w:val="000000" w:themeColor="text1"/>
            <w:sz w:val="44"/>
            <w:rPrChange w:id="14857" w:author="Dr Mamadou SANOGO" w:date="2023-10-25T18:15:00Z">
              <w:rPr>
                <w:b/>
                <w:sz w:val="44"/>
              </w:rPr>
            </w:rPrChange>
          </w:rPr>
          <w:t>4</w:t>
        </w:r>
      </w:ins>
      <w:ins w:id="14858" w:author="Dr Mamadou SANOGO" w:date="2023-10-25T15:02:00Z">
        <w:r w:rsidRPr="007A4AFC">
          <w:rPr>
            <w:b/>
            <w:color w:val="000000" w:themeColor="text1"/>
            <w:sz w:val="44"/>
            <w:rPrChange w:id="14859"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860" w:author="Dr Mamadou SANOGO" w:date="2023-10-25T17:16:00Z"/>
          <w:b/>
          <w:color w:val="000000" w:themeColor="text1"/>
          <w:sz w:val="44"/>
          <w:rPrChange w:id="14861" w:author="Dr Mamadou SANOGO" w:date="2023-10-25T18:15:00Z">
            <w:rPr>
              <w:ins w:id="14862"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863" w:author="Dr Mamadou SANOGO" w:date="2023-10-25T17:16:00Z"/>
          <w:b/>
          <w:color w:val="000000" w:themeColor="text1"/>
          <w:sz w:val="44"/>
          <w:rPrChange w:id="14864" w:author="Dr Mamadou SANOGO" w:date="2023-10-25T18:15:00Z">
            <w:rPr>
              <w:ins w:id="14865"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866" w:author="Dr Mamadou SANOGO" w:date="2023-10-25T17:27:00Z"/>
          <w:b/>
          <w:color w:val="000000" w:themeColor="text1"/>
          <w:sz w:val="44"/>
          <w:rPrChange w:id="14867" w:author="Dr Mamadou SANOGO" w:date="2023-10-25T18:15:00Z">
            <w:rPr>
              <w:ins w:id="14868"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869" w:author="Dr Mamadou SANOGO" w:date="2023-10-25T17:27:00Z"/>
          <w:b/>
          <w:color w:val="000000" w:themeColor="text1"/>
          <w:sz w:val="44"/>
          <w:rPrChange w:id="14870" w:author="Dr Mamadou SANOGO" w:date="2023-10-25T18:15:00Z">
            <w:rPr>
              <w:ins w:id="14871"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872" w:author="Dr Mamadou SANOGO" w:date="2023-10-25T17:27:00Z"/>
          <w:b/>
          <w:color w:val="000000" w:themeColor="text1"/>
          <w:sz w:val="44"/>
          <w:rPrChange w:id="14873" w:author="Dr Mamadou SANOGO" w:date="2023-10-25T18:15:00Z">
            <w:rPr>
              <w:ins w:id="14874"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875" w:author="Dr Mamadou SANOGO" w:date="2023-10-25T17:27:00Z"/>
          <w:b/>
          <w:color w:val="000000" w:themeColor="text1"/>
          <w:sz w:val="44"/>
          <w:rPrChange w:id="14876" w:author="Dr Mamadou SANOGO" w:date="2023-10-25T18:15:00Z">
            <w:rPr>
              <w:ins w:id="14877"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878" w:author="Dr Mamadou SANOGO" w:date="2023-10-25T17:27:00Z"/>
          <w:b/>
          <w:color w:val="000000" w:themeColor="text1"/>
          <w:sz w:val="44"/>
          <w:rPrChange w:id="14879" w:author="Dr Mamadou SANOGO" w:date="2023-10-25T18:15:00Z">
            <w:rPr>
              <w:ins w:id="14880"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881" w:author="Dr Mamadou SANOGO" w:date="2023-10-25T17:27:00Z"/>
          <w:b/>
          <w:color w:val="000000" w:themeColor="text1"/>
          <w:sz w:val="44"/>
          <w:rPrChange w:id="14882" w:author="Dr Mamadou SANOGO" w:date="2023-10-25T18:15:00Z">
            <w:rPr>
              <w:ins w:id="14883"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884"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885"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886" w:author="Dr Mamadou SANOGO" w:date="2023-10-25T17:27:00Z"/>
          <w:b/>
          <w:color w:val="000000" w:themeColor="text1"/>
          <w:sz w:val="44"/>
          <w:rPrChange w:id="14887" w:author="Dr Mamadou SANOGO" w:date="2023-10-25T18:15:00Z">
            <w:rPr>
              <w:ins w:id="14888"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889"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890" w:author="Dr Mamadou SANOGO" w:date="2023-10-25T17:27:00Z"/>
          <w:b/>
          <w:color w:val="000000" w:themeColor="text1"/>
          <w:sz w:val="44"/>
          <w:rPrChange w:id="14891" w:author="Dr Mamadou SANOGO" w:date="2023-10-25T18:15:00Z">
            <w:rPr>
              <w:ins w:id="14892"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893" w:author="Dr Mamadou SANOGO" w:date="2023-10-25T17:27:00Z"/>
          <w:b/>
          <w:color w:val="000000" w:themeColor="text1"/>
          <w:sz w:val="44"/>
          <w:rPrChange w:id="14894" w:author="Dr Mamadou SANOGO" w:date="2023-10-25T18:15:00Z">
            <w:rPr>
              <w:ins w:id="14895"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896" w:author="Cauris Cosmetics" w:date="2023-10-27T18:05:00Z"/>
          <w:del w:id="14897"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898" w:author="Cauris Cosmetics" w:date="2023-10-27T18:05:00Z"/>
          <w:del w:id="14899"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900" w:author="Dr Mamadou SANOGO" w:date="2023-10-28T00:05:00Z"/>
          <w:rFonts w:ascii="Times-Bold" w:eastAsiaTheme="minorHAnsi" w:hAnsi="Times-Bold" w:cs="Times-Bold"/>
          <w:b/>
          <w:bCs/>
          <w:sz w:val="23"/>
          <w:szCs w:val="23"/>
          <w:lang w:eastAsia="en-US"/>
        </w:rPr>
      </w:pPr>
      <w:ins w:id="14901"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902" w:author="Dr Mamadou SANOGO" w:date="2023-10-28T00:05:00Z"/>
          <w:rFonts w:ascii="Times-Bold" w:eastAsiaTheme="minorHAnsi" w:hAnsi="Times-Bold" w:cs="Times-Bold"/>
          <w:b/>
          <w:bCs/>
          <w:sz w:val="23"/>
          <w:szCs w:val="23"/>
          <w:lang w:eastAsia="en-US"/>
        </w:rPr>
      </w:pPr>
      <w:ins w:id="14903"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904" w:author="Dr Mamadou SANOGO" w:date="2023-10-28T00:05:00Z"/>
          <w:rFonts w:ascii="Times-Roman" w:eastAsiaTheme="minorHAnsi" w:hAnsi="Times-Roman" w:cs="Times-Roman"/>
          <w:sz w:val="23"/>
          <w:szCs w:val="23"/>
          <w:lang w:eastAsia="en-US"/>
        </w:rPr>
      </w:pPr>
      <w:ins w:id="14905"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906" w:author="Dr Mamadou SANOGO" w:date="2023-10-28T00:05:00Z"/>
          <w:rFonts w:ascii="Times-Roman" w:eastAsiaTheme="minorHAnsi" w:hAnsi="Times-Roman" w:cs="Times-Roman"/>
          <w:sz w:val="23"/>
          <w:szCs w:val="23"/>
          <w:lang w:eastAsia="en-US"/>
        </w:rPr>
      </w:pPr>
      <w:ins w:id="14907"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908" w:author="Dr Mamadou SANOGO" w:date="2023-10-28T00:05:00Z"/>
          <w:rFonts w:eastAsiaTheme="minorHAnsi"/>
          <w:sz w:val="23"/>
          <w:szCs w:val="23"/>
          <w:lang w:eastAsia="en-US"/>
        </w:rPr>
      </w:pPr>
      <w:ins w:id="14909"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910" w:author="Dr Mamadou SANOGO" w:date="2023-10-28T00:05:00Z"/>
          <w:rFonts w:eastAsiaTheme="minorHAnsi" w:cs="Times New Roman"/>
          <w:lang w:eastAsia="en-US"/>
        </w:rPr>
      </w:pPr>
      <w:ins w:id="14911"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912" w:author="Dr Mamadou SANOGO" w:date="2023-10-28T00:05:00Z"/>
          <w:rFonts w:eastAsiaTheme="minorHAnsi" w:cs="Times New Roman"/>
          <w:lang w:eastAsia="en-US"/>
        </w:rPr>
      </w:pPr>
      <w:ins w:id="14913"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914" w:author="Dr Mamadou SANOGO" w:date="2023-10-28T00:05:00Z"/>
          <w:rFonts w:eastAsiaTheme="minorHAnsi"/>
          <w:lang w:eastAsia="en-US"/>
        </w:rPr>
      </w:pPr>
    </w:p>
    <w:p w14:paraId="00EC0350" w14:textId="77777777" w:rsidR="00B43097" w:rsidRPr="00956E1F" w:rsidRDefault="00B43097" w:rsidP="00B43097">
      <w:pPr>
        <w:adjustRightInd w:val="0"/>
        <w:rPr>
          <w:ins w:id="14915" w:author="Dr Mamadou SANOGO" w:date="2023-10-28T00:05:00Z"/>
          <w:rFonts w:eastAsiaTheme="minorHAnsi"/>
          <w:b/>
          <w:bCs/>
          <w:sz w:val="23"/>
          <w:szCs w:val="23"/>
          <w:lang w:eastAsia="en-US"/>
        </w:rPr>
      </w:pPr>
      <w:ins w:id="14916"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917" w:author="Dr Mamadou SANOGO" w:date="2023-10-28T00:05:00Z"/>
          <w:rFonts w:eastAsiaTheme="minorHAnsi"/>
          <w:bCs/>
          <w:sz w:val="22"/>
          <w:lang w:eastAsia="en-US"/>
        </w:rPr>
      </w:pPr>
      <w:ins w:id="14918"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919"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920" w:author="Dr Mamadou SANOGO" w:date="2023-10-28T00:05:00Z"/>
          <w:rFonts w:eastAsiaTheme="minorHAnsi"/>
          <w:b/>
          <w:bCs/>
          <w:sz w:val="23"/>
          <w:szCs w:val="23"/>
          <w:lang w:eastAsia="en-US"/>
        </w:rPr>
      </w:pPr>
      <w:ins w:id="14921"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922" w:author="Dr Mamadou SANOGO" w:date="2023-10-28T00:05:00Z"/>
          <w:rFonts w:eastAsiaTheme="minorHAnsi" w:cs="Times New Roman"/>
          <w:lang w:eastAsia="en-US"/>
        </w:rPr>
      </w:pPr>
      <w:ins w:id="14923"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924" w:author="Dr Mamadou SANOGO" w:date="2023-10-28T00:05:00Z"/>
          <w:rFonts w:eastAsiaTheme="minorHAnsi" w:cs="Times New Roman"/>
          <w:lang w:eastAsia="en-US"/>
        </w:rPr>
      </w:pPr>
      <w:ins w:id="14925"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926" w:author="Dr Mamadou SANOGO" w:date="2023-10-28T00:05:00Z"/>
          <w:rFonts w:eastAsiaTheme="minorHAnsi" w:cs="Times New Roman"/>
          <w:lang w:eastAsia="en-US"/>
        </w:rPr>
      </w:pPr>
      <w:ins w:id="14927"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928" w:author="Dr Mamadou SANOGO" w:date="2023-10-28T00:05:00Z"/>
          <w:rFonts w:eastAsiaTheme="minorHAnsi" w:cs="Times New Roman"/>
          <w:lang w:eastAsia="en-US"/>
        </w:rPr>
      </w:pPr>
      <w:ins w:id="14929"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930" w:author="Dr Mamadou SANOGO" w:date="2023-10-28T00:05:00Z"/>
          <w:rFonts w:eastAsiaTheme="minorHAnsi" w:cs="Times New Roman"/>
          <w:lang w:eastAsia="en-US"/>
        </w:rPr>
      </w:pPr>
      <w:ins w:id="14931"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932" w:author="Dr Mamadou SANOGO" w:date="2023-10-28T00:05:00Z"/>
          <w:rFonts w:eastAsiaTheme="minorHAnsi" w:cs="Times New Roman"/>
          <w:lang w:eastAsia="en-US"/>
        </w:rPr>
      </w:pPr>
      <w:ins w:id="14933"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934"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935" w:author="Dr Mamadou SANOGO" w:date="2023-10-28T00:05:00Z"/>
          <w:rFonts w:eastAsiaTheme="minorHAnsi"/>
          <w:b/>
          <w:bCs/>
          <w:sz w:val="23"/>
          <w:szCs w:val="23"/>
          <w:lang w:eastAsia="en-US"/>
        </w:rPr>
      </w:pPr>
      <w:ins w:id="14936"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937" w:author="Dr Mamadou SANOGO" w:date="2023-10-28T00:05:00Z"/>
          <w:rFonts w:eastAsiaTheme="minorHAnsi"/>
          <w:bCs/>
          <w:sz w:val="23"/>
          <w:szCs w:val="23"/>
          <w:lang w:eastAsia="en-US"/>
        </w:rPr>
      </w:pPr>
      <w:ins w:id="14938"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939" w:author="Dr Mamadou SANOGO" w:date="2023-10-28T00:05:00Z"/>
        </w:rPr>
      </w:pPr>
      <w:ins w:id="14940"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941" w:author="Dr Mamadou SANOGO" w:date="2023-10-28T00:05:00Z"/>
        </w:rPr>
      </w:pPr>
    </w:p>
    <w:p w14:paraId="6CAB8033" w14:textId="77777777" w:rsidR="00B43097" w:rsidRPr="00122633" w:rsidRDefault="00B43097" w:rsidP="00B43097">
      <w:pPr>
        <w:rPr>
          <w:ins w:id="14942" w:author="Dr Mamadou SANOGO" w:date="2023-10-28T00:05:00Z"/>
        </w:rPr>
      </w:pPr>
    </w:p>
    <w:p w14:paraId="0A622243" w14:textId="77777777" w:rsidR="00B43097" w:rsidRPr="00122633" w:rsidRDefault="00B43097" w:rsidP="00B43097">
      <w:pPr>
        <w:rPr>
          <w:ins w:id="14943" w:author="Dr Mamadou SANOGO" w:date="2023-10-28T00:05:00Z"/>
        </w:rPr>
      </w:pPr>
    </w:p>
    <w:p w14:paraId="71C91005" w14:textId="77777777" w:rsidR="00B43097" w:rsidRPr="00122633" w:rsidRDefault="00B43097" w:rsidP="00B43097">
      <w:pPr>
        <w:rPr>
          <w:ins w:id="14944" w:author="Dr Mamadou SANOGO" w:date="2023-10-28T00:05:00Z"/>
        </w:rPr>
      </w:pPr>
    </w:p>
    <w:p w14:paraId="49788C0C" w14:textId="77777777" w:rsidR="00B43097" w:rsidRPr="00122633" w:rsidRDefault="00B43097" w:rsidP="00B43097">
      <w:pPr>
        <w:rPr>
          <w:ins w:id="14945" w:author="Dr Mamadou SANOGO" w:date="2023-10-28T00:05:00Z"/>
        </w:rPr>
      </w:pPr>
    </w:p>
    <w:p w14:paraId="30A1887E" w14:textId="77777777" w:rsidR="00B43097" w:rsidRPr="00122633" w:rsidRDefault="00B43097" w:rsidP="00B43097">
      <w:pPr>
        <w:rPr>
          <w:ins w:id="14946" w:author="Dr Mamadou SANOGO" w:date="2023-10-28T00:05:00Z"/>
        </w:rPr>
      </w:pPr>
    </w:p>
    <w:p w14:paraId="3FFE2556" w14:textId="77777777" w:rsidR="00B43097" w:rsidRPr="00122633" w:rsidRDefault="00B43097" w:rsidP="00B43097">
      <w:pPr>
        <w:rPr>
          <w:ins w:id="14947" w:author="Dr Mamadou SANOGO" w:date="2023-10-28T00:05:00Z"/>
        </w:rPr>
      </w:pPr>
    </w:p>
    <w:p w14:paraId="13EB2CBC" w14:textId="77777777" w:rsidR="00B43097" w:rsidRPr="00122633" w:rsidRDefault="00B43097" w:rsidP="00B43097">
      <w:pPr>
        <w:rPr>
          <w:ins w:id="14948" w:author="Dr Mamadou SANOGO" w:date="2023-10-28T00:05:00Z"/>
        </w:rPr>
      </w:pPr>
    </w:p>
    <w:p w14:paraId="401FEFA1" w14:textId="77777777" w:rsidR="00B43097" w:rsidRPr="00122633" w:rsidRDefault="00B43097" w:rsidP="00B43097">
      <w:pPr>
        <w:rPr>
          <w:ins w:id="14949" w:author="Dr Mamadou SANOGO" w:date="2023-10-28T00:05:00Z"/>
        </w:rPr>
      </w:pPr>
    </w:p>
    <w:p w14:paraId="2438CA55" w14:textId="77777777" w:rsidR="00B43097" w:rsidRPr="00122633" w:rsidRDefault="00B43097" w:rsidP="00B43097">
      <w:pPr>
        <w:rPr>
          <w:ins w:id="14950" w:author="Dr Mamadou SANOGO" w:date="2023-10-28T00:05:00Z"/>
        </w:rPr>
      </w:pPr>
    </w:p>
    <w:p w14:paraId="31B6E65D" w14:textId="77777777" w:rsidR="00B43097" w:rsidRDefault="00B43097" w:rsidP="00B43097">
      <w:pPr>
        <w:rPr>
          <w:ins w:id="14951" w:author="Dr Mamadou SANOGO" w:date="2023-10-28T00:05:00Z"/>
        </w:rPr>
      </w:pPr>
    </w:p>
    <w:p w14:paraId="50B03C33" w14:textId="77777777" w:rsidR="00B43097" w:rsidRDefault="00B43097" w:rsidP="00B43097">
      <w:pPr>
        <w:rPr>
          <w:ins w:id="14952" w:author="Dr Mamadou SANOGO" w:date="2023-10-28T00:05:00Z"/>
        </w:rPr>
      </w:pPr>
    </w:p>
    <w:p w14:paraId="14025622" w14:textId="77777777" w:rsidR="00B43097" w:rsidRDefault="00B43097" w:rsidP="00B43097">
      <w:pPr>
        <w:rPr>
          <w:ins w:id="14953" w:author="Dr Mamadou SANOGO" w:date="2023-10-28T00:05:00Z"/>
        </w:rPr>
      </w:pPr>
    </w:p>
    <w:p w14:paraId="38AF1584" w14:textId="77777777" w:rsidR="00B43097" w:rsidRDefault="00B43097" w:rsidP="00B43097">
      <w:pPr>
        <w:rPr>
          <w:ins w:id="14954" w:author="Dr Mamadou SANOGO" w:date="2023-10-28T00:05:00Z"/>
        </w:rPr>
      </w:pPr>
    </w:p>
    <w:p w14:paraId="2FD94784" w14:textId="77777777" w:rsidR="00B43097" w:rsidRDefault="00B43097" w:rsidP="00B43097">
      <w:pPr>
        <w:rPr>
          <w:ins w:id="14955" w:author="Dr Mamadou SANOGO" w:date="2023-10-28T00:05:00Z"/>
        </w:rPr>
      </w:pPr>
    </w:p>
    <w:p w14:paraId="3D994F45" w14:textId="77777777" w:rsidR="00B43097" w:rsidRDefault="00B43097" w:rsidP="00B43097">
      <w:pPr>
        <w:rPr>
          <w:ins w:id="14956" w:author="Dr Mamadou SANOGO" w:date="2023-10-28T00:05:00Z"/>
        </w:rPr>
      </w:pPr>
    </w:p>
    <w:p w14:paraId="3D82EC5F" w14:textId="77777777" w:rsidR="00B43097" w:rsidRDefault="00B43097" w:rsidP="00B43097">
      <w:pPr>
        <w:rPr>
          <w:ins w:id="14957" w:author="Dr Mamadou SANOGO" w:date="2023-10-28T00:05:00Z"/>
        </w:rPr>
      </w:pPr>
    </w:p>
    <w:p w14:paraId="62B2DE56" w14:textId="77777777" w:rsidR="00B43097" w:rsidRDefault="00B43097" w:rsidP="00B43097">
      <w:pPr>
        <w:rPr>
          <w:ins w:id="14958" w:author="Dr Mamadou SANOGO" w:date="2023-10-28T00:05:00Z"/>
        </w:rPr>
      </w:pPr>
    </w:p>
    <w:p w14:paraId="030883AE" w14:textId="77777777" w:rsidR="00B43097" w:rsidRDefault="00B43097" w:rsidP="00B43097">
      <w:pPr>
        <w:rPr>
          <w:ins w:id="14959" w:author="Dr Mamadou SANOGO" w:date="2023-10-28T00:05:00Z"/>
        </w:rPr>
      </w:pPr>
    </w:p>
    <w:p w14:paraId="0C81020F" w14:textId="726C274D" w:rsidR="00B43097" w:rsidRDefault="00B43097" w:rsidP="00B43097">
      <w:pPr>
        <w:adjustRightInd w:val="0"/>
        <w:rPr>
          <w:ins w:id="14960" w:author="Dr Mamadou SANOGO" w:date="2023-10-28T00:05:00Z"/>
        </w:rPr>
      </w:pPr>
    </w:p>
    <w:p w14:paraId="3A2CB746" w14:textId="77777777" w:rsidR="00B43097" w:rsidRDefault="00B43097" w:rsidP="00B43097">
      <w:pPr>
        <w:adjustRightInd w:val="0"/>
        <w:rPr>
          <w:ins w:id="14961"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962" w:author="Dr Mamadou SANOGO" w:date="2023-10-28T00:05:00Z"/>
          <w:rFonts w:ascii="Times-Bold" w:eastAsiaTheme="minorHAnsi" w:hAnsi="Times-Bold" w:cs="Times-Bold"/>
          <w:b/>
          <w:bCs/>
          <w:sz w:val="23"/>
          <w:szCs w:val="23"/>
          <w:lang w:eastAsia="en-US"/>
        </w:rPr>
      </w:pPr>
      <w:ins w:id="14963"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964" w:author="Dr Mamadou SANOGO" w:date="2023-10-28T00:05:00Z"/>
          <w:rFonts w:ascii="Times-Bold" w:eastAsiaTheme="minorHAnsi" w:hAnsi="Times-Bold" w:cs="Times-Bold"/>
          <w:b/>
          <w:bCs/>
          <w:sz w:val="23"/>
          <w:szCs w:val="23"/>
          <w:lang w:eastAsia="en-US"/>
        </w:rPr>
      </w:pPr>
      <w:ins w:id="14965"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966" w:author="Dr Mamadou SANOGO" w:date="2023-10-28T00:05:00Z"/>
          <w:rFonts w:ascii="Times-Roman" w:eastAsiaTheme="minorHAnsi" w:hAnsi="Times-Roman" w:cs="Times-Roman"/>
          <w:sz w:val="23"/>
          <w:szCs w:val="23"/>
          <w:lang w:eastAsia="en-US"/>
        </w:rPr>
      </w:pPr>
      <w:ins w:id="14967"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968" w:author="Dr Mamadou SANOGO" w:date="2023-10-28T00:05:00Z"/>
          <w:rFonts w:ascii="Times-Roman" w:eastAsiaTheme="minorHAnsi" w:hAnsi="Times-Roman" w:cs="Times-Roman"/>
          <w:sz w:val="23"/>
          <w:szCs w:val="23"/>
          <w:lang w:eastAsia="en-US"/>
        </w:rPr>
      </w:pPr>
      <w:ins w:id="14969"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970" w:author="Dr Mamadou SANOGO" w:date="2023-10-28T00:05:00Z"/>
          <w:rFonts w:eastAsiaTheme="minorHAnsi"/>
          <w:sz w:val="23"/>
          <w:szCs w:val="23"/>
          <w:lang w:eastAsia="en-US"/>
        </w:rPr>
      </w:pPr>
      <w:ins w:id="14971"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972" w:author="Dr Mamadou SANOGO" w:date="2023-10-28T00:05:00Z"/>
          <w:rFonts w:eastAsiaTheme="minorHAnsi" w:cs="Times New Roman"/>
          <w:lang w:eastAsia="en-US"/>
        </w:rPr>
      </w:pPr>
      <w:ins w:id="14973"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974" w:author="Dr Mamadou SANOGO" w:date="2023-10-28T00:05:00Z"/>
          <w:rFonts w:eastAsiaTheme="minorHAnsi"/>
          <w:b/>
          <w:bCs/>
          <w:sz w:val="23"/>
          <w:szCs w:val="23"/>
          <w:lang w:eastAsia="en-US"/>
        </w:rPr>
      </w:pPr>
      <w:ins w:id="14975"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976" w:author="Dr Mamadou SANOGO" w:date="2023-10-28T00:05:00Z"/>
          <w:rFonts w:eastAsiaTheme="minorHAnsi"/>
          <w:bCs/>
          <w:lang w:eastAsia="en-US"/>
        </w:rPr>
      </w:pPr>
      <w:ins w:id="14977"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978"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979" w:author="Dr Mamadou SANOGO" w:date="2023-10-28T00:05:00Z"/>
          <w:rFonts w:eastAsiaTheme="minorHAnsi"/>
          <w:b/>
          <w:bCs/>
          <w:sz w:val="23"/>
          <w:szCs w:val="23"/>
          <w:lang w:eastAsia="en-US"/>
        </w:rPr>
      </w:pPr>
      <w:ins w:id="14980"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981" w:author="Dr Mamadou SANOGO" w:date="2023-10-28T00:05:00Z"/>
          <w:szCs w:val="24"/>
        </w:rPr>
      </w:pPr>
      <w:ins w:id="14982"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983" w:author="Dr Mamadou SANOGO" w:date="2023-10-28T00:05:00Z"/>
          <w:szCs w:val="24"/>
        </w:rPr>
      </w:pPr>
      <w:ins w:id="14984"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985" w:author="Dr Mamadou SANOGO" w:date="2023-10-28T00:05:00Z"/>
          <w:szCs w:val="24"/>
        </w:rPr>
      </w:pPr>
      <w:ins w:id="14986"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987" w:author="Dr Mamadou SANOGO" w:date="2023-10-28T00:05:00Z"/>
          <w:szCs w:val="24"/>
        </w:rPr>
      </w:pPr>
      <w:ins w:id="14988"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989" w:author="Dr Mamadou SANOGO" w:date="2023-10-28T00:05:00Z"/>
          <w:szCs w:val="24"/>
        </w:rPr>
      </w:pPr>
      <w:ins w:id="14990"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991" w:author="Dr Mamadou SANOGO" w:date="2023-10-28T00:05:00Z"/>
          <w:szCs w:val="24"/>
        </w:rPr>
      </w:pPr>
      <w:ins w:id="14992"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993" w:author="Dr Mamadou SANOGO" w:date="2023-10-28T00:05:00Z"/>
          <w:szCs w:val="24"/>
        </w:rPr>
      </w:pPr>
      <w:ins w:id="14994"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995" w:author="Dr Mamadou SANOGO" w:date="2023-10-28T00:05:00Z"/>
          <w:szCs w:val="24"/>
        </w:rPr>
      </w:pPr>
      <w:ins w:id="14996"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997" w:author="Dr Mamadou SANOGO" w:date="2023-10-28T00:05:00Z"/>
          <w:szCs w:val="24"/>
        </w:rPr>
      </w:pPr>
      <w:ins w:id="14998"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999" w:author="Dr Mamadou SANOGO" w:date="2023-10-28T00:05:00Z"/>
          <w:szCs w:val="24"/>
        </w:rPr>
      </w:pPr>
      <w:ins w:id="15000"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5001" w:author="Dr Mamadou SANOGO" w:date="2023-10-28T00:05:00Z"/>
          <w:szCs w:val="24"/>
        </w:rPr>
      </w:pPr>
    </w:p>
    <w:p w14:paraId="5BBE3B50" w14:textId="77777777" w:rsidR="00B43097" w:rsidRPr="00956E1F" w:rsidRDefault="00B43097" w:rsidP="00B43097">
      <w:pPr>
        <w:adjustRightInd w:val="0"/>
        <w:rPr>
          <w:ins w:id="15002" w:author="Dr Mamadou SANOGO" w:date="2023-10-28T00:05:00Z"/>
          <w:rFonts w:eastAsiaTheme="minorHAnsi"/>
          <w:b/>
          <w:bCs/>
          <w:sz w:val="23"/>
          <w:szCs w:val="23"/>
          <w:lang w:eastAsia="en-US"/>
        </w:rPr>
      </w:pPr>
      <w:ins w:id="15003"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5004" w:author="Dr Mamadou SANOGO" w:date="2023-10-28T00:05:00Z"/>
          <w:rFonts w:eastAsiaTheme="minorHAnsi"/>
          <w:bCs/>
          <w:sz w:val="23"/>
          <w:szCs w:val="23"/>
          <w:lang w:eastAsia="en-US"/>
        </w:rPr>
      </w:pPr>
      <w:ins w:id="15005"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5006" w:author="Dr Mamadou SANOGO" w:date="2023-10-28T00:05:00Z"/>
        </w:rPr>
      </w:pPr>
      <w:ins w:id="15007"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5008" w:author="Cauris Cosmetics" w:date="2023-10-27T18:05:00Z"/>
          <w:del w:id="15009" w:author="Dr Mamadou SANOGO" w:date="2023-10-28T00:05:00Z"/>
        </w:rPr>
      </w:pPr>
    </w:p>
    <w:p w14:paraId="4D68A436" w14:textId="778C4997" w:rsidR="00DA7BA7" w:rsidRDefault="00DA7BA7" w:rsidP="00D81BFF">
      <w:pPr>
        <w:shd w:val="clear" w:color="auto" w:fill="FFFFFF"/>
        <w:ind w:right="9"/>
        <w:jc w:val="center"/>
        <w:rPr>
          <w:ins w:id="15010"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5011"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5012"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5013"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5014"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5015"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5016"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5017"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5018"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5019"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5020"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5021"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5022"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5023"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5024" w:author="Dr Mamadou SANOGO" w:date="2023-10-25T17:27:00Z"/>
          <w:b/>
          <w:color w:val="000000" w:themeColor="text1"/>
          <w:sz w:val="44"/>
          <w:rPrChange w:id="15025" w:author="Dr Mamadou SANOGO" w:date="2023-10-25T18:15:00Z">
            <w:rPr>
              <w:ins w:id="15026"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5027" w:author="Dr Mamadou SANOGO" w:date="2023-10-25T17:27:00Z"/>
          <w:b/>
          <w:color w:val="000000" w:themeColor="text1"/>
          <w:sz w:val="44"/>
          <w:rPrChange w:id="15028" w:author="Dr Mamadou SANOGO" w:date="2023-10-25T18:15:00Z">
            <w:rPr>
              <w:ins w:id="15029"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5030" w:author="Dr Mamadou SANOGO" w:date="2023-10-25T17:27:00Z"/>
          <w:b/>
          <w:color w:val="000000" w:themeColor="text1"/>
          <w:sz w:val="44"/>
          <w:rPrChange w:id="15031" w:author="Dr Mamadou SANOGO" w:date="2023-10-25T18:15:00Z">
            <w:rPr>
              <w:ins w:id="15032"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5033" w:author="Dr Mamadou SANOGO" w:date="2023-10-25T17:27:00Z"/>
          <w:b/>
          <w:color w:val="000000" w:themeColor="text1"/>
          <w:sz w:val="44"/>
          <w:rPrChange w:id="15034" w:author="Dr Mamadou SANOGO" w:date="2023-10-25T18:15:00Z">
            <w:rPr>
              <w:ins w:id="15035"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5036" w:author="Dr Mamadou SANOGO" w:date="2023-10-25T17:28:00Z"/>
          <w:b/>
          <w:color w:val="000000" w:themeColor="text1"/>
          <w:sz w:val="44"/>
          <w:rPrChange w:id="15037" w:author="Dr Mamadou SANOGO" w:date="2023-10-25T18:15:00Z">
            <w:rPr>
              <w:ins w:id="15038"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5039" w:author="Dr Mamadou SANOGO" w:date="2023-10-25T17:28:00Z"/>
          <w:b/>
          <w:color w:val="000000" w:themeColor="text1"/>
          <w:sz w:val="44"/>
          <w:rPrChange w:id="15040" w:author="Dr Mamadou SANOGO" w:date="2023-10-25T18:15:00Z">
            <w:rPr>
              <w:ins w:id="15041"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5042" w:author="Dr Mamadou SANOGO" w:date="2023-10-25T17:28:00Z"/>
          <w:b/>
          <w:color w:val="000000" w:themeColor="text1"/>
          <w:sz w:val="44"/>
          <w:rPrChange w:id="15043" w:author="Dr Mamadou SANOGO" w:date="2023-10-25T18:15:00Z">
            <w:rPr>
              <w:ins w:id="15044"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5045" w:author="Dr Mamadou SANOGO" w:date="2023-10-25T17:27:00Z"/>
          <w:b/>
          <w:color w:val="000000" w:themeColor="text1"/>
          <w:sz w:val="44"/>
          <w:rPrChange w:id="15046" w:author="Dr Mamadou SANOGO" w:date="2023-10-25T18:15:00Z">
            <w:rPr>
              <w:ins w:id="15047"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5048" w:author="Dr Mamadou SANOGO" w:date="2023-10-25T15:02:00Z"/>
          <w:b/>
          <w:color w:val="000000" w:themeColor="text1"/>
          <w:sz w:val="44"/>
          <w:rPrChange w:id="15049" w:author="Dr Mamadou SANOGO" w:date="2023-10-25T18:15:00Z">
            <w:rPr>
              <w:ins w:id="15050"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5051" w:author="Dr Mamadou SANOGO" w:date="2023-10-25T17:27:00Z"/>
          <w:b/>
          <w:color w:val="000000" w:themeColor="text1"/>
          <w:sz w:val="44"/>
          <w:rPrChange w:id="15052" w:author="Dr Mamadou SANOGO" w:date="2023-10-25T18:15:00Z">
            <w:rPr>
              <w:ins w:id="15053"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5054" w:author="Dr Mamadou SANOGO" w:date="2023-10-25T17:28:00Z"/>
          <w:b/>
          <w:color w:val="000000" w:themeColor="text1"/>
          <w:sz w:val="44"/>
          <w:rPrChange w:id="15055" w:author="Dr Mamadou SANOGO" w:date="2023-10-25T18:15:00Z">
            <w:rPr>
              <w:ins w:id="15056" w:author="Dr Mamadou SANOGO" w:date="2023-10-25T17:28:00Z"/>
              <w:b/>
              <w:sz w:val="44"/>
            </w:rPr>
          </w:rPrChange>
        </w:rPr>
      </w:pPr>
      <w:ins w:id="15057" w:author="Dr Mamadou SANOGO" w:date="2023-10-25T15:02:00Z">
        <w:r w:rsidRPr="007A4AFC">
          <w:rPr>
            <w:b/>
            <w:color w:val="000000" w:themeColor="text1"/>
            <w:sz w:val="44"/>
            <w:rPrChange w:id="15058" w:author="Dr Mamadou SANOGO" w:date="2023-10-25T18:15:00Z">
              <w:rPr>
                <w:b/>
                <w:sz w:val="44"/>
              </w:rPr>
            </w:rPrChange>
          </w:rPr>
          <w:t>Annexe n°0</w:t>
        </w:r>
      </w:ins>
      <w:ins w:id="15059" w:author="Dr Mamadou SANOGO" w:date="2023-10-25T17:28:00Z">
        <w:r w:rsidR="003F2E29" w:rsidRPr="007A4AFC">
          <w:rPr>
            <w:b/>
            <w:color w:val="000000" w:themeColor="text1"/>
            <w:sz w:val="44"/>
            <w:rPrChange w:id="15060" w:author="Dr Mamadou SANOGO" w:date="2023-10-25T18:15:00Z">
              <w:rPr>
                <w:b/>
                <w:sz w:val="44"/>
              </w:rPr>
            </w:rPrChange>
          </w:rPr>
          <w:t>25</w:t>
        </w:r>
      </w:ins>
      <w:ins w:id="15061" w:author="Dr Mamadou SANOGO" w:date="2023-10-25T15:02:00Z">
        <w:r w:rsidRPr="007A4AFC">
          <w:rPr>
            <w:b/>
            <w:color w:val="000000" w:themeColor="text1"/>
            <w:sz w:val="44"/>
            <w:rPrChange w:id="15062" w:author="Dr Mamadou SANOGO" w:date="2023-10-25T18:15:00Z">
              <w:rPr>
                <w:b/>
                <w:sz w:val="44"/>
              </w:rPr>
            </w:rPrChange>
          </w:rPr>
          <w:t xml:space="preserve"> : Liste des enseignants issus du monde </w:t>
        </w:r>
      </w:ins>
      <w:ins w:id="15063" w:author="Dr Mamadou SANOGO" w:date="2023-10-25T17:28:00Z">
        <w:r w:rsidR="003F2E29" w:rsidRPr="007A4AFC">
          <w:rPr>
            <w:b/>
            <w:color w:val="000000" w:themeColor="text1"/>
            <w:sz w:val="44"/>
            <w:rPrChange w:id="15064"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5065" w:author="Dr Mamadou SANOGO" w:date="2023-10-25T17:28:00Z"/>
          <w:b/>
          <w:color w:val="000000" w:themeColor="text1"/>
          <w:sz w:val="44"/>
          <w:rPrChange w:id="15066" w:author="Dr Mamadou SANOGO" w:date="2023-10-25T18:15:00Z">
            <w:rPr>
              <w:ins w:id="15067"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5068" w:author="Dr Mamadou SANOGO" w:date="2023-10-25T17:28:00Z"/>
          <w:b/>
          <w:color w:val="000000" w:themeColor="text1"/>
          <w:sz w:val="44"/>
          <w:rPrChange w:id="15069" w:author="Dr Mamadou SANOGO" w:date="2023-10-25T18:15:00Z">
            <w:rPr>
              <w:ins w:id="15070"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5071" w:author="Dr Mamadou SANOGO" w:date="2023-10-25T17:28:00Z"/>
          <w:b/>
          <w:color w:val="000000" w:themeColor="text1"/>
          <w:sz w:val="44"/>
          <w:rPrChange w:id="15072" w:author="Dr Mamadou SANOGO" w:date="2023-10-25T18:15:00Z">
            <w:rPr>
              <w:ins w:id="15073"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5074" w:author="Dr Mamadou SANOGO" w:date="2023-10-25T17:28:00Z"/>
          <w:b/>
          <w:color w:val="000000" w:themeColor="text1"/>
          <w:sz w:val="44"/>
          <w:rPrChange w:id="15075" w:author="Dr Mamadou SANOGO" w:date="2023-10-25T18:15:00Z">
            <w:rPr>
              <w:ins w:id="15076"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5077" w:author="Dr Mamadou SANOGO" w:date="2023-10-25T17:28:00Z"/>
          <w:b/>
          <w:color w:val="000000" w:themeColor="text1"/>
          <w:sz w:val="44"/>
          <w:rPrChange w:id="15078" w:author="Dr Mamadou SANOGO" w:date="2023-10-25T18:15:00Z">
            <w:rPr>
              <w:ins w:id="15079"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5080" w:author="Dr Mamadou SANOGO" w:date="2023-10-25T17:28:00Z"/>
          <w:b/>
          <w:color w:val="000000" w:themeColor="text1"/>
          <w:sz w:val="44"/>
          <w:rPrChange w:id="15081" w:author="Dr Mamadou SANOGO" w:date="2023-10-25T18:15:00Z">
            <w:rPr>
              <w:ins w:id="15082"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5083" w:author="Dr Mamadou SANOGO" w:date="2023-10-25T17:28:00Z"/>
          <w:b/>
          <w:color w:val="000000" w:themeColor="text1"/>
          <w:sz w:val="44"/>
          <w:rPrChange w:id="15084" w:author="Dr Mamadou SANOGO" w:date="2023-10-25T18:15:00Z">
            <w:rPr>
              <w:ins w:id="15085"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5086" w:author="Dr Mamadou SANOGO" w:date="2023-10-25T17:28:00Z"/>
          <w:b/>
          <w:color w:val="000000" w:themeColor="text1"/>
          <w:sz w:val="44"/>
          <w:rPrChange w:id="15087" w:author="Dr Mamadou SANOGO" w:date="2023-10-25T18:15:00Z">
            <w:rPr>
              <w:ins w:id="15088"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5089"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5090"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5091" w:author="Dr Mamadou SANOGO" w:date="2023-10-25T18:06:00Z"/>
          <w:b/>
          <w:color w:val="000000" w:themeColor="text1"/>
          <w:sz w:val="44"/>
          <w:rPrChange w:id="15092" w:author="Dr Mamadou SANOGO" w:date="2023-10-25T18:15:00Z">
            <w:rPr>
              <w:ins w:id="15093"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5094" w:author="Dr Mamadou SANOGO" w:date="2023-10-25T17:28:00Z"/>
          <w:b/>
          <w:color w:val="000000" w:themeColor="text1"/>
          <w:sz w:val="44"/>
          <w:rPrChange w:id="15095" w:author="Dr Mamadou SANOGO" w:date="2023-10-25T18:15:00Z">
            <w:rPr>
              <w:ins w:id="15096" w:author="Dr Mamadou SANOGO" w:date="2023-10-25T17:28:00Z"/>
              <w:b/>
              <w:sz w:val="44"/>
            </w:rPr>
          </w:rPrChange>
        </w:rPr>
        <w:pPrChange w:id="15097"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5098"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5099"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5100" w:author="Dr Mamadou SANOGO" w:date="2023-10-25T17:28:00Z"/>
          <w:b/>
          <w:color w:val="000000" w:themeColor="text1"/>
          <w:sz w:val="44"/>
          <w:rPrChange w:id="15101" w:author="Dr Mamadou SANOGO" w:date="2023-10-25T18:15:00Z">
            <w:rPr>
              <w:ins w:id="15102" w:author="Dr Mamadou SANOGO" w:date="2023-10-25T17:28:00Z"/>
              <w:b/>
              <w:sz w:val="44"/>
            </w:rPr>
          </w:rPrChange>
        </w:rPr>
        <w:pPrChange w:id="15103"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5104" w:author="Dr Mamadou SANOGO" w:date="2023-10-28T00:06:00Z"/>
        </w:trPr>
        <w:tc>
          <w:tcPr>
            <w:tcW w:w="2410" w:type="dxa"/>
            <w:vAlign w:val="center"/>
          </w:tcPr>
          <w:p w14:paraId="7F861DE2" w14:textId="77777777" w:rsidR="00B43097" w:rsidRPr="00E26B3B" w:rsidRDefault="00B43097" w:rsidP="00A36245">
            <w:pPr>
              <w:jc w:val="center"/>
              <w:rPr>
                <w:ins w:id="15105" w:author="Dr Mamadou SANOGO" w:date="2023-10-28T00:06:00Z"/>
                <w:rFonts w:asciiTheme="minorHAnsi" w:hAnsiTheme="minorHAnsi"/>
                <w:b/>
                <w:bCs/>
                <w:sz w:val="16"/>
                <w:szCs w:val="16"/>
              </w:rPr>
            </w:pPr>
            <w:ins w:id="15106"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5107" w:author="Dr Mamadou SANOGO" w:date="2023-10-28T00:06:00Z"/>
                <w:rFonts w:asciiTheme="minorHAnsi" w:hAnsiTheme="minorHAnsi"/>
                <w:b/>
                <w:bCs/>
                <w:sz w:val="16"/>
                <w:szCs w:val="16"/>
              </w:rPr>
            </w:pPr>
            <w:proofErr w:type="gramStart"/>
            <w:ins w:id="15108"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5109" w:author="Dr Mamadou SANOGO" w:date="2023-10-28T00:06:00Z"/>
                <w:rFonts w:asciiTheme="minorHAnsi" w:hAnsiTheme="minorHAnsi"/>
                <w:b/>
                <w:bCs/>
                <w:sz w:val="16"/>
                <w:szCs w:val="16"/>
              </w:rPr>
            </w:pPr>
            <w:ins w:id="15110"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5111" w:author="Dr Mamadou SANOGO" w:date="2023-10-28T00:06:00Z"/>
                <w:rFonts w:asciiTheme="minorHAnsi" w:hAnsiTheme="minorHAnsi"/>
                <w:b/>
                <w:bCs/>
                <w:sz w:val="16"/>
                <w:szCs w:val="16"/>
              </w:rPr>
            </w:pPr>
            <w:ins w:id="15112"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5113" w:author="Dr Mamadou SANOGO" w:date="2023-10-28T00:06:00Z"/>
                <w:rFonts w:asciiTheme="minorHAnsi" w:hAnsiTheme="minorHAnsi"/>
                <w:b/>
                <w:bCs/>
                <w:sz w:val="16"/>
                <w:szCs w:val="16"/>
              </w:rPr>
            </w:pPr>
            <w:ins w:id="15114"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5115" w:author="Dr Mamadou SANOGO" w:date="2023-10-28T00:06:00Z"/>
                <w:rFonts w:asciiTheme="minorHAnsi" w:hAnsiTheme="minorHAnsi"/>
                <w:b/>
                <w:bCs/>
                <w:sz w:val="16"/>
                <w:szCs w:val="16"/>
              </w:rPr>
            </w:pPr>
            <w:ins w:id="15116"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5117" w:author="Dr Mamadou SANOGO" w:date="2023-10-28T00:06:00Z"/>
        </w:trPr>
        <w:tc>
          <w:tcPr>
            <w:tcW w:w="2410" w:type="dxa"/>
            <w:vAlign w:val="center"/>
          </w:tcPr>
          <w:p w14:paraId="6A109FCA" w14:textId="77777777" w:rsidR="00B43097" w:rsidRPr="00887C79" w:rsidRDefault="00B43097" w:rsidP="00A36245">
            <w:pPr>
              <w:tabs>
                <w:tab w:val="num" w:pos="1494"/>
              </w:tabs>
              <w:rPr>
                <w:ins w:id="15118" w:author="Dr Mamadou SANOGO" w:date="2023-10-28T00:06:00Z"/>
                <w:rFonts w:asciiTheme="minorHAnsi" w:hAnsiTheme="minorHAnsi"/>
              </w:rPr>
            </w:pPr>
            <w:ins w:id="15119"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5120" w:author="Dr Mamadou SANOGO" w:date="2023-10-28T00:06:00Z"/>
                <w:rFonts w:asciiTheme="minorHAnsi" w:hAnsiTheme="minorHAnsi"/>
              </w:rPr>
            </w:pPr>
            <w:ins w:id="15121"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5122" w:author="Dr Mamadou SANOGO" w:date="2023-10-28T00:06:00Z"/>
                <w:rFonts w:asciiTheme="minorHAnsi" w:hAnsiTheme="minorHAnsi"/>
              </w:rPr>
            </w:pPr>
            <w:ins w:id="15123"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5124" w:author="Dr Mamadou SANOGO" w:date="2023-10-28T00:06:00Z"/>
                <w:rFonts w:asciiTheme="minorHAnsi" w:hAnsiTheme="minorHAnsi"/>
              </w:rPr>
            </w:pPr>
            <w:ins w:id="15125"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5126" w:author="Dr Mamadou SANOGO" w:date="2023-10-28T00:06:00Z"/>
                <w:rFonts w:asciiTheme="minorHAnsi" w:hAnsiTheme="minorHAnsi"/>
              </w:rPr>
            </w:pPr>
            <w:ins w:id="15127"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5128" w:author="Dr Mamadou SANOGO" w:date="2023-10-28T00:06:00Z"/>
                <w:rFonts w:asciiTheme="minorHAnsi" w:hAnsiTheme="minorHAnsi"/>
              </w:rPr>
            </w:pPr>
            <w:ins w:id="15129"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5130"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5131" w:author="Dr Mamadou SANOGO" w:date="2023-10-28T00:06:00Z"/>
                <w:rFonts w:asciiTheme="minorHAnsi" w:hAnsiTheme="minorHAnsi"/>
              </w:rPr>
            </w:pPr>
            <w:ins w:id="15132"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5133" w:author="Dr Mamadou SANOGO" w:date="2023-10-28T00:06:00Z"/>
                <w:rFonts w:asciiTheme="minorHAnsi" w:hAnsiTheme="minorHAnsi"/>
                <w:i/>
                <w:color w:val="000000" w:themeColor="text1"/>
              </w:rPr>
            </w:pPr>
            <w:ins w:id="15134"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5135" w:author="Dr Mamadou SANOGO" w:date="2023-10-28T00:06:00Z"/>
                <w:rFonts w:asciiTheme="minorHAnsi" w:hAnsiTheme="minorHAnsi"/>
                <w:i/>
                <w:color w:val="000000" w:themeColor="text1"/>
              </w:rPr>
            </w:pPr>
            <w:ins w:id="15136"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5137" w:author="Dr Mamadou SANOGO" w:date="2023-10-28T00:06:00Z"/>
                <w:rFonts w:asciiTheme="minorHAnsi" w:hAnsiTheme="minorHAnsi"/>
                <w:i/>
                <w:color w:val="000000" w:themeColor="text1"/>
              </w:rPr>
            </w:pPr>
            <w:ins w:id="15138"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5139" w:author="Dr Mamadou SANOGO" w:date="2023-10-28T00:06:00Z"/>
                <w:rFonts w:asciiTheme="minorHAnsi" w:hAnsiTheme="minorHAnsi"/>
                <w:bCs/>
                <w:i/>
                <w:color w:val="000000" w:themeColor="text1"/>
              </w:rPr>
            </w:pPr>
            <w:ins w:id="15140"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5141" w:author="Dr Mamadou SANOGO" w:date="2023-10-28T00:06:00Z"/>
                <w:rFonts w:asciiTheme="minorHAnsi" w:hAnsiTheme="minorHAnsi"/>
                <w:bCs/>
                <w:i/>
                <w:color w:val="000000" w:themeColor="text1"/>
              </w:rPr>
            </w:pPr>
            <w:ins w:id="15142"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5143" w:author="Dr Mamadou SANOGO" w:date="2023-10-28T00:06:00Z"/>
                <w:rFonts w:asciiTheme="minorHAnsi" w:hAnsiTheme="minorHAnsi"/>
                <w:bCs/>
                <w:i/>
                <w:color w:val="000000" w:themeColor="text1"/>
              </w:rPr>
            </w:pPr>
            <w:ins w:id="15144"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5145" w:author="Dr Mamadou SANOGO" w:date="2023-10-28T00:06:00Z"/>
                <w:rFonts w:asciiTheme="minorHAnsi" w:hAnsiTheme="minorHAnsi"/>
                <w:bCs/>
                <w:i/>
                <w:color w:val="FF0000"/>
              </w:rPr>
            </w:pPr>
            <w:ins w:id="15146"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5147" w:author="Dr Mamadou SANOGO" w:date="2023-10-28T00:06:00Z"/>
        </w:trPr>
        <w:tc>
          <w:tcPr>
            <w:tcW w:w="2410" w:type="dxa"/>
            <w:vAlign w:val="center"/>
          </w:tcPr>
          <w:p w14:paraId="7A9D0B21" w14:textId="77777777" w:rsidR="00B43097" w:rsidRPr="003710A8" w:rsidRDefault="00B43097" w:rsidP="00A36245">
            <w:pPr>
              <w:tabs>
                <w:tab w:val="num" w:pos="1494"/>
              </w:tabs>
              <w:rPr>
                <w:ins w:id="15148" w:author="Dr Mamadou SANOGO" w:date="2023-10-28T00:06:00Z"/>
                <w:rFonts w:asciiTheme="minorHAnsi" w:hAnsiTheme="minorHAnsi"/>
              </w:rPr>
            </w:pPr>
            <w:ins w:id="15149"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5150" w:author="Dr Mamadou SANOGO" w:date="2023-10-28T00:06:00Z"/>
                <w:rFonts w:asciiTheme="minorHAnsi" w:hAnsiTheme="minorHAnsi"/>
              </w:rPr>
            </w:pPr>
            <w:ins w:id="15151"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5152" w:author="Dr Mamadou SANOGO" w:date="2023-10-28T00:06:00Z"/>
                <w:rFonts w:asciiTheme="minorHAnsi" w:hAnsiTheme="minorHAnsi"/>
              </w:rPr>
            </w:pPr>
            <w:ins w:id="15153"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5154" w:author="Dr Mamadou SANOGO" w:date="2023-10-28T00:06:00Z"/>
                <w:rFonts w:asciiTheme="minorHAnsi" w:hAnsiTheme="minorHAnsi"/>
              </w:rPr>
            </w:pPr>
            <w:ins w:id="15155"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5156" w:author="Dr Mamadou SANOGO" w:date="2023-10-28T00:06:00Z"/>
                <w:rFonts w:asciiTheme="minorHAnsi" w:hAnsiTheme="minorHAnsi"/>
              </w:rPr>
            </w:pPr>
            <w:ins w:id="15157"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5158" w:author="Dr Mamadou SANOGO" w:date="2023-10-28T00:06:00Z"/>
                <w:rFonts w:asciiTheme="minorHAnsi" w:hAnsiTheme="minorHAnsi"/>
                <w:i/>
                <w:color w:val="000000" w:themeColor="text1"/>
              </w:rPr>
            </w:pPr>
            <w:ins w:id="15159"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5160" w:author="Dr Mamadou SANOGO" w:date="2023-10-28T00:06:00Z"/>
                <w:rFonts w:asciiTheme="minorHAnsi" w:hAnsiTheme="minorHAnsi"/>
                <w:i/>
                <w:color w:val="000000" w:themeColor="text1"/>
              </w:rPr>
            </w:pPr>
            <w:ins w:id="15161"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5162" w:author="Dr Mamadou SANOGO" w:date="2023-10-28T00:06:00Z"/>
                <w:rFonts w:asciiTheme="minorHAnsi" w:hAnsiTheme="minorHAnsi"/>
                <w:i/>
                <w:color w:val="000000" w:themeColor="text1"/>
              </w:rPr>
            </w:pPr>
            <w:ins w:id="15163"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5164" w:author="Dr Mamadou SANOGO" w:date="2023-10-28T00:06:00Z"/>
                <w:rFonts w:asciiTheme="minorHAnsi" w:hAnsiTheme="minorHAnsi"/>
              </w:rPr>
            </w:pPr>
          </w:p>
        </w:tc>
      </w:tr>
      <w:tr w:rsidR="00B43097" w:rsidRPr="00887C79" w14:paraId="393AC270" w14:textId="77777777" w:rsidTr="00A36245">
        <w:trPr>
          <w:ins w:id="15165" w:author="Dr Mamadou SANOGO" w:date="2023-10-28T00:06:00Z"/>
        </w:trPr>
        <w:tc>
          <w:tcPr>
            <w:tcW w:w="2410" w:type="dxa"/>
            <w:vAlign w:val="center"/>
          </w:tcPr>
          <w:p w14:paraId="1219D89C" w14:textId="77777777" w:rsidR="00B43097" w:rsidRPr="00EA2236" w:rsidRDefault="00B43097" w:rsidP="00A36245">
            <w:pPr>
              <w:tabs>
                <w:tab w:val="num" w:pos="1494"/>
              </w:tabs>
              <w:rPr>
                <w:ins w:id="15166" w:author="Dr Mamadou SANOGO" w:date="2023-10-28T00:06:00Z"/>
                <w:rFonts w:asciiTheme="minorHAnsi" w:hAnsiTheme="minorHAnsi"/>
              </w:rPr>
            </w:pPr>
            <w:proofErr w:type="spellStart"/>
            <w:ins w:id="15167"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5168" w:author="Dr Mamadou SANOGO" w:date="2023-10-28T00:06:00Z"/>
                <w:rFonts w:asciiTheme="minorHAnsi" w:hAnsiTheme="minorHAnsi"/>
              </w:rPr>
            </w:pPr>
            <w:ins w:id="15169"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5170" w:author="Dr Mamadou SANOGO" w:date="2023-10-28T00:06:00Z"/>
                <w:rFonts w:asciiTheme="minorHAnsi" w:hAnsiTheme="minorHAnsi"/>
              </w:rPr>
            </w:pPr>
            <w:ins w:id="15171"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5172" w:author="Dr Mamadou SANOGO" w:date="2023-10-28T00:06:00Z"/>
                <w:rFonts w:asciiTheme="minorHAnsi" w:hAnsiTheme="minorHAnsi"/>
              </w:rPr>
            </w:pPr>
            <w:ins w:id="15173"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5174" w:author="Dr Mamadou SANOGO" w:date="2023-10-28T00:06:00Z"/>
                <w:rFonts w:asciiTheme="minorHAnsi" w:hAnsiTheme="minorHAnsi"/>
              </w:rPr>
            </w:pPr>
            <w:ins w:id="15175"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5176" w:author="Dr Mamadou SANOGO" w:date="2023-10-28T00:06:00Z"/>
                <w:rFonts w:asciiTheme="minorHAnsi" w:hAnsiTheme="minorHAnsi"/>
              </w:rPr>
            </w:pPr>
            <w:ins w:id="15177"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5178" w:author="Dr Mamadou SANOGO" w:date="2023-10-28T00:06:00Z"/>
                <w:rFonts w:asciiTheme="minorHAnsi" w:hAnsiTheme="minorHAnsi"/>
              </w:rPr>
            </w:pPr>
            <w:ins w:id="15179"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5180"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5181" w:author="Dr Mamadou SANOGO" w:date="2023-10-28T00:06:00Z"/>
                <w:rFonts w:asciiTheme="minorHAnsi" w:hAnsiTheme="minorHAnsi"/>
              </w:rPr>
            </w:pPr>
            <w:ins w:id="15182"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5183" w:author="Dr Mamadou SANOGO" w:date="2023-10-28T00:06:00Z"/>
                <w:rFonts w:asciiTheme="minorHAnsi" w:hAnsiTheme="minorHAnsi"/>
                <w:i/>
                <w:color w:val="000000" w:themeColor="text1"/>
              </w:rPr>
            </w:pPr>
            <w:ins w:id="15184"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5185" w:author="Dr Mamadou SANOGO" w:date="2023-10-28T00:06:00Z"/>
                <w:rFonts w:asciiTheme="minorHAnsi" w:hAnsiTheme="minorHAnsi"/>
                <w:i/>
                <w:color w:val="000000" w:themeColor="text1"/>
              </w:rPr>
            </w:pPr>
            <w:ins w:id="15186"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5187" w:author="Dr Mamadou SANOGO" w:date="2023-10-28T00:06:00Z"/>
                <w:rFonts w:asciiTheme="minorHAnsi" w:hAnsiTheme="minorHAnsi"/>
                <w:i/>
                <w:color w:val="000000" w:themeColor="text1"/>
              </w:rPr>
            </w:pPr>
            <w:ins w:id="15188"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5189" w:author="Dr Mamadou SANOGO" w:date="2023-10-28T00:06:00Z"/>
                <w:rFonts w:asciiTheme="minorHAnsi" w:hAnsiTheme="minorHAnsi"/>
                <w:bCs/>
                <w:i/>
                <w:color w:val="000000" w:themeColor="text1"/>
              </w:rPr>
            </w:pPr>
            <w:ins w:id="15190"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5191" w:author="Dr Mamadou SANOGO" w:date="2023-10-28T00:06:00Z"/>
                <w:rFonts w:asciiTheme="minorHAnsi" w:hAnsiTheme="minorHAnsi"/>
                <w:bCs/>
                <w:i/>
                <w:color w:val="000000" w:themeColor="text1"/>
              </w:rPr>
            </w:pPr>
            <w:ins w:id="15192"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5193" w:author="Dr Mamadou SANOGO" w:date="2023-10-28T00:06:00Z"/>
                <w:rFonts w:asciiTheme="minorHAnsi" w:hAnsiTheme="minorHAnsi"/>
                <w:i/>
                <w:color w:val="000000" w:themeColor="text1"/>
              </w:rPr>
            </w:pPr>
            <w:ins w:id="15194"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5195" w:author="Dr Mamadou SANOGO" w:date="2023-10-28T00:06:00Z"/>
                <w:rFonts w:asciiTheme="minorHAnsi" w:hAnsiTheme="minorHAnsi"/>
                <w:bCs/>
                <w:i/>
                <w:color w:val="000000" w:themeColor="text1"/>
              </w:rPr>
            </w:pPr>
            <w:ins w:id="15196"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5197" w:author="Dr Mamadou SANOGO" w:date="2023-10-28T00:06:00Z"/>
                <w:rFonts w:asciiTheme="minorHAnsi" w:hAnsiTheme="minorHAnsi"/>
                <w:bCs/>
                <w:i/>
                <w:color w:val="000000" w:themeColor="text1"/>
              </w:rPr>
            </w:pPr>
            <w:ins w:id="15198"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5199" w:author="Dr Mamadou SANOGO" w:date="2023-10-28T00:06:00Z"/>
                <w:rFonts w:asciiTheme="minorHAnsi" w:hAnsiTheme="minorHAnsi"/>
                <w:i/>
                <w:color w:val="000000" w:themeColor="text1"/>
              </w:rPr>
            </w:pPr>
          </w:p>
          <w:p w14:paraId="090C558D" w14:textId="77777777" w:rsidR="00B43097" w:rsidRPr="00887C79" w:rsidRDefault="00B43097" w:rsidP="00A36245">
            <w:pPr>
              <w:rPr>
                <w:ins w:id="15200" w:author="Dr Mamadou SANOGO" w:date="2023-10-28T00:06:00Z"/>
                <w:rFonts w:asciiTheme="minorHAnsi" w:hAnsiTheme="minorHAnsi"/>
                <w:color w:val="000000" w:themeColor="text1"/>
              </w:rPr>
            </w:pPr>
          </w:p>
        </w:tc>
      </w:tr>
      <w:tr w:rsidR="00B43097" w:rsidRPr="00666F79" w14:paraId="6B5D8D81" w14:textId="77777777" w:rsidTr="00A36245">
        <w:trPr>
          <w:ins w:id="15201" w:author="Dr Mamadou SANOGO" w:date="2023-10-28T00:06:00Z"/>
        </w:trPr>
        <w:tc>
          <w:tcPr>
            <w:tcW w:w="2410" w:type="dxa"/>
            <w:vAlign w:val="center"/>
          </w:tcPr>
          <w:p w14:paraId="1E420FB7" w14:textId="77777777" w:rsidR="00B43097" w:rsidRPr="003710A8" w:rsidRDefault="00B43097" w:rsidP="00A36245">
            <w:pPr>
              <w:tabs>
                <w:tab w:val="num" w:pos="1494"/>
              </w:tabs>
              <w:rPr>
                <w:ins w:id="15202" w:author="Dr Mamadou SANOGO" w:date="2023-10-28T00:06:00Z"/>
                <w:rFonts w:asciiTheme="minorHAnsi" w:hAnsiTheme="minorHAnsi"/>
              </w:rPr>
            </w:pPr>
            <w:ins w:id="15203"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5204" w:author="Dr Mamadou SANOGO" w:date="2023-10-28T00:06:00Z"/>
                <w:rFonts w:asciiTheme="minorHAnsi" w:hAnsiTheme="minorHAnsi"/>
              </w:rPr>
            </w:pPr>
            <w:ins w:id="15205"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5206" w:author="Dr Mamadou SANOGO" w:date="2023-10-28T00:06:00Z"/>
                <w:rFonts w:asciiTheme="minorHAnsi" w:hAnsiTheme="minorHAnsi"/>
              </w:rPr>
            </w:pPr>
            <w:ins w:id="15207"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5208" w:author="Dr Mamadou SANOGO" w:date="2023-10-28T00:06:00Z"/>
                <w:rFonts w:asciiTheme="minorHAnsi" w:hAnsiTheme="minorHAnsi"/>
              </w:rPr>
            </w:pPr>
            <w:ins w:id="15209"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5210" w:author="Dr Mamadou SANOGO" w:date="2023-10-28T00:06:00Z"/>
                <w:rFonts w:asciiTheme="minorHAnsi" w:hAnsiTheme="minorHAnsi"/>
              </w:rPr>
            </w:pPr>
            <w:ins w:id="15211"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5212" w:author="Dr Mamadou SANOGO" w:date="2023-10-28T00:06:00Z"/>
                <w:rFonts w:asciiTheme="minorHAnsi" w:hAnsiTheme="minorHAnsi"/>
              </w:rPr>
            </w:pPr>
            <w:ins w:id="15213"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5214" w:author="Dr Mamadou SANOGO" w:date="2023-10-28T00:06:00Z"/>
                <w:rFonts w:asciiTheme="minorHAnsi" w:hAnsiTheme="minorHAnsi"/>
              </w:rPr>
            </w:pPr>
            <w:ins w:id="15215"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5216" w:author="Dr Mamadou SANOGO" w:date="2023-10-28T00:06:00Z"/>
                <w:rFonts w:asciiTheme="minorHAnsi" w:hAnsiTheme="minorHAnsi"/>
              </w:rPr>
            </w:pPr>
            <w:ins w:id="15217"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5218" w:author="Dr Mamadou SANOGO" w:date="2023-10-28T00:06:00Z"/>
                <w:rFonts w:asciiTheme="minorHAnsi" w:hAnsiTheme="minorHAnsi"/>
                <w:i/>
                <w:color w:val="000000" w:themeColor="text1"/>
              </w:rPr>
            </w:pPr>
            <w:ins w:id="15219"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5220" w:author="Dr Mamadou SANOGO" w:date="2023-10-28T00:06:00Z"/>
                <w:rFonts w:asciiTheme="minorHAnsi" w:hAnsiTheme="minorHAnsi"/>
                <w:i/>
                <w:color w:val="000000" w:themeColor="text1"/>
              </w:rPr>
            </w:pPr>
            <w:ins w:id="15221"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5222" w:author="Dr Mamadou SANOGO" w:date="2023-10-28T00:06:00Z"/>
                <w:rFonts w:asciiTheme="minorHAnsi" w:hAnsiTheme="minorHAnsi"/>
                <w:i/>
                <w:color w:val="000000" w:themeColor="text1"/>
              </w:rPr>
            </w:pPr>
            <w:ins w:id="15223"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5224" w:author="Dr Mamadou SANOGO" w:date="2023-10-28T00:06:00Z"/>
                <w:rFonts w:asciiTheme="minorHAnsi" w:hAnsiTheme="minorHAnsi"/>
                <w:i/>
                <w:color w:val="000000" w:themeColor="text1"/>
              </w:rPr>
            </w:pPr>
            <w:ins w:id="15225"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5226" w:author="Dr Mamadou SANOGO" w:date="2023-10-28T00:06:00Z"/>
                <w:rFonts w:asciiTheme="minorHAnsi" w:hAnsiTheme="minorHAnsi"/>
                <w:i/>
                <w:color w:val="FF0000"/>
              </w:rPr>
            </w:pPr>
            <w:ins w:id="15227"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5228" w:author="Dr Mamadou SANOGO" w:date="2023-10-28T00:06:00Z"/>
        </w:trPr>
        <w:tc>
          <w:tcPr>
            <w:tcW w:w="2410" w:type="dxa"/>
            <w:vAlign w:val="center"/>
          </w:tcPr>
          <w:p w14:paraId="7F0A7350" w14:textId="77777777" w:rsidR="00B43097" w:rsidRPr="003710A8" w:rsidRDefault="00B43097" w:rsidP="00A36245">
            <w:pPr>
              <w:tabs>
                <w:tab w:val="num" w:pos="1494"/>
              </w:tabs>
              <w:rPr>
                <w:ins w:id="15229" w:author="Dr Mamadou SANOGO" w:date="2023-10-28T00:06:00Z"/>
                <w:rFonts w:asciiTheme="minorHAnsi" w:hAnsiTheme="minorHAnsi"/>
              </w:rPr>
            </w:pPr>
            <w:ins w:id="15230"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5231" w:author="Dr Mamadou SANOGO" w:date="2023-10-28T00:06:00Z"/>
                <w:rFonts w:asciiTheme="minorHAnsi" w:hAnsiTheme="minorHAnsi"/>
              </w:rPr>
            </w:pPr>
            <w:ins w:id="15232"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5233" w:author="Dr Mamadou SANOGO" w:date="2023-10-28T00:06:00Z"/>
                <w:rFonts w:asciiTheme="minorHAnsi" w:hAnsiTheme="minorHAnsi"/>
              </w:rPr>
            </w:pPr>
            <w:ins w:id="15234"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5235" w:author="Dr Mamadou SANOGO" w:date="2023-10-28T00:06:00Z"/>
                <w:rFonts w:asciiTheme="minorHAnsi" w:hAnsiTheme="minorHAnsi"/>
              </w:rPr>
            </w:pPr>
            <w:ins w:id="15236"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5237" w:author="Dr Mamadou SANOGO" w:date="2023-10-28T00:06:00Z"/>
                <w:rFonts w:asciiTheme="minorHAnsi" w:hAnsiTheme="minorHAnsi"/>
              </w:rPr>
            </w:pPr>
            <w:ins w:id="15238"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5239" w:author="Dr Mamadou SANOGO" w:date="2023-10-28T00:06:00Z"/>
                <w:rFonts w:asciiTheme="minorHAnsi" w:hAnsiTheme="minorHAnsi"/>
              </w:rPr>
            </w:pPr>
            <w:ins w:id="15240"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5241" w:author="Dr Mamadou SANOGO" w:date="2023-10-28T00:06:00Z"/>
                <w:rFonts w:asciiTheme="minorHAnsi" w:hAnsiTheme="minorHAnsi"/>
              </w:rPr>
            </w:pPr>
            <w:ins w:id="15242"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5243" w:author="Dr Mamadou SANOGO" w:date="2023-10-28T00:06:00Z"/>
                <w:rFonts w:asciiTheme="minorHAnsi" w:hAnsiTheme="minorHAnsi"/>
              </w:rPr>
            </w:pPr>
            <w:ins w:id="15244"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5245" w:author="Dr Mamadou SANOGO" w:date="2023-10-28T00:06:00Z"/>
                <w:rFonts w:asciiTheme="minorHAnsi" w:hAnsiTheme="minorHAnsi"/>
                <w:i/>
                <w:color w:val="000000" w:themeColor="text1"/>
              </w:rPr>
            </w:pPr>
            <w:ins w:id="15246"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5247" w:author="Dr Mamadou SANOGO" w:date="2023-10-28T00:06:00Z"/>
                <w:rFonts w:asciiTheme="minorHAnsi" w:hAnsiTheme="minorHAnsi"/>
                <w:i/>
                <w:color w:val="000000" w:themeColor="text1"/>
              </w:rPr>
            </w:pPr>
            <w:ins w:id="15248"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5249" w:author="Dr Mamadou SANOGO" w:date="2023-10-28T00:06:00Z"/>
                <w:rFonts w:asciiTheme="minorHAnsi" w:hAnsiTheme="minorHAnsi"/>
                <w:bCs/>
                <w:i/>
                <w:color w:val="000000" w:themeColor="text1"/>
              </w:rPr>
            </w:pPr>
            <w:ins w:id="15250"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5251" w:author="Dr Mamadou SANOGO" w:date="2023-10-28T00:06:00Z"/>
                <w:rFonts w:asciiTheme="minorHAnsi" w:hAnsiTheme="minorHAnsi"/>
                <w:bCs/>
                <w:i/>
                <w:color w:val="000000" w:themeColor="text1"/>
              </w:rPr>
            </w:pPr>
            <w:ins w:id="15252"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5253" w:author="Dr Mamadou SANOGO" w:date="2023-10-28T00:06:00Z"/>
                <w:rFonts w:asciiTheme="minorHAnsi" w:hAnsiTheme="minorHAnsi"/>
                <w:i/>
                <w:color w:val="000000" w:themeColor="text1"/>
              </w:rPr>
            </w:pPr>
            <w:ins w:id="15254"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5255" w:author="Dr Mamadou SANOGO" w:date="2023-10-28T00:06:00Z"/>
                <w:rFonts w:asciiTheme="minorHAnsi" w:hAnsiTheme="minorHAnsi"/>
                <w:i/>
                <w:color w:val="000000" w:themeColor="text1"/>
              </w:rPr>
            </w:pPr>
            <w:proofErr w:type="gramStart"/>
            <w:ins w:id="15256"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5257" w:author="Dr Mamadou SANOGO" w:date="2023-10-28T00:06:00Z"/>
        </w:trPr>
        <w:tc>
          <w:tcPr>
            <w:tcW w:w="2410" w:type="dxa"/>
            <w:vAlign w:val="center"/>
          </w:tcPr>
          <w:p w14:paraId="1157D30D" w14:textId="77777777" w:rsidR="00B43097" w:rsidRPr="003710A8" w:rsidRDefault="00B43097" w:rsidP="00A36245">
            <w:pPr>
              <w:tabs>
                <w:tab w:val="num" w:pos="1494"/>
              </w:tabs>
              <w:rPr>
                <w:ins w:id="15258" w:author="Dr Mamadou SANOGO" w:date="2023-10-28T00:06:00Z"/>
                <w:rFonts w:asciiTheme="minorHAnsi" w:hAnsiTheme="minorHAnsi"/>
              </w:rPr>
            </w:pPr>
            <w:ins w:id="15259"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5260" w:author="Dr Mamadou SANOGO" w:date="2023-10-28T00:06:00Z"/>
                <w:rFonts w:asciiTheme="minorHAnsi" w:hAnsiTheme="minorHAnsi"/>
              </w:rPr>
            </w:pPr>
            <w:ins w:id="15261"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5262" w:author="Dr Mamadou SANOGO" w:date="2023-10-28T00:06:00Z"/>
                <w:rFonts w:asciiTheme="minorHAnsi" w:hAnsiTheme="minorHAnsi"/>
              </w:rPr>
            </w:pPr>
            <w:ins w:id="15263"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5264" w:author="Dr Mamadou SANOGO" w:date="2023-10-28T00:06:00Z"/>
                <w:rFonts w:asciiTheme="minorHAnsi" w:hAnsiTheme="minorHAnsi"/>
              </w:rPr>
            </w:pPr>
            <w:ins w:id="15265"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5266" w:author="Dr Mamadou SANOGO" w:date="2023-10-28T00:06:00Z"/>
                <w:rFonts w:asciiTheme="minorHAnsi" w:hAnsiTheme="minorHAnsi"/>
              </w:rPr>
            </w:pPr>
            <w:ins w:id="15267" w:author="Dr Mamadou SANOGO" w:date="2023-10-28T00:06:00Z">
              <w:r>
                <w:rPr>
                  <w:rFonts w:asciiTheme="minorHAnsi" w:hAnsiTheme="minorHAnsi"/>
                </w:rPr>
                <w:t>GD2305</w:t>
              </w:r>
            </w:ins>
          </w:p>
          <w:p w14:paraId="719BCE59" w14:textId="77777777" w:rsidR="00B43097" w:rsidRDefault="00B43097" w:rsidP="00A36245">
            <w:pPr>
              <w:tabs>
                <w:tab w:val="num" w:pos="1494"/>
              </w:tabs>
              <w:rPr>
                <w:ins w:id="15268" w:author="Dr Mamadou SANOGO" w:date="2023-10-28T00:06:00Z"/>
                <w:rFonts w:asciiTheme="minorHAnsi" w:hAnsiTheme="minorHAnsi"/>
              </w:rPr>
            </w:pPr>
            <w:ins w:id="15269"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5270" w:author="Dr Mamadou SANOGO" w:date="2023-10-28T00:06:00Z"/>
                <w:rFonts w:asciiTheme="minorHAnsi" w:hAnsiTheme="minorHAnsi"/>
              </w:rPr>
            </w:pPr>
            <w:ins w:id="15271"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5272" w:author="Dr Mamadou SANOGO" w:date="2023-10-28T00:06:00Z"/>
                <w:rFonts w:asciiTheme="minorHAnsi" w:hAnsiTheme="minorHAnsi"/>
              </w:rPr>
            </w:pPr>
            <w:ins w:id="15273" w:author="Dr Mamadou SANOGO" w:date="2023-10-28T00:06:00Z">
              <w:r>
                <w:rPr>
                  <w:rFonts w:asciiTheme="minorHAnsi" w:hAnsiTheme="minorHAnsi"/>
                </w:rPr>
                <w:t>GA3503</w:t>
              </w:r>
            </w:ins>
          </w:p>
          <w:p w14:paraId="3ECD4CD0" w14:textId="77777777" w:rsidR="00B43097" w:rsidRDefault="00B43097" w:rsidP="00A36245">
            <w:pPr>
              <w:tabs>
                <w:tab w:val="num" w:pos="1494"/>
              </w:tabs>
              <w:rPr>
                <w:ins w:id="15274" w:author="Dr Mamadou SANOGO" w:date="2023-10-28T00:06:00Z"/>
                <w:rFonts w:asciiTheme="minorHAnsi" w:hAnsiTheme="minorHAnsi"/>
              </w:rPr>
            </w:pPr>
          </w:p>
          <w:p w14:paraId="65089124" w14:textId="77777777" w:rsidR="00B43097" w:rsidRPr="003710A8" w:rsidRDefault="00B43097" w:rsidP="00A36245">
            <w:pPr>
              <w:tabs>
                <w:tab w:val="num" w:pos="1494"/>
              </w:tabs>
              <w:rPr>
                <w:ins w:id="15275"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5276" w:author="Dr Mamadou SANOGO" w:date="2023-10-28T00:06:00Z"/>
                <w:rFonts w:asciiTheme="minorHAnsi" w:hAnsiTheme="minorHAnsi"/>
              </w:rPr>
            </w:pPr>
            <w:ins w:id="15277"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5278" w:author="Dr Mamadou SANOGO" w:date="2023-10-28T00:06:00Z"/>
                <w:rFonts w:asciiTheme="minorHAnsi" w:hAnsiTheme="minorHAnsi"/>
                <w:i/>
                <w:color w:val="000000" w:themeColor="text1"/>
              </w:rPr>
            </w:pPr>
            <w:ins w:id="15279"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5280" w:author="Dr Mamadou SANOGO" w:date="2023-10-28T00:06:00Z"/>
                <w:rFonts w:asciiTheme="minorHAnsi" w:hAnsiTheme="minorHAnsi"/>
                <w:i/>
                <w:color w:val="000000" w:themeColor="text1"/>
              </w:rPr>
            </w:pPr>
            <w:ins w:id="15281"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5282" w:author="Dr Mamadou SANOGO" w:date="2023-10-28T00:06:00Z"/>
                <w:rFonts w:asciiTheme="minorHAnsi" w:hAnsiTheme="minorHAnsi"/>
                <w:i/>
                <w:color w:val="000000" w:themeColor="text1"/>
              </w:rPr>
            </w:pPr>
            <w:ins w:id="15283"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5284" w:author="Dr Mamadou SANOGO" w:date="2023-10-28T00:06:00Z"/>
                <w:rFonts w:asciiTheme="minorHAnsi" w:hAnsiTheme="minorHAnsi"/>
                <w:i/>
                <w:color w:val="000000" w:themeColor="text1"/>
              </w:rPr>
            </w:pPr>
            <w:ins w:id="15285"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5286" w:author="Dr Mamadou SANOGO" w:date="2023-10-28T00:06:00Z"/>
                <w:rFonts w:asciiTheme="minorHAnsi" w:hAnsiTheme="minorHAnsi"/>
                <w:i/>
                <w:color w:val="000000" w:themeColor="text1"/>
              </w:rPr>
            </w:pPr>
            <w:ins w:id="15287"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5288" w:author="Dr Mamadou SANOGO" w:date="2023-10-28T00:06:00Z"/>
                <w:rFonts w:asciiTheme="minorHAnsi" w:hAnsiTheme="minorHAnsi"/>
                <w:i/>
                <w:color w:val="000000" w:themeColor="text1"/>
              </w:rPr>
            </w:pPr>
            <w:ins w:id="15289"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5290" w:author="Dr Mamadou SANOGO" w:date="2023-10-28T00:06:00Z"/>
                <w:rFonts w:asciiTheme="minorHAnsi" w:hAnsiTheme="minorHAnsi"/>
                <w:i/>
                <w:color w:val="000000" w:themeColor="text1"/>
              </w:rPr>
            </w:pPr>
            <w:ins w:id="15291"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5292" w:author="Dr Mamadou SANOGO" w:date="2023-10-28T00:06:00Z"/>
                <w:rFonts w:asciiTheme="minorHAnsi" w:hAnsiTheme="minorHAnsi"/>
                <w:bCs/>
                <w:i/>
                <w:color w:val="000000" w:themeColor="text1"/>
              </w:rPr>
            </w:pPr>
            <w:ins w:id="15293"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5294" w:author="Dr Mamadou SANOGO" w:date="2023-10-28T00:06:00Z"/>
                <w:rFonts w:asciiTheme="minorHAnsi" w:hAnsiTheme="minorHAnsi"/>
                <w:bCs/>
                <w:i/>
                <w:color w:val="000000" w:themeColor="text1"/>
              </w:rPr>
            </w:pPr>
            <w:ins w:id="15295"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5296" w:author="Dr Mamadou SANOGO" w:date="2023-10-28T00:06:00Z"/>
                <w:rFonts w:asciiTheme="minorHAnsi" w:hAnsiTheme="minorHAnsi"/>
                <w:bCs/>
                <w:i/>
                <w:color w:val="000000" w:themeColor="text1"/>
              </w:rPr>
            </w:pPr>
            <w:ins w:id="15297"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5298" w:author="Dr Mamadou SANOGO" w:date="2023-10-28T00:06:00Z"/>
                <w:rFonts w:asciiTheme="minorHAnsi" w:hAnsiTheme="minorHAnsi"/>
                <w:bCs/>
                <w:i/>
                <w:color w:val="000000" w:themeColor="text1"/>
              </w:rPr>
            </w:pPr>
          </w:p>
        </w:tc>
      </w:tr>
      <w:tr w:rsidR="00B43097" w:rsidRPr="008312B6" w14:paraId="5C3A423C" w14:textId="77777777" w:rsidTr="00A36245">
        <w:trPr>
          <w:ins w:id="15299" w:author="Dr Mamadou SANOGO" w:date="2023-10-28T00:06:00Z"/>
        </w:trPr>
        <w:tc>
          <w:tcPr>
            <w:tcW w:w="2410" w:type="dxa"/>
            <w:vAlign w:val="center"/>
          </w:tcPr>
          <w:p w14:paraId="0C61931D" w14:textId="77777777" w:rsidR="00B43097" w:rsidRDefault="00B43097" w:rsidP="00A36245">
            <w:pPr>
              <w:tabs>
                <w:tab w:val="num" w:pos="1494"/>
              </w:tabs>
              <w:rPr>
                <w:ins w:id="15300" w:author="Dr Mamadou SANOGO" w:date="2023-10-28T00:06:00Z"/>
                <w:rFonts w:asciiTheme="minorHAnsi" w:hAnsiTheme="minorHAnsi"/>
              </w:rPr>
            </w:pPr>
            <w:proofErr w:type="spellStart"/>
            <w:ins w:id="15301"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5302" w:author="Dr Mamadou SANOGO" w:date="2023-10-28T00:06:00Z"/>
                <w:rFonts w:asciiTheme="minorHAnsi" w:hAnsiTheme="minorHAnsi"/>
              </w:rPr>
            </w:pPr>
            <w:proofErr w:type="spellStart"/>
            <w:ins w:id="15303"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5304" w:author="Dr Mamadou SANOGO" w:date="2023-10-28T00:06:00Z"/>
                <w:rFonts w:asciiTheme="minorHAnsi" w:hAnsiTheme="minorHAnsi"/>
              </w:rPr>
            </w:pPr>
            <w:ins w:id="15305"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5306" w:author="Dr Mamadou SANOGO" w:date="2023-10-28T00:06:00Z"/>
                <w:rFonts w:asciiTheme="minorHAnsi" w:hAnsiTheme="minorHAnsi"/>
              </w:rPr>
            </w:pPr>
            <w:ins w:id="15307" w:author="Dr Mamadou SANOGO" w:date="2023-10-28T00:06:00Z">
              <w:r>
                <w:rPr>
                  <w:rFonts w:asciiTheme="minorHAnsi" w:hAnsiTheme="minorHAnsi"/>
                </w:rPr>
                <w:t>GC2406</w:t>
              </w:r>
            </w:ins>
          </w:p>
          <w:p w14:paraId="6DE719F5" w14:textId="77777777" w:rsidR="00B43097" w:rsidRDefault="00B43097" w:rsidP="00A36245">
            <w:pPr>
              <w:tabs>
                <w:tab w:val="num" w:pos="1494"/>
              </w:tabs>
              <w:rPr>
                <w:ins w:id="15308" w:author="Dr Mamadou SANOGO" w:date="2023-10-28T00:06:00Z"/>
                <w:rFonts w:asciiTheme="minorHAnsi" w:hAnsiTheme="minorHAnsi"/>
              </w:rPr>
            </w:pPr>
            <w:ins w:id="15309"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5310" w:author="Dr Mamadou SANOGO" w:date="2023-10-28T00:06:00Z"/>
                <w:rFonts w:asciiTheme="minorHAnsi" w:hAnsiTheme="minorHAnsi"/>
              </w:rPr>
            </w:pPr>
            <w:ins w:id="15311"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5312" w:author="Dr Mamadou SANOGO" w:date="2023-10-28T00:06:00Z"/>
                <w:rFonts w:asciiTheme="minorHAnsi" w:hAnsiTheme="minorHAnsi"/>
                <w:i/>
                <w:color w:val="000000" w:themeColor="text1"/>
              </w:rPr>
            </w:pPr>
            <w:ins w:id="15313"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5314" w:author="Dr Mamadou SANOGO" w:date="2023-10-28T00:06:00Z"/>
                <w:rFonts w:asciiTheme="minorHAnsi" w:hAnsiTheme="minorHAnsi"/>
                <w:i/>
                <w:color w:val="000000" w:themeColor="text1"/>
              </w:rPr>
            </w:pPr>
            <w:ins w:id="15315"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5316" w:author="Dr Mamadou SANOGO" w:date="2023-10-28T00:06:00Z"/>
                <w:rFonts w:asciiTheme="minorHAnsi" w:hAnsiTheme="minorHAnsi"/>
                <w:i/>
                <w:color w:val="FF0000"/>
              </w:rPr>
            </w:pPr>
            <w:ins w:id="15317"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5318" w:author="Cauris Cosmetics" w:date="2023-10-27T18:50:00Z"/>
          <w:del w:id="15319" w:author="Dr Mamadou SANOGO" w:date="2023-10-28T00:06:00Z"/>
          <w:rFonts w:asciiTheme="majorHAnsi" w:hAnsiTheme="majorHAnsi"/>
          <w:bCs/>
          <w:color w:val="000000" w:themeColor="text1"/>
          <w:sz w:val="18"/>
          <w:szCs w:val="18"/>
        </w:rPr>
      </w:pPr>
      <w:ins w:id="15320" w:author="Cauris Cosmetics" w:date="2023-10-27T18:36:00Z">
        <w:del w:id="15321" w:author="Dr Mamadou SANOGO" w:date="2023-10-28T00:06:00Z">
          <w:r w:rsidDel="00B43097">
            <w:rPr>
              <w:rFonts w:asciiTheme="majorHAnsi" w:hAnsiTheme="majorHAnsi"/>
              <w:color w:val="000000" w:themeColor="text1"/>
              <w:sz w:val="18"/>
              <w:szCs w:val="18"/>
            </w:rPr>
            <w:delText>Mou</w:delText>
          </w:r>
        </w:del>
      </w:ins>
      <w:ins w:id="15322" w:author="Cauris Cosmetics" w:date="2023-10-27T18:37:00Z">
        <w:del w:id="15323" w:author="Dr Mamadou SANOGO" w:date="2023-10-28T00:06:00Z">
          <w:r w:rsidDel="00B43097">
            <w:rPr>
              <w:rFonts w:asciiTheme="majorHAnsi" w:hAnsiTheme="majorHAnsi"/>
              <w:color w:val="000000" w:themeColor="text1"/>
              <w:sz w:val="18"/>
              <w:szCs w:val="18"/>
            </w:rPr>
            <w:delText>ntaga TALLDirection Régionale de la santé</w:delText>
          </w:r>
        </w:del>
      </w:ins>
      <w:ins w:id="15324" w:author="Cauris Cosmetics" w:date="2023-10-27T18:38:00Z">
        <w:del w:id="15325" w:author="Dr Mamadou SANOGO" w:date="2023-10-28T00:06:00Z">
          <w:r w:rsidDel="00B43097">
            <w:rPr>
              <w:rFonts w:asciiTheme="majorHAnsi" w:hAnsiTheme="majorHAnsi"/>
              <w:bCs/>
              <w:color w:val="000000" w:themeColor="text1"/>
              <w:sz w:val="18"/>
              <w:szCs w:val="18"/>
            </w:rPr>
            <w:delText xml:space="preserve">Master </w:delText>
          </w:r>
        </w:del>
        <w:del w:id="15326" w:author="Dr Mamadou SANOGO" w:date="2023-10-27T19:17:00Z">
          <w:r w:rsidDel="00C208F3">
            <w:rPr>
              <w:rFonts w:asciiTheme="majorHAnsi" w:hAnsiTheme="majorHAnsi"/>
              <w:bCs/>
              <w:color w:val="000000" w:themeColor="text1"/>
              <w:sz w:val="18"/>
              <w:szCs w:val="18"/>
            </w:rPr>
            <w:delText>anagement des services de santé</w:delText>
          </w:r>
        </w:del>
      </w:ins>
      <w:ins w:id="15327" w:author="Cauris Cosmetics" w:date="2023-10-27T18:51:00Z">
        <w:del w:id="15328" w:author="Dr Mamadou SANOGO" w:date="2023-10-28T00:06:00Z">
          <w:r w:rsidR="00A52177" w:rsidRPr="00A52177" w:rsidDel="00B43097">
            <w:rPr>
              <w:rFonts w:asciiTheme="majorHAnsi" w:hAnsiTheme="majorHAnsi"/>
              <w:bCs/>
              <w:i/>
              <w:color w:val="000000" w:themeColor="text1"/>
              <w:sz w:val="18"/>
              <w:szCs w:val="18"/>
            </w:rPr>
            <w:delText>GFM534</w:delText>
          </w:r>
        </w:del>
      </w:ins>
      <w:ins w:id="15329" w:author="Cauris Cosmetics" w:date="2023-10-27T18:50:00Z">
        <w:del w:id="15330"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5331" w:author="Cauris Cosmetics" w:date="2023-10-27T18:51:00Z">
        <w:del w:id="15332" w:author="Dr Mamadou SANOGO" w:date="2023-10-28T00:06:00Z">
          <w:r w:rsidR="00A52177" w:rsidDel="00B43097">
            <w:rPr>
              <w:rFonts w:asciiTheme="majorHAnsi" w:hAnsiTheme="majorHAnsi"/>
              <w:bCs/>
              <w:color w:val="000000" w:themeColor="text1"/>
              <w:sz w:val="18"/>
              <w:szCs w:val="18"/>
            </w:rPr>
            <w:delText> ,</w:delText>
          </w:r>
        </w:del>
      </w:ins>
      <w:ins w:id="15333" w:author="Cauris Cosmetics" w:date="2023-10-27T18:50:00Z">
        <w:del w:id="15334"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5335" w:author="Cauris Cosmetics" w:date="2023-10-27T18:50:00Z"/>
          <w:del w:id="15336" w:author="Dr Mamadou SANOGO" w:date="2023-10-28T00:06:00Z"/>
          <w:rFonts w:asciiTheme="majorHAnsi" w:hAnsiTheme="majorHAnsi"/>
          <w:bCs/>
          <w:color w:val="000000" w:themeColor="text1"/>
          <w:sz w:val="18"/>
          <w:szCs w:val="18"/>
        </w:rPr>
      </w:pPr>
      <w:ins w:id="15337" w:author="Cauris Cosmetics" w:date="2023-10-27T18:50:00Z">
        <w:del w:id="15338"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5339" w:author="Cauris Cosmetics" w:date="2023-10-27T18:51:00Z">
        <w:del w:id="15340"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5341" w:author="Cauris Cosmetics" w:date="2023-10-27T18:50:00Z"/>
          <w:del w:id="15342" w:author="Dr Mamadou SANOGO" w:date="2023-10-28T00:06:00Z"/>
          <w:rFonts w:asciiTheme="majorHAnsi" w:hAnsiTheme="majorHAnsi"/>
          <w:bCs/>
          <w:color w:val="000000" w:themeColor="text1"/>
          <w:sz w:val="18"/>
          <w:szCs w:val="18"/>
        </w:rPr>
      </w:pPr>
      <w:ins w:id="15343" w:author="Cauris Cosmetics" w:date="2023-10-27T18:50:00Z">
        <w:del w:id="15344"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5345" w:author="Cauris Cosmetics" w:date="2023-10-27T18:51:00Z">
        <w:del w:id="15346"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5347" w:author="Cauris Cosmetics" w:date="2023-10-27T18:46:00Z"/>
          <w:del w:id="15348" w:author="Dr Mamadou SANOGO" w:date="2023-10-28T00:06:00Z"/>
          <w:rFonts w:asciiTheme="majorHAnsi" w:hAnsiTheme="majorHAnsi"/>
          <w:bCs/>
          <w:i/>
          <w:color w:val="000000" w:themeColor="text1"/>
          <w:sz w:val="18"/>
          <w:szCs w:val="18"/>
        </w:rPr>
      </w:pPr>
      <w:ins w:id="15349" w:author="Cauris Cosmetics" w:date="2023-10-27T18:39:00Z">
        <w:del w:id="15350" w:author="Dr Mamadou SANOGO" w:date="2023-10-28T00:06:00Z">
          <w:r w:rsidDel="00B43097">
            <w:rPr>
              <w:rFonts w:asciiTheme="majorHAnsi" w:hAnsiTheme="majorHAnsi"/>
              <w:color w:val="000000" w:themeColor="text1"/>
              <w:sz w:val="18"/>
              <w:szCs w:val="18"/>
            </w:rPr>
            <w:delText>Moussa TRAORE</w:delText>
          </w:r>
        </w:del>
      </w:ins>
      <w:ins w:id="15351" w:author="Cauris Cosmetics" w:date="2023-10-27T18:38:00Z">
        <w:del w:id="15352" w:author="Dr Mamadou SANOGO" w:date="2023-10-28T00:06:00Z">
          <w:r w:rsidDel="00B43097">
            <w:rPr>
              <w:rFonts w:asciiTheme="majorHAnsi" w:hAnsiTheme="majorHAnsi"/>
              <w:i/>
              <w:color w:val="000000" w:themeColor="text1"/>
              <w:sz w:val="18"/>
              <w:szCs w:val="18"/>
            </w:rPr>
            <w:delText>Gestio</w:delText>
          </w:r>
        </w:del>
      </w:ins>
      <w:ins w:id="15353" w:author="Cauris Cosmetics" w:date="2023-10-27T18:39:00Z">
        <w:del w:id="15354"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5355" w:author="Cauris Cosmetics" w:date="2023-10-27T18:40:00Z">
        <w:del w:id="15356" w:author="Dr Mamadou SANOGO" w:date="2023-10-28T00:06:00Z">
          <w:r w:rsidDel="00B43097">
            <w:rPr>
              <w:rFonts w:asciiTheme="majorHAnsi" w:hAnsiTheme="majorHAnsi"/>
              <w:color w:val="000000" w:themeColor="text1"/>
              <w:sz w:val="18"/>
              <w:szCs w:val="18"/>
            </w:rPr>
            <w:delText>ARCAD Plus</w:delText>
          </w:r>
        </w:del>
      </w:ins>
      <w:ins w:id="15357" w:author="Cauris Cosmetics" w:date="2023-10-27T18:39:00Z">
        <w:del w:id="15358" w:author="Dr Mamadou SANOGO" w:date="2023-10-27T19:17:00Z">
          <w:r w:rsidDel="00C208F3">
            <w:rPr>
              <w:rFonts w:asciiTheme="majorHAnsi" w:hAnsiTheme="majorHAnsi"/>
              <w:bCs/>
              <w:color w:val="000000" w:themeColor="text1"/>
              <w:sz w:val="18"/>
              <w:szCs w:val="18"/>
            </w:rPr>
            <w:delText>Management des services de santé</w:delText>
          </w:r>
        </w:del>
      </w:ins>
      <w:ins w:id="15359" w:author="Cauris Cosmetics" w:date="2023-10-27T18:46:00Z">
        <w:del w:id="15360"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5361" w:author="Cauris Cosmetics" w:date="2023-10-27T18:46:00Z"/>
          <w:del w:id="15362" w:author="Dr Mamadou SANOGO" w:date="2023-10-28T00:06:00Z"/>
          <w:rFonts w:asciiTheme="majorHAnsi" w:hAnsiTheme="majorHAnsi"/>
          <w:bCs/>
          <w:i/>
          <w:color w:val="000000" w:themeColor="text1"/>
          <w:sz w:val="18"/>
          <w:szCs w:val="18"/>
        </w:rPr>
      </w:pPr>
      <w:ins w:id="15363" w:author="Cauris Cosmetics" w:date="2023-10-27T18:46:00Z">
        <w:del w:id="15364"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5365" w:author="Cauris Cosmetics" w:date="2023-10-27T18:44:00Z"/>
          <w:del w:id="15366" w:author="Dr Mamadou SANOGO" w:date="2023-10-28T00:06:00Z"/>
          <w:rFonts w:asciiTheme="majorHAnsi" w:hAnsiTheme="majorHAnsi"/>
          <w:bCs/>
          <w:color w:val="000000" w:themeColor="text1"/>
          <w:sz w:val="18"/>
          <w:szCs w:val="18"/>
        </w:rPr>
      </w:pPr>
      <w:ins w:id="15367" w:author="Cauris Cosmetics" w:date="2023-10-27T18:49:00Z">
        <w:del w:id="15368" w:author="Dr Mamadou SANOGO" w:date="2023-10-28T00:06:00Z">
          <w:r w:rsidDel="00B43097">
            <w:rPr>
              <w:rFonts w:asciiTheme="majorHAnsi" w:hAnsiTheme="majorHAnsi"/>
              <w:color w:val="000000" w:themeColor="text1"/>
              <w:sz w:val="18"/>
              <w:szCs w:val="18"/>
            </w:rPr>
            <w:delText>1</w:delText>
          </w:r>
        </w:del>
      </w:ins>
      <w:ins w:id="15369" w:author="Cauris Cosmetics" w:date="2023-10-27T18:41:00Z">
        <w:del w:id="15370"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5371" w:author="Cauris Cosmetics" w:date="2023-10-27T18:42:00Z">
        <w:del w:id="15372" w:author="Dr Mamadou SANOGO" w:date="2023-10-28T00:06:00Z">
          <w:r w:rsidR="00551F81" w:rsidDel="00B43097">
            <w:rPr>
              <w:rFonts w:asciiTheme="majorHAnsi" w:hAnsiTheme="majorHAnsi"/>
              <w:bCs/>
              <w:color w:val="000000" w:themeColor="text1"/>
              <w:sz w:val="18"/>
              <w:szCs w:val="18"/>
            </w:rPr>
            <w:delText>,</w:delText>
          </w:r>
        </w:del>
      </w:ins>
      <w:ins w:id="15373" w:author="Cauris Cosmetics" w:date="2023-10-27T18:44:00Z">
        <w:del w:id="15374"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5375" w:author="Cauris Cosmetics" w:date="2023-10-27T18:44:00Z"/>
          <w:del w:id="15376" w:author="Dr Mamadou SANOGO" w:date="2023-10-28T00:06:00Z"/>
          <w:rFonts w:asciiTheme="majorHAnsi" w:hAnsiTheme="majorHAnsi"/>
          <w:bCs/>
          <w:color w:val="000000" w:themeColor="text1"/>
          <w:sz w:val="18"/>
          <w:szCs w:val="18"/>
        </w:rPr>
      </w:pPr>
      <w:ins w:id="15377" w:author="Cauris Cosmetics" w:date="2023-10-27T18:44:00Z">
        <w:del w:id="15378"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5379" w:author="Dr Mamadou SANOGO" w:date="2023-10-25T17:28:00Z"/>
          <w:b/>
          <w:color w:val="000000" w:themeColor="text1"/>
          <w:sz w:val="44"/>
          <w:rPrChange w:id="15380" w:author="Dr Mamadou SANOGO" w:date="2023-10-25T18:15:00Z">
            <w:rPr>
              <w:ins w:id="15381" w:author="Dr Mamadou SANOGO" w:date="2023-10-25T17:28:00Z"/>
              <w:b/>
              <w:sz w:val="44"/>
            </w:rPr>
          </w:rPrChange>
        </w:rPr>
      </w:pPr>
      <w:ins w:id="15382" w:author="Cauris Cosmetics" w:date="2023-10-27T18:44:00Z">
        <w:del w:id="15383"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5384" w:author="Dr Mamadou SANOGO" w:date="2023-10-25T17:28:00Z"/>
          <w:b/>
          <w:color w:val="000000" w:themeColor="text1"/>
          <w:sz w:val="44"/>
          <w:rPrChange w:id="15385" w:author="Dr Mamadou SANOGO" w:date="2023-10-25T18:15:00Z">
            <w:rPr>
              <w:ins w:id="15386"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387" w:author="Dr Mamadou SANOGO" w:date="2023-10-25T17:28:00Z"/>
          <w:b/>
          <w:color w:val="000000" w:themeColor="text1"/>
          <w:sz w:val="44"/>
          <w:rPrChange w:id="15388" w:author="Dr Mamadou SANOGO" w:date="2023-10-25T18:15:00Z">
            <w:rPr>
              <w:ins w:id="15389"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390" w:author="Dr Mamadou SANOGO" w:date="2023-10-25T17:28:00Z"/>
          <w:b/>
          <w:color w:val="000000" w:themeColor="text1"/>
          <w:sz w:val="44"/>
          <w:rPrChange w:id="15391" w:author="Dr Mamadou SANOGO" w:date="2023-10-25T18:15:00Z">
            <w:rPr>
              <w:ins w:id="15392"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393" w:author="Dr Mamadou SANOGO" w:date="2023-10-25T17:28:00Z"/>
          <w:b/>
          <w:color w:val="000000" w:themeColor="text1"/>
          <w:sz w:val="44"/>
          <w:rPrChange w:id="15394" w:author="Dr Mamadou SANOGO" w:date="2023-10-25T18:15:00Z">
            <w:rPr>
              <w:ins w:id="15395"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396" w:author="Dr Mamadou SANOGO" w:date="2023-10-25T17:28:00Z"/>
          <w:b/>
          <w:color w:val="000000" w:themeColor="text1"/>
          <w:sz w:val="44"/>
          <w:rPrChange w:id="15397" w:author="Dr Mamadou SANOGO" w:date="2023-10-25T18:15:00Z">
            <w:rPr>
              <w:ins w:id="15398"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399" w:author="Dr Mamadou SANOGO" w:date="2023-10-25T17:28:00Z"/>
          <w:b/>
          <w:color w:val="000000" w:themeColor="text1"/>
          <w:sz w:val="44"/>
          <w:rPrChange w:id="15400" w:author="Dr Mamadou SANOGO" w:date="2023-10-25T18:15:00Z">
            <w:rPr>
              <w:ins w:id="15401"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402" w:author="Dr Mamadou SANOGO" w:date="2023-10-25T17:28:00Z"/>
          <w:b/>
          <w:color w:val="000000" w:themeColor="text1"/>
          <w:sz w:val="44"/>
          <w:rPrChange w:id="15403" w:author="Dr Mamadou SANOGO" w:date="2023-10-25T18:15:00Z">
            <w:rPr>
              <w:ins w:id="15404"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405" w:author="Dr Mamadou SANOGO" w:date="2023-10-25T17:28:00Z"/>
          <w:b/>
          <w:color w:val="000000" w:themeColor="text1"/>
          <w:sz w:val="44"/>
          <w:rPrChange w:id="15406" w:author="Dr Mamadou SANOGO" w:date="2023-10-25T18:15:00Z">
            <w:rPr>
              <w:ins w:id="15407"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408" w:author="Dr Mamadou SANOGO" w:date="2023-10-25T17:28:00Z"/>
          <w:b/>
          <w:color w:val="000000" w:themeColor="text1"/>
          <w:sz w:val="44"/>
          <w:rPrChange w:id="15409" w:author="Dr Mamadou SANOGO" w:date="2023-10-25T18:15:00Z">
            <w:rPr>
              <w:ins w:id="15410"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411" w:author="Dr Mamadou SANOGO" w:date="2023-10-25T17:28:00Z"/>
          <w:b/>
          <w:color w:val="000000" w:themeColor="text1"/>
          <w:sz w:val="44"/>
          <w:rPrChange w:id="15412" w:author="Dr Mamadou SANOGO" w:date="2023-10-25T18:15:00Z">
            <w:rPr>
              <w:ins w:id="15413"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414" w:author="Dr Mamadou SANOGO" w:date="2023-10-25T17:28:00Z"/>
          <w:b/>
          <w:color w:val="000000" w:themeColor="text1"/>
          <w:sz w:val="44"/>
          <w:rPrChange w:id="15415" w:author="Dr Mamadou SANOGO" w:date="2023-10-25T18:15:00Z">
            <w:rPr>
              <w:ins w:id="15416"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417" w:author="Dr Mamadou SANOGO" w:date="2023-10-25T17:28:00Z"/>
          <w:b/>
          <w:color w:val="000000" w:themeColor="text1"/>
          <w:sz w:val="44"/>
          <w:rPrChange w:id="15418" w:author="Dr Mamadou SANOGO" w:date="2023-10-25T18:15:00Z">
            <w:rPr>
              <w:ins w:id="15419"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420" w:author="Dr Mamadou SANOGO" w:date="2023-10-25T17:28:00Z"/>
          <w:b/>
          <w:color w:val="000000" w:themeColor="text1"/>
          <w:sz w:val="44"/>
          <w:rPrChange w:id="15421" w:author="Dr Mamadou SANOGO" w:date="2023-10-25T18:15:00Z">
            <w:rPr>
              <w:ins w:id="15422"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423" w:author="Dr Mamadou SANOGO" w:date="2023-10-25T17:28:00Z"/>
          <w:b/>
          <w:color w:val="000000" w:themeColor="text1"/>
          <w:sz w:val="44"/>
          <w:rPrChange w:id="15424" w:author="Dr Mamadou SANOGO" w:date="2023-10-25T18:15:00Z">
            <w:rPr>
              <w:ins w:id="15425"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5426" w:author="Dr Mamadou SANOGO" w:date="2023-10-25T17:28:00Z"/>
          <w:b/>
          <w:color w:val="000000" w:themeColor="text1"/>
          <w:sz w:val="44"/>
          <w:rPrChange w:id="15427" w:author="Dr Mamadou SANOGO" w:date="2023-10-25T18:15:00Z">
            <w:rPr>
              <w:ins w:id="15428"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429" w:author="Dr Mamadou SANOGO" w:date="2023-10-25T17:28:00Z"/>
          <w:b/>
          <w:color w:val="000000" w:themeColor="text1"/>
          <w:sz w:val="44"/>
          <w:rPrChange w:id="15430" w:author="Dr Mamadou SANOGO" w:date="2023-10-25T18:15:00Z">
            <w:rPr>
              <w:ins w:id="15431" w:author="Dr Mamadou SANOGO" w:date="2023-10-25T17:28:00Z"/>
              <w:b/>
              <w:sz w:val="44"/>
            </w:rPr>
          </w:rPrChange>
        </w:rPr>
        <w:pPrChange w:id="15432"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433" w:author="Dr Mamadou SANOGO" w:date="2023-10-25T15:02:00Z"/>
          <w:b/>
          <w:color w:val="000000" w:themeColor="text1"/>
          <w:sz w:val="44"/>
          <w:rPrChange w:id="15434" w:author="Dr Mamadou SANOGO" w:date="2023-10-25T18:15:00Z">
            <w:rPr>
              <w:ins w:id="15435" w:author="Dr Mamadou SANOGO" w:date="2023-10-25T15:02:00Z"/>
              <w:b/>
              <w:sz w:val="44"/>
            </w:rPr>
          </w:rPrChange>
        </w:rPr>
        <w:pPrChange w:id="15436"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437" w:author="Dr Mamadou SANOGO" w:date="2023-10-25T17:29:00Z"/>
          <w:b/>
          <w:color w:val="000000" w:themeColor="text1"/>
          <w:sz w:val="44"/>
          <w:rPrChange w:id="15438" w:author="Dr Mamadou SANOGO" w:date="2023-10-25T18:15:00Z">
            <w:rPr>
              <w:ins w:id="15439" w:author="Dr Mamadou SANOGO" w:date="2023-10-25T17:29:00Z"/>
              <w:b/>
              <w:sz w:val="44"/>
            </w:rPr>
          </w:rPrChange>
        </w:rPr>
      </w:pPr>
      <w:ins w:id="15440" w:author="Dr Mamadou SANOGO" w:date="2023-10-25T15:02:00Z">
        <w:r w:rsidRPr="007A4AFC">
          <w:rPr>
            <w:b/>
            <w:color w:val="000000" w:themeColor="text1"/>
            <w:sz w:val="44"/>
            <w:rPrChange w:id="15441" w:author="Dr Mamadou SANOGO" w:date="2023-10-25T18:15:00Z">
              <w:rPr>
                <w:b/>
                <w:sz w:val="44"/>
              </w:rPr>
            </w:rPrChange>
          </w:rPr>
          <w:t>Annexe n°0</w:t>
        </w:r>
      </w:ins>
      <w:ins w:id="15442" w:author="Dr Mamadou SANOGO" w:date="2023-10-25T17:29:00Z">
        <w:r w:rsidR="003F2E29" w:rsidRPr="007A4AFC">
          <w:rPr>
            <w:b/>
            <w:color w:val="000000" w:themeColor="text1"/>
            <w:sz w:val="44"/>
            <w:rPrChange w:id="15443" w:author="Dr Mamadou SANOGO" w:date="2023-10-25T18:15:00Z">
              <w:rPr>
                <w:b/>
                <w:sz w:val="44"/>
              </w:rPr>
            </w:rPrChange>
          </w:rPr>
          <w:t>26</w:t>
        </w:r>
      </w:ins>
      <w:ins w:id="15444" w:author="Dr Mamadou SANOGO" w:date="2023-10-25T15:02:00Z">
        <w:r w:rsidRPr="007A4AFC">
          <w:rPr>
            <w:b/>
            <w:color w:val="000000" w:themeColor="text1"/>
            <w:sz w:val="44"/>
            <w:rPrChange w:id="15445"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446" w:author="Dr Mamadou SANOGO" w:date="2023-10-25T17:29:00Z"/>
          <w:b/>
          <w:color w:val="000000" w:themeColor="text1"/>
          <w:sz w:val="44"/>
          <w:rPrChange w:id="15447" w:author="Dr Mamadou SANOGO" w:date="2023-10-25T18:15:00Z">
            <w:rPr>
              <w:ins w:id="15448"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449" w:author="Dr Mamadou SANOGO" w:date="2023-10-25T17:29:00Z"/>
          <w:b/>
          <w:color w:val="000000" w:themeColor="text1"/>
          <w:sz w:val="44"/>
          <w:rPrChange w:id="15450" w:author="Dr Mamadou SANOGO" w:date="2023-10-25T18:15:00Z">
            <w:rPr>
              <w:ins w:id="15451" w:author="Dr Mamadou SANOGO" w:date="2023-10-25T17:29:00Z"/>
              <w:b/>
              <w:sz w:val="44"/>
            </w:rPr>
          </w:rPrChange>
        </w:rPr>
      </w:pPr>
    </w:p>
    <w:p w14:paraId="533806DD" w14:textId="4B277562" w:rsidR="003F2E29" w:rsidDel="00AF4E06" w:rsidRDefault="003F2E29">
      <w:pPr>
        <w:rPr>
          <w:del w:id="15452"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453"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454"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455"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456"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457"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458"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459"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460"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461"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462"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463"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464"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465"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466"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467"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468"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469"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5470"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5471" w:author="Cauris Cosmetics" w:date="2023-10-27T18:52:00Z"/>
          <w:b/>
          <w:color w:val="000000" w:themeColor="text1"/>
          <w:sz w:val="44"/>
          <w:rPrChange w:id="15472" w:author="Dr Mamadou SANOGO" w:date="2023-10-25T18:15:00Z">
            <w:rPr>
              <w:ins w:id="15473"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474" w:author="Dr Mamadou SANOGO" w:date="2023-10-25T17:29:00Z"/>
          <w:del w:id="15475" w:author="Cauris Cosmetics" w:date="2023-10-27T18:52:00Z"/>
          <w:b/>
          <w:color w:val="000000" w:themeColor="text1"/>
          <w:sz w:val="44"/>
          <w:rPrChange w:id="15476" w:author="Dr Mamadou SANOGO" w:date="2023-10-25T18:15:00Z">
            <w:rPr>
              <w:ins w:id="15477" w:author="Dr Mamadou SANOGO" w:date="2023-10-25T17:29:00Z"/>
              <w:del w:id="15478"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479" w:author="Dr Mamadou SANOGO" w:date="2023-10-25T17:30:00Z"/>
          <w:del w:id="15480" w:author="Cauris Cosmetics" w:date="2023-10-27T18:52:00Z"/>
          <w:b/>
          <w:color w:val="000000" w:themeColor="text1"/>
          <w:sz w:val="44"/>
          <w:rPrChange w:id="15481" w:author="Dr Mamadou SANOGO" w:date="2023-10-25T18:15:00Z">
            <w:rPr>
              <w:ins w:id="15482" w:author="Dr Mamadou SANOGO" w:date="2023-10-25T17:30:00Z"/>
              <w:del w:id="15483"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484" w:author="Dr Mamadou SANOGO" w:date="2023-10-27T14:07:00Z"/>
          <w:del w:id="15485"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486" w:author="Dr Mamadou SANOGO" w:date="2023-10-27T14:07:00Z"/>
          <w:del w:id="15487"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488" w:author="Dr Mamadou SANOGO" w:date="2023-10-27T14:07:00Z"/>
          <w:del w:id="15489"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490" w:author="Dr Mamadou SANOGO" w:date="2023-10-27T14:07:00Z"/>
          <w:del w:id="15491"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492" w:author="Dr Mamadou SANOGO" w:date="2023-10-25T17:30:00Z"/>
          <w:del w:id="15493" w:author="Cauris Cosmetics" w:date="2023-10-27T18:52:00Z"/>
          <w:b/>
          <w:color w:val="000000" w:themeColor="text1"/>
          <w:sz w:val="44"/>
          <w:rPrChange w:id="15494" w:author="Dr Mamadou SANOGO" w:date="2023-10-25T18:15:00Z">
            <w:rPr>
              <w:ins w:id="15495" w:author="Dr Mamadou SANOGO" w:date="2023-10-25T17:30:00Z"/>
              <w:del w:id="15496"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497" w:author="Dr Mamadou SANOGO" w:date="2023-10-25T17:51:00Z"/>
          <w:del w:id="15498" w:author="Cauris Cosmetics" w:date="2023-10-27T18:52:00Z"/>
          <w:b/>
          <w:color w:val="000000" w:themeColor="text1"/>
          <w:sz w:val="44"/>
          <w:rPrChange w:id="15499" w:author="Dr Mamadou SANOGO" w:date="2023-10-25T18:15:00Z">
            <w:rPr>
              <w:ins w:id="15500" w:author="Dr Mamadou SANOGO" w:date="2023-10-25T17:51:00Z"/>
              <w:del w:id="15501" w:author="Cauris Cosmetics" w:date="2023-10-27T18:52:00Z"/>
              <w:b/>
              <w:sz w:val="44"/>
            </w:rPr>
          </w:rPrChange>
        </w:rPr>
      </w:pPr>
    </w:p>
    <w:p w14:paraId="0C163FE2" w14:textId="6D4770E4" w:rsidR="003F2E29" w:rsidRPr="007A4AFC" w:rsidRDefault="003F2E29">
      <w:pPr>
        <w:rPr>
          <w:ins w:id="15502" w:author="Dr Mamadou SANOGO" w:date="2023-10-25T17:36:00Z"/>
          <w:rFonts w:ascii="Calibri" w:hAnsi="Calibri"/>
          <w:bCs/>
          <w:sz w:val="22"/>
          <w:rPrChange w:id="15503" w:author="Dr Mamadou SANOGO" w:date="2023-10-25T18:15:00Z">
            <w:rPr>
              <w:ins w:id="15504" w:author="Dr Mamadou SANOGO" w:date="2023-10-25T17:36:00Z"/>
            </w:rPr>
          </w:rPrChange>
        </w:rPr>
        <w:pPrChange w:id="15505"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506" w:author="Dr Mamadou SANOGO" w:date="2023-10-25T17:36:00Z"/>
        </w:trPr>
        <w:tc>
          <w:tcPr>
            <w:tcW w:w="381" w:type="pct"/>
          </w:tcPr>
          <w:p w14:paraId="4C9D7D1E" w14:textId="77777777" w:rsidR="003F2E29" w:rsidRPr="007A4AFC" w:rsidRDefault="003F2E29" w:rsidP="00D27EF1">
            <w:pPr>
              <w:spacing w:line="240" w:lineRule="auto"/>
              <w:rPr>
                <w:ins w:id="15507" w:author="Dr Mamadou SANOGO" w:date="2023-10-25T17:36:00Z"/>
                <w:rFonts w:asciiTheme="majorHAnsi" w:hAnsiTheme="majorHAnsi" w:cstheme="majorHAnsi"/>
                <w:b/>
                <w:color w:val="000000" w:themeColor="text1"/>
                <w:szCs w:val="24"/>
                <w:rPrChange w:id="15508" w:author="Dr Mamadou SANOGO" w:date="2023-10-25T18:15:00Z">
                  <w:rPr>
                    <w:ins w:id="15509" w:author="Dr Mamadou SANOGO" w:date="2023-10-25T17:36:00Z"/>
                    <w:rFonts w:asciiTheme="majorHAnsi" w:hAnsiTheme="majorHAnsi" w:cstheme="majorHAnsi"/>
                    <w:b/>
                    <w:szCs w:val="24"/>
                  </w:rPr>
                </w:rPrChange>
              </w:rPr>
            </w:pPr>
            <w:ins w:id="15510" w:author="Dr Mamadou SANOGO" w:date="2023-10-25T17:36:00Z">
              <w:r w:rsidRPr="007A4AFC">
                <w:rPr>
                  <w:rFonts w:asciiTheme="majorHAnsi" w:hAnsiTheme="majorHAnsi" w:cstheme="majorHAnsi"/>
                  <w:b/>
                  <w:color w:val="000000" w:themeColor="text1"/>
                  <w:szCs w:val="24"/>
                  <w:rPrChange w:id="15511"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5512" w:author="Dr Mamadou SANOGO" w:date="2023-10-25T17:36:00Z"/>
                <w:rFonts w:asciiTheme="majorHAnsi" w:hAnsiTheme="majorHAnsi" w:cstheme="majorHAnsi"/>
                <w:b/>
                <w:color w:val="000000" w:themeColor="text1"/>
                <w:szCs w:val="24"/>
                <w:rPrChange w:id="15513" w:author="Dr Mamadou SANOGO" w:date="2023-10-25T18:15:00Z">
                  <w:rPr>
                    <w:ins w:id="15514" w:author="Dr Mamadou SANOGO" w:date="2023-10-25T17:36:00Z"/>
                    <w:rFonts w:asciiTheme="majorHAnsi" w:hAnsiTheme="majorHAnsi" w:cstheme="majorHAnsi"/>
                    <w:b/>
                    <w:szCs w:val="24"/>
                  </w:rPr>
                </w:rPrChange>
              </w:rPr>
            </w:pPr>
            <w:ins w:id="15515" w:author="Dr Mamadou SANOGO" w:date="2023-10-25T17:36:00Z">
              <w:r w:rsidRPr="007A4AFC">
                <w:rPr>
                  <w:rFonts w:asciiTheme="majorHAnsi" w:hAnsiTheme="majorHAnsi" w:cstheme="majorHAnsi"/>
                  <w:b/>
                  <w:color w:val="000000" w:themeColor="text1"/>
                  <w:szCs w:val="24"/>
                  <w:rPrChange w:id="15516"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517" w:author="Dr Mamadou SANOGO" w:date="2023-10-25T17:36:00Z"/>
                <w:rFonts w:asciiTheme="majorHAnsi" w:hAnsiTheme="majorHAnsi" w:cstheme="majorHAnsi"/>
                <w:b/>
                <w:color w:val="000000" w:themeColor="text1"/>
                <w:szCs w:val="24"/>
                <w:rPrChange w:id="15518" w:author="Dr Mamadou SANOGO" w:date="2023-10-25T18:15:00Z">
                  <w:rPr>
                    <w:ins w:id="15519" w:author="Dr Mamadou SANOGO" w:date="2023-10-25T17:36:00Z"/>
                    <w:rFonts w:asciiTheme="majorHAnsi" w:hAnsiTheme="majorHAnsi" w:cstheme="majorHAnsi"/>
                    <w:b/>
                    <w:szCs w:val="24"/>
                  </w:rPr>
                </w:rPrChange>
              </w:rPr>
            </w:pPr>
            <w:ins w:id="15520" w:author="Dr Mamadou SANOGO" w:date="2023-10-25T17:36:00Z">
              <w:r w:rsidRPr="007A4AFC">
                <w:rPr>
                  <w:rFonts w:asciiTheme="majorHAnsi" w:hAnsiTheme="majorHAnsi" w:cstheme="majorHAnsi"/>
                  <w:b/>
                  <w:color w:val="000000" w:themeColor="text1"/>
                  <w:szCs w:val="24"/>
                  <w:rPrChange w:id="15521"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522" w:author="Dr Mamadou SANOGO" w:date="2023-10-25T17:36:00Z"/>
                <w:rFonts w:asciiTheme="majorHAnsi" w:hAnsiTheme="majorHAnsi" w:cstheme="majorHAnsi"/>
                <w:b/>
                <w:color w:val="000000" w:themeColor="text1"/>
                <w:szCs w:val="24"/>
                <w:rPrChange w:id="15523" w:author="Dr Mamadou SANOGO" w:date="2023-10-25T18:15:00Z">
                  <w:rPr>
                    <w:ins w:id="15524" w:author="Dr Mamadou SANOGO" w:date="2023-10-25T17:36:00Z"/>
                    <w:rFonts w:asciiTheme="majorHAnsi" w:hAnsiTheme="majorHAnsi" w:cstheme="majorHAnsi"/>
                    <w:b/>
                    <w:szCs w:val="24"/>
                  </w:rPr>
                </w:rPrChange>
              </w:rPr>
            </w:pPr>
            <w:ins w:id="15525" w:author="Dr Mamadou SANOGO" w:date="2023-10-25T17:36:00Z">
              <w:r w:rsidRPr="007A4AFC">
                <w:rPr>
                  <w:rFonts w:asciiTheme="majorHAnsi" w:hAnsiTheme="majorHAnsi" w:cstheme="majorHAnsi"/>
                  <w:b/>
                  <w:color w:val="000000" w:themeColor="text1"/>
                  <w:szCs w:val="24"/>
                  <w:rPrChange w:id="15526"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527"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528" w:author="Dr Mamadou SANOGO" w:date="2023-10-25T17:36:00Z"/>
                <w:rFonts w:asciiTheme="majorHAnsi" w:hAnsiTheme="majorHAnsi" w:cstheme="majorHAnsi"/>
                <w:b/>
                <w:color w:val="000000" w:themeColor="text1"/>
                <w:szCs w:val="24"/>
                <w:rPrChange w:id="15529" w:author="Dr Mamadou SANOGO" w:date="2023-10-25T18:15:00Z">
                  <w:rPr>
                    <w:ins w:id="15530"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531" w:author="Dr Mamadou SANOGO" w:date="2023-10-25T17:36:00Z"/>
                <w:rFonts w:asciiTheme="majorHAnsi" w:hAnsiTheme="majorHAnsi" w:cstheme="majorHAnsi"/>
                <w:color w:val="000000" w:themeColor="text1"/>
                <w:szCs w:val="24"/>
                <w:rPrChange w:id="15532" w:author="Dr Mamadou SANOGO" w:date="2023-10-25T18:15:00Z">
                  <w:rPr>
                    <w:ins w:id="15533" w:author="Dr Mamadou SANOGO" w:date="2023-10-25T17:36:00Z"/>
                    <w:rFonts w:asciiTheme="majorHAnsi" w:hAnsiTheme="majorHAnsi" w:cstheme="majorHAnsi"/>
                    <w:szCs w:val="24"/>
                  </w:rPr>
                </w:rPrChange>
              </w:rPr>
            </w:pPr>
            <w:ins w:id="15534" w:author="Dr Mamadou SANOGO" w:date="2023-10-25T17:36:00Z">
              <w:r w:rsidRPr="007A4AFC">
                <w:rPr>
                  <w:rFonts w:asciiTheme="majorHAnsi" w:hAnsiTheme="majorHAnsi" w:cstheme="majorHAnsi"/>
                  <w:color w:val="000000" w:themeColor="text1"/>
                  <w:szCs w:val="24"/>
                  <w:rPrChange w:id="15535"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536" w:author="Dr Mamadou SANOGO" w:date="2023-10-25T17:36:00Z"/>
                <w:rFonts w:asciiTheme="majorHAnsi" w:hAnsiTheme="majorHAnsi" w:cstheme="majorHAnsi"/>
                <w:color w:val="000000" w:themeColor="text1"/>
                <w:szCs w:val="24"/>
                <w:rPrChange w:id="15537" w:author="Dr Mamadou SANOGO" w:date="2023-10-25T18:15:00Z">
                  <w:rPr>
                    <w:ins w:id="15538" w:author="Dr Mamadou SANOGO" w:date="2023-10-25T17:36:00Z"/>
                    <w:rFonts w:asciiTheme="majorHAnsi" w:hAnsiTheme="majorHAnsi" w:cstheme="majorHAnsi"/>
                    <w:szCs w:val="24"/>
                  </w:rPr>
                </w:rPrChange>
              </w:rPr>
            </w:pPr>
            <w:ins w:id="15539" w:author="Dr Mamadou SANOGO" w:date="2023-10-25T17:36:00Z">
              <w:r w:rsidRPr="007A4AFC">
                <w:rPr>
                  <w:rFonts w:asciiTheme="majorHAnsi" w:hAnsiTheme="majorHAnsi" w:cstheme="majorHAnsi"/>
                  <w:color w:val="000000" w:themeColor="text1"/>
                  <w:szCs w:val="24"/>
                  <w:rPrChange w:id="15540"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541" w:author="Dr Mamadou SANOGO" w:date="2023-10-25T17:36:00Z"/>
                <w:rFonts w:asciiTheme="majorHAnsi" w:hAnsiTheme="majorHAnsi" w:cstheme="majorHAnsi"/>
                <w:color w:val="000000" w:themeColor="text1"/>
                <w:szCs w:val="24"/>
                <w:rPrChange w:id="15542" w:author="Dr Mamadou SANOGO" w:date="2023-10-25T18:15:00Z">
                  <w:rPr>
                    <w:ins w:id="15543" w:author="Dr Mamadou SANOGO" w:date="2023-10-25T17:36:00Z"/>
                    <w:rFonts w:asciiTheme="majorHAnsi" w:hAnsiTheme="majorHAnsi" w:cstheme="majorHAnsi"/>
                    <w:szCs w:val="24"/>
                  </w:rPr>
                </w:rPrChange>
              </w:rPr>
            </w:pPr>
            <w:ins w:id="15544" w:author="Dr Mamadou SANOGO" w:date="2023-10-25T17:36:00Z">
              <w:r w:rsidRPr="007A4AFC">
                <w:rPr>
                  <w:rFonts w:asciiTheme="majorHAnsi" w:hAnsiTheme="majorHAnsi" w:cstheme="majorHAnsi"/>
                  <w:color w:val="000000" w:themeColor="text1"/>
                  <w:szCs w:val="24"/>
                  <w:rPrChange w:id="15545"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546"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547" w:author="Dr Mamadou SANOGO" w:date="2023-10-25T17:36:00Z"/>
                <w:rFonts w:asciiTheme="majorHAnsi" w:hAnsiTheme="majorHAnsi" w:cstheme="majorHAnsi"/>
                <w:b/>
                <w:color w:val="000000" w:themeColor="text1"/>
                <w:szCs w:val="24"/>
                <w:rPrChange w:id="15548" w:author="Dr Mamadou SANOGO" w:date="2023-10-25T18:15:00Z">
                  <w:rPr>
                    <w:ins w:id="15549"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550" w:author="Dr Mamadou SANOGO" w:date="2023-10-25T17:36:00Z"/>
                <w:rFonts w:asciiTheme="majorHAnsi" w:hAnsiTheme="majorHAnsi" w:cstheme="majorHAnsi"/>
                <w:color w:val="000000" w:themeColor="text1"/>
                <w:szCs w:val="24"/>
                <w:rPrChange w:id="15551" w:author="Dr Mamadou SANOGO" w:date="2023-10-25T18:15:00Z">
                  <w:rPr>
                    <w:ins w:id="15552" w:author="Dr Mamadou SANOGO" w:date="2023-10-25T17:36:00Z"/>
                    <w:rFonts w:asciiTheme="majorHAnsi" w:hAnsiTheme="majorHAnsi" w:cstheme="majorHAnsi"/>
                    <w:szCs w:val="24"/>
                  </w:rPr>
                </w:rPrChange>
              </w:rPr>
            </w:pPr>
            <w:ins w:id="15553" w:author="Dr Mamadou SANOGO" w:date="2023-10-25T17:36:00Z">
              <w:r w:rsidRPr="007A4AFC">
                <w:rPr>
                  <w:rFonts w:asciiTheme="majorHAnsi" w:hAnsiTheme="majorHAnsi" w:cstheme="majorHAnsi"/>
                  <w:color w:val="000000" w:themeColor="text1"/>
                  <w:szCs w:val="24"/>
                  <w:rPrChange w:id="15554"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555" w:author="Dr Mamadou SANOGO" w:date="2023-10-25T17:36:00Z"/>
                <w:rFonts w:asciiTheme="majorHAnsi" w:hAnsiTheme="majorHAnsi" w:cstheme="majorHAnsi"/>
                <w:color w:val="000000" w:themeColor="text1"/>
                <w:szCs w:val="24"/>
                <w:rPrChange w:id="15556" w:author="Dr Mamadou SANOGO" w:date="2023-10-25T18:15:00Z">
                  <w:rPr>
                    <w:ins w:id="15557" w:author="Dr Mamadou SANOGO" w:date="2023-10-25T17:36:00Z"/>
                    <w:rFonts w:asciiTheme="majorHAnsi" w:hAnsiTheme="majorHAnsi" w:cstheme="majorHAnsi"/>
                    <w:szCs w:val="24"/>
                  </w:rPr>
                </w:rPrChange>
              </w:rPr>
            </w:pPr>
            <w:ins w:id="15558" w:author="Dr Mamadou SANOGO" w:date="2023-10-25T17:36:00Z">
              <w:r w:rsidRPr="007A4AFC">
                <w:rPr>
                  <w:rFonts w:asciiTheme="majorHAnsi" w:hAnsiTheme="majorHAnsi" w:cstheme="majorHAnsi"/>
                  <w:color w:val="000000" w:themeColor="text1"/>
                  <w:szCs w:val="24"/>
                  <w:rPrChange w:id="15559"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560" w:author="Dr Mamadou SANOGO" w:date="2023-10-25T17:36:00Z"/>
                <w:rFonts w:asciiTheme="majorHAnsi" w:hAnsiTheme="majorHAnsi" w:cstheme="majorHAnsi"/>
                <w:color w:val="000000" w:themeColor="text1"/>
                <w:szCs w:val="24"/>
                <w:rPrChange w:id="15561" w:author="Dr Mamadou SANOGO" w:date="2023-10-25T18:15:00Z">
                  <w:rPr>
                    <w:ins w:id="15562" w:author="Dr Mamadou SANOGO" w:date="2023-10-25T17:36:00Z"/>
                    <w:rFonts w:asciiTheme="majorHAnsi" w:hAnsiTheme="majorHAnsi" w:cstheme="majorHAnsi"/>
                    <w:szCs w:val="24"/>
                  </w:rPr>
                </w:rPrChange>
              </w:rPr>
            </w:pPr>
            <w:ins w:id="15563" w:author="Dr Mamadou SANOGO" w:date="2023-10-25T17:36:00Z">
              <w:r w:rsidRPr="007A4AFC">
                <w:rPr>
                  <w:rFonts w:asciiTheme="majorHAnsi" w:hAnsiTheme="majorHAnsi" w:cstheme="majorHAnsi"/>
                  <w:color w:val="000000" w:themeColor="text1"/>
                  <w:szCs w:val="24"/>
                  <w:rPrChange w:id="15564"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565"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566" w:author="Dr Mamadou SANOGO" w:date="2023-10-25T17:36:00Z"/>
                <w:rFonts w:asciiTheme="majorHAnsi" w:hAnsiTheme="majorHAnsi" w:cstheme="majorHAnsi"/>
                <w:b/>
                <w:color w:val="000000" w:themeColor="text1"/>
                <w:szCs w:val="24"/>
                <w:rPrChange w:id="15567" w:author="Dr Mamadou SANOGO" w:date="2023-10-25T18:15:00Z">
                  <w:rPr>
                    <w:ins w:id="15568"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569" w:author="Dr Mamadou SANOGO" w:date="2023-10-25T17:36:00Z"/>
                <w:rFonts w:asciiTheme="majorHAnsi" w:hAnsiTheme="majorHAnsi" w:cstheme="majorHAnsi"/>
                <w:color w:val="000000" w:themeColor="text1"/>
                <w:szCs w:val="24"/>
                <w:rPrChange w:id="15570" w:author="Dr Mamadou SANOGO" w:date="2023-10-25T18:15:00Z">
                  <w:rPr>
                    <w:ins w:id="15571" w:author="Dr Mamadou SANOGO" w:date="2023-10-25T17:36:00Z"/>
                    <w:rFonts w:asciiTheme="majorHAnsi" w:hAnsiTheme="majorHAnsi" w:cstheme="majorHAnsi"/>
                    <w:szCs w:val="24"/>
                  </w:rPr>
                </w:rPrChange>
              </w:rPr>
            </w:pPr>
            <w:ins w:id="15572" w:author="Dr Mamadou SANOGO" w:date="2023-10-25T17:36:00Z">
              <w:r w:rsidRPr="007A4AFC">
                <w:rPr>
                  <w:rFonts w:asciiTheme="majorHAnsi" w:hAnsiTheme="majorHAnsi" w:cstheme="majorHAnsi"/>
                  <w:color w:val="000000" w:themeColor="text1"/>
                  <w:szCs w:val="24"/>
                  <w:rPrChange w:id="15573"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574" w:author="Dr Mamadou SANOGO" w:date="2023-10-25T17:36:00Z"/>
                <w:rFonts w:asciiTheme="majorHAnsi" w:hAnsiTheme="majorHAnsi" w:cstheme="majorHAnsi"/>
                <w:color w:val="000000" w:themeColor="text1"/>
                <w:szCs w:val="24"/>
                <w:rPrChange w:id="15575" w:author="Dr Mamadou SANOGO" w:date="2023-10-25T18:15:00Z">
                  <w:rPr>
                    <w:ins w:id="15576" w:author="Dr Mamadou SANOGO" w:date="2023-10-25T17:36:00Z"/>
                    <w:rFonts w:asciiTheme="majorHAnsi" w:hAnsiTheme="majorHAnsi" w:cstheme="majorHAnsi"/>
                    <w:szCs w:val="24"/>
                  </w:rPr>
                </w:rPrChange>
              </w:rPr>
            </w:pPr>
            <w:ins w:id="15577" w:author="Dr Mamadou SANOGO" w:date="2023-10-25T17:36:00Z">
              <w:r w:rsidRPr="007A4AFC">
                <w:rPr>
                  <w:rFonts w:asciiTheme="majorHAnsi" w:hAnsiTheme="majorHAnsi" w:cstheme="majorHAnsi"/>
                  <w:color w:val="000000" w:themeColor="text1"/>
                  <w:szCs w:val="24"/>
                  <w:rPrChange w:id="15578"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579" w:author="Dr Mamadou SANOGO" w:date="2023-10-25T17:36:00Z"/>
                <w:rFonts w:asciiTheme="majorHAnsi" w:hAnsiTheme="majorHAnsi" w:cstheme="majorHAnsi"/>
                <w:color w:val="000000" w:themeColor="text1"/>
                <w:szCs w:val="24"/>
                <w:rPrChange w:id="15580" w:author="Dr Mamadou SANOGO" w:date="2023-10-25T18:15:00Z">
                  <w:rPr>
                    <w:ins w:id="15581" w:author="Dr Mamadou SANOGO" w:date="2023-10-25T17:36:00Z"/>
                    <w:rFonts w:asciiTheme="majorHAnsi" w:hAnsiTheme="majorHAnsi" w:cstheme="majorHAnsi"/>
                    <w:szCs w:val="24"/>
                  </w:rPr>
                </w:rPrChange>
              </w:rPr>
            </w:pPr>
            <w:ins w:id="15582" w:author="Dr Mamadou SANOGO" w:date="2023-10-25T17:36:00Z">
              <w:r w:rsidRPr="007A4AFC">
                <w:rPr>
                  <w:rFonts w:asciiTheme="majorHAnsi" w:hAnsiTheme="majorHAnsi" w:cstheme="majorHAnsi"/>
                  <w:color w:val="000000" w:themeColor="text1"/>
                  <w:szCs w:val="24"/>
                  <w:rPrChange w:id="15583"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584"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585" w:author="Dr Mamadou SANOGO" w:date="2023-10-25T17:36:00Z"/>
                <w:rFonts w:asciiTheme="majorHAnsi" w:hAnsiTheme="majorHAnsi" w:cstheme="majorHAnsi"/>
                <w:b/>
                <w:color w:val="000000" w:themeColor="text1"/>
                <w:szCs w:val="24"/>
                <w:rPrChange w:id="15586" w:author="Dr Mamadou SANOGO" w:date="2023-10-25T18:15:00Z">
                  <w:rPr>
                    <w:ins w:id="15587"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588" w:author="Dr Mamadou SANOGO" w:date="2023-10-25T17:36:00Z"/>
                <w:rFonts w:asciiTheme="majorHAnsi" w:hAnsiTheme="majorHAnsi" w:cstheme="majorHAnsi"/>
                <w:color w:val="000000" w:themeColor="text1"/>
                <w:szCs w:val="24"/>
                <w:rPrChange w:id="15589" w:author="Dr Mamadou SANOGO" w:date="2023-10-25T18:15:00Z">
                  <w:rPr>
                    <w:ins w:id="15590" w:author="Dr Mamadou SANOGO" w:date="2023-10-25T17:36:00Z"/>
                    <w:rFonts w:asciiTheme="majorHAnsi" w:hAnsiTheme="majorHAnsi" w:cstheme="majorHAnsi"/>
                    <w:szCs w:val="24"/>
                  </w:rPr>
                </w:rPrChange>
              </w:rPr>
            </w:pPr>
            <w:ins w:id="15591" w:author="Dr Mamadou SANOGO" w:date="2023-10-25T17:36:00Z">
              <w:r w:rsidRPr="007A4AFC">
                <w:rPr>
                  <w:rFonts w:asciiTheme="majorHAnsi" w:hAnsiTheme="majorHAnsi" w:cstheme="majorHAnsi"/>
                  <w:color w:val="000000" w:themeColor="text1"/>
                  <w:szCs w:val="24"/>
                  <w:rPrChange w:id="15592"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593" w:author="Dr Mamadou SANOGO" w:date="2023-10-25T17:36:00Z"/>
                <w:rFonts w:asciiTheme="majorHAnsi" w:hAnsiTheme="majorHAnsi" w:cstheme="majorHAnsi"/>
                <w:color w:val="000000" w:themeColor="text1"/>
                <w:szCs w:val="24"/>
                <w:rPrChange w:id="15594" w:author="Dr Mamadou SANOGO" w:date="2023-10-25T18:15:00Z">
                  <w:rPr>
                    <w:ins w:id="15595" w:author="Dr Mamadou SANOGO" w:date="2023-10-25T17:36:00Z"/>
                    <w:rFonts w:asciiTheme="majorHAnsi" w:hAnsiTheme="majorHAnsi" w:cstheme="majorHAnsi"/>
                    <w:szCs w:val="24"/>
                  </w:rPr>
                </w:rPrChange>
              </w:rPr>
            </w:pPr>
            <w:ins w:id="15596" w:author="Dr Mamadou SANOGO" w:date="2023-10-25T17:36:00Z">
              <w:r w:rsidRPr="007A4AFC">
                <w:rPr>
                  <w:rFonts w:asciiTheme="majorHAnsi" w:hAnsiTheme="majorHAnsi" w:cstheme="majorHAnsi"/>
                  <w:color w:val="000000" w:themeColor="text1"/>
                  <w:szCs w:val="24"/>
                  <w:rPrChange w:id="15597"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598" w:author="Dr Mamadou SANOGO" w:date="2023-10-25T17:36:00Z"/>
                <w:rFonts w:asciiTheme="majorHAnsi" w:hAnsiTheme="majorHAnsi" w:cstheme="majorHAnsi"/>
                <w:color w:val="000000" w:themeColor="text1"/>
                <w:szCs w:val="24"/>
                <w:rPrChange w:id="15599" w:author="Dr Mamadou SANOGO" w:date="2023-10-25T18:15:00Z">
                  <w:rPr>
                    <w:ins w:id="15600" w:author="Dr Mamadou SANOGO" w:date="2023-10-25T17:36:00Z"/>
                    <w:rFonts w:asciiTheme="majorHAnsi" w:hAnsiTheme="majorHAnsi" w:cstheme="majorHAnsi"/>
                    <w:szCs w:val="24"/>
                  </w:rPr>
                </w:rPrChange>
              </w:rPr>
            </w:pPr>
            <w:ins w:id="15601" w:author="Dr Mamadou SANOGO" w:date="2023-10-25T17:36:00Z">
              <w:r w:rsidRPr="007A4AFC">
                <w:rPr>
                  <w:rFonts w:asciiTheme="majorHAnsi" w:hAnsiTheme="majorHAnsi" w:cstheme="majorHAnsi"/>
                  <w:color w:val="000000" w:themeColor="text1"/>
                  <w:szCs w:val="24"/>
                  <w:rPrChange w:id="15602"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603"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604" w:author="Dr Mamadou SANOGO" w:date="2023-10-25T17:36:00Z"/>
                <w:rFonts w:asciiTheme="majorHAnsi" w:hAnsiTheme="majorHAnsi" w:cstheme="majorHAnsi"/>
                <w:b/>
                <w:color w:val="000000" w:themeColor="text1"/>
                <w:szCs w:val="24"/>
                <w:rPrChange w:id="15605" w:author="Dr Mamadou SANOGO" w:date="2023-10-25T18:15:00Z">
                  <w:rPr>
                    <w:ins w:id="15606"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607" w:author="Dr Mamadou SANOGO" w:date="2023-10-25T17:36:00Z"/>
                <w:rFonts w:asciiTheme="majorHAnsi" w:hAnsiTheme="majorHAnsi" w:cstheme="majorHAnsi"/>
                <w:color w:val="000000" w:themeColor="text1"/>
                <w:szCs w:val="24"/>
                <w:rPrChange w:id="15608" w:author="Dr Mamadou SANOGO" w:date="2023-10-25T18:15:00Z">
                  <w:rPr>
                    <w:ins w:id="15609" w:author="Dr Mamadou SANOGO" w:date="2023-10-25T17:36:00Z"/>
                    <w:rFonts w:asciiTheme="majorHAnsi" w:hAnsiTheme="majorHAnsi" w:cstheme="majorHAnsi"/>
                    <w:szCs w:val="24"/>
                  </w:rPr>
                </w:rPrChange>
              </w:rPr>
            </w:pPr>
            <w:ins w:id="15610" w:author="Dr Mamadou SANOGO" w:date="2023-10-25T17:36:00Z">
              <w:r w:rsidRPr="007A4AFC">
                <w:rPr>
                  <w:rFonts w:asciiTheme="majorHAnsi" w:hAnsiTheme="majorHAnsi" w:cstheme="majorHAnsi"/>
                  <w:color w:val="000000" w:themeColor="text1"/>
                  <w:szCs w:val="24"/>
                  <w:rPrChange w:id="15611"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612" w:author="Dr Mamadou SANOGO" w:date="2023-10-25T17:36:00Z"/>
                <w:rFonts w:asciiTheme="majorHAnsi" w:hAnsiTheme="majorHAnsi" w:cstheme="majorHAnsi"/>
                <w:color w:val="000000" w:themeColor="text1"/>
                <w:szCs w:val="24"/>
                <w:rPrChange w:id="15613" w:author="Dr Mamadou SANOGO" w:date="2023-10-25T18:15:00Z">
                  <w:rPr>
                    <w:ins w:id="15614" w:author="Dr Mamadou SANOGO" w:date="2023-10-25T17:36:00Z"/>
                    <w:rFonts w:asciiTheme="majorHAnsi" w:hAnsiTheme="majorHAnsi" w:cstheme="majorHAnsi"/>
                    <w:szCs w:val="24"/>
                  </w:rPr>
                </w:rPrChange>
              </w:rPr>
            </w:pPr>
            <w:ins w:id="15615" w:author="Dr Mamadou SANOGO" w:date="2023-10-25T17:36:00Z">
              <w:r w:rsidRPr="007A4AFC">
                <w:rPr>
                  <w:rFonts w:asciiTheme="majorHAnsi" w:hAnsiTheme="majorHAnsi" w:cstheme="majorHAnsi"/>
                  <w:color w:val="000000" w:themeColor="text1"/>
                  <w:szCs w:val="24"/>
                  <w:rPrChange w:id="15616"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617" w:author="Dr Mamadou SANOGO" w:date="2023-10-25T17:36:00Z"/>
                <w:rFonts w:asciiTheme="majorHAnsi" w:hAnsiTheme="majorHAnsi" w:cstheme="majorHAnsi"/>
                <w:color w:val="000000" w:themeColor="text1"/>
                <w:szCs w:val="24"/>
                <w:rPrChange w:id="15618" w:author="Dr Mamadou SANOGO" w:date="2023-10-25T18:15:00Z">
                  <w:rPr>
                    <w:ins w:id="15619" w:author="Dr Mamadou SANOGO" w:date="2023-10-25T17:36:00Z"/>
                    <w:rFonts w:asciiTheme="majorHAnsi" w:hAnsiTheme="majorHAnsi" w:cstheme="majorHAnsi"/>
                    <w:szCs w:val="24"/>
                  </w:rPr>
                </w:rPrChange>
              </w:rPr>
            </w:pPr>
            <w:ins w:id="15620" w:author="Dr Mamadou SANOGO" w:date="2023-10-25T17:36:00Z">
              <w:r w:rsidRPr="007A4AFC">
                <w:rPr>
                  <w:rFonts w:asciiTheme="majorHAnsi" w:hAnsiTheme="majorHAnsi" w:cstheme="majorHAnsi"/>
                  <w:color w:val="000000" w:themeColor="text1"/>
                  <w:szCs w:val="24"/>
                  <w:rPrChange w:id="15621"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622"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623" w:author="Dr Mamadou SANOGO" w:date="2023-10-25T17:36:00Z"/>
                <w:rFonts w:asciiTheme="majorHAnsi" w:hAnsiTheme="majorHAnsi" w:cstheme="majorHAnsi"/>
                <w:b/>
                <w:color w:val="000000" w:themeColor="text1"/>
                <w:szCs w:val="24"/>
                <w:rPrChange w:id="15624" w:author="Dr Mamadou SANOGO" w:date="2023-10-25T18:15:00Z">
                  <w:rPr>
                    <w:ins w:id="15625"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626" w:author="Dr Mamadou SANOGO" w:date="2023-10-25T17:36:00Z"/>
                <w:rFonts w:asciiTheme="majorHAnsi" w:hAnsiTheme="majorHAnsi" w:cstheme="majorHAnsi"/>
                <w:color w:val="000000" w:themeColor="text1"/>
                <w:szCs w:val="24"/>
                <w:rPrChange w:id="15627" w:author="Dr Mamadou SANOGO" w:date="2023-10-25T18:15:00Z">
                  <w:rPr>
                    <w:ins w:id="15628" w:author="Dr Mamadou SANOGO" w:date="2023-10-25T17:36:00Z"/>
                    <w:rFonts w:asciiTheme="majorHAnsi" w:hAnsiTheme="majorHAnsi" w:cstheme="majorHAnsi"/>
                    <w:szCs w:val="24"/>
                  </w:rPr>
                </w:rPrChange>
              </w:rPr>
            </w:pPr>
            <w:ins w:id="15629" w:author="Dr Mamadou SANOGO" w:date="2023-10-25T17:36:00Z">
              <w:r w:rsidRPr="007A4AFC">
                <w:rPr>
                  <w:rFonts w:asciiTheme="majorHAnsi" w:hAnsiTheme="majorHAnsi" w:cstheme="majorHAnsi"/>
                  <w:color w:val="000000" w:themeColor="text1"/>
                  <w:szCs w:val="24"/>
                  <w:rPrChange w:id="15630"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631" w:author="Dr Mamadou SANOGO" w:date="2023-10-25T17:36:00Z"/>
                <w:rFonts w:asciiTheme="majorHAnsi" w:hAnsiTheme="majorHAnsi" w:cstheme="majorHAnsi"/>
                <w:color w:val="000000" w:themeColor="text1"/>
                <w:szCs w:val="24"/>
                <w:rPrChange w:id="15632" w:author="Dr Mamadou SANOGO" w:date="2023-10-25T18:15:00Z">
                  <w:rPr>
                    <w:ins w:id="15633" w:author="Dr Mamadou SANOGO" w:date="2023-10-25T17:36:00Z"/>
                    <w:rFonts w:asciiTheme="majorHAnsi" w:hAnsiTheme="majorHAnsi" w:cstheme="majorHAnsi"/>
                    <w:szCs w:val="24"/>
                  </w:rPr>
                </w:rPrChange>
              </w:rPr>
            </w:pPr>
            <w:ins w:id="15634" w:author="Dr Mamadou SANOGO" w:date="2023-10-25T17:36:00Z">
              <w:r w:rsidRPr="007A4AFC">
                <w:rPr>
                  <w:rFonts w:asciiTheme="majorHAnsi" w:hAnsiTheme="majorHAnsi" w:cstheme="majorHAnsi"/>
                  <w:color w:val="000000" w:themeColor="text1"/>
                  <w:szCs w:val="24"/>
                  <w:rPrChange w:id="15635"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636" w:author="Dr Mamadou SANOGO" w:date="2023-10-25T17:36:00Z"/>
                <w:rFonts w:asciiTheme="majorHAnsi" w:hAnsiTheme="majorHAnsi" w:cstheme="majorHAnsi"/>
                <w:color w:val="000000" w:themeColor="text1"/>
                <w:szCs w:val="24"/>
                <w:rPrChange w:id="15637" w:author="Dr Mamadou SANOGO" w:date="2023-10-25T18:15:00Z">
                  <w:rPr>
                    <w:ins w:id="15638" w:author="Dr Mamadou SANOGO" w:date="2023-10-25T17:36:00Z"/>
                    <w:rFonts w:asciiTheme="majorHAnsi" w:hAnsiTheme="majorHAnsi" w:cstheme="majorHAnsi"/>
                    <w:szCs w:val="24"/>
                  </w:rPr>
                </w:rPrChange>
              </w:rPr>
            </w:pPr>
            <w:ins w:id="15639" w:author="Dr Mamadou SANOGO" w:date="2023-10-25T17:36:00Z">
              <w:r w:rsidRPr="007A4AFC">
                <w:rPr>
                  <w:rFonts w:asciiTheme="majorHAnsi" w:hAnsiTheme="majorHAnsi" w:cstheme="majorHAnsi"/>
                  <w:color w:val="000000" w:themeColor="text1"/>
                  <w:szCs w:val="24"/>
                  <w:rPrChange w:id="15640"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641"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642" w:author="Dr Mamadou SANOGO" w:date="2023-10-25T17:36:00Z"/>
                <w:rFonts w:asciiTheme="majorHAnsi" w:hAnsiTheme="majorHAnsi" w:cstheme="majorHAnsi"/>
                <w:b/>
                <w:color w:val="000000" w:themeColor="text1"/>
                <w:szCs w:val="24"/>
                <w:rPrChange w:id="15643" w:author="Dr Mamadou SANOGO" w:date="2023-10-25T18:15:00Z">
                  <w:rPr>
                    <w:ins w:id="15644"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645" w:author="Dr Mamadou SANOGO" w:date="2023-10-25T17:36:00Z"/>
                <w:rFonts w:asciiTheme="majorHAnsi" w:hAnsiTheme="majorHAnsi" w:cstheme="majorHAnsi"/>
                <w:color w:val="000000" w:themeColor="text1"/>
                <w:szCs w:val="24"/>
                <w:rPrChange w:id="15646" w:author="Dr Mamadou SANOGO" w:date="2023-10-25T18:15:00Z">
                  <w:rPr>
                    <w:ins w:id="15647" w:author="Dr Mamadou SANOGO" w:date="2023-10-25T17:36:00Z"/>
                    <w:rFonts w:asciiTheme="majorHAnsi" w:hAnsiTheme="majorHAnsi" w:cstheme="majorHAnsi"/>
                    <w:szCs w:val="24"/>
                  </w:rPr>
                </w:rPrChange>
              </w:rPr>
            </w:pPr>
            <w:ins w:id="15648" w:author="Dr Mamadou SANOGO" w:date="2023-10-25T17:36:00Z">
              <w:r w:rsidRPr="007A4AFC">
                <w:rPr>
                  <w:rFonts w:asciiTheme="majorHAnsi" w:hAnsiTheme="majorHAnsi" w:cstheme="majorHAnsi"/>
                  <w:color w:val="000000" w:themeColor="text1"/>
                  <w:szCs w:val="24"/>
                  <w:rPrChange w:id="15649"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650" w:author="Dr Mamadou SANOGO" w:date="2023-10-25T17:36:00Z"/>
                <w:rFonts w:asciiTheme="majorHAnsi" w:hAnsiTheme="majorHAnsi" w:cstheme="majorHAnsi"/>
                <w:color w:val="000000" w:themeColor="text1"/>
                <w:szCs w:val="24"/>
                <w:rPrChange w:id="15651" w:author="Dr Mamadou SANOGO" w:date="2023-10-25T18:15:00Z">
                  <w:rPr>
                    <w:ins w:id="15652" w:author="Dr Mamadou SANOGO" w:date="2023-10-25T17:36:00Z"/>
                    <w:rFonts w:asciiTheme="majorHAnsi" w:hAnsiTheme="majorHAnsi" w:cstheme="majorHAnsi"/>
                    <w:szCs w:val="24"/>
                  </w:rPr>
                </w:rPrChange>
              </w:rPr>
            </w:pPr>
            <w:ins w:id="15653" w:author="Dr Mamadou SANOGO" w:date="2023-10-25T17:36:00Z">
              <w:r w:rsidRPr="007A4AFC">
                <w:rPr>
                  <w:rFonts w:asciiTheme="majorHAnsi" w:hAnsiTheme="majorHAnsi" w:cstheme="majorHAnsi"/>
                  <w:color w:val="000000" w:themeColor="text1"/>
                  <w:szCs w:val="24"/>
                  <w:rPrChange w:id="15654"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655" w:author="Dr Mamadou SANOGO" w:date="2023-10-25T17:36:00Z"/>
                <w:rFonts w:asciiTheme="majorHAnsi" w:hAnsiTheme="majorHAnsi" w:cstheme="majorHAnsi"/>
                <w:color w:val="000000" w:themeColor="text1"/>
                <w:szCs w:val="24"/>
                <w:rPrChange w:id="15656" w:author="Dr Mamadou SANOGO" w:date="2023-10-25T18:15:00Z">
                  <w:rPr>
                    <w:ins w:id="15657" w:author="Dr Mamadou SANOGO" w:date="2023-10-25T17:36:00Z"/>
                    <w:rFonts w:asciiTheme="majorHAnsi" w:hAnsiTheme="majorHAnsi" w:cstheme="majorHAnsi"/>
                    <w:szCs w:val="24"/>
                  </w:rPr>
                </w:rPrChange>
              </w:rPr>
            </w:pPr>
            <w:ins w:id="15658" w:author="Dr Mamadou SANOGO" w:date="2023-10-25T17:36:00Z">
              <w:r w:rsidRPr="007A4AFC">
                <w:rPr>
                  <w:rFonts w:asciiTheme="majorHAnsi" w:hAnsiTheme="majorHAnsi" w:cstheme="majorHAnsi"/>
                  <w:color w:val="000000" w:themeColor="text1"/>
                  <w:szCs w:val="24"/>
                  <w:rPrChange w:id="15659"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660"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661" w:author="Dr Mamadou SANOGO" w:date="2023-10-25T17:36:00Z"/>
                <w:rFonts w:asciiTheme="majorHAnsi" w:hAnsiTheme="majorHAnsi" w:cstheme="majorHAnsi"/>
                <w:b/>
                <w:color w:val="000000" w:themeColor="text1"/>
                <w:szCs w:val="24"/>
                <w:rPrChange w:id="15662" w:author="Dr Mamadou SANOGO" w:date="2023-10-25T18:15:00Z">
                  <w:rPr>
                    <w:ins w:id="15663"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664" w:author="Dr Mamadou SANOGO" w:date="2023-10-25T17:36:00Z"/>
                <w:rFonts w:asciiTheme="majorHAnsi" w:hAnsiTheme="majorHAnsi" w:cstheme="majorHAnsi"/>
                <w:color w:val="000000" w:themeColor="text1"/>
                <w:szCs w:val="24"/>
                <w:rPrChange w:id="15665" w:author="Dr Mamadou SANOGO" w:date="2023-10-25T18:15:00Z">
                  <w:rPr>
                    <w:ins w:id="15666" w:author="Dr Mamadou SANOGO" w:date="2023-10-25T17:36:00Z"/>
                    <w:rFonts w:asciiTheme="majorHAnsi" w:hAnsiTheme="majorHAnsi" w:cstheme="majorHAnsi"/>
                    <w:szCs w:val="24"/>
                  </w:rPr>
                </w:rPrChange>
              </w:rPr>
            </w:pPr>
            <w:ins w:id="15667" w:author="Dr Mamadou SANOGO" w:date="2023-10-25T17:36:00Z">
              <w:r w:rsidRPr="007A4AFC">
                <w:rPr>
                  <w:rFonts w:asciiTheme="majorHAnsi" w:hAnsiTheme="majorHAnsi" w:cstheme="majorHAnsi"/>
                  <w:color w:val="000000" w:themeColor="text1"/>
                  <w:szCs w:val="24"/>
                  <w:rPrChange w:id="15668"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669" w:author="Dr Mamadou SANOGO" w:date="2023-10-25T17:36:00Z"/>
                <w:rFonts w:asciiTheme="majorHAnsi" w:hAnsiTheme="majorHAnsi" w:cstheme="majorHAnsi"/>
                <w:color w:val="000000" w:themeColor="text1"/>
                <w:szCs w:val="24"/>
                <w:rPrChange w:id="15670" w:author="Dr Mamadou SANOGO" w:date="2023-10-25T18:15:00Z">
                  <w:rPr>
                    <w:ins w:id="15671" w:author="Dr Mamadou SANOGO" w:date="2023-10-25T17:36:00Z"/>
                    <w:rFonts w:asciiTheme="majorHAnsi" w:hAnsiTheme="majorHAnsi" w:cstheme="majorHAnsi"/>
                    <w:szCs w:val="24"/>
                  </w:rPr>
                </w:rPrChange>
              </w:rPr>
            </w:pPr>
            <w:ins w:id="15672" w:author="Dr Mamadou SANOGO" w:date="2023-10-25T17:36:00Z">
              <w:r w:rsidRPr="007A4AFC">
                <w:rPr>
                  <w:rFonts w:asciiTheme="majorHAnsi" w:hAnsiTheme="majorHAnsi" w:cstheme="majorHAnsi"/>
                  <w:color w:val="000000" w:themeColor="text1"/>
                  <w:szCs w:val="24"/>
                  <w:rPrChange w:id="15673"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674" w:author="Dr Mamadou SANOGO" w:date="2023-10-25T17:36:00Z"/>
                <w:rFonts w:asciiTheme="majorHAnsi" w:hAnsiTheme="majorHAnsi" w:cstheme="majorHAnsi"/>
                <w:color w:val="000000" w:themeColor="text1"/>
                <w:szCs w:val="24"/>
                <w:rPrChange w:id="15675" w:author="Dr Mamadou SANOGO" w:date="2023-10-25T18:15:00Z">
                  <w:rPr>
                    <w:ins w:id="15676" w:author="Dr Mamadou SANOGO" w:date="2023-10-25T17:36:00Z"/>
                    <w:rFonts w:asciiTheme="majorHAnsi" w:hAnsiTheme="majorHAnsi" w:cstheme="majorHAnsi"/>
                    <w:szCs w:val="24"/>
                  </w:rPr>
                </w:rPrChange>
              </w:rPr>
            </w:pPr>
            <w:ins w:id="15677" w:author="Dr Mamadou SANOGO" w:date="2023-10-25T17:36:00Z">
              <w:r w:rsidRPr="007A4AFC">
                <w:rPr>
                  <w:rFonts w:asciiTheme="majorHAnsi" w:hAnsiTheme="majorHAnsi" w:cstheme="majorHAnsi"/>
                  <w:color w:val="000000" w:themeColor="text1"/>
                  <w:szCs w:val="24"/>
                  <w:rPrChange w:id="15678"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679"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680" w:author="Dr Mamadou SANOGO" w:date="2023-10-25T17:36:00Z"/>
                <w:rFonts w:asciiTheme="majorHAnsi" w:hAnsiTheme="majorHAnsi" w:cstheme="majorHAnsi"/>
                <w:b/>
                <w:color w:val="000000" w:themeColor="text1"/>
                <w:szCs w:val="24"/>
                <w:rPrChange w:id="15681" w:author="Dr Mamadou SANOGO" w:date="2023-10-25T18:15:00Z">
                  <w:rPr>
                    <w:ins w:id="15682"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683" w:author="Dr Mamadou SANOGO" w:date="2023-10-25T17:36:00Z"/>
                <w:rFonts w:asciiTheme="majorHAnsi" w:hAnsiTheme="majorHAnsi" w:cstheme="majorHAnsi"/>
                <w:color w:val="000000" w:themeColor="text1"/>
                <w:szCs w:val="24"/>
                <w:rPrChange w:id="15684" w:author="Dr Mamadou SANOGO" w:date="2023-10-25T18:15:00Z">
                  <w:rPr>
                    <w:ins w:id="15685" w:author="Dr Mamadou SANOGO" w:date="2023-10-25T17:36:00Z"/>
                    <w:rFonts w:asciiTheme="majorHAnsi" w:hAnsiTheme="majorHAnsi" w:cstheme="majorHAnsi"/>
                    <w:szCs w:val="24"/>
                  </w:rPr>
                </w:rPrChange>
              </w:rPr>
            </w:pPr>
            <w:ins w:id="15686" w:author="Dr Mamadou SANOGO" w:date="2023-10-25T17:36:00Z">
              <w:r w:rsidRPr="007A4AFC">
                <w:rPr>
                  <w:rFonts w:asciiTheme="majorHAnsi" w:hAnsiTheme="majorHAnsi" w:cstheme="majorHAnsi"/>
                  <w:color w:val="000000" w:themeColor="text1"/>
                  <w:szCs w:val="24"/>
                  <w:rPrChange w:id="15687"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688" w:author="Dr Mamadou SANOGO" w:date="2023-10-25T17:36:00Z"/>
                <w:rFonts w:asciiTheme="majorHAnsi" w:hAnsiTheme="majorHAnsi" w:cstheme="majorHAnsi"/>
                <w:color w:val="000000" w:themeColor="text1"/>
                <w:szCs w:val="24"/>
                <w:rPrChange w:id="15689" w:author="Dr Mamadou SANOGO" w:date="2023-10-25T18:15:00Z">
                  <w:rPr>
                    <w:ins w:id="15690" w:author="Dr Mamadou SANOGO" w:date="2023-10-25T17:36:00Z"/>
                    <w:rFonts w:asciiTheme="majorHAnsi" w:hAnsiTheme="majorHAnsi" w:cstheme="majorHAnsi"/>
                    <w:szCs w:val="24"/>
                  </w:rPr>
                </w:rPrChange>
              </w:rPr>
            </w:pPr>
            <w:ins w:id="15691" w:author="Dr Mamadou SANOGO" w:date="2023-10-25T17:36:00Z">
              <w:r w:rsidRPr="007A4AFC">
                <w:rPr>
                  <w:rFonts w:asciiTheme="majorHAnsi" w:hAnsiTheme="majorHAnsi" w:cstheme="majorHAnsi"/>
                  <w:color w:val="000000" w:themeColor="text1"/>
                  <w:szCs w:val="24"/>
                  <w:rPrChange w:id="15692"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693" w:author="Dr Mamadou SANOGO" w:date="2023-10-25T17:36:00Z"/>
                <w:rFonts w:asciiTheme="majorHAnsi" w:hAnsiTheme="majorHAnsi" w:cstheme="majorHAnsi"/>
                <w:color w:val="000000" w:themeColor="text1"/>
                <w:szCs w:val="24"/>
                <w:rPrChange w:id="15694" w:author="Dr Mamadou SANOGO" w:date="2023-10-25T18:15:00Z">
                  <w:rPr>
                    <w:ins w:id="15695" w:author="Dr Mamadou SANOGO" w:date="2023-10-25T17:36:00Z"/>
                    <w:rFonts w:asciiTheme="majorHAnsi" w:hAnsiTheme="majorHAnsi" w:cstheme="majorHAnsi"/>
                    <w:szCs w:val="24"/>
                  </w:rPr>
                </w:rPrChange>
              </w:rPr>
            </w:pPr>
            <w:ins w:id="15696" w:author="Dr Mamadou SANOGO" w:date="2023-10-25T17:36:00Z">
              <w:r w:rsidRPr="007A4AFC">
                <w:rPr>
                  <w:rFonts w:asciiTheme="majorHAnsi" w:hAnsiTheme="majorHAnsi" w:cstheme="majorHAnsi"/>
                  <w:color w:val="000000" w:themeColor="text1"/>
                  <w:szCs w:val="24"/>
                  <w:rPrChange w:id="15697"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698"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699" w:author="Dr Mamadou SANOGO" w:date="2023-10-25T17:36:00Z"/>
                <w:rFonts w:asciiTheme="majorHAnsi" w:hAnsiTheme="majorHAnsi" w:cstheme="majorHAnsi"/>
                <w:b/>
                <w:color w:val="000000" w:themeColor="text1"/>
                <w:szCs w:val="24"/>
                <w:rPrChange w:id="15700" w:author="Dr Mamadou SANOGO" w:date="2023-10-25T18:15:00Z">
                  <w:rPr>
                    <w:ins w:id="15701"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702" w:author="Dr Mamadou SANOGO" w:date="2023-10-25T17:36:00Z"/>
                <w:rFonts w:asciiTheme="majorHAnsi" w:hAnsiTheme="majorHAnsi" w:cstheme="majorHAnsi"/>
                <w:color w:val="000000" w:themeColor="text1"/>
                <w:szCs w:val="24"/>
                <w:rPrChange w:id="15703" w:author="Dr Mamadou SANOGO" w:date="2023-10-25T18:15:00Z">
                  <w:rPr>
                    <w:ins w:id="15704" w:author="Dr Mamadou SANOGO" w:date="2023-10-25T17:36:00Z"/>
                    <w:rFonts w:asciiTheme="majorHAnsi" w:hAnsiTheme="majorHAnsi" w:cstheme="majorHAnsi"/>
                    <w:szCs w:val="24"/>
                  </w:rPr>
                </w:rPrChange>
              </w:rPr>
            </w:pPr>
            <w:ins w:id="15705" w:author="Dr Mamadou SANOGO" w:date="2023-10-25T17:36:00Z">
              <w:r w:rsidRPr="007A4AFC">
                <w:rPr>
                  <w:rFonts w:asciiTheme="majorHAnsi" w:hAnsiTheme="majorHAnsi" w:cstheme="majorHAnsi"/>
                  <w:color w:val="000000" w:themeColor="text1"/>
                  <w:szCs w:val="24"/>
                  <w:rPrChange w:id="15706"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707" w:author="Dr Mamadou SANOGO" w:date="2023-10-25T17:36:00Z"/>
                <w:rFonts w:asciiTheme="majorHAnsi" w:hAnsiTheme="majorHAnsi" w:cstheme="majorHAnsi"/>
                <w:color w:val="000000" w:themeColor="text1"/>
                <w:szCs w:val="24"/>
                <w:rPrChange w:id="15708" w:author="Dr Mamadou SANOGO" w:date="2023-10-25T18:15:00Z">
                  <w:rPr>
                    <w:ins w:id="15709" w:author="Dr Mamadou SANOGO" w:date="2023-10-25T17:36:00Z"/>
                    <w:rFonts w:asciiTheme="majorHAnsi" w:hAnsiTheme="majorHAnsi" w:cstheme="majorHAnsi"/>
                    <w:szCs w:val="24"/>
                  </w:rPr>
                </w:rPrChange>
              </w:rPr>
            </w:pPr>
            <w:ins w:id="15710" w:author="Dr Mamadou SANOGO" w:date="2023-10-25T17:36:00Z">
              <w:r w:rsidRPr="007A4AFC">
                <w:rPr>
                  <w:rFonts w:asciiTheme="majorHAnsi" w:hAnsiTheme="majorHAnsi" w:cstheme="majorHAnsi"/>
                  <w:color w:val="000000" w:themeColor="text1"/>
                  <w:szCs w:val="24"/>
                  <w:rPrChange w:id="15711"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712" w:author="Dr Mamadou SANOGO" w:date="2023-10-25T17:36:00Z"/>
                <w:rFonts w:asciiTheme="majorHAnsi" w:hAnsiTheme="majorHAnsi" w:cstheme="majorHAnsi"/>
                <w:color w:val="000000" w:themeColor="text1"/>
                <w:szCs w:val="24"/>
                <w:rPrChange w:id="15713" w:author="Dr Mamadou SANOGO" w:date="2023-10-25T18:15:00Z">
                  <w:rPr>
                    <w:ins w:id="15714" w:author="Dr Mamadou SANOGO" w:date="2023-10-25T17:36:00Z"/>
                    <w:rFonts w:asciiTheme="majorHAnsi" w:hAnsiTheme="majorHAnsi" w:cstheme="majorHAnsi"/>
                    <w:szCs w:val="24"/>
                  </w:rPr>
                </w:rPrChange>
              </w:rPr>
            </w:pPr>
            <w:ins w:id="15715" w:author="Dr Mamadou SANOGO" w:date="2023-10-25T17:36:00Z">
              <w:r w:rsidRPr="007A4AFC">
                <w:rPr>
                  <w:rFonts w:asciiTheme="majorHAnsi" w:hAnsiTheme="majorHAnsi" w:cstheme="majorHAnsi"/>
                  <w:color w:val="000000" w:themeColor="text1"/>
                  <w:szCs w:val="24"/>
                  <w:rPrChange w:id="15716"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717"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718" w:author="Dr Mamadou SANOGO" w:date="2023-10-25T17:36:00Z"/>
                <w:rFonts w:asciiTheme="majorHAnsi" w:hAnsiTheme="majorHAnsi" w:cstheme="majorHAnsi"/>
                <w:b/>
                <w:color w:val="000000" w:themeColor="text1"/>
                <w:szCs w:val="24"/>
                <w:rPrChange w:id="15719" w:author="Dr Mamadou SANOGO" w:date="2023-10-25T18:15:00Z">
                  <w:rPr>
                    <w:ins w:id="15720"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721" w:author="Dr Mamadou SANOGO" w:date="2023-10-25T17:36:00Z"/>
                <w:rFonts w:asciiTheme="majorHAnsi" w:hAnsiTheme="majorHAnsi" w:cstheme="majorHAnsi"/>
                <w:color w:val="000000" w:themeColor="text1"/>
                <w:szCs w:val="24"/>
                <w:rPrChange w:id="15722" w:author="Dr Mamadou SANOGO" w:date="2023-10-25T18:15:00Z">
                  <w:rPr>
                    <w:ins w:id="15723" w:author="Dr Mamadou SANOGO" w:date="2023-10-25T17:36:00Z"/>
                    <w:rFonts w:asciiTheme="majorHAnsi" w:hAnsiTheme="majorHAnsi" w:cstheme="majorHAnsi"/>
                    <w:szCs w:val="24"/>
                  </w:rPr>
                </w:rPrChange>
              </w:rPr>
            </w:pPr>
            <w:ins w:id="15724" w:author="Dr Mamadou SANOGO" w:date="2023-10-25T17:36:00Z">
              <w:r w:rsidRPr="007A4AFC">
                <w:rPr>
                  <w:rFonts w:asciiTheme="majorHAnsi" w:hAnsiTheme="majorHAnsi" w:cstheme="majorHAnsi"/>
                  <w:color w:val="000000" w:themeColor="text1"/>
                  <w:szCs w:val="24"/>
                  <w:rPrChange w:id="15725"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726" w:author="Dr Mamadou SANOGO" w:date="2023-10-25T17:36:00Z"/>
                <w:rFonts w:asciiTheme="majorHAnsi" w:hAnsiTheme="majorHAnsi" w:cstheme="majorHAnsi"/>
                <w:color w:val="000000" w:themeColor="text1"/>
                <w:szCs w:val="24"/>
                <w:rPrChange w:id="15727" w:author="Dr Mamadou SANOGO" w:date="2023-10-25T18:15:00Z">
                  <w:rPr>
                    <w:ins w:id="15728" w:author="Dr Mamadou SANOGO" w:date="2023-10-25T17:36:00Z"/>
                    <w:rFonts w:asciiTheme="majorHAnsi" w:hAnsiTheme="majorHAnsi" w:cstheme="majorHAnsi"/>
                    <w:szCs w:val="24"/>
                  </w:rPr>
                </w:rPrChange>
              </w:rPr>
            </w:pPr>
            <w:ins w:id="15729" w:author="Dr Mamadou SANOGO" w:date="2023-10-25T17:36:00Z">
              <w:r w:rsidRPr="007A4AFC">
                <w:rPr>
                  <w:rFonts w:asciiTheme="majorHAnsi" w:hAnsiTheme="majorHAnsi" w:cstheme="majorHAnsi"/>
                  <w:color w:val="000000" w:themeColor="text1"/>
                  <w:szCs w:val="24"/>
                  <w:rPrChange w:id="15730"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731" w:author="Dr Mamadou SANOGO" w:date="2023-10-25T17:36:00Z"/>
                <w:rFonts w:asciiTheme="majorHAnsi" w:hAnsiTheme="majorHAnsi" w:cstheme="majorHAnsi"/>
                <w:color w:val="000000" w:themeColor="text1"/>
                <w:szCs w:val="24"/>
                <w:rPrChange w:id="15732" w:author="Dr Mamadou SANOGO" w:date="2023-10-25T18:15:00Z">
                  <w:rPr>
                    <w:ins w:id="15733" w:author="Dr Mamadou SANOGO" w:date="2023-10-25T17:36:00Z"/>
                    <w:rFonts w:asciiTheme="majorHAnsi" w:hAnsiTheme="majorHAnsi" w:cstheme="majorHAnsi"/>
                    <w:szCs w:val="24"/>
                  </w:rPr>
                </w:rPrChange>
              </w:rPr>
            </w:pPr>
            <w:ins w:id="15734" w:author="Dr Mamadou SANOGO" w:date="2023-10-25T17:36:00Z">
              <w:r w:rsidRPr="007A4AFC">
                <w:rPr>
                  <w:rFonts w:asciiTheme="majorHAnsi" w:hAnsiTheme="majorHAnsi" w:cstheme="majorHAnsi"/>
                  <w:color w:val="000000" w:themeColor="text1"/>
                  <w:szCs w:val="24"/>
                  <w:rPrChange w:id="15735"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736"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737" w:author="Dr Mamadou SANOGO" w:date="2023-10-25T17:36:00Z"/>
                <w:rFonts w:asciiTheme="majorHAnsi" w:hAnsiTheme="majorHAnsi" w:cstheme="majorHAnsi"/>
                <w:b/>
                <w:color w:val="000000" w:themeColor="text1"/>
                <w:szCs w:val="24"/>
                <w:rPrChange w:id="15738" w:author="Dr Mamadou SANOGO" w:date="2023-10-25T18:15:00Z">
                  <w:rPr>
                    <w:ins w:id="15739"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740" w:author="Dr Mamadou SANOGO" w:date="2023-10-25T17:36:00Z"/>
                <w:rFonts w:asciiTheme="majorHAnsi" w:hAnsiTheme="majorHAnsi" w:cstheme="majorHAnsi"/>
                <w:color w:val="000000" w:themeColor="text1"/>
                <w:szCs w:val="24"/>
                <w:rPrChange w:id="15741" w:author="Dr Mamadou SANOGO" w:date="2023-10-25T18:15:00Z">
                  <w:rPr>
                    <w:ins w:id="15742" w:author="Dr Mamadou SANOGO" w:date="2023-10-25T17:36:00Z"/>
                    <w:rFonts w:asciiTheme="majorHAnsi" w:hAnsiTheme="majorHAnsi" w:cstheme="majorHAnsi"/>
                    <w:szCs w:val="24"/>
                  </w:rPr>
                </w:rPrChange>
              </w:rPr>
            </w:pPr>
            <w:ins w:id="15743" w:author="Dr Mamadou SANOGO" w:date="2023-10-25T17:36:00Z">
              <w:r w:rsidRPr="007A4AFC">
                <w:rPr>
                  <w:rFonts w:asciiTheme="majorHAnsi" w:hAnsiTheme="majorHAnsi" w:cstheme="majorHAnsi"/>
                  <w:color w:val="000000" w:themeColor="text1"/>
                  <w:szCs w:val="24"/>
                  <w:rPrChange w:id="15744"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745" w:author="Dr Mamadou SANOGO" w:date="2023-10-25T17:36:00Z"/>
                <w:rFonts w:asciiTheme="majorHAnsi" w:hAnsiTheme="majorHAnsi" w:cstheme="majorHAnsi"/>
                <w:color w:val="000000" w:themeColor="text1"/>
                <w:szCs w:val="24"/>
                <w:rPrChange w:id="15746" w:author="Dr Mamadou SANOGO" w:date="2023-10-25T18:15:00Z">
                  <w:rPr>
                    <w:ins w:id="15747" w:author="Dr Mamadou SANOGO" w:date="2023-10-25T17:36:00Z"/>
                    <w:rFonts w:asciiTheme="majorHAnsi" w:hAnsiTheme="majorHAnsi" w:cstheme="majorHAnsi"/>
                    <w:szCs w:val="24"/>
                  </w:rPr>
                </w:rPrChange>
              </w:rPr>
            </w:pPr>
            <w:ins w:id="15748" w:author="Dr Mamadou SANOGO" w:date="2023-10-25T17:36:00Z">
              <w:r w:rsidRPr="007A4AFC">
                <w:rPr>
                  <w:rFonts w:asciiTheme="majorHAnsi" w:hAnsiTheme="majorHAnsi" w:cstheme="majorHAnsi"/>
                  <w:color w:val="000000" w:themeColor="text1"/>
                  <w:szCs w:val="24"/>
                  <w:rPrChange w:id="15749"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750" w:author="Dr Mamadou SANOGO" w:date="2023-10-25T17:36:00Z"/>
                <w:rFonts w:asciiTheme="majorHAnsi" w:hAnsiTheme="majorHAnsi" w:cstheme="majorHAnsi"/>
                <w:color w:val="000000" w:themeColor="text1"/>
                <w:szCs w:val="24"/>
                <w:rPrChange w:id="15751" w:author="Dr Mamadou SANOGO" w:date="2023-10-25T18:15:00Z">
                  <w:rPr>
                    <w:ins w:id="15752" w:author="Dr Mamadou SANOGO" w:date="2023-10-25T17:36:00Z"/>
                    <w:rFonts w:asciiTheme="majorHAnsi" w:hAnsiTheme="majorHAnsi" w:cstheme="majorHAnsi"/>
                    <w:szCs w:val="24"/>
                  </w:rPr>
                </w:rPrChange>
              </w:rPr>
            </w:pPr>
            <w:ins w:id="15753" w:author="Dr Mamadou SANOGO" w:date="2023-10-25T17:36:00Z">
              <w:r w:rsidRPr="007A4AFC">
                <w:rPr>
                  <w:rFonts w:asciiTheme="majorHAnsi" w:hAnsiTheme="majorHAnsi" w:cstheme="majorHAnsi"/>
                  <w:color w:val="000000" w:themeColor="text1"/>
                  <w:szCs w:val="24"/>
                  <w:rPrChange w:id="15754"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755"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756" w:author="Dr Mamadou SANOGO" w:date="2023-10-25T17:36:00Z"/>
                <w:rFonts w:asciiTheme="majorHAnsi" w:hAnsiTheme="majorHAnsi" w:cstheme="majorHAnsi"/>
                <w:b/>
                <w:color w:val="000000" w:themeColor="text1"/>
                <w:szCs w:val="24"/>
                <w:rPrChange w:id="15757" w:author="Dr Mamadou SANOGO" w:date="2023-10-25T18:15:00Z">
                  <w:rPr>
                    <w:ins w:id="15758"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759" w:author="Dr Mamadou SANOGO" w:date="2023-10-25T17:36:00Z"/>
                <w:rFonts w:asciiTheme="majorHAnsi" w:hAnsiTheme="majorHAnsi" w:cstheme="majorHAnsi"/>
                <w:color w:val="000000" w:themeColor="text1"/>
                <w:szCs w:val="24"/>
                <w:rPrChange w:id="15760" w:author="Dr Mamadou SANOGO" w:date="2023-10-25T18:15:00Z">
                  <w:rPr>
                    <w:ins w:id="15761" w:author="Dr Mamadou SANOGO" w:date="2023-10-25T17:36:00Z"/>
                    <w:rFonts w:asciiTheme="majorHAnsi" w:hAnsiTheme="majorHAnsi" w:cstheme="majorHAnsi"/>
                    <w:szCs w:val="24"/>
                  </w:rPr>
                </w:rPrChange>
              </w:rPr>
            </w:pPr>
            <w:ins w:id="15762" w:author="Dr Mamadou SANOGO" w:date="2023-10-25T17:36:00Z">
              <w:r w:rsidRPr="007A4AFC">
                <w:rPr>
                  <w:rFonts w:asciiTheme="majorHAnsi" w:hAnsiTheme="majorHAnsi" w:cstheme="majorHAnsi"/>
                  <w:color w:val="000000" w:themeColor="text1"/>
                  <w:szCs w:val="24"/>
                  <w:rPrChange w:id="15763"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764" w:author="Dr Mamadou SANOGO" w:date="2023-10-25T17:36:00Z"/>
                <w:rFonts w:asciiTheme="majorHAnsi" w:hAnsiTheme="majorHAnsi" w:cstheme="majorHAnsi"/>
                <w:color w:val="000000" w:themeColor="text1"/>
                <w:szCs w:val="24"/>
                <w:rPrChange w:id="15765" w:author="Dr Mamadou SANOGO" w:date="2023-10-25T18:15:00Z">
                  <w:rPr>
                    <w:ins w:id="15766" w:author="Dr Mamadou SANOGO" w:date="2023-10-25T17:36:00Z"/>
                    <w:rFonts w:asciiTheme="majorHAnsi" w:hAnsiTheme="majorHAnsi" w:cstheme="majorHAnsi"/>
                    <w:szCs w:val="24"/>
                  </w:rPr>
                </w:rPrChange>
              </w:rPr>
            </w:pPr>
            <w:ins w:id="15767" w:author="Dr Mamadou SANOGO" w:date="2023-10-25T17:36:00Z">
              <w:r w:rsidRPr="007A4AFC">
                <w:rPr>
                  <w:rFonts w:asciiTheme="majorHAnsi" w:hAnsiTheme="majorHAnsi" w:cstheme="majorHAnsi"/>
                  <w:color w:val="000000" w:themeColor="text1"/>
                  <w:szCs w:val="24"/>
                  <w:rPrChange w:id="15768"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769" w:author="Dr Mamadou SANOGO" w:date="2023-10-25T17:36:00Z"/>
                <w:rFonts w:asciiTheme="majorHAnsi" w:hAnsiTheme="majorHAnsi" w:cstheme="majorHAnsi"/>
                <w:color w:val="000000" w:themeColor="text1"/>
                <w:szCs w:val="24"/>
                <w:rPrChange w:id="15770" w:author="Dr Mamadou SANOGO" w:date="2023-10-25T18:15:00Z">
                  <w:rPr>
                    <w:ins w:id="15771" w:author="Dr Mamadou SANOGO" w:date="2023-10-25T17:36:00Z"/>
                    <w:rFonts w:asciiTheme="majorHAnsi" w:hAnsiTheme="majorHAnsi" w:cstheme="majorHAnsi"/>
                    <w:szCs w:val="24"/>
                  </w:rPr>
                </w:rPrChange>
              </w:rPr>
            </w:pPr>
            <w:ins w:id="15772" w:author="Dr Mamadou SANOGO" w:date="2023-10-25T17:36:00Z">
              <w:r w:rsidRPr="007A4AFC">
                <w:rPr>
                  <w:rFonts w:asciiTheme="majorHAnsi" w:hAnsiTheme="majorHAnsi" w:cstheme="majorHAnsi"/>
                  <w:color w:val="000000" w:themeColor="text1"/>
                  <w:szCs w:val="24"/>
                  <w:rPrChange w:id="15773"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774"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775" w:author="Dr Mamadou SANOGO" w:date="2023-10-25T17:36:00Z"/>
                <w:rFonts w:asciiTheme="majorHAnsi" w:hAnsiTheme="majorHAnsi" w:cstheme="majorHAnsi"/>
                <w:b/>
                <w:color w:val="000000" w:themeColor="text1"/>
                <w:szCs w:val="24"/>
                <w:rPrChange w:id="15776" w:author="Dr Mamadou SANOGO" w:date="2023-10-25T18:15:00Z">
                  <w:rPr>
                    <w:ins w:id="15777"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778" w:author="Dr Mamadou SANOGO" w:date="2023-10-25T17:36:00Z"/>
                <w:rFonts w:asciiTheme="majorHAnsi" w:hAnsiTheme="majorHAnsi" w:cstheme="majorHAnsi"/>
                <w:color w:val="000000" w:themeColor="text1"/>
                <w:szCs w:val="24"/>
                <w:rPrChange w:id="15779" w:author="Dr Mamadou SANOGO" w:date="2023-10-25T18:15:00Z">
                  <w:rPr>
                    <w:ins w:id="15780" w:author="Dr Mamadou SANOGO" w:date="2023-10-25T17:36:00Z"/>
                    <w:rFonts w:asciiTheme="majorHAnsi" w:hAnsiTheme="majorHAnsi" w:cstheme="majorHAnsi"/>
                    <w:szCs w:val="24"/>
                  </w:rPr>
                </w:rPrChange>
              </w:rPr>
            </w:pPr>
            <w:ins w:id="15781" w:author="Dr Mamadou SANOGO" w:date="2023-10-25T17:36:00Z">
              <w:r w:rsidRPr="007A4AFC">
                <w:rPr>
                  <w:rFonts w:asciiTheme="majorHAnsi" w:hAnsiTheme="majorHAnsi" w:cstheme="majorHAnsi"/>
                  <w:color w:val="000000" w:themeColor="text1"/>
                  <w:szCs w:val="24"/>
                  <w:rPrChange w:id="15782"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783" w:author="Dr Mamadou SANOGO" w:date="2023-10-25T17:36:00Z"/>
                <w:rFonts w:asciiTheme="majorHAnsi" w:hAnsiTheme="majorHAnsi" w:cstheme="majorHAnsi"/>
                <w:color w:val="000000" w:themeColor="text1"/>
                <w:szCs w:val="24"/>
                <w:rPrChange w:id="15784" w:author="Dr Mamadou SANOGO" w:date="2023-10-25T18:15:00Z">
                  <w:rPr>
                    <w:ins w:id="15785" w:author="Dr Mamadou SANOGO" w:date="2023-10-25T17:36:00Z"/>
                    <w:rFonts w:asciiTheme="majorHAnsi" w:hAnsiTheme="majorHAnsi" w:cstheme="majorHAnsi"/>
                    <w:szCs w:val="24"/>
                  </w:rPr>
                </w:rPrChange>
              </w:rPr>
            </w:pPr>
            <w:ins w:id="15786" w:author="Dr Mamadou SANOGO" w:date="2023-10-25T17:36:00Z">
              <w:r w:rsidRPr="007A4AFC">
                <w:rPr>
                  <w:rFonts w:asciiTheme="majorHAnsi" w:hAnsiTheme="majorHAnsi" w:cstheme="majorHAnsi"/>
                  <w:color w:val="000000" w:themeColor="text1"/>
                  <w:szCs w:val="24"/>
                  <w:rPrChange w:id="15787"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788" w:author="Dr Mamadou SANOGO" w:date="2023-10-25T17:36:00Z"/>
                <w:rFonts w:asciiTheme="majorHAnsi" w:hAnsiTheme="majorHAnsi" w:cstheme="majorHAnsi"/>
                <w:color w:val="000000" w:themeColor="text1"/>
                <w:szCs w:val="24"/>
                <w:rPrChange w:id="15789" w:author="Dr Mamadou SANOGO" w:date="2023-10-25T18:15:00Z">
                  <w:rPr>
                    <w:ins w:id="15790" w:author="Dr Mamadou SANOGO" w:date="2023-10-25T17:36:00Z"/>
                    <w:rFonts w:asciiTheme="majorHAnsi" w:hAnsiTheme="majorHAnsi" w:cstheme="majorHAnsi"/>
                    <w:szCs w:val="24"/>
                  </w:rPr>
                </w:rPrChange>
              </w:rPr>
            </w:pPr>
            <w:ins w:id="15791" w:author="Dr Mamadou SANOGO" w:date="2023-10-25T17:36:00Z">
              <w:r w:rsidRPr="007A4AFC">
                <w:rPr>
                  <w:rFonts w:asciiTheme="majorHAnsi" w:hAnsiTheme="majorHAnsi" w:cstheme="majorHAnsi"/>
                  <w:color w:val="000000" w:themeColor="text1"/>
                  <w:szCs w:val="24"/>
                  <w:rPrChange w:id="15792"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793"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794" w:author="Dr Mamadou SANOGO" w:date="2023-10-25T17:36:00Z"/>
                <w:rFonts w:asciiTheme="majorHAnsi" w:hAnsiTheme="majorHAnsi" w:cstheme="majorHAnsi"/>
                <w:b/>
                <w:color w:val="000000" w:themeColor="text1"/>
                <w:szCs w:val="24"/>
                <w:rPrChange w:id="15795" w:author="Dr Mamadou SANOGO" w:date="2023-10-25T18:15:00Z">
                  <w:rPr>
                    <w:ins w:id="15796"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797" w:author="Dr Mamadou SANOGO" w:date="2023-10-25T17:36:00Z"/>
                <w:rFonts w:asciiTheme="majorHAnsi" w:hAnsiTheme="majorHAnsi" w:cstheme="majorHAnsi"/>
                <w:color w:val="000000" w:themeColor="text1"/>
                <w:szCs w:val="24"/>
                <w:rPrChange w:id="15798" w:author="Dr Mamadou SANOGO" w:date="2023-10-25T18:15:00Z">
                  <w:rPr>
                    <w:ins w:id="15799" w:author="Dr Mamadou SANOGO" w:date="2023-10-25T17:36:00Z"/>
                    <w:rFonts w:asciiTheme="majorHAnsi" w:hAnsiTheme="majorHAnsi" w:cstheme="majorHAnsi"/>
                    <w:szCs w:val="24"/>
                  </w:rPr>
                </w:rPrChange>
              </w:rPr>
            </w:pPr>
            <w:ins w:id="15800" w:author="Dr Mamadou SANOGO" w:date="2023-10-25T17:36:00Z">
              <w:r w:rsidRPr="007A4AFC">
                <w:rPr>
                  <w:rFonts w:asciiTheme="majorHAnsi" w:hAnsiTheme="majorHAnsi" w:cstheme="majorHAnsi"/>
                  <w:color w:val="000000" w:themeColor="text1"/>
                  <w:szCs w:val="24"/>
                  <w:rPrChange w:id="15801"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802" w:author="Dr Mamadou SANOGO" w:date="2023-10-25T17:36:00Z"/>
                <w:rFonts w:asciiTheme="majorHAnsi" w:hAnsiTheme="majorHAnsi" w:cstheme="majorHAnsi"/>
                <w:color w:val="000000" w:themeColor="text1"/>
                <w:szCs w:val="24"/>
                <w:rPrChange w:id="15803" w:author="Dr Mamadou SANOGO" w:date="2023-10-25T18:15:00Z">
                  <w:rPr>
                    <w:ins w:id="15804" w:author="Dr Mamadou SANOGO" w:date="2023-10-25T17:36:00Z"/>
                    <w:rFonts w:asciiTheme="majorHAnsi" w:hAnsiTheme="majorHAnsi" w:cstheme="majorHAnsi"/>
                    <w:szCs w:val="24"/>
                  </w:rPr>
                </w:rPrChange>
              </w:rPr>
            </w:pPr>
            <w:ins w:id="15805" w:author="Dr Mamadou SANOGO" w:date="2023-10-25T17:36:00Z">
              <w:r w:rsidRPr="007A4AFC">
                <w:rPr>
                  <w:rFonts w:asciiTheme="majorHAnsi" w:hAnsiTheme="majorHAnsi" w:cstheme="majorHAnsi"/>
                  <w:color w:val="000000" w:themeColor="text1"/>
                  <w:szCs w:val="24"/>
                  <w:rPrChange w:id="15806"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807" w:author="Dr Mamadou SANOGO" w:date="2023-10-25T17:36:00Z"/>
                <w:rFonts w:asciiTheme="majorHAnsi" w:hAnsiTheme="majorHAnsi" w:cstheme="majorHAnsi"/>
                <w:color w:val="000000" w:themeColor="text1"/>
                <w:szCs w:val="24"/>
                <w:rPrChange w:id="15808" w:author="Dr Mamadou SANOGO" w:date="2023-10-25T18:15:00Z">
                  <w:rPr>
                    <w:ins w:id="15809" w:author="Dr Mamadou SANOGO" w:date="2023-10-25T17:36:00Z"/>
                    <w:rFonts w:asciiTheme="majorHAnsi" w:hAnsiTheme="majorHAnsi" w:cstheme="majorHAnsi"/>
                    <w:szCs w:val="24"/>
                  </w:rPr>
                </w:rPrChange>
              </w:rPr>
            </w:pPr>
            <w:ins w:id="15810" w:author="Dr Mamadou SANOGO" w:date="2023-10-25T17:36:00Z">
              <w:r w:rsidRPr="007A4AFC">
                <w:rPr>
                  <w:rFonts w:asciiTheme="majorHAnsi" w:hAnsiTheme="majorHAnsi" w:cstheme="majorHAnsi"/>
                  <w:color w:val="000000" w:themeColor="text1"/>
                  <w:szCs w:val="24"/>
                  <w:rPrChange w:id="15811"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812"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813" w:author="Dr Mamadou SANOGO" w:date="2023-10-25T17:36:00Z"/>
                <w:rFonts w:asciiTheme="majorHAnsi" w:hAnsiTheme="majorHAnsi" w:cstheme="majorHAnsi"/>
                <w:b/>
                <w:color w:val="000000" w:themeColor="text1"/>
                <w:szCs w:val="24"/>
                <w:rPrChange w:id="15814" w:author="Dr Mamadou SANOGO" w:date="2023-10-25T18:15:00Z">
                  <w:rPr>
                    <w:ins w:id="15815"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816" w:author="Dr Mamadou SANOGO" w:date="2023-10-25T17:36:00Z"/>
                <w:rFonts w:asciiTheme="majorHAnsi" w:hAnsiTheme="majorHAnsi" w:cstheme="majorHAnsi"/>
                <w:color w:val="000000" w:themeColor="text1"/>
                <w:szCs w:val="24"/>
                <w:rPrChange w:id="15817" w:author="Dr Mamadou SANOGO" w:date="2023-10-25T18:15:00Z">
                  <w:rPr>
                    <w:ins w:id="15818" w:author="Dr Mamadou SANOGO" w:date="2023-10-25T17:36:00Z"/>
                    <w:rFonts w:asciiTheme="majorHAnsi" w:hAnsiTheme="majorHAnsi" w:cstheme="majorHAnsi"/>
                    <w:szCs w:val="24"/>
                  </w:rPr>
                </w:rPrChange>
              </w:rPr>
            </w:pPr>
            <w:ins w:id="15819" w:author="Dr Mamadou SANOGO" w:date="2023-10-25T17:36:00Z">
              <w:r w:rsidRPr="007A4AFC">
                <w:rPr>
                  <w:rFonts w:asciiTheme="majorHAnsi" w:hAnsiTheme="majorHAnsi" w:cstheme="majorHAnsi"/>
                  <w:color w:val="000000" w:themeColor="text1"/>
                  <w:szCs w:val="24"/>
                  <w:rPrChange w:id="15820"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821" w:author="Dr Mamadou SANOGO" w:date="2023-10-25T17:36:00Z"/>
                <w:rFonts w:asciiTheme="majorHAnsi" w:hAnsiTheme="majorHAnsi" w:cstheme="majorHAnsi"/>
                <w:color w:val="000000" w:themeColor="text1"/>
                <w:szCs w:val="24"/>
                <w:rPrChange w:id="15822" w:author="Dr Mamadou SANOGO" w:date="2023-10-25T18:15:00Z">
                  <w:rPr>
                    <w:ins w:id="15823" w:author="Dr Mamadou SANOGO" w:date="2023-10-25T17:36:00Z"/>
                    <w:rFonts w:asciiTheme="majorHAnsi" w:hAnsiTheme="majorHAnsi" w:cstheme="majorHAnsi"/>
                    <w:szCs w:val="24"/>
                  </w:rPr>
                </w:rPrChange>
              </w:rPr>
            </w:pPr>
            <w:ins w:id="15824" w:author="Dr Mamadou SANOGO" w:date="2023-10-25T17:36:00Z">
              <w:r w:rsidRPr="007A4AFC">
                <w:rPr>
                  <w:rFonts w:asciiTheme="majorHAnsi" w:hAnsiTheme="majorHAnsi" w:cstheme="majorHAnsi"/>
                  <w:color w:val="000000" w:themeColor="text1"/>
                  <w:szCs w:val="24"/>
                  <w:rPrChange w:id="15825"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826" w:author="Dr Mamadou SANOGO" w:date="2023-10-25T17:36:00Z"/>
                <w:rFonts w:asciiTheme="majorHAnsi" w:hAnsiTheme="majorHAnsi" w:cstheme="majorHAnsi"/>
                <w:color w:val="000000" w:themeColor="text1"/>
                <w:szCs w:val="24"/>
                <w:rPrChange w:id="15827" w:author="Dr Mamadou SANOGO" w:date="2023-10-25T18:15:00Z">
                  <w:rPr>
                    <w:ins w:id="15828" w:author="Dr Mamadou SANOGO" w:date="2023-10-25T17:36:00Z"/>
                    <w:rFonts w:asciiTheme="majorHAnsi" w:hAnsiTheme="majorHAnsi" w:cstheme="majorHAnsi"/>
                    <w:szCs w:val="24"/>
                  </w:rPr>
                </w:rPrChange>
              </w:rPr>
            </w:pPr>
            <w:ins w:id="15829" w:author="Dr Mamadou SANOGO" w:date="2023-10-25T17:36:00Z">
              <w:r w:rsidRPr="007A4AFC">
                <w:rPr>
                  <w:rFonts w:asciiTheme="majorHAnsi" w:hAnsiTheme="majorHAnsi" w:cstheme="majorHAnsi"/>
                  <w:color w:val="000000" w:themeColor="text1"/>
                  <w:szCs w:val="24"/>
                  <w:rPrChange w:id="15830"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831"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832" w:author="Dr Mamadou SANOGO" w:date="2023-10-25T17:36:00Z"/>
                <w:rFonts w:asciiTheme="majorHAnsi" w:hAnsiTheme="majorHAnsi" w:cstheme="majorHAnsi"/>
                <w:b/>
                <w:color w:val="000000" w:themeColor="text1"/>
                <w:szCs w:val="24"/>
                <w:rPrChange w:id="15833" w:author="Dr Mamadou SANOGO" w:date="2023-10-25T18:15:00Z">
                  <w:rPr>
                    <w:ins w:id="15834"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835" w:author="Dr Mamadou SANOGO" w:date="2023-10-25T17:36:00Z"/>
                <w:rFonts w:asciiTheme="majorHAnsi" w:hAnsiTheme="majorHAnsi" w:cstheme="majorHAnsi"/>
                <w:color w:val="000000" w:themeColor="text1"/>
                <w:szCs w:val="24"/>
                <w:rPrChange w:id="15836" w:author="Dr Mamadou SANOGO" w:date="2023-10-25T18:15:00Z">
                  <w:rPr>
                    <w:ins w:id="15837" w:author="Dr Mamadou SANOGO" w:date="2023-10-25T17:36:00Z"/>
                    <w:rFonts w:asciiTheme="majorHAnsi" w:hAnsiTheme="majorHAnsi" w:cstheme="majorHAnsi"/>
                    <w:szCs w:val="24"/>
                  </w:rPr>
                </w:rPrChange>
              </w:rPr>
            </w:pPr>
            <w:ins w:id="15838" w:author="Dr Mamadou SANOGO" w:date="2023-10-25T17:36:00Z">
              <w:r w:rsidRPr="007A4AFC">
                <w:rPr>
                  <w:rFonts w:asciiTheme="majorHAnsi" w:hAnsiTheme="majorHAnsi" w:cstheme="majorHAnsi"/>
                  <w:color w:val="000000" w:themeColor="text1"/>
                  <w:szCs w:val="24"/>
                  <w:rPrChange w:id="15839"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840" w:author="Dr Mamadou SANOGO" w:date="2023-10-25T17:36:00Z"/>
                <w:rFonts w:asciiTheme="majorHAnsi" w:hAnsiTheme="majorHAnsi" w:cstheme="majorHAnsi"/>
                <w:color w:val="000000" w:themeColor="text1"/>
                <w:szCs w:val="24"/>
                <w:rPrChange w:id="15841" w:author="Dr Mamadou SANOGO" w:date="2023-10-25T18:15:00Z">
                  <w:rPr>
                    <w:ins w:id="15842" w:author="Dr Mamadou SANOGO" w:date="2023-10-25T17:36:00Z"/>
                    <w:rFonts w:asciiTheme="majorHAnsi" w:hAnsiTheme="majorHAnsi" w:cstheme="majorHAnsi"/>
                    <w:szCs w:val="24"/>
                  </w:rPr>
                </w:rPrChange>
              </w:rPr>
            </w:pPr>
            <w:ins w:id="15843" w:author="Dr Mamadou SANOGO" w:date="2023-10-25T17:36:00Z">
              <w:r w:rsidRPr="007A4AFC">
                <w:rPr>
                  <w:rFonts w:asciiTheme="majorHAnsi" w:hAnsiTheme="majorHAnsi" w:cstheme="majorHAnsi"/>
                  <w:color w:val="000000" w:themeColor="text1"/>
                  <w:szCs w:val="24"/>
                  <w:rPrChange w:id="15844"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845" w:author="Dr Mamadou SANOGO" w:date="2023-10-25T17:36:00Z"/>
                <w:rFonts w:asciiTheme="majorHAnsi" w:hAnsiTheme="majorHAnsi" w:cstheme="majorHAnsi"/>
                <w:color w:val="000000" w:themeColor="text1"/>
                <w:szCs w:val="24"/>
                <w:rPrChange w:id="15846" w:author="Dr Mamadou SANOGO" w:date="2023-10-25T18:15:00Z">
                  <w:rPr>
                    <w:ins w:id="15847" w:author="Dr Mamadou SANOGO" w:date="2023-10-25T17:36:00Z"/>
                    <w:rFonts w:asciiTheme="majorHAnsi" w:hAnsiTheme="majorHAnsi" w:cstheme="majorHAnsi"/>
                    <w:szCs w:val="24"/>
                  </w:rPr>
                </w:rPrChange>
              </w:rPr>
            </w:pPr>
            <w:ins w:id="15848" w:author="Dr Mamadou SANOGO" w:date="2023-10-25T17:36:00Z">
              <w:r w:rsidRPr="007A4AFC">
                <w:rPr>
                  <w:rFonts w:asciiTheme="majorHAnsi" w:hAnsiTheme="majorHAnsi" w:cstheme="majorHAnsi"/>
                  <w:color w:val="000000" w:themeColor="text1"/>
                  <w:szCs w:val="24"/>
                  <w:rPrChange w:id="15849"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850"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851" w:author="Dr Mamadou SANOGO" w:date="2023-10-25T17:36:00Z"/>
                <w:rFonts w:asciiTheme="majorHAnsi" w:hAnsiTheme="majorHAnsi" w:cstheme="majorHAnsi"/>
                <w:b/>
                <w:color w:val="000000" w:themeColor="text1"/>
                <w:szCs w:val="24"/>
                <w:rPrChange w:id="15852" w:author="Dr Mamadou SANOGO" w:date="2023-10-25T18:15:00Z">
                  <w:rPr>
                    <w:ins w:id="15853"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854" w:author="Dr Mamadou SANOGO" w:date="2023-10-25T17:36:00Z"/>
                <w:rFonts w:asciiTheme="majorHAnsi" w:hAnsiTheme="majorHAnsi" w:cstheme="majorHAnsi"/>
                <w:color w:val="000000" w:themeColor="text1"/>
                <w:szCs w:val="24"/>
                <w:rPrChange w:id="15855" w:author="Dr Mamadou SANOGO" w:date="2023-10-25T18:15:00Z">
                  <w:rPr>
                    <w:ins w:id="15856" w:author="Dr Mamadou SANOGO" w:date="2023-10-25T17:36:00Z"/>
                    <w:rFonts w:asciiTheme="majorHAnsi" w:hAnsiTheme="majorHAnsi" w:cstheme="majorHAnsi"/>
                    <w:szCs w:val="24"/>
                  </w:rPr>
                </w:rPrChange>
              </w:rPr>
            </w:pPr>
            <w:ins w:id="15857" w:author="Dr Mamadou SANOGO" w:date="2023-10-25T17:36:00Z">
              <w:r w:rsidRPr="007A4AFC">
                <w:rPr>
                  <w:rFonts w:asciiTheme="majorHAnsi" w:hAnsiTheme="majorHAnsi" w:cstheme="majorHAnsi"/>
                  <w:color w:val="000000" w:themeColor="text1"/>
                  <w:szCs w:val="24"/>
                  <w:rPrChange w:id="15858"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859" w:author="Dr Mamadou SANOGO" w:date="2023-10-25T17:36:00Z"/>
                <w:rFonts w:asciiTheme="majorHAnsi" w:hAnsiTheme="majorHAnsi" w:cstheme="majorHAnsi"/>
                <w:color w:val="000000" w:themeColor="text1"/>
                <w:szCs w:val="24"/>
                <w:rPrChange w:id="15860" w:author="Dr Mamadou SANOGO" w:date="2023-10-25T18:15:00Z">
                  <w:rPr>
                    <w:ins w:id="15861" w:author="Dr Mamadou SANOGO" w:date="2023-10-25T17:36:00Z"/>
                    <w:rFonts w:asciiTheme="majorHAnsi" w:hAnsiTheme="majorHAnsi" w:cstheme="majorHAnsi"/>
                    <w:szCs w:val="24"/>
                  </w:rPr>
                </w:rPrChange>
              </w:rPr>
            </w:pPr>
            <w:ins w:id="15862" w:author="Dr Mamadou SANOGO" w:date="2023-10-25T17:36:00Z">
              <w:r w:rsidRPr="007A4AFC">
                <w:rPr>
                  <w:rFonts w:asciiTheme="majorHAnsi" w:hAnsiTheme="majorHAnsi" w:cstheme="majorHAnsi"/>
                  <w:color w:val="000000" w:themeColor="text1"/>
                  <w:szCs w:val="24"/>
                  <w:rPrChange w:id="15863"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864" w:author="Dr Mamadou SANOGO" w:date="2023-10-25T17:36:00Z"/>
                <w:rFonts w:asciiTheme="majorHAnsi" w:hAnsiTheme="majorHAnsi" w:cstheme="majorHAnsi"/>
                <w:color w:val="000000" w:themeColor="text1"/>
                <w:szCs w:val="24"/>
                <w:rPrChange w:id="15865" w:author="Dr Mamadou SANOGO" w:date="2023-10-25T18:15:00Z">
                  <w:rPr>
                    <w:ins w:id="15866" w:author="Dr Mamadou SANOGO" w:date="2023-10-25T17:36:00Z"/>
                    <w:rFonts w:asciiTheme="majorHAnsi" w:hAnsiTheme="majorHAnsi" w:cstheme="majorHAnsi"/>
                    <w:szCs w:val="24"/>
                  </w:rPr>
                </w:rPrChange>
              </w:rPr>
            </w:pPr>
            <w:ins w:id="15867" w:author="Dr Mamadou SANOGO" w:date="2023-10-25T17:36:00Z">
              <w:r w:rsidRPr="007A4AFC">
                <w:rPr>
                  <w:rFonts w:asciiTheme="majorHAnsi" w:hAnsiTheme="majorHAnsi" w:cstheme="majorHAnsi"/>
                  <w:color w:val="000000" w:themeColor="text1"/>
                  <w:szCs w:val="24"/>
                  <w:rPrChange w:id="15868"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869" w:author="Dr Mamadou SANOGO" w:date="2023-10-25T17:30:00Z"/>
          <w:b/>
          <w:color w:val="000000" w:themeColor="text1"/>
          <w:sz w:val="44"/>
          <w:rPrChange w:id="15870" w:author="Dr Mamadou SANOGO" w:date="2023-10-25T18:15:00Z">
            <w:rPr>
              <w:ins w:id="15871"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872" w:author="Dr Mamadou SANOGO" w:date="2023-10-25T17:30:00Z"/>
          <w:b/>
          <w:color w:val="000000" w:themeColor="text1"/>
          <w:sz w:val="44"/>
          <w:rPrChange w:id="15873" w:author="Dr Mamadou SANOGO" w:date="2023-10-25T18:15:00Z">
            <w:rPr>
              <w:ins w:id="15874"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875" w:author="Dr Mamadou SANOGO" w:date="2023-10-25T17:30:00Z"/>
          <w:b/>
          <w:color w:val="000000" w:themeColor="text1"/>
          <w:sz w:val="44"/>
          <w:rPrChange w:id="15876" w:author="Dr Mamadou SANOGO" w:date="2023-10-25T18:15:00Z">
            <w:rPr>
              <w:ins w:id="15877"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878" w:author="Dr Mamadou SANOGO" w:date="2023-10-25T17:30:00Z"/>
          <w:b/>
          <w:color w:val="000000" w:themeColor="text1"/>
          <w:sz w:val="44"/>
          <w:rPrChange w:id="15879" w:author="Dr Mamadou SANOGO" w:date="2023-10-25T18:15:00Z">
            <w:rPr>
              <w:ins w:id="15880"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881" w:author="Dr Mamadou SANOGO" w:date="2023-10-25T17:37:00Z"/>
          <w:b/>
          <w:color w:val="000000" w:themeColor="text1"/>
          <w:sz w:val="44"/>
          <w:rPrChange w:id="15882" w:author="Dr Mamadou SANOGO" w:date="2023-10-25T18:15:00Z">
            <w:rPr>
              <w:ins w:id="15883"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884" w:author="Dr Mamadou SANOGO" w:date="2023-10-25T17:37:00Z"/>
          <w:b/>
          <w:color w:val="000000" w:themeColor="text1"/>
          <w:sz w:val="44"/>
          <w:rPrChange w:id="15885" w:author="Dr Mamadou SANOGO" w:date="2023-10-25T18:15:00Z">
            <w:rPr>
              <w:ins w:id="15886"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887" w:author="Dr Mamadou SANOGO" w:date="2023-10-25T17:37:00Z"/>
          <w:b/>
          <w:color w:val="000000" w:themeColor="text1"/>
          <w:sz w:val="44"/>
          <w:rPrChange w:id="15888" w:author="Dr Mamadou SANOGO" w:date="2023-10-25T18:15:00Z">
            <w:rPr>
              <w:ins w:id="15889"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890" w:author="Dr Mamadou SANOGO" w:date="2023-10-25T17:37:00Z"/>
          <w:b/>
          <w:color w:val="000000" w:themeColor="text1"/>
          <w:sz w:val="44"/>
          <w:rPrChange w:id="15891" w:author="Dr Mamadou SANOGO" w:date="2023-10-25T18:15:00Z">
            <w:rPr>
              <w:ins w:id="15892"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893" w:author="Dr Mamadou SANOGO" w:date="2023-10-25T17:37:00Z"/>
          <w:b/>
          <w:color w:val="000000" w:themeColor="text1"/>
          <w:sz w:val="44"/>
          <w:rPrChange w:id="15894" w:author="Dr Mamadou SANOGO" w:date="2023-10-25T18:15:00Z">
            <w:rPr>
              <w:ins w:id="15895"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896" w:author="Dr Mamadou SANOGO" w:date="2023-10-25T17:37:00Z"/>
          <w:b/>
          <w:color w:val="000000" w:themeColor="text1"/>
          <w:sz w:val="44"/>
          <w:rPrChange w:id="15897" w:author="Dr Mamadou SANOGO" w:date="2023-10-25T18:15:00Z">
            <w:rPr>
              <w:ins w:id="15898"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899" w:author="Dr Mamadou SANOGO" w:date="2023-10-25T17:37:00Z"/>
          <w:b/>
          <w:color w:val="000000" w:themeColor="text1"/>
          <w:sz w:val="44"/>
          <w:rPrChange w:id="15900" w:author="Dr Mamadou SANOGO" w:date="2023-10-25T18:15:00Z">
            <w:rPr>
              <w:ins w:id="15901"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902" w:author="Dr Mamadou SANOGO" w:date="2023-10-25T17:37:00Z"/>
          <w:b/>
          <w:color w:val="000000" w:themeColor="text1"/>
          <w:sz w:val="44"/>
          <w:rPrChange w:id="15903" w:author="Dr Mamadou SANOGO" w:date="2023-10-25T18:15:00Z">
            <w:rPr>
              <w:ins w:id="15904"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905" w:author="Dr Mamadou SANOGO" w:date="2023-10-25T17:37:00Z"/>
          <w:b/>
          <w:color w:val="000000" w:themeColor="text1"/>
          <w:sz w:val="44"/>
          <w:rPrChange w:id="15906" w:author="Dr Mamadou SANOGO" w:date="2023-10-25T18:15:00Z">
            <w:rPr>
              <w:ins w:id="15907"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908" w:author="Dr Mamadou SANOGO" w:date="2023-10-25T17:37:00Z"/>
          <w:b/>
          <w:color w:val="000000" w:themeColor="text1"/>
          <w:sz w:val="44"/>
          <w:rPrChange w:id="15909" w:author="Dr Mamadou SANOGO" w:date="2023-10-25T18:15:00Z">
            <w:rPr>
              <w:ins w:id="15910"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911" w:author="Dr Mamadou SANOGO" w:date="2023-10-25T17:37:00Z"/>
          <w:b/>
          <w:color w:val="000000" w:themeColor="text1"/>
          <w:sz w:val="44"/>
          <w:rPrChange w:id="15912" w:author="Dr Mamadou SANOGO" w:date="2023-10-25T18:15:00Z">
            <w:rPr>
              <w:ins w:id="15913"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914" w:author="Dr Mamadou SANOGO" w:date="2023-10-25T17:37:00Z"/>
          <w:b/>
          <w:color w:val="000000" w:themeColor="text1"/>
          <w:sz w:val="44"/>
          <w:rPrChange w:id="15915" w:author="Dr Mamadou SANOGO" w:date="2023-10-25T18:15:00Z">
            <w:rPr>
              <w:ins w:id="15916"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917" w:author="Dr Mamadou SANOGO" w:date="2023-10-25T17:37:00Z"/>
          <w:b/>
          <w:color w:val="000000" w:themeColor="text1"/>
          <w:sz w:val="44"/>
          <w:rPrChange w:id="15918" w:author="Dr Mamadou SANOGO" w:date="2023-10-25T18:15:00Z">
            <w:rPr>
              <w:ins w:id="15919"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920" w:author="Dr Mamadou SANOGO" w:date="2023-10-25T17:37:00Z"/>
          <w:b/>
          <w:color w:val="000000" w:themeColor="text1"/>
          <w:sz w:val="44"/>
          <w:rPrChange w:id="15921" w:author="Dr Mamadou SANOGO" w:date="2023-10-25T18:15:00Z">
            <w:rPr>
              <w:ins w:id="15922"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923" w:author="Dr Mamadou SANOGO" w:date="2023-10-25T17:37:00Z"/>
          <w:b/>
          <w:color w:val="000000" w:themeColor="text1"/>
          <w:sz w:val="44"/>
          <w:rPrChange w:id="15924" w:author="Dr Mamadou SANOGO" w:date="2023-10-25T18:15:00Z">
            <w:rPr>
              <w:ins w:id="15925"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926" w:author="Dr Mamadou SANOGO" w:date="2023-10-25T17:37:00Z"/>
          <w:b/>
          <w:color w:val="000000" w:themeColor="text1"/>
          <w:sz w:val="44"/>
          <w:rPrChange w:id="15927" w:author="Dr Mamadou SANOGO" w:date="2023-10-25T18:15:00Z">
            <w:rPr>
              <w:ins w:id="15928"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929" w:author="Dr Mamadou SANOGO" w:date="2023-10-25T17:37:00Z"/>
          <w:b/>
          <w:color w:val="000000" w:themeColor="text1"/>
          <w:sz w:val="44"/>
          <w:rPrChange w:id="15930" w:author="Dr Mamadou SANOGO" w:date="2023-10-25T18:15:00Z">
            <w:rPr>
              <w:ins w:id="15931"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932" w:author="Dr Mamadou SANOGO" w:date="2023-10-25T17:37:00Z"/>
          <w:b/>
          <w:color w:val="000000" w:themeColor="text1"/>
          <w:sz w:val="44"/>
          <w:rPrChange w:id="15933" w:author="Dr Mamadou SANOGO" w:date="2023-10-25T18:15:00Z">
            <w:rPr>
              <w:ins w:id="15934"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935" w:author="Dr Mamadou SANOGO" w:date="2023-10-25T17:37:00Z"/>
          <w:b/>
          <w:color w:val="000000" w:themeColor="text1"/>
          <w:sz w:val="44"/>
          <w:rPrChange w:id="15936" w:author="Dr Mamadou SANOGO" w:date="2023-10-25T18:15:00Z">
            <w:rPr>
              <w:ins w:id="15937"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938" w:author="Dr Mamadou SANOGO" w:date="2023-10-25T17:30:00Z"/>
          <w:b/>
          <w:color w:val="000000" w:themeColor="text1"/>
          <w:sz w:val="44"/>
          <w:rPrChange w:id="15939" w:author="Dr Mamadou SANOGO" w:date="2023-10-25T18:15:00Z">
            <w:rPr>
              <w:ins w:id="15940"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941" w:author="Dr Mamadou SANOGO" w:date="2023-10-25T15:02:00Z"/>
          <w:b/>
          <w:color w:val="000000" w:themeColor="text1"/>
          <w:sz w:val="44"/>
          <w:rPrChange w:id="15942" w:author="Dr Mamadou SANOGO" w:date="2023-10-25T18:15:00Z">
            <w:rPr>
              <w:ins w:id="15943"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944" w:author="Dr Mamadou SANOGO" w:date="2023-10-25T17:36:00Z"/>
          <w:b/>
          <w:color w:val="000000" w:themeColor="text1"/>
          <w:sz w:val="44"/>
          <w:rPrChange w:id="15945" w:author="Dr Mamadou SANOGO" w:date="2023-10-25T18:15:00Z">
            <w:rPr>
              <w:ins w:id="15946" w:author="Dr Mamadou SANOGO" w:date="2023-10-25T17:36:00Z"/>
              <w:b/>
              <w:sz w:val="44"/>
            </w:rPr>
          </w:rPrChange>
        </w:rPr>
      </w:pPr>
      <w:ins w:id="15947" w:author="Dr Mamadou SANOGO" w:date="2023-10-25T15:02:00Z">
        <w:r w:rsidRPr="007A4AFC">
          <w:rPr>
            <w:b/>
            <w:color w:val="000000" w:themeColor="text1"/>
            <w:sz w:val="44"/>
            <w:rPrChange w:id="15948" w:author="Dr Mamadou SANOGO" w:date="2023-10-25T18:15:00Z">
              <w:rPr>
                <w:b/>
                <w:sz w:val="44"/>
              </w:rPr>
            </w:rPrChange>
          </w:rPr>
          <w:t>Annexe n°02</w:t>
        </w:r>
      </w:ins>
      <w:ins w:id="15949" w:author="Dr Mamadou SANOGO" w:date="2023-10-25T17:37:00Z">
        <w:r w:rsidR="00A75F71" w:rsidRPr="007A4AFC">
          <w:rPr>
            <w:b/>
            <w:color w:val="000000" w:themeColor="text1"/>
            <w:sz w:val="44"/>
            <w:rPrChange w:id="15950" w:author="Dr Mamadou SANOGO" w:date="2023-10-25T18:15:00Z">
              <w:rPr>
                <w:b/>
                <w:sz w:val="44"/>
              </w:rPr>
            </w:rPrChange>
          </w:rPr>
          <w:t>7</w:t>
        </w:r>
      </w:ins>
      <w:ins w:id="15951" w:author="Dr Mamadou SANOGO" w:date="2023-10-25T15:02:00Z">
        <w:r w:rsidRPr="007A4AFC">
          <w:rPr>
            <w:b/>
            <w:color w:val="000000" w:themeColor="text1"/>
            <w:sz w:val="44"/>
            <w:rPrChange w:id="15952" w:author="Dr Mamadou SANOGO" w:date="2023-10-25T18:15:00Z">
              <w:rPr>
                <w:b/>
                <w:sz w:val="44"/>
              </w:rPr>
            </w:rPrChange>
          </w:rPr>
          <w:t xml:space="preserve"> : </w:t>
        </w:r>
      </w:ins>
      <w:ins w:id="15953" w:author="Dr Mamadou SANOGO" w:date="2023-10-27T11:51:00Z">
        <w:r w:rsidR="006A62F4">
          <w:rPr>
            <w:b/>
            <w:color w:val="000000" w:themeColor="text1"/>
            <w:sz w:val="44"/>
          </w:rPr>
          <w:t>E</w:t>
        </w:r>
      </w:ins>
      <w:ins w:id="15954" w:author="Dr Mamadou SANOGO" w:date="2023-10-25T15:02:00Z">
        <w:r w:rsidRPr="007A4AFC">
          <w:rPr>
            <w:b/>
            <w:color w:val="000000" w:themeColor="text1"/>
            <w:sz w:val="44"/>
            <w:rPrChange w:id="15955"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956" w:author="Dr Mamadou SANOGO" w:date="2023-10-25T17:36:00Z"/>
          <w:b/>
          <w:color w:val="000000" w:themeColor="text1"/>
          <w:sz w:val="44"/>
          <w:rPrChange w:id="15957" w:author="Dr Mamadou SANOGO" w:date="2023-10-25T18:15:00Z">
            <w:rPr>
              <w:ins w:id="15958"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959" w:author="Dr Mamadou SANOGO" w:date="2023-10-25T17:36:00Z"/>
          <w:b/>
          <w:color w:val="000000" w:themeColor="text1"/>
          <w:sz w:val="44"/>
          <w:rPrChange w:id="15960" w:author="Dr Mamadou SANOGO" w:date="2023-10-25T18:15:00Z">
            <w:rPr>
              <w:ins w:id="15961"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962" w:author="Dr Mamadou SANOGO" w:date="2023-10-25T17:36:00Z"/>
          <w:b/>
          <w:color w:val="000000" w:themeColor="text1"/>
          <w:sz w:val="44"/>
          <w:rPrChange w:id="15963" w:author="Dr Mamadou SANOGO" w:date="2023-10-25T18:15:00Z">
            <w:rPr>
              <w:ins w:id="15964"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965" w:author="Dr Mamadou SANOGO" w:date="2023-10-25T17:36:00Z"/>
          <w:b/>
          <w:color w:val="000000" w:themeColor="text1"/>
          <w:sz w:val="44"/>
          <w:rPrChange w:id="15966" w:author="Dr Mamadou SANOGO" w:date="2023-10-25T18:15:00Z">
            <w:rPr>
              <w:ins w:id="15967"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968" w:author="Dr Mamadou SANOGO" w:date="2023-10-25T17:36:00Z"/>
          <w:b/>
          <w:color w:val="000000" w:themeColor="text1"/>
          <w:sz w:val="44"/>
          <w:rPrChange w:id="15969" w:author="Dr Mamadou SANOGO" w:date="2023-10-25T18:15:00Z">
            <w:rPr>
              <w:ins w:id="15970"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971" w:author="Dr Mamadou SANOGO" w:date="2023-10-25T17:36:00Z"/>
          <w:b/>
          <w:color w:val="000000" w:themeColor="text1"/>
          <w:sz w:val="44"/>
          <w:rPrChange w:id="15972" w:author="Dr Mamadou SANOGO" w:date="2023-10-25T18:15:00Z">
            <w:rPr>
              <w:ins w:id="15973"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974" w:author="Dr Mamadou SANOGO" w:date="2023-10-25T17:37:00Z"/>
          <w:b/>
          <w:color w:val="000000" w:themeColor="text1"/>
          <w:sz w:val="44"/>
          <w:rPrChange w:id="15975" w:author="Dr Mamadou SANOGO" w:date="2023-10-25T18:15:00Z">
            <w:rPr>
              <w:ins w:id="15976"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977" w:author="Dr Mamadou SANOGO" w:date="2023-10-25T17:37:00Z"/>
          <w:b/>
          <w:color w:val="000000" w:themeColor="text1"/>
          <w:sz w:val="44"/>
          <w:rPrChange w:id="15978" w:author="Dr Mamadou SANOGO" w:date="2023-10-25T18:15:00Z">
            <w:rPr>
              <w:ins w:id="15979"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980" w:author="Dr Mamadou SANOGO" w:date="2023-10-25T17:37:00Z"/>
          <w:b/>
          <w:color w:val="000000" w:themeColor="text1"/>
          <w:sz w:val="44"/>
          <w:rPrChange w:id="15981" w:author="Dr Mamadou SANOGO" w:date="2023-10-25T18:15:00Z">
            <w:rPr>
              <w:ins w:id="15982"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983" w:author="Dr Mamadou SANOGO" w:date="2023-10-25T17:37:00Z"/>
          <w:b/>
          <w:color w:val="000000" w:themeColor="text1"/>
          <w:sz w:val="44"/>
          <w:rPrChange w:id="15984" w:author="Dr Mamadou SANOGO" w:date="2023-10-25T18:15:00Z">
            <w:rPr>
              <w:ins w:id="15985"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986" w:author="Dr Mamadou SANOGO" w:date="2023-10-25T17:37:00Z"/>
          <w:b/>
          <w:color w:val="000000" w:themeColor="text1"/>
          <w:sz w:val="44"/>
          <w:rPrChange w:id="15987" w:author="Dr Mamadou SANOGO" w:date="2023-10-25T18:15:00Z">
            <w:rPr>
              <w:ins w:id="15988"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989"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990"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991"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992"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993"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994" w:author="Dr Mamadou SANOGO" w:date="2023-10-25T17:37:00Z"/>
          <w:b/>
          <w:color w:val="000000" w:themeColor="text1"/>
          <w:sz w:val="44"/>
          <w:rPrChange w:id="15995" w:author="Dr Mamadou SANOGO" w:date="2023-10-25T18:15:00Z">
            <w:rPr>
              <w:ins w:id="15996" w:author="Dr Mamadou SANOGO" w:date="2023-10-25T17:37:00Z"/>
              <w:b/>
              <w:sz w:val="44"/>
            </w:rPr>
          </w:rPrChange>
        </w:rPr>
      </w:pPr>
    </w:p>
    <w:p w14:paraId="4C09B0D0" w14:textId="77777777" w:rsidR="00A75F71" w:rsidRPr="007A4AFC" w:rsidRDefault="00A75F71" w:rsidP="00A75F71">
      <w:pPr>
        <w:spacing w:line="240" w:lineRule="auto"/>
        <w:rPr>
          <w:ins w:id="15997" w:author="Dr Mamadou SANOGO" w:date="2023-10-25T17:38:00Z"/>
          <w:rFonts w:asciiTheme="majorHAnsi" w:eastAsia="Calibri" w:hAnsiTheme="majorHAnsi" w:cstheme="majorHAnsi"/>
          <w:color w:val="000000" w:themeColor="text1"/>
          <w:lang w:eastAsia="en-US"/>
          <w:rPrChange w:id="15998" w:author="Dr Mamadou SANOGO" w:date="2023-10-25T18:15:00Z">
            <w:rPr>
              <w:ins w:id="15999"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6000" w:author="Dr Mamadou SANOGO" w:date="2023-10-25T17:38:00Z"/>
        </w:trPr>
        <w:tc>
          <w:tcPr>
            <w:tcW w:w="484" w:type="pct"/>
          </w:tcPr>
          <w:p w14:paraId="2AD104D7" w14:textId="77777777" w:rsidR="00A75F71" w:rsidRPr="007A4AFC" w:rsidRDefault="00A75F71" w:rsidP="00D27EF1">
            <w:pPr>
              <w:spacing w:line="240" w:lineRule="auto"/>
              <w:rPr>
                <w:ins w:id="16001" w:author="Dr Mamadou SANOGO" w:date="2023-10-25T17:38:00Z"/>
                <w:rFonts w:asciiTheme="majorHAnsi" w:hAnsiTheme="majorHAnsi" w:cstheme="majorHAnsi"/>
                <w:b/>
                <w:color w:val="000000" w:themeColor="text1"/>
                <w:szCs w:val="24"/>
                <w:rPrChange w:id="16002" w:author="Dr Mamadou SANOGO" w:date="2023-10-25T18:15:00Z">
                  <w:rPr>
                    <w:ins w:id="16003" w:author="Dr Mamadou SANOGO" w:date="2023-10-25T17:38:00Z"/>
                    <w:rFonts w:asciiTheme="majorHAnsi" w:hAnsiTheme="majorHAnsi" w:cstheme="majorHAnsi"/>
                    <w:b/>
                    <w:szCs w:val="24"/>
                  </w:rPr>
                </w:rPrChange>
              </w:rPr>
            </w:pPr>
            <w:ins w:id="16004" w:author="Dr Mamadou SANOGO" w:date="2023-10-25T17:38:00Z">
              <w:r w:rsidRPr="007A4AFC">
                <w:rPr>
                  <w:rFonts w:asciiTheme="majorHAnsi" w:hAnsiTheme="majorHAnsi" w:cstheme="majorHAnsi"/>
                  <w:b/>
                  <w:color w:val="000000" w:themeColor="text1"/>
                  <w:szCs w:val="24"/>
                  <w:rPrChange w:id="16005"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6006" w:author="Dr Mamadou SANOGO" w:date="2023-10-25T17:38:00Z"/>
                <w:rFonts w:asciiTheme="majorHAnsi" w:hAnsiTheme="majorHAnsi" w:cstheme="majorHAnsi"/>
                <w:b/>
                <w:color w:val="000000" w:themeColor="text1"/>
                <w:szCs w:val="24"/>
                <w:rPrChange w:id="16007" w:author="Dr Mamadou SANOGO" w:date="2023-10-25T18:15:00Z">
                  <w:rPr>
                    <w:ins w:id="16008" w:author="Dr Mamadou SANOGO" w:date="2023-10-25T17:38:00Z"/>
                    <w:rFonts w:asciiTheme="majorHAnsi" w:hAnsiTheme="majorHAnsi" w:cstheme="majorHAnsi"/>
                    <w:b/>
                    <w:szCs w:val="24"/>
                  </w:rPr>
                </w:rPrChange>
              </w:rPr>
            </w:pPr>
            <w:ins w:id="16009" w:author="Dr Mamadou SANOGO" w:date="2023-10-25T17:38:00Z">
              <w:r w:rsidRPr="007A4AFC">
                <w:rPr>
                  <w:rFonts w:asciiTheme="majorHAnsi" w:hAnsiTheme="majorHAnsi" w:cstheme="majorHAnsi"/>
                  <w:b/>
                  <w:color w:val="000000" w:themeColor="text1"/>
                  <w:szCs w:val="24"/>
                  <w:rPrChange w:id="16010"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6011" w:author="Dr Mamadou SANOGO" w:date="2023-10-25T17:38:00Z"/>
                <w:rFonts w:asciiTheme="majorHAnsi" w:hAnsiTheme="majorHAnsi" w:cstheme="majorHAnsi"/>
                <w:b/>
                <w:color w:val="000000" w:themeColor="text1"/>
                <w:szCs w:val="24"/>
                <w:rPrChange w:id="16012" w:author="Dr Mamadou SANOGO" w:date="2023-10-25T18:15:00Z">
                  <w:rPr>
                    <w:ins w:id="16013" w:author="Dr Mamadou SANOGO" w:date="2023-10-25T17:38:00Z"/>
                    <w:rFonts w:asciiTheme="majorHAnsi" w:hAnsiTheme="majorHAnsi" w:cstheme="majorHAnsi"/>
                    <w:b/>
                    <w:szCs w:val="24"/>
                  </w:rPr>
                </w:rPrChange>
              </w:rPr>
            </w:pPr>
            <w:ins w:id="16014" w:author="Dr Mamadou SANOGO" w:date="2023-10-25T17:38:00Z">
              <w:r w:rsidRPr="007A4AFC">
                <w:rPr>
                  <w:rFonts w:asciiTheme="majorHAnsi" w:hAnsiTheme="majorHAnsi" w:cstheme="majorHAnsi"/>
                  <w:b/>
                  <w:color w:val="000000" w:themeColor="text1"/>
                  <w:szCs w:val="24"/>
                  <w:rPrChange w:id="16015"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6016" w:author="Dr Mamadou SANOGO" w:date="2023-10-25T17:38:00Z"/>
                <w:rFonts w:asciiTheme="majorHAnsi" w:hAnsiTheme="majorHAnsi" w:cstheme="majorHAnsi"/>
                <w:b/>
                <w:color w:val="000000" w:themeColor="text1"/>
                <w:szCs w:val="24"/>
                <w:rPrChange w:id="16017" w:author="Dr Mamadou SANOGO" w:date="2023-10-25T18:15:00Z">
                  <w:rPr>
                    <w:ins w:id="16018" w:author="Dr Mamadou SANOGO" w:date="2023-10-25T17:38:00Z"/>
                    <w:rFonts w:asciiTheme="majorHAnsi" w:hAnsiTheme="majorHAnsi" w:cstheme="majorHAnsi"/>
                    <w:b/>
                    <w:szCs w:val="24"/>
                  </w:rPr>
                </w:rPrChange>
              </w:rPr>
            </w:pPr>
            <w:ins w:id="16019" w:author="Dr Mamadou SANOGO" w:date="2023-10-25T17:38:00Z">
              <w:r w:rsidRPr="007A4AFC">
                <w:rPr>
                  <w:rFonts w:asciiTheme="majorHAnsi" w:hAnsiTheme="majorHAnsi" w:cstheme="majorHAnsi"/>
                  <w:b/>
                  <w:color w:val="000000" w:themeColor="text1"/>
                  <w:szCs w:val="24"/>
                  <w:rPrChange w:id="16020"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6021"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6022" w:author="Dr Mamadou SANOGO" w:date="2023-10-25T17:38:00Z"/>
                <w:rFonts w:asciiTheme="majorHAnsi" w:hAnsiTheme="majorHAnsi" w:cstheme="majorHAnsi"/>
                <w:b/>
                <w:color w:val="000000" w:themeColor="text1"/>
                <w:szCs w:val="24"/>
                <w:rPrChange w:id="16023" w:author="Dr Mamadou SANOGO" w:date="2023-10-25T18:15:00Z">
                  <w:rPr>
                    <w:ins w:id="16024"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6025" w:author="Dr Mamadou SANOGO" w:date="2023-10-25T17:38:00Z"/>
                <w:rFonts w:asciiTheme="majorHAnsi" w:hAnsiTheme="majorHAnsi" w:cstheme="majorHAnsi"/>
                <w:color w:val="000000" w:themeColor="text1"/>
                <w:szCs w:val="24"/>
                <w:rPrChange w:id="16026" w:author="Dr Mamadou SANOGO" w:date="2023-10-25T18:15:00Z">
                  <w:rPr>
                    <w:ins w:id="16027" w:author="Dr Mamadou SANOGO" w:date="2023-10-25T17:38:00Z"/>
                    <w:rFonts w:asciiTheme="majorHAnsi" w:hAnsiTheme="majorHAnsi" w:cstheme="majorHAnsi"/>
                    <w:szCs w:val="24"/>
                  </w:rPr>
                </w:rPrChange>
              </w:rPr>
            </w:pPr>
            <w:ins w:id="16028" w:author="Dr Mamadou SANOGO" w:date="2023-10-25T17:38:00Z">
              <w:r w:rsidRPr="007A4AFC">
                <w:rPr>
                  <w:rFonts w:asciiTheme="majorHAnsi" w:hAnsiTheme="majorHAnsi" w:cstheme="majorHAnsi"/>
                  <w:color w:val="000000" w:themeColor="text1"/>
                  <w:szCs w:val="24"/>
                  <w:rPrChange w:id="16029"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6030" w:author="Dr Mamadou SANOGO" w:date="2023-10-25T17:38:00Z"/>
                <w:rFonts w:asciiTheme="majorHAnsi" w:hAnsiTheme="majorHAnsi" w:cstheme="majorHAnsi"/>
                <w:color w:val="000000" w:themeColor="text1"/>
                <w:szCs w:val="24"/>
                <w:rPrChange w:id="16031" w:author="Dr Mamadou SANOGO" w:date="2023-10-25T18:15:00Z">
                  <w:rPr>
                    <w:ins w:id="16032" w:author="Dr Mamadou SANOGO" w:date="2023-10-25T17:38:00Z"/>
                    <w:rFonts w:asciiTheme="majorHAnsi" w:hAnsiTheme="majorHAnsi" w:cstheme="majorHAnsi"/>
                    <w:szCs w:val="24"/>
                  </w:rPr>
                </w:rPrChange>
              </w:rPr>
            </w:pPr>
            <w:ins w:id="16033" w:author="Dr Mamadou SANOGO" w:date="2023-10-25T17:38:00Z">
              <w:r w:rsidRPr="007A4AFC">
                <w:rPr>
                  <w:rFonts w:asciiTheme="majorHAnsi" w:hAnsiTheme="majorHAnsi" w:cstheme="majorHAnsi"/>
                  <w:color w:val="000000" w:themeColor="text1"/>
                  <w:szCs w:val="24"/>
                  <w:rPrChange w:id="16034"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6035" w:author="Dr Mamadou SANOGO" w:date="2023-10-25T17:38:00Z"/>
                <w:rFonts w:asciiTheme="majorHAnsi" w:hAnsiTheme="majorHAnsi" w:cstheme="majorHAnsi"/>
                <w:color w:val="000000" w:themeColor="text1"/>
                <w:szCs w:val="24"/>
                <w:rPrChange w:id="16036" w:author="Dr Mamadou SANOGO" w:date="2023-10-25T18:15:00Z">
                  <w:rPr>
                    <w:ins w:id="16037" w:author="Dr Mamadou SANOGO" w:date="2023-10-25T17:38:00Z"/>
                    <w:rFonts w:asciiTheme="majorHAnsi" w:hAnsiTheme="majorHAnsi" w:cstheme="majorHAnsi"/>
                    <w:szCs w:val="24"/>
                  </w:rPr>
                </w:rPrChange>
              </w:rPr>
            </w:pPr>
            <w:ins w:id="16038" w:author="Dr Mamadou SANOGO" w:date="2023-10-25T17:38:00Z">
              <w:r w:rsidRPr="007A4AFC">
                <w:rPr>
                  <w:rFonts w:asciiTheme="majorHAnsi" w:hAnsiTheme="majorHAnsi" w:cstheme="majorHAnsi"/>
                  <w:color w:val="000000" w:themeColor="text1"/>
                  <w:szCs w:val="24"/>
                  <w:rPrChange w:id="16039"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6040"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6041" w:author="Dr Mamadou SANOGO" w:date="2023-10-25T17:38:00Z"/>
                <w:rFonts w:asciiTheme="majorHAnsi" w:hAnsiTheme="majorHAnsi" w:cstheme="majorHAnsi"/>
                <w:b/>
                <w:color w:val="000000" w:themeColor="text1"/>
                <w:szCs w:val="24"/>
                <w:rPrChange w:id="16042" w:author="Dr Mamadou SANOGO" w:date="2023-10-25T18:15:00Z">
                  <w:rPr>
                    <w:ins w:id="16043"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6044" w:author="Dr Mamadou SANOGO" w:date="2023-10-25T17:38:00Z"/>
                <w:rFonts w:asciiTheme="majorHAnsi" w:hAnsiTheme="majorHAnsi" w:cstheme="majorHAnsi"/>
                <w:color w:val="000000" w:themeColor="text1"/>
                <w:szCs w:val="24"/>
                <w:rPrChange w:id="16045" w:author="Dr Mamadou SANOGO" w:date="2023-10-25T18:15:00Z">
                  <w:rPr>
                    <w:ins w:id="16046" w:author="Dr Mamadou SANOGO" w:date="2023-10-25T17:38:00Z"/>
                    <w:rFonts w:asciiTheme="majorHAnsi" w:hAnsiTheme="majorHAnsi" w:cstheme="majorHAnsi"/>
                    <w:szCs w:val="24"/>
                  </w:rPr>
                </w:rPrChange>
              </w:rPr>
            </w:pPr>
            <w:ins w:id="16047" w:author="Dr Mamadou SANOGO" w:date="2023-10-25T17:38:00Z">
              <w:r w:rsidRPr="007A4AFC">
                <w:rPr>
                  <w:rFonts w:asciiTheme="majorHAnsi" w:hAnsiTheme="majorHAnsi" w:cstheme="majorHAnsi"/>
                  <w:color w:val="000000" w:themeColor="text1"/>
                  <w:szCs w:val="24"/>
                  <w:rPrChange w:id="16048"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6049" w:author="Dr Mamadou SANOGO" w:date="2023-10-25T17:38:00Z"/>
                <w:rFonts w:asciiTheme="majorHAnsi" w:hAnsiTheme="majorHAnsi" w:cstheme="majorHAnsi"/>
                <w:color w:val="000000" w:themeColor="text1"/>
                <w:szCs w:val="24"/>
                <w:rPrChange w:id="16050" w:author="Dr Mamadou SANOGO" w:date="2023-10-25T18:15:00Z">
                  <w:rPr>
                    <w:ins w:id="16051" w:author="Dr Mamadou SANOGO" w:date="2023-10-25T17:38:00Z"/>
                    <w:rFonts w:asciiTheme="majorHAnsi" w:hAnsiTheme="majorHAnsi" w:cstheme="majorHAnsi"/>
                    <w:szCs w:val="24"/>
                  </w:rPr>
                </w:rPrChange>
              </w:rPr>
            </w:pPr>
            <w:ins w:id="16052" w:author="Dr Mamadou SANOGO" w:date="2023-10-25T17:38:00Z">
              <w:r w:rsidRPr="007A4AFC">
                <w:rPr>
                  <w:rFonts w:asciiTheme="majorHAnsi" w:hAnsiTheme="majorHAnsi" w:cstheme="majorHAnsi"/>
                  <w:color w:val="000000" w:themeColor="text1"/>
                  <w:szCs w:val="24"/>
                  <w:rPrChange w:id="16053"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6054" w:author="Dr Mamadou SANOGO" w:date="2023-10-25T17:38:00Z"/>
                <w:rFonts w:asciiTheme="majorHAnsi" w:hAnsiTheme="majorHAnsi" w:cstheme="majorHAnsi"/>
                <w:color w:val="000000" w:themeColor="text1"/>
                <w:szCs w:val="24"/>
                <w:rPrChange w:id="16055" w:author="Dr Mamadou SANOGO" w:date="2023-10-25T18:15:00Z">
                  <w:rPr>
                    <w:ins w:id="16056" w:author="Dr Mamadou SANOGO" w:date="2023-10-25T17:38:00Z"/>
                    <w:rFonts w:asciiTheme="majorHAnsi" w:hAnsiTheme="majorHAnsi" w:cstheme="majorHAnsi"/>
                    <w:szCs w:val="24"/>
                  </w:rPr>
                </w:rPrChange>
              </w:rPr>
            </w:pPr>
            <w:ins w:id="16057" w:author="Dr Mamadou SANOGO" w:date="2023-10-25T17:38:00Z">
              <w:r w:rsidRPr="007A4AFC">
                <w:rPr>
                  <w:rFonts w:asciiTheme="majorHAnsi" w:hAnsiTheme="majorHAnsi" w:cstheme="majorHAnsi"/>
                  <w:color w:val="000000" w:themeColor="text1"/>
                  <w:szCs w:val="24"/>
                  <w:rPrChange w:id="16058"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6059"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6060" w:author="Dr Mamadou SANOGO" w:date="2023-10-25T17:38:00Z"/>
                <w:rFonts w:asciiTheme="majorHAnsi" w:hAnsiTheme="majorHAnsi" w:cstheme="majorHAnsi"/>
                <w:b/>
                <w:color w:val="000000" w:themeColor="text1"/>
                <w:szCs w:val="24"/>
                <w:rPrChange w:id="16061" w:author="Dr Mamadou SANOGO" w:date="2023-10-25T18:15:00Z">
                  <w:rPr>
                    <w:ins w:id="16062"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6063" w:author="Dr Mamadou SANOGO" w:date="2023-10-25T17:38:00Z"/>
                <w:rFonts w:asciiTheme="majorHAnsi" w:hAnsiTheme="majorHAnsi" w:cstheme="majorHAnsi"/>
                <w:color w:val="000000" w:themeColor="text1"/>
                <w:szCs w:val="24"/>
                <w:rPrChange w:id="16064" w:author="Dr Mamadou SANOGO" w:date="2023-10-25T18:15:00Z">
                  <w:rPr>
                    <w:ins w:id="16065" w:author="Dr Mamadou SANOGO" w:date="2023-10-25T17:38:00Z"/>
                    <w:rFonts w:asciiTheme="majorHAnsi" w:hAnsiTheme="majorHAnsi" w:cstheme="majorHAnsi"/>
                    <w:szCs w:val="24"/>
                  </w:rPr>
                </w:rPrChange>
              </w:rPr>
            </w:pPr>
            <w:ins w:id="16066" w:author="Dr Mamadou SANOGO" w:date="2023-10-25T17:38:00Z">
              <w:r w:rsidRPr="007A4AFC">
                <w:rPr>
                  <w:rFonts w:asciiTheme="majorHAnsi" w:hAnsiTheme="majorHAnsi" w:cstheme="majorHAnsi"/>
                  <w:color w:val="000000" w:themeColor="text1"/>
                  <w:szCs w:val="24"/>
                  <w:rPrChange w:id="16067"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6068" w:author="Dr Mamadou SANOGO" w:date="2023-10-25T17:38:00Z"/>
                <w:rFonts w:asciiTheme="majorHAnsi" w:hAnsiTheme="majorHAnsi" w:cstheme="majorHAnsi"/>
                <w:color w:val="000000" w:themeColor="text1"/>
                <w:szCs w:val="24"/>
                <w:rPrChange w:id="16069" w:author="Dr Mamadou SANOGO" w:date="2023-10-25T18:15:00Z">
                  <w:rPr>
                    <w:ins w:id="16070" w:author="Dr Mamadou SANOGO" w:date="2023-10-25T17:38:00Z"/>
                    <w:rFonts w:asciiTheme="majorHAnsi" w:hAnsiTheme="majorHAnsi" w:cstheme="majorHAnsi"/>
                    <w:szCs w:val="24"/>
                  </w:rPr>
                </w:rPrChange>
              </w:rPr>
            </w:pPr>
            <w:ins w:id="16071" w:author="Dr Mamadou SANOGO" w:date="2023-10-25T17:38:00Z">
              <w:r w:rsidRPr="007A4AFC">
                <w:rPr>
                  <w:rFonts w:asciiTheme="majorHAnsi" w:hAnsiTheme="majorHAnsi" w:cstheme="majorHAnsi"/>
                  <w:color w:val="000000" w:themeColor="text1"/>
                  <w:szCs w:val="24"/>
                  <w:rPrChange w:id="16072"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6073" w:author="Dr Mamadou SANOGO" w:date="2023-10-25T17:38:00Z"/>
                <w:rFonts w:asciiTheme="majorHAnsi" w:hAnsiTheme="majorHAnsi" w:cstheme="majorHAnsi"/>
                <w:color w:val="000000" w:themeColor="text1"/>
                <w:szCs w:val="24"/>
                <w:rPrChange w:id="16074" w:author="Dr Mamadou SANOGO" w:date="2023-10-25T18:15:00Z">
                  <w:rPr>
                    <w:ins w:id="16075" w:author="Dr Mamadou SANOGO" w:date="2023-10-25T17:38:00Z"/>
                    <w:rFonts w:asciiTheme="majorHAnsi" w:hAnsiTheme="majorHAnsi" w:cstheme="majorHAnsi"/>
                    <w:szCs w:val="24"/>
                  </w:rPr>
                </w:rPrChange>
              </w:rPr>
            </w:pPr>
            <w:ins w:id="16076" w:author="Dr Mamadou SANOGO" w:date="2023-10-25T17:38:00Z">
              <w:r w:rsidRPr="007A4AFC">
                <w:rPr>
                  <w:rFonts w:asciiTheme="majorHAnsi" w:hAnsiTheme="majorHAnsi" w:cstheme="majorHAnsi"/>
                  <w:color w:val="000000" w:themeColor="text1"/>
                  <w:szCs w:val="24"/>
                  <w:rPrChange w:id="16077"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6078"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6079" w:author="Dr Mamadou SANOGO" w:date="2023-10-25T17:38:00Z"/>
                <w:rFonts w:asciiTheme="majorHAnsi" w:hAnsiTheme="majorHAnsi" w:cstheme="majorHAnsi"/>
                <w:b/>
                <w:color w:val="000000" w:themeColor="text1"/>
                <w:szCs w:val="24"/>
                <w:rPrChange w:id="16080" w:author="Dr Mamadou SANOGO" w:date="2023-10-25T18:15:00Z">
                  <w:rPr>
                    <w:ins w:id="16081"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6082" w:author="Dr Mamadou SANOGO" w:date="2023-10-25T17:38:00Z"/>
                <w:rFonts w:asciiTheme="majorHAnsi" w:hAnsiTheme="majorHAnsi" w:cstheme="majorHAnsi"/>
                <w:color w:val="000000" w:themeColor="text1"/>
                <w:szCs w:val="24"/>
                <w:rPrChange w:id="16083" w:author="Dr Mamadou SANOGO" w:date="2023-10-25T18:15:00Z">
                  <w:rPr>
                    <w:ins w:id="16084" w:author="Dr Mamadou SANOGO" w:date="2023-10-25T17:38:00Z"/>
                    <w:rFonts w:asciiTheme="majorHAnsi" w:hAnsiTheme="majorHAnsi" w:cstheme="majorHAnsi"/>
                    <w:szCs w:val="24"/>
                  </w:rPr>
                </w:rPrChange>
              </w:rPr>
            </w:pPr>
            <w:ins w:id="16085" w:author="Dr Mamadou SANOGO" w:date="2023-10-25T17:38:00Z">
              <w:r w:rsidRPr="007A4AFC">
                <w:rPr>
                  <w:rFonts w:asciiTheme="majorHAnsi" w:hAnsiTheme="majorHAnsi" w:cstheme="majorHAnsi"/>
                  <w:color w:val="000000" w:themeColor="text1"/>
                  <w:szCs w:val="24"/>
                  <w:rPrChange w:id="16086"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6087" w:author="Dr Mamadou SANOGO" w:date="2023-10-25T17:38:00Z"/>
                <w:rFonts w:asciiTheme="majorHAnsi" w:hAnsiTheme="majorHAnsi" w:cstheme="majorHAnsi"/>
                <w:color w:val="000000" w:themeColor="text1"/>
                <w:szCs w:val="24"/>
                <w:rPrChange w:id="16088" w:author="Dr Mamadou SANOGO" w:date="2023-10-25T18:15:00Z">
                  <w:rPr>
                    <w:ins w:id="16089" w:author="Dr Mamadou SANOGO" w:date="2023-10-25T17:38:00Z"/>
                    <w:rFonts w:asciiTheme="majorHAnsi" w:hAnsiTheme="majorHAnsi" w:cstheme="majorHAnsi"/>
                    <w:szCs w:val="24"/>
                  </w:rPr>
                </w:rPrChange>
              </w:rPr>
            </w:pPr>
            <w:ins w:id="16090" w:author="Dr Mamadou SANOGO" w:date="2023-10-25T17:38:00Z">
              <w:r w:rsidRPr="007A4AFC">
                <w:rPr>
                  <w:rFonts w:asciiTheme="majorHAnsi" w:hAnsiTheme="majorHAnsi" w:cstheme="majorHAnsi"/>
                  <w:color w:val="000000" w:themeColor="text1"/>
                  <w:szCs w:val="24"/>
                  <w:rPrChange w:id="16091"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6092" w:author="Dr Mamadou SANOGO" w:date="2023-10-25T17:38:00Z"/>
                <w:rFonts w:asciiTheme="majorHAnsi" w:hAnsiTheme="majorHAnsi" w:cstheme="majorHAnsi"/>
                <w:color w:val="000000" w:themeColor="text1"/>
                <w:szCs w:val="24"/>
                <w:rPrChange w:id="16093" w:author="Dr Mamadou SANOGO" w:date="2023-10-25T18:15:00Z">
                  <w:rPr>
                    <w:ins w:id="16094" w:author="Dr Mamadou SANOGO" w:date="2023-10-25T17:38:00Z"/>
                    <w:rFonts w:asciiTheme="majorHAnsi" w:hAnsiTheme="majorHAnsi" w:cstheme="majorHAnsi"/>
                    <w:szCs w:val="24"/>
                  </w:rPr>
                </w:rPrChange>
              </w:rPr>
            </w:pPr>
            <w:ins w:id="16095" w:author="Dr Mamadou SANOGO" w:date="2023-10-25T17:38:00Z">
              <w:r w:rsidRPr="007A4AFC">
                <w:rPr>
                  <w:rFonts w:asciiTheme="majorHAnsi" w:hAnsiTheme="majorHAnsi" w:cstheme="majorHAnsi"/>
                  <w:color w:val="000000" w:themeColor="text1"/>
                  <w:szCs w:val="24"/>
                  <w:rPrChange w:id="16096"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6097"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6098" w:author="Dr Mamadou SANOGO" w:date="2023-10-25T17:38:00Z"/>
                <w:rFonts w:asciiTheme="majorHAnsi" w:hAnsiTheme="majorHAnsi" w:cstheme="majorHAnsi"/>
                <w:b/>
                <w:color w:val="000000" w:themeColor="text1"/>
                <w:szCs w:val="24"/>
                <w:rPrChange w:id="16099" w:author="Dr Mamadou SANOGO" w:date="2023-10-25T18:15:00Z">
                  <w:rPr>
                    <w:ins w:id="16100"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6101" w:author="Dr Mamadou SANOGO" w:date="2023-10-25T17:38:00Z"/>
                <w:rFonts w:asciiTheme="majorHAnsi" w:hAnsiTheme="majorHAnsi" w:cstheme="majorHAnsi"/>
                <w:color w:val="000000" w:themeColor="text1"/>
                <w:szCs w:val="24"/>
                <w:rPrChange w:id="16102" w:author="Dr Mamadou SANOGO" w:date="2023-10-25T18:15:00Z">
                  <w:rPr>
                    <w:ins w:id="16103" w:author="Dr Mamadou SANOGO" w:date="2023-10-25T17:38:00Z"/>
                    <w:rFonts w:asciiTheme="majorHAnsi" w:hAnsiTheme="majorHAnsi" w:cstheme="majorHAnsi"/>
                    <w:szCs w:val="24"/>
                  </w:rPr>
                </w:rPrChange>
              </w:rPr>
            </w:pPr>
            <w:ins w:id="16104" w:author="Dr Mamadou SANOGO" w:date="2023-10-25T17:38:00Z">
              <w:r w:rsidRPr="007A4AFC">
                <w:rPr>
                  <w:rFonts w:asciiTheme="majorHAnsi" w:hAnsiTheme="majorHAnsi" w:cstheme="majorHAnsi"/>
                  <w:color w:val="000000" w:themeColor="text1"/>
                  <w:szCs w:val="24"/>
                  <w:rPrChange w:id="16105"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6106" w:author="Dr Mamadou SANOGO" w:date="2023-10-25T17:38:00Z"/>
                <w:rFonts w:asciiTheme="majorHAnsi" w:hAnsiTheme="majorHAnsi" w:cstheme="majorHAnsi"/>
                <w:color w:val="000000" w:themeColor="text1"/>
                <w:szCs w:val="24"/>
                <w:rPrChange w:id="16107" w:author="Dr Mamadou SANOGO" w:date="2023-10-25T18:15:00Z">
                  <w:rPr>
                    <w:ins w:id="16108" w:author="Dr Mamadou SANOGO" w:date="2023-10-25T17:38:00Z"/>
                    <w:rFonts w:asciiTheme="majorHAnsi" w:hAnsiTheme="majorHAnsi" w:cstheme="majorHAnsi"/>
                    <w:szCs w:val="24"/>
                  </w:rPr>
                </w:rPrChange>
              </w:rPr>
            </w:pPr>
            <w:ins w:id="16109" w:author="Dr Mamadou SANOGO" w:date="2023-10-25T17:38:00Z">
              <w:r w:rsidRPr="007A4AFC">
                <w:rPr>
                  <w:rFonts w:asciiTheme="majorHAnsi" w:hAnsiTheme="majorHAnsi" w:cstheme="majorHAnsi"/>
                  <w:color w:val="000000" w:themeColor="text1"/>
                  <w:szCs w:val="24"/>
                  <w:rPrChange w:id="16110"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6111" w:author="Dr Mamadou SANOGO" w:date="2023-10-25T17:38:00Z"/>
                <w:rFonts w:asciiTheme="majorHAnsi" w:hAnsiTheme="majorHAnsi" w:cstheme="majorHAnsi"/>
                <w:color w:val="000000" w:themeColor="text1"/>
                <w:szCs w:val="24"/>
                <w:rPrChange w:id="16112" w:author="Dr Mamadou SANOGO" w:date="2023-10-25T18:15:00Z">
                  <w:rPr>
                    <w:ins w:id="16113" w:author="Dr Mamadou SANOGO" w:date="2023-10-25T17:38:00Z"/>
                    <w:rFonts w:asciiTheme="majorHAnsi" w:hAnsiTheme="majorHAnsi" w:cstheme="majorHAnsi"/>
                    <w:szCs w:val="24"/>
                  </w:rPr>
                </w:rPrChange>
              </w:rPr>
            </w:pPr>
            <w:ins w:id="16114" w:author="Dr Mamadou SANOGO" w:date="2023-10-25T17:38:00Z">
              <w:r w:rsidRPr="007A4AFC">
                <w:rPr>
                  <w:rFonts w:asciiTheme="majorHAnsi" w:hAnsiTheme="majorHAnsi" w:cstheme="majorHAnsi"/>
                  <w:color w:val="000000" w:themeColor="text1"/>
                  <w:szCs w:val="24"/>
                  <w:rPrChange w:id="16115"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6116"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6117" w:author="Dr Mamadou SANOGO" w:date="2023-10-25T17:38:00Z"/>
                <w:rFonts w:asciiTheme="majorHAnsi" w:hAnsiTheme="majorHAnsi" w:cstheme="majorHAnsi"/>
                <w:b/>
                <w:color w:val="000000" w:themeColor="text1"/>
                <w:szCs w:val="24"/>
                <w:rPrChange w:id="16118" w:author="Dr Mamadou SANOGO" w:date="2023-10-25T18:15:00Z">
                  <w:rPr>
                    <w:ins w:id="16119"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6120" w:author="Dr Mamadou SANOGO" w:date="2023-10-25T17:38:00Z"/>
                <w:rFonts w:asciiTheme="majorHAnsi" w:hAnsiTheme="majorHAnsi" w:cstheme="majorHAnsi"/>
                <w:color w:val="000000" w:themeColor="text1"/>
                <w:szCs w:val="24"/>
                <w:rPrChange w:id="16121" w:author="Dr Mamadou SANOGO" w:date="2023-10-25T18:15:00Z">
                  <w:rPr>
                    <w:ins w:id="16122" w:author="Dr Mamadou SANOGO" w:date="2023-10-25T17:38:00Z"/>
                    <w:rFonts w:asciiTheme="majorHAnsi" w:hAnsiTheme="majorHAnsi" w:cstheme="majorHAnsi"/>
                    <w:szCs w:val="24"/>
                  </w:rPr>
                </w:rPrChange>
              </w:rPr>
            </w:pPr>
            <w:ins w:id="16123" w:author="Dr Mamadou SANOGO" w:date="2023-10-25T17:38:00Z">
              <w:r w:rsidRPr="007A4AFC">
                <w:rPr>
                  <w:rFonts w:asciiTheme="majorHAnsi" w:hAnsiTheme="majorHAnsi" w:cstheme="majorHAnsi"/>
                  <w:color w:val="000000" w:themeColor="text1"/>
                  <w:szCs w:val="24"/>
                  <w:rPrChange w:id="16124"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6125" w:author="Dr Mamadou SANOGO" w:date="2023-10-25T17:38:00Z"/>
                <w:rFonts w:asciiTheme="majorHAnsi" w:hAnsiTheme="majorHAnsi" w:cstheme="majorHAnsi"/>
                <w:color w:val="000000" w:themeColor="text1"/>
                <w:szCs w:val="24"/>
                <w:rPrChange w:id="16126" w:author="Dr Mamadou SANOGO" w:date="2023-10-25T18:15:00Z">
                  <w:rPr>
                    <w:ins w:id="16127" w:author="Dr Mamadou SANOGO" w:date="2023-10-25T17:38:00Z"/>
                    <w:rFonts w:asciiTheme="majorHAnsi" w:hAnsiTheme="majorHAnsi" w:cstheme="majorHAnsi"/>
                    <w:szCs w:val="24"/>
                  </w:rPr>
                </w:rPrChange>
              </w:rPr>
            </w:pPr>
            <w:ins w:id="16128" w:author="Dr Mamadou SANOGO" w:date="2023-10-25T17:38:00Z">
              <w:r w:rsidRPr="007A4AFC">
                <w:rPr>
                  <w:rFonts w:asciiTheme="majorHAnsi" w:hAnsiTheme="majorHAnsi" w:cstheme="majorHAnsi"/>
                  <w:color w:val="000000" w:themeColor="text1"/>
                  <w:szCs w:val="24"/>
                  <w:rPrChange w:id="16129"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6130" w:author="Dr Mamadou SANOGO" w:date="2023-10-25T17:38:00Z"/>
                <w:rFonts w:asciiTheme="majorHAnsi" w:hAnsiTheme="majorHAnsi" w:cstheme="majorHAnsi"/>
                <w:color w:val="000000" w:themeColor="text1"/>
                <w:szCs w:val="24"/>
                <w:rPrChange w:id="16131" w:author="Dr Mamadou SANOGO" w:date="2023-10-25T18:15:00Z">
                  <w:rPr>
                    <w:ins w:id="16132" w:author="Dr Mamadou SANOGO" w:date="2023-10-25T17:38:00Z"/>
                    <w:rFonts w:asciiTheme="majorHAnsi" w:hAnsiTheme="majorHAnsi" w:cstheme="majorHAnsi"/>
                    <w:szCs w:val="24"/>
                  </w:rPr>
                </w:rPrChange>
              </w:rPr>
            </w:pPr>
            <w:ins w:id="16133" w:author="Dr Mamadou SANOGO" w:date="2023-10-25T17:38:00Z">
              <w:r w:rsidRPr="007A4AFC">
                <w:rPr>
                  <w:rFonts w:asciiTheme="majorHAnsi" w:hAnsiTheme="majorHAnsi" w:cstheme="majorHAnsi"/>
                  <w:color w:val="000000" w:themeColor="text1"/>
                  <w:szCs w:val="24"/>
                  <w:rPrChange w:id="16134"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6135"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6136" w:author="Dr Mamadou SANOGO" w:date="2023-10-25T17:38:00Z"/>
                <w:rFonts w:asciiTheme="majorHAnsi" w:hAnsiTheme="majorHAnsi" w:cstheme="majorHAnsi"/>
                <w:b/>
                <w:color w:val="000000" w:themeColor="text1"/>
                <w:szCs w:val="24"/>
                <w:rPrChange w:id="16137" w:author="Dr Mamadou SANOGO" w:date="2023-10-25T18:15:00Z">
                  <w:rPr>
                    <w:ins w:id="16138"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6139" w:author="Dr Mamadou SANOGO" w:date="2023-10-25T17:38:00Z"/>
                <w:rFonts w:asciiTheme="majorHAnsi" w:hAnsiTheme="majorHAnsi" w:cstheme="majorHAnsi"/>
                <w:color w:val="000000" w:themeColor="text1"/>
                <w:szCs w:val="24"/>
                <w:rPrChange w:id="16140" w:author="Dr Mamadou SANOGO" w:date="2023-10-25T18:15:00Z">
                  <w:rPr>
                    <w:ins w:id="16141" w:author="Dr Mamadou SANOGO" w:date="2023-10-25T17:38:00Z"/>
                    <w:rFonts w:asciiTheme="majorHAnsi" w:hAnsiTheme="majorHAnsi" w:cstheme="majorHAnsi"/>
                    <w:szCs w:val="24"/>
                  </w:rPr>
                </w:rPrChange>
              </w:rPr>
            </w:pPr>
            <w:ins w:id="16142" w:author="Dr Mamadou SANOGO" w:date="2023-10-25T17:38:00Z">
              <w:r w:rsidRPr="007A4AFC">
                <w:rPr>
                  <w:rFonts w:asciiTheme="majorHAnsi" w:hAnsiTheme="majorHAnsi" w:cstheme="majorHAnsi"/>
                  <w:color w:val="000000" w:themeColor="text1"/>
                  <w:szCs w:val="24"/>
                  <w:rPrChange w:id="16143"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6144" w:author="Dr Mamadou SANOGO" w:date="2023-10-25T17:38:00Z"/>
                <w:rFonts w:asciiTheme="majorHAnsi" w:hAnsiTheme="majorHAnsi" w:cstheme="majorHAnsi"/>
                <w:color w:val="000000" w:themeColor="text1"/>
                <w:szCs w:val="24"/>
                <w:rPrChange w:id="16145" w:author="Dr Mamadou SANOGO" w:date="2023-10-25T18:15:00Z">
                  <w:rPr>
                    <w:ins w:id="16146" w:author="Dr Mamadou SANOGO" w:date="2023-10-25T17:38:00Z"/>
                    <w:rFonts w:asciiTheme="majorHAnsi" w:hAnsiTheme="majorHAnsi" w:cstheme="majorHAnsi"/>
                    <w:szCs w:val="24"/>
                  </w:rPr>
                </w:rPrChange>
              </w:rPr>
            </w:pPr>
            <w:ins w:id="16147" w:author="Dr Mamadou SANOGO" w:date="2023-10-25T17:38:00Z">
              <w:r w:rsidRPr="007A4AFC">
                <w:rPr>
                  <w:rFonts w:asciiTheme="majorHAnsi" w:hAnsiTheme="majorHAnsi" w:cstheme="majorHAnsi"/>
                  <w:color w:val="000000" w:themeColor="text1"/>
                  <w:szCs w:val="24"/>
                  <w:rPrChange w:id="16148"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6149" w:author="Dr Mamadou SANOGO" w:date="2023-10-25T17:38:00Z"/>
                <w:rFonts w:asciiTheme="majorHAnsi" w:hAnsiTheme="majorHAnsi" w:cstheme="majorHAnsi"/>
                <w:color w:val="000000" w:themeColor="text1"/>
                <w:szCs w:val="24"/>
                <w:rPrChange w:id="16150" w:author="Dr Mamadou SANOGO" w:date="2023-10-25T18:15:00Z">
                  <w:rPr>
                    <w:ins w:id="16151" w:author="Dr Mamadou SANOGO" w:date="2023-10-25T17:38:00Z"/>
                    <w:rFonts w:asciiTheme="majorHAnsi" w:hAnsiTheme="majorHAnsi" w:cstheme="majorHAnsi"/>
                    <w:szCs w:val="24"/>
                  </w:rPr>
                </w:rPrChange>
              </w:rPr>
            </w:pPr>
            <w:ins w:id="16152" w:author="Dr Mamadou SANOGO" w:date="2023-10-25T17:38:00Z">
              <w:r w:rsidRPr="007A4AFC">
                <w:rPr>
                  <w:rFonts w:asciiTheme="majorHAnsi" w:hAnsiTheme="majorHAnsi" w:cstheme="majorHAnsi"/>
                  <w:color w:val="000000" w:themeColor="text1"/>
                  <w:szCs w:val="24"/>
                  <w:rPrChange w:id="16153"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6154"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6155" w:author="Dr Mamadou SANOGO" w:date="2023-10-25T17:38:00Z"/>
                <w:rFonts w:asciiTheme="majorHAnsi" w:hAnsiTheme="majorHAnsi" w:cstheme="majorHAnsi"/>
                <w:b/>
                <w:color w:val="000000" w:themeColor="text1"/>
                <w:szCs w:val="24"/>
                <w:rPrChange w:id="16156" w:author="Dr Mamadou SANOGO" w:date="2023-10-25T18:15:00Z">
                  <w:rPr>
                    <w:ins w:id="16157"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6158" w:author="Dr Mamadou SANOGO" w:date="2023-10-25T17:38:00Z"/>
                <w:rFonts w:asciiTheme="majorHAnsi" w:hAnsiTheme="majorHAnsi" w:cstheme="majorHAnsi"/>
                <w:color w:val="000000" w:themeColor="text1"/>
                <w:szCs w:val="24"/>
                <w:rPrChange w:id="16159" w:author="Dr Mamadou SANOGO" w:date="2023-10-25T18:15:00Z">
                  <w:rPr>
                    <w:ins w:id="16160" w:author="Dr Mamadou SANOGO" w:date="2023-10-25T17:38:00Z"/>
                    <w:rFonts w:asciiTheme="majorHAnsi" w:hAnsiTheme="majorHAnsi" w:cstheme="majorHAnsi"/>
                    <w:szCs w:val="24"/>
                  </w:rPr>
                </w:rPrChange>
              </w:rPr>
            </w:pPr>
            <w:ins w:id="16161" w:author="Dr Mamadou SANOGO" w:date="2023-10-25T17:38:00Z">
              <w:r w:rsidRPr="007A4AFC">
                <w:rPr>
                  <w:rFonts w:asciiTheme="majorHAnsi" w:hAnsiTheme="majorHAnsi" w:cstheme="majorHAnsi"/>
                  <w:color w:val="000000" w:themeColor="text1"/>
                  <w:szCs w:val="24"/>
                  <w:rPrChange w:id="16162"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6163" w:author="Dr Mamadou SANOGO" w:date="2023-10-25T17:38:00Z"/>
                <w:rFonts w:asciiTheme="majorHAnsi" w:hAnsiTheme="majorHAnsi" w:cstheme="majorHAnsi"/>
                <w:color w:val="000000" w:themeColor="text1"/>
                <w:szCs w:val="24"/>
                <w:rPrChange w:id="16164" w:author="Dr Mamadou SANOGO" w:date="2023-10-25T18:15:00Z">
                  <w:rPr>
                    <w:ins w:id="16165" w:author="Dr Mamadou SANOGO" w:date="2023-10-25T17:38:00Z"/>
                    <w:rFonts w:asciiTheme="majorHAnsi" w:hAnsiTheme="majorHAnsi" w:cstheme="majorHAnsi"/>
                    <w:szCs w:val="24"/>
                  </w:rPr>
                </w:rPrChange>
              </w:rPr>
            </w:pPr>
            <w:ins w:id="16166" w:author="Dr Mamadou SANOGO" w:date="2023-10-25T17:38:00Z">
              <w:r w:rsidRPr="007A4AFC">
                <w:rPr>
                  <w:rFonts w:asciiTheme="majorHAnsi" w:hAnsiTheme="majorHAnsi" w:cstheme="majorHAnsi"/>
                  <w:color w:val="000000" w:themeColor="text1"/>
                  <w:szCs w:val="24"/>
                  <w:rPrChange w:id="16167"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6168" w:author="Dr Mamadou SANOGO" w:date="2023-10-25T17:38:00Z"/>
                <w:rFonts w:asciiTheme="majorHAnsi" w:hAnsiTheme="majorHAnsi" w:cstheme="majorHAnsi"/>
                <w:color w:val="000000" w:themeColor="text1"/>
                <w:szCs w:val="24"/>
                <w:rPrChange w:id="16169" w:author="Dr Mamadou SANOGO" w:date="2023-10-25T18:15:00Z">
                  <w:rPr>
                    <w:ins w:id="16170" w:author="Dr Mamadou SANOGO" w:date="2023-10-25T17:38:00Z"/>
                    <w:rFonts w:asciiTheme="majorHAnsi" w:hAnsiTheme="majorHAnsi" w:cstheme="majorHAnsi"/>
                    <w:szCs w:val="24"/>
                  </w:rPr>
                </w:rPrChange>
              </w:rPr>
            </w:pPr>
            <w:ins w:id="16171" w:author="Dr Mamadou SANOGO" w:date="2023-10-25T17:38:00Z">
              <w:r w:rsidRPr="007A4AFC">
                <w:rPr>
                  <w:rFonts w:asciiTheme="majorHAnsi" w:hAnsiTheme="majorHAnsi" w:cstheme="majorHAnsi"/>
                  <w:color w:val="000000" w:themeColor="text1"/>
                  <w:szCs w:val="24"/>
                  <w:rPrChange w:id="16172"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6173"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6174" w:author="Dr Mamadou SANOGO" w:date="2023-10-25T17:38:00Z"/>
                <w:rFonts w:asciiTheme="majorHAnsi" w:hAnsiTheme="majorHAnsi" w:cstheme="majorHAnsi"/>
                <w:b/>
                <w:color w:val="000000" w:themeColor="text1"/>
                <w:szCs w:val="24"/>
                <w:rPrChange w:id="16175" w:author="Dr Mamadou SANOGO" w:date="2023-10-25T18:15:00Z">
                  <w:rPr>
                    <w:ins w:id="16176"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6177" w:author="Dr Mamadou SANOGO" w:date="2023-10-25T17:38:00Z"/>
                <w:rFonts w:asciiTheme="majorHAnsi" w:hAnsiTheme="majorHAnsi" w:cstheme="majorHAnsi"/>
                <w:color w:val="000000" w:themeColor="text1"/>
                <w:szCs w:val="24"/>
                <w:rPrChange w:id="16178" w:author="Dr Mamadou SANOGO" w:date="2023-10-25T18:15:00Z">
                  <w:rPr>
                    <w:ins w:id="16179" w:author="Dr Mamadou SANOGO" w:date="2023-10-25T17:38:00Z"/>
                    <w:rFonts w:asciiTheme="majorHAnsi" w:hAnsiTheme="majorHAnsi" w:cstheme="majorHAnsi"/>
                    <w:szCs w:val="24"/>
                  </w:rPr>
                </w:rPrChange>
              </w:rPr>
            </w:pPr>
            <w:ins w:id="16180" w:author="Dr Mamadou SANOGO" w:date="2023-10-25T17:38:00Z">
              <w:r w:rsidRPr="007A4AFC">
                <w:rPr>
                  <w:rFonts w:asciiTheme="majorHAnsi" w:hAnsiTheme="majorHAnsi" w:cstheme="majorHAnsi"/>
                  <w:color w:val="000000" w:themeColor="text1"/>
                  <w:szCs w:val="24"/>
                  <w:rPrChange w:id="16181"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6182" w:author="Dr Mamadou SANOGO" w:date="2023-10-25T17:38:00Z"/>
                <w:rFonts w:asciiTheme="majorHAnsi" w:hAnsiTheme="majorHAnsi" w:cstheme="majorHAnsi"/>
                <w:color w:val="000000" w:themeColor="text1"/>
                <w:szCs w:val="24"/>
                <w:rPrChange w:id="16183" w:author="Dr Mamadou SANOGO" w:date="2023-10-25T18:15:00Z">
                  <w:rPr>
                    <w:ins w:id="16184" w:author="Dr Mamadou SANOGO" w:date="2023-10-25T17:38:00Z"/>
                    <w:rFonts w:asciiTheme="majorHAnsi" w:hAnsiTheme="majorHAnsi" w:cstheme="majorHAnsi"/>
                    <w:szCs w:val="24"/>
                  </w:rPr>
                </w:rPrChange>
              </w:rPr>
            </w:pPr>
            <w:ins w:id="16185" w:author="Dr Mamadou SANOGO" w:date="2023-10-25T17:38:00Z">
              <w:r w:rsidRPr="007A4AFC">
                <w:rPr>
                  <w:rFonts w:asciiTheme="majorHAnsi" w:hAnsiTheme="majorHAnsi" w:cstheme="majorHAnsi"/>
                  <w:color w:val="000000" w:themeColor="text1"/>
                  <w:szCs w:val="24"/>
                  <w:rPrChange w:id="16186"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6187" w:author="Dr Mamadou SANOGO" w:date="2023-10-25T17:38:00Z"/>
                <w:rFonts w:asciiTheme="majorHAnsi" w:hAnsiTheme="majorHAnsi" w:cstheme="majorHAnsi"/>
                <w:color w:val="000000" w:themeColor="text1"/>
                <w:szCs w:val="24"/>
                <w:rPrChange w:id="16188" w:author="Dr Mamadou SANOGO" w:date="2023-10-25T18:15:00Z">
                  <w:rPr>
                    <w:ins w:id="16189" w:author="Dr Mamadou SANOGO" w:date="2023-10-25T17:38:00Z"/>
                    <w:rFonts w:asciiTheme="majorHAnsi" w:hAnsiTheme="majorHAnsi" w:cstheme="majorHAnsi"/>
                    <w:szCs w:val="24"/>
                  </w:rPr>
                </w:rPrChange>
              </w:rPr>
            </w:pPr>
            <w:ins w:id="16190" w:author="Dr Mamadou SANOGO" w:date="2023-10-25T17:38:00Z">
              <w:r w:rsidRPr="007A4AFC">
                <w:rPr>
                  <w:rFonts w:asciiTheme="majorHAnsi" w:hAnsiTheme="majorHAnsi" w:cstheme="majorHAnsi"/>
                  <w:color w:val="000000" w:themeColor="text1"/>
                  <w:szCs w:val="24"/>
                  <w:rPrChange w:id="16191"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6192"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6193" w:author="Dr Mamadou SANOGO" w:date="2023-10-25T17:38:00Z"/>
                <w:rFonts w:asciiTheme="majorHAnsi" w:hAnsiTheme="majorHAnsi" w:cstheme="majorHAnsi"/>
                <w:b/>
                <w:color w:val="000000" w:themeColor="text1"/>
                <w:szCs w:val="24"/>
                <w:rPrChange w:id="16194" w:author="Dr Mamadou SANOGO" w:date="2023-10-25T18:15:00Z">
                  <w:rPr>
                    <w:ins w:id="16195"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6196" w:author="Dr Mamadou SANOGO" w:date="2023-10-25T17:38:00Z"/>
                <w:rFonts w:asciiTheme="majorHAnsi" w:hAnsiTheme="majorHAnsi" w:cstheme="majorHAnsi"/>
                <w:color w:val="000000" w:themeColor="text1"/>
                <w:szCs w:val="24"/>
                <w:rPrChange w:id="16197" w:author="Dr Mamadou SANOGO" w:date="2023-10-25T18:15:00Z">
                  <w:rPr>
                    <w:ins w:id="16198" w:author="Dr Mamadou SANOGO" w:date="2023-10-25T17:38:00Z"/>
                    <w:rFonts w:asciiTheme="majorHAnsi" w:hAnsiTheme="majorHAnsi" w:cstheme="majorHAnsi"/>
                    <w:szCs w:val="24"/>
                  </w:rPr>
                </w:rPrChange>
              </w:rPr>
            </w:pPr>
            <w:ins w:id="16199" w:author="Dr Mamadou SANOGO" w:date="2023-10-25T17:38:00Z">
              <w:r w:rsidRPr="007A4AFC">
                <w:rPr>
                  <w:rFonts w:asciiTheme="majorHAnsi" w:hAnsiTheme="majorHAnsi" w:cstheme="majorHAnsi"/>
                  <w:color w:val="000000" w:themeColor="text1"/>
                  <w:szCs w:val="24"/>
                  <w:rPrChange w:id="16200"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6201" w:author="Dr Mamadou SANOGO" w:date="2023-10-25T17:38:00Z"/>
                <w:rFonts w:asciiTheme="majorHAnsi" w:hAnsiTheme="majorHAnsi" w:cstheme="majorHAnsi"/>
                <w:color w:val="000000" w:themeColor="text1"/>
                <w:szCs w:val="24"/>
                <w:rPrChange w:id="16202" w:author="Dr Mamadou SANOGO" w:date="2023-10-25T18:15:00Z">
                  <w:rPr>
                    <w:ins w:id="16203" w:author="Dr Mamadou SANOGO" w:date="2023-10-25T17:38:00Z"/>
                    <w:rFonts w:asciiTheme="majorHAnsi" w:hAnsiTheme="majorHAnsi" w:cstheme="majorHAnsi"/>
                    <w:szCs w:val="24"/>
                  </w:rPr>
                </w:rPrChange>
              </w:rPr>
            </w:pPr>
            <w:ins w:id="16204" w:author="Dr Mamadou SANOGO" w:date="2023-10-25T17:38:00Z">
              <w:r w:rsidRPr="007A4AFC">
                <w:rPr>
                  <w:rFonts w:asciiTheme="majorHAnsi" w:hAnsiTheme="majorHAnsi" w:cstheme="majorHAnsi"/>
                  <w:color w:val="000000" w:themeColor="text1"/>
                  <w:szCs w:val="24"/>
                  <w:rPrChange w:id="16205"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6206" w:author="Dr Mamadou SANOGO" w:date="2023-10-25T17:38:00Z"/>
                <w:rFonts w:asciiTheme="majorHAnsi" w:hAnsiTheme="majorHAnsi" w:cstheme="majorHAnsi"/>
                <w:color w:val="000000" w:themeColor="text1"/>
                <w:szCs w:val="24"/>
                <w:rPrChange w:id="16207" w:author="Dr Mamadou SANOGO" w:date="2023-10-25T18:15:00Z">
                  <w:rPr>
                    <w:ins w:id="16208" w:author="Dr Mamadou SANOGO" w:date="2023-10-25T17:38:00Z"/>
                    <w:rFonts w:asciiTheme="majorHAnsi" w:hAnsiTheme="majorHAnsi" w:cstheme="majorHAnsi"/>
                    <w:szCs w:val="24"/>
                  </w:rPr>
                </w:rPrChange>
              </w:rPr>
            </w:pPr>
            <w:ins w:id="16209" w:author="Dr Mamadou SANOGO" w:date="2023-10-25T17:38:00Z">
              <w:r w:rsidRPr="007A4AFC">
                <w:rPr>
                  <w:rFonts w:asciiTheme="majorHAnsi" w:hAnsiTheme="majorHAnsi" w:cstheme="majorHAnsi"/>
                  <w:color w:val="000000" w:themeColor="text1"/>
                  <w:szCs w:val="24"/>
                  <w:rPrChange w:id="16210"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6211"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6212" w:author="Dr Mamadou SANOGO" w:date="2023-10-25T17:38:00Z"/>
                <w:rFonts w:asciiTheme="majorHAnsi" w:hAnsiTheme="majorHAnsi" w:cstheme="majorHAnsi"/>
                <w:b/>
                <w:color w:val="000000" w:themeColor="text1"/>
                <w:szCs w:val="24"/>
                <w:rPrChange w:id="16213" w:author="Dr Mamadou SANOGO" w:date="2023-10-25T18:15:00Z">
                  <w:rPr>
                    <w:ins w:id="16214"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6215" w:author="Dr Mamadou SANOGO" w:date="2023-10-25T17:38:00Z"/>
                <w:rFonts w:asciiTheme="majorHAnsi" w:hAnsiTheme="majorHAnsi" w:cstheme="majorHAnsi"/>
                <w:color w:val="000000" w:themeColor="text1"/>
                <w:szCs w:val="24"/>
                <w:rPrChange w:id="16216" w:author="Dr Mamadou SANOGO" w:date="2023-10-25T18:15:00Z">
                  <w:rPr>
                    <w:ins w:id="16217" w:author="Dr Mamadou SANOGO" w:date="2023-10-25T17:38:00Z"/>
                    <w:rFonts w:asciiTheme="majorHAnsi" w:hAnsiTheme="majorHAnsi" w:cstheme="majorHAnsi"/>
                    <w:szCs w:val="24"/>
                  </w:rPr>
                </w:rPrChange>
              </w:rPr>
            </w:pPr>
            <w:ins w:id="16218" w:author="Dr Mamadou SANOGO" w:date="2023-10-25T17:38:00Z">
              <w:r w:rsidRPr="007A4AFC">
                <w:rPr>
                  <w:rFonts w:asciiTheme="majorHAnsi" w:hAnsiTheme="majorHAnsi" w:cstheme="majorHAnsi"/>
                  <w:color w:val="000000" w:themeColor="text1"/>
                  <w:szCs w:val="24"/>
                  <w:rPrChange w:id="16219"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6220" w:author="Dr Mamadou SANOGO" w:date="2023-10-25T17:38:00Z"/>
                <w:rFonts w:asciiTheme="majorHAnsi" w:hAnsiTheme="majorHAnsi" w:cstheme="majorHAnsi"/>
                <w:color w:val="000000" w:themeColor="text1"/>
                <w:szCs w:val="24"/>
                <w:rPrChange w:id="16221" w:author="Dr Mamadou SANOGO" w:date="2023-10-25T18:15:00Z">
                  <w:rPr>
                    <w:ins w:id="16222" w:author="Dr Mamadou SANOGO" w:date="2023-10-25T17:38:00Z"/>
                    <w:rFonts w:asciiTheme="majorHAnsi" w:hAnsiTheme="majorHAnsi" w:cstheme="majorHAnsi"/>
                    <w:szCs w:val="24"/>
                  </w:rPr>
                </w:rPrChange>
              </w:rPr>
            </w:pPr>
            <w:ins w:id="16223" w:author="Dr Mamadou SANOGO" w:date="2023-10-25T17:38:00Z">
              <w:r w:rsidRPr="007A4AFC">
                <w:rPr>
                  <w:rFonts w:asciiTheme="majorHAnsi" w:hAnsiTheme="majorHAnsi" w:cstheme="majorHAnsi"/>
                  <w:color w:val="000000" w:themeColor="text1"/>
                  <w:szCs w:val="24"/>
                  <w:rPrChange w:id="16224"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6225" w:author="Dr Mamadou SANOGO" w:date="2023-10-25T17:38:00Z"/>
                <w:rFonts w:asciiTheme="majorHAnsi" w:hAnsiTheme="majorHAnsi" w:cstheme="majorHAnsi"/>
                <w:color w:val="000000" w:themeColor="text1"/>
                <w:szCs w:val="24"/>
                <w:rPrChange w:id="16226" w:author="Dr Mamadou SANOGO" w:date="2023-10-25T18:15:00Z">
                  <w:rPr>
                    <w:ins w:id="16227" w:author="Dr Mamadou SANOGO" w:date="2023-10-25T17:38:00Z"/>
                    <w:rFonts w:asciiTheme="majorHAnsi" w:hAnsiTheme="majorHAnsi" w:cstheme="majorHAnsi"/>
                    <w:szCs w:val="24"/>
                  </w:rPr>
                </w:rPrChange>
              </w:rPr>
            </w:pPr>
            <w:ins w:id="16228" w:author="Dr Mamadou SANOGO" w:date="2023-10-25T17:38:00Z">
              <w:r w:rsidRPr="007A4AFC">
                <w:rPr>
                  <w:rFonts w:asciiTheme="majorHAnsi" w:hAnsiTheme="majorHAnsi" w:cstheme="majorHAnsi"/>
                  <w:color w:val="000000" w:themeColor="text1"/>
                  <w:szCs w:val="24"/>
                  <w:rPrChange w:id="16229"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6230"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6231" w:author="Dr Mamadou SANOGO" w:date="2023-10-25T17:38:00Z"/>
                <w:rFonts w:asciiTheme="majorHAnsi" w:hAnsiTheme="majorHAnsi" w:cstheme="majorHAnsi"/>
                <w:b/>
                <w:color w:val="000000" w:themeColor="text1"/>
                <w:szCs w:val="24"/>
                <w:rPrChange w:id="16232" w:author="Dr Mamadou SANOGO" w:date="2023-10-25T18:15:00Z">
                  <w:rPr>
                    <w:ins w:id="16233"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6234" w:author="Dr Mamadou SANOGO" w:date="2023-10-25T17:38:00Z"/>
                <w:rFonts w:asciiTheme="majorHAnsi" w:hAnsiTheme="majorHAnsi" w:cstheme="majorHAnsi"/>
                <w:color w:val="000000" w:themeColor="text1"/>
                <w:szCs w:val="24"/>
                <w:rPrChange w:id="16235" w:author="Dr Mamadou SANOGO" w:date="2023-10-25T18:15:00Z">
                  <w:rPr>
                    <w:ins w:id="16236" w:author="Dr Mamadou SANOGO" w:date="2023-10-25T17:38:00Z"/>
                    <w:rFonts w:asciiTheme="majorHAnsi" w:hAnsiTheme="majorHAnsi" w:cstheme="majorHAnsi"/>
                    <w:szCs w:val="24"/>
                  </w:rPr>
                </w:rPrChange>
              </w:rPr>
            </w:pPr>
            <w:ins w:id="16237" w:author="Dr Mamadou SANOGO" w:date="2023-10-25T17:38:00Z">
              <w:r w:rsidRPr="007A4AFC">
                <w:rPr>
                  <w:rFonts w:asciiTheme="majorHAnsi" w:hAnsiTheme="majorHAnsi" w:cstheme="majorHAnsi"/>
                  <w:color w:val="000000" w:themeColor="text1"/>
                  <w:szCs w:val="24"/>
                  <w:rPrChange w:id="16238"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6239" w:author="Dr Mamadou SANOGO" w:date="2023-10-25T17:38:00Z"/>
                <w:rFonts w:asciiTheme="majorHAnsi" w:hAnsiTheme="majorHAnsi" w:cstheme="majorHAnsi"/>
                <w:color w:val="000000" w:themeColor="text1"/>
                <w:szCs w:val="24"/>
                <w:rPrChange w:id="16240" w:author="Dr Mamadou SANOGO" w:date="2023-10-25T18:15:00Z">
                  <w:rPr>
                    <w:ins w:id="16241" w:author="Dr Mamadou SANOGO" w:date="2023-10-25T17:38:00Z"/>
                    <w:rFonts w:asciiTheme="majorHAnsi" w:hAnsiTheme="majorHAnsi" w:cstheme="majorHAnsi"/>
                    <w:szCs w:val="24"/>
                  </w:rPr>
                </w:rPrChange>
              </w:rPr>
            </w:pPr>
            <w:ins w:id="16242" w:author="Dr Mamadou SANOGO" w:date="2023-10-25T17:38:00Z">
              <w:r w:rsidRPr="007A4AFC">
                <w:rPr>
                  <w:rFonts w:asciiTheme="majorHAnsi" w:hAnsiTheme="majorHAnsi" w:cstheme="majorHAnsi"/>
                  <w:color w:val="000000" w:themeColor="text1"/>
                  <w:szCs w:val="24"/>
                  <w:rPrChange w:id="16243"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6244" w:author="Dr Mamadou SANOGO" w:date="2023-10-25T17:38:00Z"/>
                <w:rFonts w:asciiTheme="majorHAnsi" w:hAnsiTheme="majorHAnsi" w:cstheme="majorHAnsi"/>
                <w:color w:val="000000" w:themeColor="text1"/>
                <w:szCs w:val="24"/>
                <w:rPrChange w:id="16245" w:author="Dr Mamadou SANOGO" w:date="2023-10-25T18:15:00Z">
                  <w:rPr>
                    <w:ins w:id="16246" w:author="Dr Mamadou SANOGO" w:date="2023-10-25T17:38:00Z"/>
                    <w:rFonts w:asciiTheme="majorHAnsi" w:hAnsiTheme="majorHAnsi" w:cstheme="majorHAnsi"/>
                    <w:szCs w:val="24"/>
                  </w:rPr>
                </w:rPrChange>
              </w:rPr>
            </w:pPr>
            <w:ins w:id="16247" w:author="Dr Mamadou SANOGO" w:date="2023-10-25T17:38:00Z">
              <w:r w:rsidRPr="007A4AFC">
                <w:rPr>
                  <w:rFonts w:asciiTheme="majorHAnsi" w:hAnsiTheme="majorHAnsi" w:cstheme="majorHAnsi"/>
                  <w:color w:val="000000" w:themeColor="text1"/>
                  <w:szCs w:val="24"/>
                  <w:rPrChange w:id="16248"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6249"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6250" w:author="Dr Mamadou SANOGO" w:date="2023-10-25T17:38:00Z"/>
                <w:rFonts w:asciiTheme="majorHAnsi" w:hAnsiTheme="majorHAnsi" w:cstheme="majorHAnsi"/>
                <w:b/>
                <w:color w:val="000000" w:themeColor="text1"/>
                <w:szCs w:val="24"/>
                <w:rPrChange w:id="16251" w:author="Dr Mamadou SANOGO" w:date="2023-10-25T18:15:00Z">
                  <w:rPr>
                    <w:ins w:id="16252"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6253" w:author="Dr Mamadou SANOGO" w:date="2023-10-25T17:38:00Z"/>
                <w:rFonts w:asciiTheme="majorHAnsi" w:hAnsiTheme="majorHAnsi" w:cstheme="majorHAnsi"/>
                <w:color w:val="000000" w:themeColor="text1"/>
                <w:szCs w:val="24"/>
                <w:rPrChange w:id="16254" w:author="Dr Mamadou SANOGO" w:date="2023-10-25T18:15:00Z">
                  <w:rPr>
                    <w:ins w:id="16255" w:author="Dr Mamadou SANOGO" w:date="2023-10-25T17:38:00Z"/>
                    <w:rFonts w:asciiTheme="majorHAnsi" w:hAnsiTheme="majorHAnsi" w:cstheme="majorHAnsi"/>
                    <w:szCs w:val="24"/>
                  </w:rPr>
                </w:rPrChange>
              </w:rPr>
            </w:pPr>
            <w:ins w:id="16256" w:author="Dr Mamadou SANOGO" w:date="2023-10-25T17:38:00Z">
              <w:r w:rsidRPr="007A4AFC">
                <w:rPr>
                  <w:rFonts w:asciiTheme="majorHAnsi" w:hAnsiTheme="majorHAnsi" w:cstheme="majorHAnsi"/>
                  <w:color w:val="000000" w:themeColor="text1"/>
                  <w:szCs w:val="24"/>
                  <w:rPrChange w:id="16257"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6258" w:author="Dr Mamadou SANOGO" w:date="2023-10-25T17:38:00Z"/>
                <w:rFonts w:asciiTheme="majorHAnsi" w:hAnsiTheme="majorHAnsi" w:cstheme="majorHAnsi"/>
                <w:color w:val="000000" w:themeColor="text1"/>
                <w:szCs w:val="24"/>
                <w:rPrChange w:id="16259" w:author="Dr Mamadou SANOGO" w:date="2023-10-25T18:15:00Z">
                  <w:rPr>
                    <w:ins w:id="16260" w:author="Dr Mamadou SANOGO" w:date="2023-10-25T17:38:00Z"/>
                    <w:rFonts w:asciiTheme="majorHAnsi" w:hAnsiTheme="majorHAnsi" w:cstheme="majorHAnsi"/>
                    <w:szCs w:val="24"/>
                  </w:rPr>
                </w:rPrChange>
              </w:rPr>
            </w:pPr>
            <w:ins w:id="16261" w:author="Dr Mamadou SANOGO" w:date="2023-10-25T17:38:00Z">
              <w:r w:rsidRPr="007A4AFC">
                <w:rPr>
                  <w:rFonts w:asciiTheme="majorHAnsi" w:hAnsiTheme="majorHAnsi" w:cstheme="majorHAnsi"/>
                  <w:color w:val="000000" w:themeColor="text1"/>
                  <w:szCs w:val="24"/>
                  <w:rPrChange w:id="16262"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6263" w:author="Dr Mamadou SANOGO" w:date="2023-10-25T17:38:00Z"/>
                <w:rFonts w:asciiTheme="majorHAnsi" w:hAnsiTheme="majorHAnsi" w:cstheme="majorHAnsi"/>
                <w:color w:val="000000" w:themeColor="text1"/>
                <w:szCs w:val="24"/>
                <w:rPrChange w:id="16264" w:author="Dr Mamadou SANOGO" w:date="2023-10-25T18:15:00Z">
                  <w:rPr>
                    <w:ins w:id="16265" w:author="Dr Mamadou SANOGO" w:date="2023-10-25T17:38:00Z"/>
                    <w:rFonts w:asciiTheme="majorHAnsi" w:hAnsiTheme="majorHAnsi" w:cstheme="majorHAnsi"/>
                    <w:szCs w:val="24"/>
                  </w:rPr>
                </w:rPrChange>
              </w:rPr>
            </w:pPr>
            <w:ins w:id="16266" w:author="Dr Mamadou SANOGO" w:date="2023-10-25T17:38:00Z">
              <w:r w:rsidRPr="007A4AFC">
                <w:rPr>
                  <w:rFonts w:asciiTheme="majorHAnsi" w:hAnsiTheme="majorHAnsi" w:cstheme="majorHAnsi"/>
                  <w:color w:val="000000" w:themeColor="text1"/>
                  <w:szCs w:val="24"/>
                  <w:rPrChange w:id="16267"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6268"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6269" w:author="Dr Mamadou SANOGO" w:date="2023-10-25T17:38:00Z"/>
                <w:rFonts w:asciiTheme="majorHAnsi" w:hAnsiTheme="majorHAnsi" w:cstheme="majorHAnsi"/>
                <w:b/>
                <w:color w:val="000000" w:themeColor="text1"/>
                <w:szCs w:val="24"/>
                <w:rPrChange w:id="16270" w:author="Dr Mamadou SANOGO" w:date="2023-10-25T18:15:00Z">
                  <w:rPr>
                    <w:ins w:id="16271"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6272" w:author="Dr Mamadou SANOGO" w:date="2023-10-25T17:38:00Z"/>
                <w:rFonts w:asciiTheme="majorHAnsi" w:hAnsiTheme="majorHAnsi" w:cstheme="majorHAnsi"/>
                <w:color w:val="000000" w:themeColor="text1"/>
                <w:szCs w:val="24"/>
                <w:rPrChange w:id="16273" w:author="Dr Mamadou SANOGO" w:date="2023-10-25T18:15:00Z">
                  <w:rPr>
                    <w:ins w:id="16274" w:author="Dr Mamadou SANOGO" w:date="2023-10-25T17:38:00Z"/>
                    <w:rFonts w:asciiTheme="majorHAnsi" w:hAnsiTheme="majorHAnsi" w:cstheme="majorHAnsi"/>
                    <w:szCs w:val="24"/>
                  </w:rPr>
                </w:rPrChange>
              </w:rPr>
            </w:pPr>
            <w:ins w:id="16275" w:author="Dr Mamadou SANOGO" w:date="2023-10-25T17:38:00Z">
              <w:r w:rsidRPr="007A4AFC">
                <w:rPr>
                  <w:rFonts w:asciiTheme="majorHAnsi" w:hAnsiTheme="majorHAnsi" w:cstheme="majorHAnsi"/>
                  <w:color w:val="000000" w:themeColor="text1"/>
                  <w:szCs w:val="24"/>
                  <w:rPrChange w:id="16276"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6277" w:author="Dr Mamadou SANOGO" w:date="2023-10-25T17:38:00Z"/>
                <w:rFonts w:asciiTheme="majorHAnsi" w:hAnsiTheme="majorHAnsi" w:cstheme="majorHAnsi"/>
                <w:color w:val="000000" w:themeColor="text1"/>
                <w:szCs w:val="24"/>
                <w:rPrChange w:id="16278" w:author="Dr Mamadou SANOGO" w:date="2023-10-25T18:15:00Z">
                  <w:rPr>
                    <w:ins w:id="16279" w:author="Dr Mamadou SANOGO" w:date="2023-10-25T17:38:00Z"/>
                    <w:rFonts w:asciiTheme="majorHAnsi" w:hAnsiTheme="majorHAnsi" w:cstheme="majorHAnsi"/>
                    <w:szCs w:val="24"/>
                  </w:rPr>
                </w:rPrChange>
              </w:rPr>
            </w:pPr>
            <w:ins w:id="16280" w:author="Dr Mamadou SANOGO" w:date="2023-10-25T17:38:00Z">
              <w:r w:rsidRPr="007A4AFC">
                <w:rPr>
                  <w:rFonts w:asciiTheme="majorHAnsi" w:hAnsiTheme="majorHAnsi" w:cstheme="majorHAnsi"/>
                  <w:color w:val="000000" w:themeColor="text1"/>
                  <w:szCs w:val="24"/>
                  <w:rPrChange w:id="16281"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6282" w:author="Dr Mamadou SANOGO" w:date="2023-10-25T17:38:00Z"/>
                <w:rFonts w:asciiTheme="majorHAnsi" w:hAnsiTheme="majorHAnsi" w:cstheme="majorHAnsi"/>
                <w:color w:val="000000" w:themeColor="text1"/>
                <w:szCs w:val="24"/>
                <w:rPrChange w:id="16283" w:author="Dr Mamadou SANOGO" w:date="2023-10-25T18:15:00Z">
                  <w:rPr>
                    <w:ins w:id="16284" w:author="Dr Mamadou SANOGO" w:date="2023-10-25T17:38:00Z"/>
                    <w:rFonts w:asciiTheme="majorHAnsi" w:hAnsiTheme="majorHAnsi" w:cstheme="majorHAnsi"/>
                    <w:szCs w:val="24"/>
                  </w:rPr>
                </w:rPrChange>
              </w:rPr>
            </w:pPr>
            <w:ins w:id="16285" w:author="Dr Mamadou SANOGO" w:date="2023-10-25T17:38:00Z">
              <w:r w:rsidRPr="007A4AFC">
                <w:rPr>
                  <w:rFonts w:asciiTheme="majorHAnsi" w:hAnsiTheme="majorHAnsi" w:cstheme="majorHAnsi"/>
                  <w:color w:val="000000" w:themeColor="text1"/>
                  <w:szCs w:val="24"/>
                  <w:rPrChange w:id="16286"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6287"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6288" w:author="Dr Mamadou SANOGO" w:date="2023-10-25T17:38:00Z"/>
                <w:rFonts w:asciiTheme="majorHAnsi" w:hAnsiTheme="majorHAnsi" w:cstheme="majorHAnsi"/>
                <w:b/>
                <w:color w:val="000000" w:themeColor="text1"/>
                <w:szCs w:val="24"/>
                <w:rPrChange w:id="16289" w:author="Dr Mamadou SANOGO" w:date="2023-10-25T18:15:00Z">
                  <w:rPr>
                    <w:ins w:id="16290"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6291" w:author="Dr Mamadou SANOGO" w:date="2023-10-25T17:38:00Z"/>
                <w:rFonts w:asciiTheme="majorHAnsi" w:hAnsiTheme="majorHAnsi" w:cstheme="majorHAnsi"/>
                <w:color w:val="000000" w:themeColor="text1"/>
                <w:szCs w:val="24"/>
                <w:rPrChange w:id="16292" w:author="Dr Mamadou SANOGO" w:date="2023-10-25T18:15:00Z">
                  <w:rPr>
                    <w:ins w:id="16293" w:author="Dr Mamadou SANOGO" w:date="2023-10-25T17:38:00Z"/>
                    <w:rFonts w:asciiTheme="majorHAnsi" w:hAnsiTheme="majorHAnsi" w:cstheme="majorHAnsi"/>
                    <w:szCs w:val="24"/>
                  </w:rPr>
                </w:rPrChange>
              </w:rPr>
            </w:pPr>
            <w:ins w:id="16294" w:author="Dr Mamadou SANOGO" w:date="2023-10-25T17:38:00Z">
              <w:r w:rsidRPr="007A4AFC">
                <w:rPr>
                  <w:rFonts w:asciiTheme="majorHAnsi" w:hAnsiTheme="majorHAnsi" w:cstheme="majorHAnsi"/>
                  <w:color w:val="000000" w:themeColor="text1"/>
                  <w:szCs w:val="24"/>
                  <w:rPrChange w:id="16295"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6296" w:author="Dr Mamadou SANOGO" w:date="2023-10-25T17:38:00Z"/>
                <w:rFonts w:asciiTheme="majorHAnsi" w:hAnsiTheme="majorHAnsi" w:cstheme="majorHAnsi"/>
                <w:color w:val="000000" w:themeColor="text1"/>
                <w:szCs w:val="24"/>
                <w:rPrChange w:id="16297" w:author="Dr Mamadou SANOGO" w:date="2023-10-25T18:15:00Z">
                  <w:rPr>
                    <w:ins w:id="16298" w:author="Dr Mamadou SANOGO" w:date="2023-10-25T17:38:00Z"/>
                    <w:rFonts w:asciiTheme="majorHAnsi" w:hAnsiTheme="majorHAnsi" w:cstheme="majorHAnsi"/>
                    <w:szCs w:val="24"/>
                  </w:rPr>
                </w:rPrChange>
              </w:rPr>
            </w:pPr>
            <w:ins w:id="16299" w:author="Dr Mamadou SANOGO" w:date="2023-10-25T17:38:00Z">
              <w:r w:rsidRPr="007A4AFC">
                <w:rPr>
                  <w:rFonts w:asciiTheme="majorHAnsi" w:hAnsiTheme="majorHAnsi" w:cstheme="majorHAnsi"/>
                  <w:color w:val="000000" w:themeColor="text1"/>
                  <w:szCs w:val="24"/>
                  <w:rPrChange w:id="16300"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6301" w:author="Dr Mamadou SANOGO" w:date="2023-10-25T17:38:00Z"/>
                <w:rFonts w:asciiTheme="majorHAnsi" w:hAnsiTheme="majorHAnsi" w:cstheme="majorHAnsi"/>
                <w:color w:val="000000" w:themeColor="text1"/>
                <w:szCs w:val="24"/>
                <w:rPrChange w:id="16302" w:author="Dr Mamadou SANOGO" w:date="2023-10-25T18:15:00Z">
                  <w:rPr>
                    <w:ins w:id="16303" w:author="Dr Mamadou SANOGO" w:date="2023-10-25T17:38:00Z"/>
                    <w:rFonts w:asciiTheme="majorHAnsi" w:hAnsiTheme="majorHAnsi" w:cstheme="majorHAnsi"/>
                    <w:szCs w:val="24"/>
                  </w:rPr>
                </w:rPrChange>
              </w:rPr>
            </w:pPr>
            <w:ins w:id="16304" w:author="Dr Mamadou SANOGO" w:date="2023-10-25T17:38:00Z">
              <w:r w:rsidRPr="007A4AFC">
                <w:rPr>
                  <w:rFonts w:asciiTheme="majorHAnsi" w:hAnsiTheme="majorHAnsi" w:cstheme="majorHAnsi"/>
                  <w:color w:val="000000" w:themeColor="text1"/>
                  <w:szCs w:val="24"/>
                  <w:rPrChange w:id="16305"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6306" w:author="Dr Mamadou SANOGO" w:date="2023-10-25T17:36:00Z"/>
          <w:b/>
          <w:color w:val="000000" w:themeColor="text1"/>
          <w:sz w:val="44"/>
          <w:rPrChange w:id="16307" w:author="Dr Mamadou SANOGO" w:date="2023-10-25T18:15:00Z">
            <w:rPr>
              <w:ins w:id="16308"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6309" w:author="Dr Mamadou SANOGO" w:date="2023-10-25T17:36:00Z"/>
          <w:b/>
          <w:color w:val="000000" w:themeColor="text1"/>
          <w:sz w:val="44"/>
          <w:rPrChange w:id="16310" w:author="Dr Mamadou SANOGO" w:date="2023-10-25T18:15:00Z">
            <w:rPr>
              <w:ins w:id="16311"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6312" w:author="Dr Mamadou SANOGO" w:date="2023-10-25T17:38:00Z"/>
          <w:b/>
          <w:color w:val="000000" w:themeColor="text1"/>
          <w:sz w:val="44"/>
          <w:rPrChange w:id="16313" w:author="Dr Mamadou SANOGO" w:date="2023-10-25T18:15:00Z">
            <w:rPr>
              <w:ins w:id="16314"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6315" w:author="Dr Mamadou SANOGO" w:date="2023-10-25T17:38:00Z"/>
          <w:b/>
          <w:color w:val="000000" w:themeColor="text1"/>
          <w:sz w:val="44"/>
          <w:rPrChange w:id="16316" w:author="Dr Mamadou SANOGO" w:date="2023-10-25T18:15:00Z">
            <w:rPr>
              <w:ins w:id="16317"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6318" w:author="Dr Mamadou SANOGO" w:date="2023-10-25T17:38:00Z"/>
          <w:b/>
          <w:color w:val="000000" w:themeColor="text1"/>
          <w:sz w:val="44"/>
          <w:rPrChange w:id="16319" w:author="Dr Mamadou SANOGO" w:date="2023-10-25T18:15:00Z">
            <w:rPr>
              <w:ins w:id="16320"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6321" w:author="Dr Mamadou SANOGO" w:date="2023-10-25T17:38:00Z"/>
          <w:b/>
          <w:color w:val="000000" w:themeColor="text1"/>
          <w:sz w:val="44"/>
          <w:rPrChange w:id="16322" w:author="Dr Mamadou SANOGO" w:date="2023-10-25T18:15:00Z">
            <w:rPr>
              <w:ins w:id="16323"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6324" w:author="Dr Mamadou SANOGO" w:date="2023-10-25T17:38:00Z"/>
          <w:b/>
          <w:color w:val="000000" w:themeColor="text1"/>
          <w:sz w:val="44"/>
          <w:rPrChange w:id="16325" w:author="Dr Mamadou SANOGO" w:date="2023-10-25T18:15:00Z">
            <w:rPr>
              <w:ins w:id="16326"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6327" w:author="Dr Mamadou SANOGO" w:date="2023-10-25T17:38:00Z"/>
          <w:b/>
          <w:color w:val="000000" w:themeColor="text1"/>
          <w:sz w:val="44"/>
          <w:rPrChange w:id="16328" w:author="Dr Mamadou SANOGO" w:date="2023-10-25T18:15:00Z">
            <w:rPr>
              <w:ins w:id="16329"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6330" w:author="Dr Mamadou SANOGO" w:date="2023-10-25T17:38:00Z"/>
          <w:b/>
          <w:color w:val="000000" w:themeColor="text1"/>
          <w:sz w:val="44"/>
          <w:rPrChange w:id="16331" w:author="Dr Mamadou SANOGO" w:date="2023-10-25T18:15:00Z">
            <w:rPr>
              <w:ins w:id="16332"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6333" w:author="Dr Mamadou SANOGO" w:date="2023-10-25T17:38:00Z"/>
          <w:b/>
          <w:color w:val="000000" w:themeColor="text1"/>
          <w:sz w:val="44"/>
          <w:rPrChange w:id="16334" w:author="Dr Mamadou SANOGO" w:date="2023-10-25T18:15:00Z">
            <w:rPr>
              <w:ins w:id="16335"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6336" w:author="Dr Mamadou SANOGO" w:date="2023-10-25T17:38:00Z"/>
          <w:b/>
          <w:color w:val="000000" w:themeColor="text1"/>
          <w:sz w:val="44"/>
          <w:rPrChange w:id="16337" w:author="Dr Mamadou SANOGO" w:date="2023-10-25T18:15:00Z">
            <w:rPr>
              <w:ins w:id="16338"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6339" w:author="Dr Mamadou SANOGO" w:date="2023-10-25T17:38:00Z"/>
          <w:b/>
          <w:color w:val="000000" w:themeColor="text1"/>
          <w:sz w:val="44"/>
          <w:rPrChange w:id="16340" w:author="Dr Mamadou SANOGO" w:date="2023-10-25T18:15:00Z">
            <w:rPr>
              <w:ins w:id="16341"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6342" w:author="Dr Mamadou SANOGO" w:date="2023-10-25T17:38:00Z"/>
          <w:b/>
          <w:color w:val="000000" w:themeColor="text1"/>
          <w:sz w:val="44"/>
          <w:rPrChange w:id="16343" w:author="Dr Mamadou SANOGO" w:date="2023-10-25T18:15:00Z">
            <w:rPr>
              <w:ins w:id="16344"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6345" w:author="Dr Mamadou SANOGO" w:date="2023-10-25T17:38:00Z"/>
          <w:b/>
          <w:color w:val="000000" w:themeColor="text1"/>
          <w:sz w:val="44"/>
          <w:rPrChange w:id="16346" w:author="Dr Mamadou SANOGO" w:date="2023-10-25T18:15:00Z">
            <w:rPr>
              <w:ins w:id="16347"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348" w:author="Dr Mamadou SANOGO" w:date="2023-10-25T17:38:00Z"/>
          <w:b/>
          <w:color w:val="000000" w:themeColor="text1"/>
          <w:sz w:val="44"/>
          <w:rPrChange w:id="16349" w:author="Dr Mamadou SANOGO" w:date="2023-10-25T18:15:00Z">
            <w:rPr>
              <w:ins w:id="16350"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351" w:author="Dr Mamadou SANOGO" w:date="2023-10-25T17:38:00Z"/>
          <w:b/>
          <w:color w:val="000000" w:themeColor="text1"/>
          <w:sz w:val="44"/>
          <w:rPrChange w:id="16352" w:author="Dr Mamadou SANOGO" w:date="2023-10-25T18:15:00Z">
            <w:rPr>
              <w:ins w:id="16353"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354" w:author="Dr Mamadou SANOGO" w:date="2023-10-25T17:38:00Z"/>
          <w:b/>
          <w:color w:val="000000" w:themeColor="text1"/>
          <w:sz w:val="44"/>
          <w:rPrChange w:id="16355" w:author="Dr Mamadou SANOGO" w:date="2023-10-25T18:15:00Z">
            <w:rPr>
              <w:ins w:id="16356"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357" w:author="Dr Mamadou SANOGO" w:date="2023-10-25T17:38:00Z"/>
          <w:b/>
          <w:color w:val="000000" w:themeColor="text1"/>
          <w:sz w:val="44"/>
          <w:rPrChange w:id="16358" w:author="Dr Mamadou SANOGO" w:date="2023-10-25T18:15:00Z">
            <w:rPr>
              <w:ins w:id="16359"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360" w:author="Dr Mamadou SANOGO" w:date="2023-10-25T17:38:00Z"/>
          <w:b/>
          <w:color w:val="000000" w:themeColor="text1"/>
          <w:sz w:val="44"/>
          <w:rPrChange w:id="16361" w:author="Dr Mamadou SANOGO" w:date="2023-10-25T18:15:00Z">
            <w:rPr>
              <w:ins w:id="16362"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363" w:author="Dr Mamadou SANOGO" w:date="2023-10-25T17:39:00Z"/>
          <w:b/>
          <w:color w:val="000000" w:themeColor="text1"/>
          <w:sz w:val="44"/>
          <w:rPrChange w:id="16364" w:author="Dr Mamadou SANOGO" w:date="2023-10-25T18:15:00Z">
            <w:rPr>
              <w:ins w:id="16365"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366" w:author="Dr Mamadou SANOGO" w:date="2023-10-25T17:39:00Z"/>
          <w:b/>
          <w:color w:val="000000" w:themeColor="text1"/>
          <w:sz w:val="44"/>
          <w:rPrChange w:id="16367" w:author="Dr Mamadou SANOGO" w:date="2023-10-25T18:15:00Z">
            <w:rPr>
              <w:ins w:id="16368"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369" w:author="Dr Mamadou SANOGO" w:date="2023-10-25T17:39:00Z"/>
          <w:b/>
          <w:color w:val="000000" w:themeColor="text1"/>
          <w:sz w:val="44"/>
          <w:rPrChange w:id="16370" w:author="Dr Mamadou SANOGO" w:date="2023-10-25T18:15:00Z">
            <w:rPr>
              <w:ins w:id="16371"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372" w:author="Dr Mamadou SANOGO" w:date="2023-10-25T17:39:00Z"/>
          <w:b/>
          <w:color w:val="000000" w:themeColor="text1"/>
          <w:sz w:val="44"/>
          <w:rPrChange w:id="16373" w:author="Dr Mamadou SANOGO" w:date="2023-10-25T18:15:00Z">
            <w:rPr>
              <w:ins w:id="16374"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375" w:author="Dr Mamadou SANOGO" w:date="2023-10-25T17:39:00Z"/>
          <w:b/>
          <w:color w:val="000000" w:themeColor="text1"/>
          <w:sz w:val="44"/>
          <w:rPrChange w:id="16376" w:author="Dr Mamadou SANOGO" w:date="2023-10-25T18:15:00Z">
            <w:rPr>
              <w:ins w:id="16377"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378" w:author="Dr Mamadou SANOGO" w:date="2023-10-25T17:39:00Z"/>
          <w:b/>
          <w:color w:val="000000" w:themeColor="text1"/>
          <w:sz w:val="44"/>
          <w:rPrChange w:id="16379" w:author="Dr Mamadou SANOGO" w:date="2023-10-25T18:15:00Z">
            <w:rPr>
              <w:ins w:id="16380"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381" w:author="Dr Mamadou SANOGO" w:date="2023-10-25T17:38:00Z"/>
          <w:b/>
          <w:color w:val="000000" w:themeColor="text1"/>
          <w:sz w:val="44"/>
          <w:rPrChange w:id="16382" w:author="Dr Mamadou SANOGO" w:date="2023-10-25T18:15:00Z">
            <w:rPr>
              <w:ins w:id="16383"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384" w:author="Dr Mamadou SANOGO" w:date="2023-10-25T15:02:00Z"/>
          <w:b/>
          <w:color w:val="000000" w:themeColor="text1"/>
          <w:sz w:val="44"/>
          <w:rPrChange w:id="16385" w:author="Dr Mamadou SANOGO" w:date="2023-10-25T18:15:00Z">
            <w:rPr>
              <w:ins w:id="16386"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387" w:author="Dr Mamadou SANOGO" w:date="2023-10-25T17:38:00Z"/>
          <w:b/>
          <w:color w:val="000000" w:themeColor="text1"/>
          <w:sz w:val="44"/>
          <w:rPrChange w:id="16388" w:author="Dr Mamadou SANOGO" w:date="2023-10-25T18:15:00Z">
            <w:rPr>
              <w:ins w:id="16389" w:author="Dr Mamadou SANOGO" w:date="2023-10-25T17:38:00Z"/>
              <w:b/>
              <w:sz w:val="44"/>
            </w:rPr>
          </w:rPrChange>
        </w:rPr>
      </w:pPr>
      <w:ins w:id="16390" w:author="Dr Mamadou SANOGO" w:date="2023-10-25T15:02:00Z">
        <w:r w:rsidRPr="007A4AFC">
          <w:rPr>
            <w:b/>
            <w:color w:val="000000" w:themeColor="text1"/>
            <w:sz w:val="44"/>
            <w:rPrChange w:id="16391" w:author="Dr Mamadou SANOGO" w:date="2023-10-25T18:15:00Z">
              <w:rPr>
                <w:b/>
                <w:sz w:val="44"/>
              </w:rPr>
            </w:rPrChange>
          </w:rPr>
          <w:t>Annexe n°0</w:t>
        </w:r>
      </w:ins>
      <w:ins w:id="16392" w:author="Dr Mamadou SANOGO" w:date="2023-10-25T17:38:00Z">
        <w:r w:rsidR="00A75F71" w:rsidRPr="007A4AFC">
          <w:rPr>
            <w:b/>
            <w:color w:val="000000" w:themeColor="text1"/>
            <w:sz w:val="44"/>
            <w:rPrChange w:id="16393" w:author="Dr Mamadou SANOGO" w:date="2023-10-25T18:15:00Z">
              <w:rPr>
                <w:b/>
                <w:sz w:val="44"/>
              </w:rPr>
            </w:rPrChange>
          </w:rPr>
          <w:t>28</w:t>
        </w:r>
      </w:ins>
      <w:ins w:id="16394" w:author="Dr Mamadou SANOGO" w:date="2023-10-25T15:02:00Z">
        <w:r w:rsidRPr="007A4AFC">
          <w:rPr>
            <w:b/>
            <w:color w:val="000000" w:themeColor="text1"/>
            <w:sz w:val="44"/>
            <w:rPrChange w:id="16395"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396" w:author="Dr Mamadou SANOGO" w:date="2023-10-25T17:38:00Z"/>
          <w:b/>
          <w:color w:val="000000" w:themeColor="text1"/>
          <w:sz w:val="44"/>
          <w:rPrChange w:id="16397" w:author="Dr Mamadou SANOGO" w:date="2023-10-25T18:15:00Z">
            <w:rPr>
              <w:ins w:id="16398"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399" w:author="Dr Mamadou SANOGO" w:date="2023-10-25T17:38:00Z"/>
          <w:b/>
          <w:color w:val="000000" w:themeColor="text1"/>
          <w:sz w:val="44"/>
          <w:rPrChange w:id="16400" w:author="Dr Mamadou SANOGO" w:date="2023-10-25T18:15:00Z">
            <w:rPr>
              <w:ins w:id="16401"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402" w:author="Dr Mamadou SANOGO" w:date="2023-10-25T17:38:00Z"/>
          <w:b/>
          <w:color w:val="000000" w:themeColor="text1"/>
          <w:sz w:val="44"/>
          <w:rPrChange w:id="16403" w:author="Dr Mamadou SANOGO" w:date="2023-10-25T18:15:00Z">
            <w:rPr>
              <w:ins w:id="16404"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405" w:author="Dr Mamadou SANOGO" w:date="2023-10-25T17:38:00Z"/>
          <w:b/>
          <w:color w:val="000000" w:themeColor="text1"/>
          <w:sz w:val="44"/>
          <w:rPrChange w:id="16406" w:author="Dr Mamadou SANOGO" w:date="2023-10-25T18:15:00Z">
            <w:rPr>
              <w:ins w:id="16407"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408" w:author="Dr Mamadou SANOGO" w:date="2023-10-25T17:38:00Z"/>
          <w:b/>
          <w:color w:val="000000" w:themeColor="text1"/>
          <w:sz w:val="44"/>
          <w:rPrChange w:id="16409" w:author="Dr Mamadou SANOGO" w:date="2023-10-25T18:15:00Z">
            <w:rPr>
              <w:ins w:id="16410"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411" w:author="Dr Mamadou SANOGO" w:date="2023-10-25T17:38:00Z"/>
          <w:b/>
          <w:color w:val="000000" w:themeColor="text1"/>
          <w:sz w:val="44"/>
          <w:rPrChange w:id="16412" w:author="Dr Mamadou SANOGO" w:date="2023-10-25T18:15:00Z">
            <w:rPr>
              <w:ins w:id="16413" w:author="Dr Mamadou SANOGO" w:date="2023-10-25T17:38:00Z"/>
              <w:b/>
              <w:sz w:val="44"/>
            </w:rPr>
          </w:rPrChange>
        </w:rPr>
      </w:pPr>
    </w:p>
    <w:p w14:paraId="0B298875" w14:textId="6F896AF1" w:rsidR="00A75F71" w:rsidRPr="007A4AFC" w:rsidRDefault="00A75F71" w:rsidP="00A75F71">
      <w:pPr>
        <w:spacing w:after="200" w:line="276" w:lineRule="auto"/>
        <w:rPr>
          <w:ins w:id="16414" w:author="Dr Mamadou SANOGO" w:date="2023-10-25T18:06:00Z"/>
          <w:rFonts w:eastAsia="Calibri"/>
          <w:b/>
          <w:color w:val="000000" w:themeColor="text1"/>
          <w:lang w:eastAsia="en-US"/>
          <w:rPrChange w:id="16415" w:author="Dr Mamadou SANOGO" w:date="2023-10-25T18:15:00Z">
            <w:rPr>
              <w:ins w:id="16416"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417" w:author="Dr Mamadou SANOGO" w:date="2023-10-25T18:06:00Z"/>
          <w:rFonts w:eastAsia="Calibri"/>
          <w:b/>
          <w:color w:val="000000" w:themeColor="text1"/>
          <w:lang w:eastAsia="en-US"/>
          <w:rPrChange w:id="16418" w:author="Dr Mamadou SANOGO" w:date="2023-10-25T18:15:00Z">
            <w:rPr>
              <w:ins w:id="16419" w:author="Dr Mamadou SANOGO" w:date="2023-10-25T18:06:00Z"/>
              <w:rFonts w:eastAsia="Calibri"/>
              <w:b/>
              <w:lang w:eastAsia="en-US"/>
            </w:rPr>
          </w:rPrChange>
        </w:rPr>
      </w:pPr>
    </w:p>
    <w:p w14:paraId="6CC42471" w14:textId="191AD3B2" w:rsidR="00A33868" w:rsidRDefault="00A33868" w:rsidP="00A75F71">
      <w:pPr>
        <w:spacing w:after="200" w:line="276" w:lineRule="auto"/>
        <w:rPr>
          <w:ins w:id="16420"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6421"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6422"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6423"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6424"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6425"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6426"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6427"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6428"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6429" w:author="Dr Mamadou SANOGO" w:date="2023-10-25T17:40:00Z"/>
          <w:rFonts w:eastAsia="Calibri"/>
          <w:b/>
          <w:color w:val="000000" w:themeColor="text1"/>
          <w:lang w:eastAsia="en-US"/>
          <w:rPrChange w:id="16430" w:author="Dr Mamadou SANOGO" w:date="2023-10-25T18:15:00Z">
            <w:rPr>
              <w:ins w:id="16431"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432" w:author="Dr Mamadou SANOGO" w:date="2023-10-25T17:40:00Z"/>
          <w:rFonts w:eastAsia="Calibri"/>
          <w:b/>
          <w:bCs/>
          <w:color w:val="000000" w:themeColor="text1"/>
          <w:sz w:val="20"/>
          <w:szCs w:val="20"/>
          <w:lang w:eastAsia="en-US"/>
          <w:rPrChange w:id="16433" w:author="Dr Mamadou SANOGO" w:date="2023-10-25T18:15:00Z">
            <w:rPr>
              <w:ins w:id="16434" w:author="Dr Mamadou SANOGO" w:date="2023-10-25T17:40:00Z"/>
              <w:rFonts w:eastAsia="Calibri"/>
              <w:b/>
              <w:bCs/>
              <w:sz w:val="20"/>
              <w:szCs w:val="20"/>
              <w:lang w:eastAsia="en-US"/>
            </w:rPr>
          </w:rPrChange>
        </w:rPr>
      </w:pPr>
      <w:ins w:id="16435" w:author="Dr Mamadou SANOGO" w:date="2023-10-25T17:40:00Z">
        <w:r w:rsidRPr="007A4AFC">
          <w:rPr>
            <w:rFonts w:eastAsia="Calibri"/>
            <w:b/>
            <w:bCs/>
            <w:color w:val="000000" w:themeColor="text1"/>
            <w:sz w:val="20"/>
            <w:szCs w:val="20"/>
            <w:lang w:eastAsia="en-US"/>
            <w:rPrChange w:id="16436"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437" w:author="Dr Mamadou SANOGO" w:date="2023-10-25T17:40:00Z"/>
          <w:rFonts w:eastAsia="Calibri"/>
          <w:b/>
          <w:bCs/>
          <w:color w:val="000000" w:themeColor="text1"/>
          <w:sz w:val="20"/>
          <w:szCs w:val="20"/>
          <w:lang w:eastAsia="en-US"/>
          <w:rPrChange w:id="16438" w:author="Dr Mamadou SANOGO" w:date="2023-10-25T18:15:00Z">
            <w:rPr>
              <w:ins w:id="16439" w:author="Dr Mamadou SANOGO" w:date="2023-10-25T17:40:00Z"/>
              <w:rFonts w:eastAsia="Calibri"/>
              <w:b/>
              <w:bCs/>
              <w:sz w:val="20"/>
              <w:szCs w:val="20"/>
              <w:lang w:eastAsia="en-US"/>
            </w:rPr>
          </w:rPrChange>
        </w:rPr>
      </w:pPr>
      <w:proofErr w:type="gramStart"/>
      <w:ins w:id="16440" w:author="Dr Mamadou SANOGO" w:date="2023-10-25T17:40:00Z">
        <w:r w:rsidRPr="007A4AFC">
          <w:rPr>
            <w:rFonts w:eastAsia="Calibri"/>
            <w:b/>
            <w:bCs/>
            <w:color w:val="000000" w:themeColor="text1"/>
            <w:sz w:val="20"/>
            <w:szCs w:val="20"/>
            <w:lang w:eastAsia="en-US"/>
            <w:rPrChange w:id="16441"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442"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6443" w:author="Dr Mamadou SANOGO" w:date="2023-10-25T17:40:00Z"/>
          <w:rFonts w:eastAsia="Calibri"/>
          <w:b/>
          <w:bCs/>
          <w:color w:val="000000" w:themeColor="text1"/>
          <w:sz w:val="20"/>
          <w:szCs w:val="20"/>
          <w:lang w:eastAsia="en-US"/>
          <w:rPrChange w:id="16444" w:author="Dr Mamadou SANOGO" w:date="2023-10-25T18:15:00Z">
            <w:rPr>
              <w:ins w:id="16445" w:author="Dr Mamadou SANOGO" w:date="2023-10-25T17:40:00Z"/>
              <w:rFonts w:eastAsia="Calibri"/>
              <w:b/>
              <w:bCs/>
              <w:sz w:val="20"/>
              <w:szCs w:val="20"/>
              <w:lang w:eastAsia="en-US"/>
            </w:rPr>
          </w:rPrChange>
        </w:rPr>
      </w:pPr>
      <w:ins w:id="16446" w:author="Dr Mamadou SANOGO" w:date="2023-10-25T17:40:00Z">
        <w:r w:rsidRPr="007A4AFC">
          <w:rPr>
            <w:rFonts w:eastAsia="Calibri"/>
            <w:b/>
            <w:bCs/>
            <w:color w:val="000000" w:themeColor="text1"/>
            <w:sz w:val="20"/>
            <w:szCs w:val="20"/>
            <w:lang w:eastAsia="en-US"/>
            <w:rPrChange w:id="16447"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448" w:author="Dr Mamadou SANOGO" w:date="2023-10-25T17:40:00Z"/>
          <w:rFonts w:eastAsia="Calibri"/>
          <w:b/>
          <w:bCs/>
          <w:color w:val="000000" w:themeColor="text1"/>
          <w:sz w:val="20"/>
          <w:szCs w:val="20"/>
          <w:lang w:eastAsia="en-US"/>
          <w:rPrChange w:id="16449" w:author="Dr Mamadou SANOGO" w:date="2023-10-25T18:15:00Z">
            <w:rPr>
              <w:ins w:id="16450" w:author="Dr Mamadou SANOGO" w:date="2023-10-25T17:40:00Z"/>
              <w:rFonts w:eastAsia="Calibri"/>
              <w:b/>
              <w:bCs/>
              <w:sz w:val="20"/>
              <w:szCs w:val="20"/>
              <w:lang w:eastAsia="en-US"/>
            </w:rPr>
          </w:rPrChange>
        </w:rPr>
      </w:pPr>
      <w:ins w:id="16451" w:author="Dr Mamadou SANOGO" w:date="2023-10-25T17:40:00Z">
        <w:r w:rsidRPr="007A4AFC">
          <w:rPr>
            <w:rFonts w:eastAsia="Calibri"/>
            <w:b/>
            <w:bCs/>
            <w:color w:val="000000" w:themeColor="text1"/>
            <w:sz w:val="20"/>
            <w:szCs w:val="20"/>
            <w:lang w:eastAsia="en-US"/>
            <w:rPrChange w:id="16452"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453" w:author="Dr Mamadou SANOGO" w:date="2023-10-25T17:40:00Z"/>
          <w:rFonts w:eastAsia="Calibri"/>
          <w:b/>
          <w:bCs/>
          <w:color w:val="000000" w:themeColor="text1"/>
          <w:sz w:val="20"/>
          <w:szCs w:val="20"/>
          <w:lang w:eastAsia="en-US"/>
          <w:rPrChange w:id="16454" w:author="Dr Mamadou SANOGO" w:date="2023-10-25T18:15:00Z">
            <w:rPr>
              <w:ins w:id="16455" w:author="Dr Mamadou SANOGO" w:date="2023-10-25T17:40:00Z"/>
              <w:rFonts w:eastAsia="Calibri"/>
              <w:b/>
              <w:bCs/>
              <w:sz w:val="20"/>
              <w:szCs w:val="20"/>
              <w:lang w:eastAsia="en-US"/>
            </w:rPr>
          </w:rPrChange>
        </w:rPr>
      </w:pPr>
      <w:proofErr w:type="gramStart"/>
      <w:ins w:id="16456" w:author="Dr Mamadou SANOGO" w:date="2023-10-25T17:40:00Z">
        <w:r w:rsidRPr="007A4AFC">
          <w:rPr>
            <w:rFonts w:eastAsia="Calibri"/>
            <w:b/>
            <w:bCs/>
            <w:color w:val="000000" w:themeColor="text1"/>
            <w:sz w:val="20"/>
            <w:szCs w:val="20"/>
            <w:lang w:eastAsia="en-US"/>
            <w:rPrChange w:id="16457"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458"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6459" w:author="Dr Mamadou SANOGO" w:date="2023-10-25T17:40:00Z"/>
          <w:rFonts w:eastAsia="Calibri"/>
          <w:b/>
          <w:bCs/>
          <w:color w:val="000000" w:themeColor="text1"/>
          <w:sz w:val="20"/>
          <w:szCs w:val="20"/>
          <w:lang w:eastAsia="en-US"/>
          <w:rPrChange w:id="16460" w:author="Dr Mamadou SANOGO" w:date="2023-10-25T18:15:00Z">
            <w:rPr>
              <w:ins w:id="16461" w:author="Dr Mamadou SANOGO" w:date="2023-10-25T17:40:00Z"/>
              <w:rFonts w:eastAsia="Calibri"/>
              <w:b/>
              <w:bCs/>
              <w:sz w:val="20"/>
              <w:szCs w:val="20"/>
              <w:lang w:eastAsia="en-US"/>
            </w:rPr>
          </w:rPrChange>
        </w:rPr>
      </w:pPr>
      <w:ins w:id="16462" w:author="Dr Mamadou SANOGO" w:date="2023-10-25T17:40:00Z">
        <w:r w:rsidRPr="007A4AFC">
          <w:rPr>
            <w:rFonts w:eastAsia="Calibri"/>
            <w:b/>
            <w:bCs/>
            <w:color w:val="000000" w:themeColor="text1"/>
            <w:sz w:val="20"/>
            <w:szCs w:val="20"/>
            <w:lang w:eastAsia="en-US"/>
            <w:rPrChange w:id="16463" w:author="Dr Mamadou SANOGO" w:date="2023-10-25T18:15:00Z">
              <w:rPr>
                <w:rFonts w:eastAsia="Calibri"/>
                <w:b/>
                <w:bCs/>
                <w:sz w:val="20"/>
                <w:szCs w:val="20"/>
                <w:lang w:eastAsia="en-US"/>
              </w:rPr>
            </w:rPrChange>
          </w:rPr>
          <w:t xml:space="preserve">                   ……………………                                                                                                                                                                                                                                                                        Ecole</w:t>
        </w:r>
      </w:ins>
      <w:ins w:id="16464" w:author="Dr Mamadou SANOGO" w:date="2023-10-25T17:42:00Z">
        <w:r w:rsidRPr="007A4AFC">
          <w:rPr>
            <w:rFonts w:eastAsia="Calibri"/>
            <w:b/>
            <w:bCs/>
            <w:color w:val="000000" w:themeColor="text1"/>
            <w:sz w:val="20"/>
            <w:szCs w:val="20"/>
            <w:lang w:eastAsia="en-US"/>
            <w:rPrChange w:id="16465" w:author="Dr Mamadou SANOGO" w:date="2023-10-25T18:15:00Z">
              <w:rPr>
                <w:rFonts w:eastAsia="Calibri"/>
                <w:b/>
                <w:bCs/>
                <w:sz w:val="20"/>
                <w:szCs w:val="20"/>
                <w:lang w:eastAsia="en-US"/>
              </w:rPr>
            </w:rPrChange>
          </w:rPr>
          <w:t xml:space="preserve"> Privée</w:t>
        </w:r>
      </w:ins>
      <w:ins w:id="16466" w:author="Dr Mamadou SANOGO" w:date="2023-10-25T17:40:00Z">
        <w:r w:rsidRPr="007A4AFC">
          <w:rPr>
            <w:rFonts w:eastAsia="Calibri"/>
            <w:b/>
            <w:bCs/>
            <w:color w:val="000000" w:themeColor="text1"/>
            <w:sz w:val="20"/>
            <w:szCs w:val="20"/>
            <w:lang w:eastAsia="en-US"/>
            <w:rPrChange w:id="16467"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468" w:author="Dr Mamadou SANOGO" w:date="2023-10-25T17:40:00Z"/>
          <w:rFonts w:eastAsia="Calibri"/>
          <w:color w:val="000000" w:themeColor="text1"/>
          <w:sz w:val="20"/>
          <w:szCs w:val="20"/>
          <w:lang w:eastAsia="en-US"/>
          <w:rPrChange w:id="16469" w:author="Dr Mamadou SANOGO" w:date="2023-10-25T18:15:00Z">
            <w:rPr>
              <w:ins w:id="16470" w:author="Dr Mamadou SANOGO" w:date="2023-10-25T17:40:00Z"/>
              <w:rFonts w:eastAsia="Calibri"/>
              <w:sz w:val="20"/>
              <w:szCs w:val="20"/>
              <w:lang w:eastAsia="en-US"/>
            </w:rPr>
          </w:rPrChange>
        </w:rPr>
      </w:pPr>
      <w:ins w:id="16471" w:author="Dr Mamadou SANOGO" w:date="2023-10-25T17:40:00Z">
        <w:r w:rsidRPr="007A4AFC">
          <w:rPr>
            <w:rFonts w:eastAsia="Calibri"/>
            <w:color w:val="000000" w:themeColor="text1"/>
            <w:sz w:val="20"/>
            <w:szCs w:val="20"/>
            <w:lang w:eastAsia="en-US"/>
            <w:rPrChange w:id="16472"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473" w:author="Dr Mamadou SANOGO" w:date="2023-10-25T17:40:00Z"/>
          <w:rFonts w:eastAsia="Calibri"/>
          <w:color w:val="000000" w:themeColor="text1"/>
          <w:sz w:val="20"/>
          <w:szCs w:val="20"/>
          <w:lang w:eastAsia="en-US"/>
          <w:rPrChange w:id="16474" w:author="Dr Mamadou SANOGO" w:date="2023-10-25T18:15:00Z">
            <w:rPr>
              <w:ins w:id="16475" w:author="Dr Mamadou SANOGO" w:date="2023-10-25T17:40:00Z"/>
              <w:rFonts w:eastAsia="Calibri"/>
              <w:sz w:val="20"/>
              <w:szCs w:val="20"/>
              <w:lang w:eastAsia="en-US"/>
            </w:rPr>
          </w:rPrChange>
        </w:rPr>
      </w:pPr>
      <w:ins w:id="16476" w:author="Dr Mamadou SANOGO" w:date="2023-10-25T17:40:00Z">
        <w:r w:rsidRPr="007A4AFC">
          <w:rPr>
            <w:rFonts w:eastAsia="Calibri"/>
            <w:color w:val="000000" w:themeColor="text1"/>
            <w:sz w:val="20"/>
            <w:szCs w:val="20"/>
            <w:lang w:eastAsia="en-US"/>
            <w:rPrChange w:id="16477"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6478"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6479"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6480" w:author="Dr Mamadou SANOGO" w:date="2023-10-25T17:40:00Z"/>
          <w:rFonts w:eastAsia="Calibri"/>
          <w:color w:val="000000" w:themeColor="text1"/>
          <w:sz w:val="20"/>
          <w:szCs w:val="20"/>
          <w:lang w:eastAsia="en-US"/>
          <w:rPrChange w:id="16481" w:author="Dr Mamadou SANOGO" w:date="2023-10-25T18:15:00Z">
            <w:rPr>
              <w:ins w:id="16482" w:author="Dr Mamadou SANOGO" w:date="2023-10-25T17:40:00Z"/>
              <w:rFonts w:eastAsia="Calibri"/>
              <w:sz w:val="20"/>
              <w:szCs w:val="20"/>
              <w:lang w:eastAsia="en-US"/>
            </w:rPr>
          </w:rPrChange>
        </w:rPr>
      </w:pPr>
      <w:ins w:id="16483" w:author="Dr Mamadou SANOGO" w:date="2023-10-25T17:40:00Z">
        <w:r w:rsidRPr="007A4AFC">
          <w:rPr>
            <w:rFonts w:eastAsia="Calibri"/>
            <w:color w:val="000000" w:themeColor="text1"/>
            <w:sz w:val="20"/>
            <w:szCs w:val="20"/>
            <w:lang w:eastAsia="en-US"/>
            <w:rPrChange w:id="16484"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485" w:author="Dr Mamadou SANOGO" w:date="2023-10-25T18:15:00Z">
              <w:rPr>
                <w:rFonts w:eastAsia="Calibri"/>
                <w:sz w:val="20"/>
                <w:szCs w:val="20"/>
                <w:lang w:eastAsia="en-US"/>
              </w:rPr>
            </w:rPrChange>
          </w:rPr>
          <w:instrText xml:space="preserve"> HYPERLINK "http://www.esfého@" </w:instrText>
        </w:r>
        <w:r w:rsidRPr="003E2115">
          <w:rPr>
            <w:rFonts w:eastAsia="Calibri"/>
            <w:color w:val="000000" w:themeColor="text1"/>
            <w:sz w:val="20"/>
            <w:szCs w:val="20"/>
            <w:lang w:eastAsia="en-US"/>
          </w:rPr>
        </w:r>
        <w:r w:rsidRPr="007A4AFC">
          <w:rPr>
            <w:rFonts w:eastAsia="Calibri"/>
            <w:color w:val="000000" w:themeColor="text1"/>
            <w:sz w:val="20"/>
            <w:szCs w:val="20"/>
            <w:lang w:eastAsia="en-US"/>
            <w:rPrChange w:id="16486"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487"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488"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489"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490" w:author="Dr Mamadou SANOGO" w:date="2023-10-25T17:40:00Z"/>
          <w:rFonts w:eastAsia="Calibri"/>
          <w:color w:val="000000" w:themeColor="text1"/>
          <w:lang w:eastAsia="en-US"/>
          <w:rPrChange w:id="16491" w:author="Dr Mamadou SANOGO" w:date="2023-10-25T18:15:00Z">
            <w:rPr>
              <w:ins w:id="16492"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493" w:author="Dr Mamadou SANOGO" w:date="2023-10-25T17:40:00Z"/>
          <w:rFonts w:eastAsia="Calibri"/>
          <w:color w:val="000000" w:themeColor="text1"/>
          <w:lang w:eastAsia="en-US"/>
          <w:rPrChange w:id="16494" w:author="Dr Mamadou SANOGO" w:date="2023-10-25T18:15:00Z">
            <w:rPr>
              <w:ins w:id="16495"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496" w:author="Dr Mamadou SANOGO" w:date="2023-10-25T17:40:00Z"/>
          <w:rFonts w:ascii="Bodoni MT Black" w:eastAsia="Calibri" w:hAnsi="Bodoni MT Black"/>
          <w:b/>
          <w:color w:val="000000" w:themeColor="text1"/>
          <w:sz w:val="36"/>
          <w:lang w:eastAsia="en-US"/>
          <w:rPrChange w:id="16497" w:author="Dr Mamadou SANOGO" w:date="2023-10-25T18:15:00Z">
            <w:rPr>
              <w:ins w:id="16498"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499" w:author="Dr Mamadou SANOGO" w:date="2023-10-25T17:40:00Z"/>
          <w:rFonts w:ascii="Bodoni MT Black" w:eastAsia="Calibri" w:hAnsi="Bodoni MT Black"/>
          <w:b/>
          <w:color w:val="000000" w:themeColor="text1"/>
          <w:sz w:val="36"/>
          <w:lang w:eastAsia="en-US"/>
          <w:rPrChange w:id="16500" w:author="Dr Mamadou SANOGO" w:date="2023-10-25T18:15:00Z">
            <w:rPr>
              <w:ins w:id="16501"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502" w:author="Dr Mamadou SANOGO" w:date="2023-10-25T17:40:00Z"/>
          <w:rFonts w:ascii="Bodoni MT Black" w:eastAsia="Calibri" w:hAnsi="Bodoni MT Black"/>
          <w:b/>
          <w:color w:val="000000" w:themeColor="text1"/>
          <w:sz w:val="36"/>
          <w:lang w:eastAsia="en-US"/>
          <w:rPrChange w:id="16503" w:author="Dr Mamadou SANOGO" w:date="2023-10-25T18:15:00Z">
            <w:rPr>
              <w:ins w:id="16504"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505" w:author="Dr Mamadou SANOGO" w:date="2023-10-25T17:40:00Z"/>
          <w:rFonts w:ascii="Bodoni MT Black" w:eastAsia="Calibri" w:hAnsi="Bodoni MT Black"/>
          <w:b/>
          <w:color w:val="000000" w:themeColor="text1"/>
          <w:sz w:val="36"/>
          <w:lang w:eastAsia="en-US"/>
          <w:rPrChange w:id="16506" w:author="Dr Mamadou SANOGO" w:date="2023-10-25T18:15:00Z">
            <w:rPr>
              <w:ins w:id="16507"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508" w:author="Dr Mamadou SANOGO" w:date="2023-10-25T17:40:00Z"/>
          <w:rFonts w:ascii="Bodoni MT Black" w:eastAsia="Calibri" w:hAnsi="Bodoni MT Black"/>
          <w:b/>
          <w:color w:val="000000" w:themeColor="text1"/>
          <w:sz w:val="36"/>
          <w:lang w:eastAsia="en-US"/>
          <w:rPrChange w:id="16509" w:author="Dr Mamadou SANOGO" w:date="2023-10-25T18:15:00Z">
            <w:rPr>
              <w:ins w:id="16510"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511" w:author="Dr Mamadou SANOGO" w:date="2023-10-25T17:40:00Z"/>
          <w:rFonts w:ascii="Bodoni MT Black" w:eastAsia="Calibri" w:hAnsi="Bodoni MT Black"/>
          <w:b/>
          <w:color w:val="000000" w:themeColor="text1"/>
          <w:sz w:val="36"/>
          <w:lang w:eastAsia="en-US"/>
          <w:rPrChange w:id="16512" w:author="Dr Mamadou SANOGO" w:date="2023-10-25T18:15:00Z">
            <w:rPr>
              <w:ins w:id="16513" w:author="Dr Mamadou SANOGO" w:date="2023-10-25T17:40:00Z"/>
              <w:rFonts w:ascii="Bodoni MT Black" w:eastAsia="Calibri" w:hAnsi="Bodoni MT Black"/>
              <w:b/>
              <w:sz w:val="36"/>
              <w:lang w:eastAsia="en-US"/>
            </w:rPr>
          </w:rPrChange>
        </w:rPr>
      </w:pPr>
      <w:ins w:id="16514" w:author="Dr Mamadou SANOGO" w:date="2023-10-25T17:40:00Z">
        <w:r w:rsidRPr="007A4AFC">
          <w:rPr>
            <w:rFonts w:ascii="Bodoni MT Black" w:eastAsia="Calibri" w:hAnsi="Bodoni MT Black"/>
            <w:b/>
            <w:color w:val="000000" w:themeColor="text1"/>
            <w:sz w:val="36"/>
            <w:lang w:eastAsia="en-US"/>
            <w:rPrChange w:id="16515"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516" w:author="Dr Mamadou SANOGO" w:date="2023-10-25T17:40:00Z"/>
          <w:rFonts w:ascii="Bodoni MT Black" w:eastAsia="Calibri" w:hAnsi="Bodoni MT Black"/>
          <w:b/>
          <w:color w:val="000000" w:themeColor="text1"/>
          <w:sz w:val="36"/>
          <w:lang w:eastAsia="en-US"/>
          <w:rPrChange w:id="16517" w:author="Dr Mamadou SANOGO" w:date="2023-10-25T18:15:00Z">
            <w:rPr>
              <w:ins w:id="16518" w:author="Dr Mamadou SANOGO" w:date="2023-10-25T17:40:00Z"/>
              <w:rFonts w:ascii="Bodoni MT Black" w:eastAsia="Calibri" w:hAnsi="Bodoni MT Black"/>
              <w:b/>
              <w:sz w:val="36"/>
              <w:lang w:eastAsia="en-US"/>
            </w:rPr>
          </w:rPrChange>
        </w:rPr>
      </w:pPr>
      <w:ins w:id="16519" w:author="Dr Mamadou SANOGO" w:date="2023-10-25T17:40:00Z">
        <w:r w:rsidRPr="007A4AFC">
          <w:rPr>
            <w:rFonts w:ascii="Bodoni MT Black" w:eastAsia="Calibri" w:hAnsi="Bodoni MT Black"/>
            <w:b/>
            <w:color w:val="000000" w:themeColor="text1"/>
            <w:sz w:val="36"/>
            <w:lang w:eastAsia="en-US"/>
            <w:rPrChange w:id="16520"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521" w:author="Dr Mamadou SANOGO" w:date="2023-10-25T18:15:00Z">
              <w:rPr>
                <w:rFonts w:ascii="Bodoni MT Black" w:eastAsia="Calibri" w:hAnsi="Bodoni MT Black"/>
                <w:b/>
                <w:color w:val="FF0000"/>
                <w:sz w:val="36"/>
                <w:lang w:eastAsia="en-US"/>
              </w:rPr>
            </w:rPrChange>
          </w:rPr>
          <w:t>202</w:t>
        </w:r>
      </w:ins>
      <w:ins w:id="16522" w:author="Dr Mamadou SANOGO" w:date="2023-10-25T17:41:00Z">
        <w:r w:rsidRPr="007A4AFC">
          <w:rPr>
            <w:rFonts w:ascii="Bodoni MT Black" w:eastAsia="Calibri" w:hAnsi="Bodoni MT Black"/>
            <w:b/>
            <w:color w:val="000000" w:themeColor="text1"/>
            <w:sz w:val="36"/>
            <w:lang w:eastAsia="en-US"/>
            <w:rPrChange w:id="16523" w:author="Dr Mamadou SANOGO" w:date="2023-10-25T18:15:00Z">
              <w:rPr>
                <w:rFonts w:ascii="Bodoni MT Black" w:eastAsia="Calibri" w:hAnsi="Bodoni MT Black"/>
                <w:b/>
                <w:color w:val="FF0000"/>
                <w:sz w:val="36"/>
                <w:lang w:eastAsia="en-US"/>
              </w:rPr>
            </w:rPrChange>
          </w:rPr>
          <w:t>1</w:t>
        </w:r>
      </w:ins>
      <w:ins w:id="16524" w:author="Dr Mamadou SANOGO" w:date="2023-10-25T17:40:00Z">
        <w:r w:rsidRPr="007A4AFC">
          <w:rPr>
            <w:rFonts w:ascii="Bodoni MT Black" w:eastAsia="Calibri" w:hAnsi="Bodoni MT Black"/>
            <w:b/>
            <w:color w:val="000000" w:themeColor="text1"/>
            <w:sz w:val="36"/>
            <w:lang w:eastAsia="en-US"/>
            <w:rPrChange w:id="16525" w:author="Dr Mamadou SANOGO" w:date="2023-10-25T18:15:00Z">
              <w:rPr>
                <w:rFonts w:ascii="Bodoni MT Black" w:eastAsia="Calibri" w:hAnsi="Bodoni MT Black"/>
                <w:b/>
                <w:color w:val="FF0000"/>
                <w:sz w:val="36"/>
                <w:lang w:eastAsia="en-US"/>
              </w:rPr>
            </w:rPrChange>
          </w:rPr>
          <w:t>-202</w:t>
        </w:r>
      </w:ins>
      <w:ins w:id="16526" w:author="Dr Mamadou SANOGO" w:date="2023-10-25T17:42:00Z">
        <w:r w:rsidRPr="007A4AFC">
          <w:rPr>
            <w:rFonts w:ascii="Bodoni MT Black" w:eastAsia="Calibri" w:hAnsi="Bodoni MT Black"/>
            <w:b/>
            <w:color w:val="000000" w:themeColor="text1"/>
            <w:sz w:val="36"/>
            <w:lang w:eastAsia="en-US"/>
            <w:rPrChange w:id="16527"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528" w:author="Dr Mamadou SANOGO" w:date="2023-10-25T17:40:00Z"/>
          <w:rFonts w:ascii="Bernard MT Condensed" w:eastAsia="Calibri" w:hAnsi="Bernard MT Condensed"/>
          <w:color w:val="000000" w:themeColor="text1"/>
          <w:sz w:val="44"/>
          <w:lang w:eastAsia="en-US"/>
          <w:rPrChange w:id="16529" w:author="Dr Mamadou SANOGO" w:date="2023-10-25T18:15:00Z">
            <w:rPr>
              <w:ins w:id="16530"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531" w:author="Dr Mamadou SANOGO" w:date="2023-10-25T17:40:00Z"/>
          <w:rFonts w:ascii="Bernard MT Condensed" w:eastAsia="Calibri" w:hAnsi="Bernard MT Condensed"/>
          <w:color w:val="000000" w:themeColor="text1"/>
          <w:sz w:val="44"/>
          <w:lang w:eastAsia="en-US"/>
          <w:rPrChange w:id="16532" w:author="Dr Mamadou SANOGO" w:date="2023-10-25T18:15:00Z">
            <w:rPr>
              <w:ins w:id="16533"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534" w:author="Dr Mamadou SANOGO" w:date="2023-10-25T17:40:00Z"/>
          <w:rFonts w:ascii="Bernard MT Condensed" w:eastAsia="Calibri" w:hAnsi="Bernard MT Condensed"/>
          <w:color w:val="000000" w:themeColor="text1"/>
          <w:sz w:val="44"/>
          <w:lang w:eastAsia="en-US"/>
          <w:rPrChange w:id="16535" w:author="Dr Mamadou SANOGO" w:date="2023-10-25T18:15:00Z">
            <w:rPr>
              <w:ins w:id="16536"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537" w:author="Dr Mamadou SANOGO" w:date="2023-10-25T17:40:00Z"/>
          <w:rFonts w:ascii="Bernard MT Condensed" w:eastAsia="Calibri" w:hAnsi="Bernard MT Condensed" w:cs="Calibri"/>
          <w:b/>
          <w:color w:val="000000" w:themeColor="text1"/>
          <w:sz w:val="32"/>
          <w:u w:val="single"/>
          <w:lang w:eastAsia="en-US"/>
          <w:rPrChange w:id="16538" w:author="Dr Mamadou SANOGO" w:date="2023-10-25T18:15:00Z">
            <w:rPr>
              <w:ins w:id="16539"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540" w:author="Dr Mamadou SANOGO" w:date="2023-10-25T17:40:00Z"/>
          <w:rFonts w:ascii="Bernard MT Condensed" w:eastAsia="Calibri" w:hAnsi="Bernard MT Condensed" w:cs="Calibri"/>
          <w:b/>
          <w:color w:val="000000" w:themeColor="text1"/>
          <w:sz w:val="32"/>
          <w:u w:val="single"/>
          <w:lang w:eastAsia="en-US"/>
          <w:rPrChange w:id="16541" w:author="Dr Mamadou SANOGO" w:date="2023-10-25T18:15:00Z">
            <w:rPr>
              <w:ins w:id="16542"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543" w:author="Dr Mamadou SANOGO" w:date="2023-10-25T17:40:00Z"/>
          <w:rFonts w:ascii="Bernard MT Condensed" w:eastAsia="Calibri" w:hAnsi="Bernard MT Condensed" w:cs="Calibri"/>
          <w:b/>
          <w:color w:val="000000" w:themeColor="text1"/>
          <w:sz w:val="32"/>
          <w:u w:val="single"/>
          <w:lang w:eastAsia="en-US"/>
          <w:rPrChange w:id="16544" w:author="Dr Mamadou SANOGO" w:date="2023-10-25T18:15:00Z">
            <w:rPr>
              <w:ins w:id="16545"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546" w:author="Dr Mamadou SANOGO" w:date="2023-10-25T17:40:00Z"/>
          <w:rFonts w:ascii="Bernard MT Condensed" w:eastAsia="Calibri" w:hAnsi="Bernard MT Condensed" w:cs="Calibri"/>
          <w:b/>
          <w:color w:val="000000" w:themeColor="text1"/>
          <w:sz w:val="32"/>
          <w:u w:val="single"/>
          <w:lang w:eastAsia="en-US"/>
          <w:rPrChange w:id="16547" w:author="Dr Mamadou SANOGO" w:date="2023-10-25T18:15:00Z">
            <w:rPr>
              <w:ins w:id="16548"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549" w:author="Dr Mamadou SANOGO" w:date="2023-10-25T17:40:00Z"/>
          <w:rFonts w:ascii="Bernard MT Condensed" w:eastAsia="Calibri" w:hAnsi="Bernard MT Condensed" w:cs="Calibri"/>
          <w:b/>
          <w:color w:val="000000" w:themeColor="text1"/>
          <w:sz w:val="32"/>
          <w:u w:val="single"/>
          <w:lang w:eastAsia="en-US"/>
          <w:rPrChange w:id="16550" w:author="Dr Mamadou SANOGO" w:date="2023-10-25T18:15:00Z">
            <w:rPr>
              <w:ins w:id="16551"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552" w:author="Dr Mamadou SANOGO" w:date="2023-10-25T17:40:00Z"/>
          <w:rFonts w:ascii="Bernard MT Condensed" w:eastAsia="Calibri" w:hAnsi="Bernard MT Condensed" w:cs="Calibri"/>
          <w:b/>
          <w:color w:val="000000" w:themeColor="text1"/>
          <w:sz w:val="32"/>
          <w:u w:val="single"/>
          <w:lang w:eastAsia="en-US"/>
          <w:rPrChange w:id="16553" w:author="Dr Mamadou SANOGO" w:date="2023-10-25T18:15:00Z">
            <w:rPr>
              <w:ins w:id="16554"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555" w:author="Dr Mamadou SANOGO" w:date="2023-10-25T17:40:00Z"/>
          <w:rFonts w:ascii="Bernard MT Condensed" w:eastAsia="Calibri" w:hAnsi="Bernard MT Condensed" w:cs="Calibri"/>
          <w:b/>
          <w:color w:val="000000" w:themeColor="text1"/>
          <w:sz w:val="32"/>
          <w:u w:val="single"/>
          <w:lang w:eastAsia="en-US"/>
          <w:rPrChange w:id="16556" w:author="Dr Mamadou SANOGO" w:date="2023-10-25T18:15:00Z">
            <w:rPr>
              <w:ins w:id="16557"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558" w:author="Dr Mamadou SANOGO" w:date="2023-10-25T17:38:00Z"/>
          <w:b/>
          <w:color w:val="000000" w:themeColor="text1"/>
          <w:sz w:val="44"/>
          <w:rPrChange w:id="16559" w:author="Dr Mamadou SANOGO" w:date="2023-10-25T18:15:00Z">
            <w:rPr>
              <w:ins w:id="16560" w:author="Dr Mamadou SANOGO" w:date="2023-10-25T17:38:00Z"/>
              <w:b/>
              <w:sz w:val="44"/>
            </w:rPr>
          </w:rPrChange>
        </w:rPr>
      </w:pPr>
      <w:ins w:id="16561" w:author="Dr Mamadou SANOGO" w:date="2023-10-25T17:40:00Z">
        <w:r w:rsidRPr="007A4AFC">
          <w:rPr>
            <w:b/>
            <w:color w:val="000000" w:themeColor="text1"/>
            <w:sz w:val="44"/>
            <w:rPrChange w:id="16562"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563" w:author="Dr Mamadou SANOGO" w:date="2023-10-25T17:38:00Z"/>
          <w:b/>
          <w:color w:val="000000" w:themeColor="text1"/>
          <w:sz w:val="44"/>
          <w:rPrChange w:id="16564" w:author="Dr Mamadou SANOGO" w:date="2023-10-25T18:15:00Z">
            <w:rPr>
              <w:ins w:id="16565"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566" w:author="Dr Mamadou SANOGO" w:date="2023-10-25T17:38:00Z"/>
          <w:b/>
          <w:color w:val="000000" w:themeColor="text1"/>
          <w:sz w:val="44"/>
          <w:rPrChange w:id="16567" w:author="Dr Mamadou SANOGO" w:date="2023-10-25T18:15:00Z">
            <w:rPr>
              <w:ins w:id="16568"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569" w:author="Dr Mamadou SANOGO" w:date="2023-10-25T17:38:00Z"/>
          <w:b/>
          <w:color w:val="000000" w:themeColor="text1"/>
          <w:sz w:val="44"/>
          <w:rPrChange w:id="16570" w:author="Dr Mamadou SANOGO" w:date="2023-10-25T18:15:00Z">
            <w:rPr>
              <w:ins w:id="16571"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572" w:author="Dr Mamadou SANOGO" w:date="2023-10-25T17:38:00Z"/>
          <w:b/>
          <w:color w:val="000000" w:themeColor="text1"/>
          <w:sz w:val="44"/>
          <w:rPrChange w:id="16573" w:author="Dr Mamadou SANOGO" w:date="2023-10-25T18:15:00Z">
            <w:rPr>
              <w:ins w:id="16574"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575" w:author="Dr Mamadou SANOGO" w:date="2023-10-25T17:39:00Z"/>
          <w:b/>
          <w:color w:val="000000" w:themeColor="text1"/>
          <w:sz w:val="44"/>
          <w:rPrChange w:id="16576" w:author="Dr Mamadou SANOGO" w:date="2023-10-25T18:15:00Z">
            <w:rPr>
              <w:ins w:id="16577"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578" w:author="Dr Mamadou SANOGO" w:date="2023-10-25T17:39:00Z"/>
          <w:b/>
          <w:color w:val="000000" w:themeColor="text1"/>
          <w:sz w:val="44"/>
          <w:rPrChange w:id="16579" w:author="Dr Mamadou SANOGO" w:date="2023-10-25T18:15:00Z">
            <w:rPr>
              <w:ins w:id="16580" w:author="Dr Mamadou SANOGO" w:date="2023-10-25T17:39:00Z"/>
              <w:b/>
              <w:sz w:val="44"/>
            </w:rPr>
          </w:rPrChange>
        </w:rPr>
        <w:pPrChange w:id="16581"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582" w:author="Dr Mamadou SANOGO" w:date="2023-10-25T15:02:00Z"/>
          <w:b/>
          <w:color w:val="000000" w:themeColor="text1"/>
          <w:sz w:val="44"/>
          <w:rPrChange w:id="16583" w:author="Dr Mamadou SANOGO" w:date="2023-10-25T18:15:00Z">
            <w:rPr>
              <w:ins w:id="16584" w:author="Dr Mamadou SANOGO" w:date="2023-10-25T15:02:00Z"/>
              <w:b/>
              <w:sz w:val="44"/>
            </w:rPr>
          </w:rPrChange>
        </w:rPr>
        <w:pPrChange w:id="16585"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586" w:author="Dr Mamadou SANOGO" w:date="2023-10-25T17:59:00Z"/>
          <w:b/>
          <w:color w:val="000000" w:themeColor="text1"/>
          <w:sz w:val="44"/>
          <w:rPrChange w:id="16587" w:author="Dr Mamadou SANOGO" w:date="2023-10-25T18:15:00Z">
            <w:rPr>
              <w:ins w:id="16588" w:author="Dr Mamadou SANOGO" w:date="2023-10-25T17:59:00Z"/>
              <w:b/>
              <w:sz w:val="44"/>
            </w:rPr>
          </w:rPrChange>
        </w:rPr>
      </w:pPr>
      <w:ins w:id="16589" w:author="Dr Mamadou SANOGO" w:date="2023-10-25T15:02:00Z">
        <w:r w:rsidRPr="007A4AFC">
          <w:rPr>
            <w:b/>
            <w:color w:val="000000" w:themeColor="text1"/>
            <w:sz w:val="44"/>
            <w:rPrChange w:id="16590" w:author="Dr Mamadou SANOGO" w:date="2023-10-25T18:15:00Z">
              <w:rPr>
                <w:b/>
                <w:sz w:val="44"/>
              </w:rPr>
            </w:rPrChange>
          </w:rPr>
          <w:t>Annexe n°0</w:t>
        </w:r>
      </w:ins>
      <w:ins w:id="16591" w:author="Dr Mamadou SANOGO" w:date="2023-10-25T17:42:00Z">
        <w:r w:rsidR="00A75F71" w:rsidRPr="007A4AFC">
          <w:rPr>
            <w:b/>
            <w:color w:val="000000" w:themeColor="text1"/>
            <w:sz w:val="44"/>
            <w:rPrChange w:id="16592" w:author="Dr Mamadou SANOGO" w:date="2023-10-25T18:15:00Z">
              <w:rPr>
                <w:b/>
                <w:sz w:val="44"/>
              </w:rPr>
            </w:rPrChange>
          </w:rPr>
          <w:t>29</w:t>
        </w:r>
      </w:ins>
      <w:ins w:id="16593" w:author="Dr Mamadou SANOGO" w:date="2023-10-25T15:02:00Z">
        <w:r w:rsidRPr="007A4AFC">
          <w:rPr>
            <w:b/>
            <w:color w:val="000000" w:themeColor="text1"/>
            <w:sz w:val="44"/>
            <w:rPrChange w:id="16594" w:author="Dr Mamadou SANOGO" w:date="2023-10-25T18:15:00Z">
              <w:rPr>
                <w:b/>
                <w:sz w:val="44"/>
              </w:rPr>
            </w:rPrChange>
          </w:rPr>
          <w:t> : Carnet</w:t>
        </w:r>
      </w:ins>
      <w:ins w:id="16595" w:author="Dr Mamadou SANOGO" w:date="2023-10-25T17:42:00Z">
        <w:r w:rsidR="00A75F71" w:rsidRPr="007A4AFC">
          <w:rPr>
            <w:b/>
            <w:color w:val="000000" w:themeColor="text1"/>
            <w:sz w:val="44"/>
            <w:rPrChange w:id="16596" w:author="Dr Mamadou SANOGO" w:date="2023-10-25T18:15:00Z">
              <w:rPr>
                <w:b/>
                <w:sz w:val="44"/>
              </w:rPr>
            </w:rPrChange>
          </w:rPr>
          <w:t>s</w:t>
        </w:r>
      </w:ins>
      <w:ins w:id="16597" w:author="Dr Mamadou SANOGO" w:date="2023-10-25T15:02:00Z">
        <w:r w:rsidRPr="007A4AFC">
          <w:rPr>
            <w:b/>
            <w:color w:val="000000" w:themeColor="text1"/>
            <w:sz w:val="44"/>
            <w:rPrChange w:id="16598"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599" w:author="Dr Mamadou SANOGO" w:date="2023-10-25T17:59:00Z"/>
          <w:b/>
          <w:color w:val="000000" w:themeColor="text1"/>
          <w:sz w:val="44"/>
          <w:rPrChange w:id="16600" w:author="Dr Mamadou SANOGO" w:date="2023-10-25T18:15:00Z">
            <w:rPr>
              <w:ins w:id="16601"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602" w:author="Dr Mamadou SANOGO" w:date="2023-10-25T17:59:00Z"/>
          <w:b/>
          <w:color w:val="000000" w:themeColor="text1"/>
          <w:sz w:val="44"/>
          <w:rPrChange w:id="16603" w:author="Dr Mamadou SANOGO" w:date="2023-10-25T18:15:00Z">
            <w:rPr>
              <w:ins w:id="16604"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605" w:author="Dr Mamadou SANOGO" w:date="2023-10-25T17:59:00Z"/>
          <w:b/>
          <w:color w:val="000000" w:themeColor="text1"/>
          <w:sz w:val="44"/>
          <w:rPrChange w:id="16606" w:author="Dr Mamadou SANOGO" w:date="2023-10-25T18:15:00Z">
            <w:rPr>
              <w:ins w:id="16607"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608" w:author="Dr Mamadou SANOGO" w:date="2023-10-25T17:59:00Z"/>
          <w:b/>
          <w:color w:val="000000" w:themeColor="text1"/>
          <w:sz w:val="44"/>
          <w:rPrChange w:id="16609" w:author="Dr Mamadou SANOGO" w:date="2023-10-25T18:15:00Z">
            <w:rPr>
              <w:ins w:id="16610"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611" w:author="Dr Mamadou SANOGO" w:date="2023-10-25T17:59:00Z"/>
          <w:b/>
          <w:color w:val="000000" w:themeColor="text1"/>
          <w:sz w:val="44"/>
          <w:rPrChange w:id="16612" w:author="Dr Mamadou SANOGO" w:date="2023-10-25T18:15:00Z">
            <w:rPr>
              <w:ins w:id="16613"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614" w:author="Dr Mamadou SANOGO" w:date="2023-10-25T17:59:00Z"/>
          <w:b/>
          <w:color w:val="000000" w:themeColor="text1"/>
          <w:sz w:val="44"/>
          <w:rPrChange w:id="16615" w:author="Dr Mamadou SANOGO" w:date="2023-10-25T18:15:00Z">
            <w:rPr>
              <w:ins w:id="16616"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617" w:author="Dr Mamadou SANOGO" w:date="2023-10-25T17:59:00Z"/>
          <w:b/>
          <w:color w:val="000000" w:themeColor="text1"/>
          <w:sz w:val="44"/>
          <w:rPrChange w:id="16618" w:author="Dr Mamadou SANOGO" w:date="2023-10-25T18:15:00Z">
            <w:rPr>
              <w:ins w:id="16619"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620" w:author="Dr Mamadou SANOGO" w:date="2023-10-25T17:59:00Z"/>
          <w:b/>
          <w:color w:val="000000" w:themeColor="text1"/>
          <w:sz w:val="44"/>
          <w:rPrChange w:id="16621" w:author="Dr Mamadou SANOGO" w:date="2023-10-25T18:15:00Z">
            <w:rPr>
              <w:ins w:id="16622"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623" w:author="Dr Mamadou SANOGO" w:date="2023-10-25T17:59:00Z"/>
          <w:b/>
          <w:color w:val="000000" w:themeColor="text1"/>
          <w:sz w:val="44"/>
          <w:rPrChange w:id="16624" w:author="Dr Mamadou SANOGO" w:date="2023-10-25T18:15:00Z">
            <w:rPr>
              <w:ins w:id="16625"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626" w:author="Dr Mamadou SANOGO" w:date="2023-10-25T17:59:00Z"/>
          <w:b/>
          <w:color w:val="000000" w:themeColor="text1"/>
          <w:sz w:val="44"/>
          <w:rPrChange w:id="16627" w:author="Dr Mamadou SANOGO" w:date="2023-10-25T18:15:00Z">
            <w:rPr>
              <w:ins w:id="16628"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629" w:author="Dr Mamadou SANOGO" w:date="2023-10-25T17:59:00Z"/>
          <w:b/>
          <w:color w:val="000000" w:themeColor="text1"/>
          <w:sz w:val="44"/>
          <w:rPrChange w:id="16630" w:author="Dr Mamadou SANOGO" w:date="2023-10-25T18:15:00Z">
            <w:rPr>
              <w:ins w:id="16631"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632" w:author="Dr Mamadou SANOGO" w:date="2023-10-25T17:59:00Z"/>
          <w:b/>
          <w:color w:val="000000" w:themeColor="text1"/>
          <w:sz w:val="44"/>
          <w:rPrChange w:id="16633" w:author="Dr Mamadou SANOGO" w:date="2023-10-25T18:15:00Z">
            <w:rPr>
              <w:ins w:id="16634" w:author="Dr Mamadou SANOGO" w:date="2023-10-25T17:59:00Z"/>
              <w:b/>
              <w:sz w:val="44"/>
            </w:rPr>
          </w:rPrChange>
        </w:rPr>
      </w:pPr>
    </w:p>
    <w:p w14:paraId="082AC83A" w14:textId="1739D35F" w:rsidR="00744A71" w:rsidRDefault="00744A71" w:rsidP="00D81BFF">
      <w:pPr>
        <w:shd w:val="clear" w:color="auto" w:fill="FFFFFF"/>
        <w:ind w:right="9"/>
        <w:jc w:val="center"/>
        <w:rPr>
          <w:ins w:id="16635"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636"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637"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638"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639"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640"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641"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642"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643"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644"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645"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646"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647"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648"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649"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650"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651"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652"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653"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654"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655"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656"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657"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658"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659"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660"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661"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662"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663"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664" w:author="Dr Mamadou SANOGO" w:date="2023-10-25T15:02:00Z"/>
          <w:b/>
          <w:color w:val="000000" w:themeColor="text1"/>
          <w:sz w:val="44"/>
          <w:rPrChange w:id="16665" w:author="Dr Mamadou SANOGO" w:date="2023-10-25T18:15:00Z">
            <w:rPr>
              <w:ins w:id="16666"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667"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668"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669"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670"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671"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672"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673"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674"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675"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676"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677"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678"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679"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680"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681"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682"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683" w:author="Dr Mamadou SANOGO" w:date="2023-10-27T11:52:00Z"/>
          <w:b/>
          <w:color w:val="000000" w:themeColor="text1"/>
          <w:sz w:val="44"/>
        </w:rPr>
      </w:pPr>
      <w:ins w:id="16684" w:author="Dr Mamadou SANOGO" w:date="2023-10-27T11:52:00Z">
        <w:r w:rsidRPr="00A36245">
          <w:rPr>
            <w:b/>
            <w:color w:val="000000" w:themeColor="text1"/>
            <w:sz w:val="44"/>
          </w:rPr>
          <w:t>Annexe n°</w:t>
        </w:r>
      </w:ins>
      <w:ins w:id="16685" w:author="Dr Mamadou SANOGO" w:date="2023-10-27T11:53:00Z">
        <w:r>
          <w:rPr>
            <w:b/>
            <w:color w:val="000000" w:themeColor="text1"/>
            <w:sz w:val="44"/>
          </w:rPr>
          <w:t>030</w:t>
        </w:r>
      </w:ins>
      <w:ins w:id="16686" w:author="Dr Mamadou SANOGO" w:date="2023-10-27T11:54:00Z">
        <w:r>
          <w:rPr>
            <w:b/>
            <w:color w:val="000000" w:themeColor="text1"/>
            <w:sz w:val="44"/>
          </w:rPr>
          <w:t> :</w:t>
        </w:r>
      </w:ins>
      <w:ins w:id="16687"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688"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689" w:author="Dr Mamadou SANOGO" w:date="2023-10-25T17:58:00Z"/>
          <w:color w:val="000000" w:themeColor="text1"/>
          <w:sz w:val="28"/>
          <w:szCs w:val="28"/>
          <w:rPrChange w:id="16690" w:author="Dr Mamadou SANOGO" w:date="2023-10-25T18:15:00Z">
            <w:rPr>
              <w:del w:id="16691" w:author="Dr Mamadou SANOGO" w:date="2023-10-25T17:58:00Z"/>
              <w:color w:val="000000"/>
              <w:sz w:val="28"/>
              <w:szCs w:val="28"/>
            </w:rPr>
          </w:rPrChange>
        </w:rPr>
      </w:pPr>
      <w:del w:id="16692" w:author="Dr Mamadou SANOGO" w:date="2023-10-25T17:58:00Z">
        <w:r w:rsidRPr="007A4AFC" w:rsidDel="00744A71">
          <w:rPr>
            <w:color w:val="000000" w:themeColor="text1"/>
            <w:sz w:val="28"/>
            <w:szCs w:val="28"/>
            <w:rPrChange w:id="16693" w:author="Dr Mamadou SANOGO" w:date="2023-10-25T18:15:00Z">
              <w:rPr>
                <w:color w:val="000000"/>
                <w:sz w:val="28"/>
                <w:szCs w:val="28"/>
              </w:rPr>
            </w:rPrChange>
          </w:rPr>
          <w:br w:type="page"/>
        </w:r>
      </w:del>
    </w:p>
    <w:p w14:paraId="183158E1" w14:textId="22D6A660" w:rsidR="00000000" w:rsidRDefault="00000000">
      <w:pPr>
        <w:spacing w:line="240" w:lineRule="auto"/>
        <w:rPr>
          <w:del w:id="16694" w:author="Dr Mamadou SANOGO" w:date="2023-10-25T17:58:00Z"/>
          <w:rFonts w:eastAsiaTheme="minorHAnsi"/>
          <w:b/>
          <w:color w:val="000000" w:themeColor="text1"/>
          <w:sz w:val="22"/>
          <w:lang w:eastAsia="en-US"/>
          <w:rPrChange w:id="16695" w:author="Dr Mamadou SANOGO" w:date="2023-10-25T18:15:00Z">
            <w:rPr>
              <w:del w:id="16696" w:author="Dr Mamadou SANOGO" w:date="2023-10-25T17:58:00Z"/>
              <w:rFonts w:eastAsiaTheme="minorHAnsi" w:cs="Times New Roman"/>
              <w:b w:val="0"/>
              <w:color w:val="auto"/>
              <w:lang w:eastAsia="en-US"/>
            </w:rPr>
          </w:rPrChange>
        </w:rPr>
        <w:sectPr w:rsidR="00000000" w:rsidSect="00DE4E6D">
          <w:headerReference w:type="default" r:id="rId22"/>
          <w:footerReference w:type="default" r:id="rId23"/>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697" w:author="Dr Mamadou SANOGO" w:date="2024-11-11T15:38:00Z" w16du:dateUtc="2024-11-11T15:38:00Z">
            <w:sectPr w:rsidR="00000000" w:rsidSect="00DE4E6D">
              <w:pgMar w:top="1417" w:right="1417" w:bottom="1417" w:left="1417" w:header="708" w:footer="708" w:gutter="0"/>
            </w:sectPr>
          </w:sectPrChange>
        </w:sectPr>
        <w:pPrChange w:id="16698"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699" w:author="Dr Mamadou SANOGO" w:date="2023-10-25T14:51:00Z"/>
          <w:rFonts w:eastAsiaTheme="minorHAnsi" w:cs="Times New Roman"/>
          <w:b w:val="0"/>
          <w:lang w:eastAsia="en-US"/>
          <w:rPrChange w:id="16700" w:author="Dr Mamadou SANOGO" w:date="2023-10-25T18:15:00Z">
            <w:rPr>
              <w:del w:id="16701" w:author="Dr Mamadou SANOGO" w:date="2023-10-25T14:51:00Z"/>
              <w:rFonts w:eastAsiaTheme="minorHAnsi" w:cs="Times New Roman"/>
              <w:b w:val="0"/>
              <w:color w:val="auto"/>
              <w:lang w:eastAsia="en-US"/>
            </w:rPr>
          </w:rPrChange>
        </w:rPr>
      </w:pPr>
      <w:bookmarkStart w:id="16702" w:name="_Toc145944536"/>
      <w:del w:id="16703" w:author="Dr Mamadou SANOGO" w:date="2023-10-25T14:51:00Z">
        <w:r w:rsidRPr="007A4AFC" w:rsidDel="00837877">
          <w:rPr>
            <w:rFonts w:eastAsiaTheme="minorHAnsi"/>
            <w:sz w:val="32"/>
            <w:lang w:eastAsia="en-US"/>
            <w:rPrChange w:id="16704" w:author="Dr Mamadou SANOGO" w:date="2023-10-25T18:15:00Z">
              <w:rPr>
                <w:rFonts w:eastAsiaTheme="minorHAnsi"/>
                <w:color w:val="2E74B5" w:themeColor="accent1" w:themeShade="BF"/>
                <w:sz w:val="32"/>
                <w:lang w:eastAsia="en-US"/>
              </w:rPr>
            </w:rPrChange>
          </w:rPr>
          <w:delText xml:space="preserve">Annexe </w:delText>
        </w:r>
        <w:r w:rsidR="000163AB" w:rsidRPr="007A4AFC" w:rsidDel="00837877">
          <w:rPr>
            <w:rFonts w:eastAsiaTheme="minorHAnsi"/>
            <w:sz w:val="32"/>
            <w:lang w:eastAsia="en-US"/>
            <w:rPrChange w:id="16705" w:author="Dr Mamadou SANOGO" w:date="2023-10-25T18:15:00Z">
              <w:rPr>
                <w:rFonts w:eastAsiaTheme="minorHAnsi"/>
                <w:color w:val="2E74B5" w:themeColor="accent1" w:themeShade="BF"/>
                <w:sz w:val="32"/>
                <w:lang w:eastAsia="en-US"/>
              </w:rPr>
            </w:rPrChange>
          </w:rPr>
          <w:delText>8</w:delText>
        </w:r>
        <w:r w:rsidRPr="007A4AFC" w:rsidDel="00837877">
          <w:rPr>
            <w:rFonts w:eastAsiaTheme="minorHAnsi"/>
            <w:sz w:val="32"/>
            <w:lang w:eastAsia="en-US"/>
            <w:rPrChange w:id="16706" w:author="Dr Mamadou SANOGO" w:date="2023-10-25T18:15:00Z">
              <w:rPr>
                <w:rFonts w:eastAsiaTheme="minorHAnsi"/>
                <w:color w:val="2E74B5" w:themeColor="accent1" w:themeShade="BF"/>
                <w:sz w:val="32"/>
                <w:lang w:eastAsia="en-US"/>
              </w:rPr>
            </w:rPrChange>
          </w:rPr>
          <w:delText xml:space="preserve"> : </w:delText>
        </w:r>
        <w:r w:rsidR="0009055C" w:rsidRPr="007A4AFC" w:rsidDel="00837877">
          <w:rPr>
            <w:rFonts w:eastAsiaTheme="minorHAnsi"/>
            <w:sz w:val="32"/>
            <w:lang w:eastAsia="en-US"/>
            <w:rPrChange w:id="16707" w:author="Dr Mamadou SANOGO" w:date="2023-10-25T18:15:00Z">
              <w:rPr>
                <w:rFonts w:eastAsiaTheme="minorHAnsi"/>
                <w:color w:val="2E74B5" w:themeColor="accent1" w:themeShade="BF"/>
                <w:sz w:val="32"/>
                <w:lang w:eastAsia="en-US"/>
              </w:rPr>
            </w:rPrChange>
          </w:rPr>
          <w:delText>Maquettes pédagogiques</w:delText>
        </w:r>
        <w:bookmarkEnd w:id="16702"/>
      </w:del>
    </w:p>
    <w:p w14:paraId="37A9B3A7" w14:textId="77777777" w:rsidR="003E7BB3" w:rsidRPr="007A4AFC" w:rsidDel="00744A71" w:rsidRDefault="003E7BB3" w:rsidP="003E7BB3">
      <w:pPr>
        <w:spacing w:line="240" w:lineRule="auto"/>
        <w:rPr>
          <w:del w:id="16708" w:author="Dr Mamadou SANOGO" w:date="2023-10-25T17:58:00Z"/>
          <w:color w:val="000000" w:themeColor="text1"/>
          <w:rPrChange w:id="16709" w:author="Dr Mamadou SANOGO" w:date="2023-10-25T18:15:00Z">
            <w:rPr>
              <w:del w:id="16710" w:author="Dr Mamadou SANOGO" w:date="2023-10-25T17:58:00Z"/>
            </w:rPr>
          </w:rPrChange>
        </w:rPr>
      </w:pPr>
    </w:p>
    <w:p w14:paraId="259BE28A" w14:textId="77777777" w:rsidR="002460E4" w:rsidRPr="007A4AFC" w:rsidDel="00744A71" w:rsidRDefault="002460E4" w:rsidP="002460E4">
      <w:pPr>
        <w:spacing w:line="276" w:lineRule="auto"/>
        <w:rPr>
          <w:del w:id="16711" w:author="Dr Mamadou SANOGO" w:date="2023-10-25T17:58:00Z"/>
          <w:rFonts w:cs="Calibri"/>
          <w:b/>
          <w:bCs/>
          <w:color w:val="000000" w:themeColor="text1"/>
          <w:rPrChange w:id="16712" w:author="Dr Mamadou SANOGO" w:date="2023-10-25T18:15:00Z">
            <w:rPr>
              <w:del w:id="16713"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714" w:author="Dr Mamadou SANOGO" w:date="2023-10-25T17:58:00Z"/>
          <w:color w:val="000000" w:themeColor="text1"/>
          <w:szCs w:val="24"/>
          <w:rPrChange w:id="16715" w:author="Dr Mamadou SANOGO" w:date="2023-10-25T18:15:00Z">
            <w:rPr>
              <w:del w:id="16716" w:author="Dr Mamadou SANOGO" w:date="2023-10-25T17:58:00Z"/>
              <w:szCs w:val="24"/>
            </w:rPr>
          </w:rPrChange>
        </w:rPr>
      </w:pPr>
    </w:p>
    <w:p w14:paraId="74F7163A" w14:textId="069E9B93" w:rsidR="002460E4" w:rsidRPr="007A4AFC" w:rsidDel="00744A71" w:rsidRDefault="002460E4" w:rsidP="003E7BB3">
      <w:pPr>
        <w:spacing w:line="240" w:lineRule="auto"/>
        <w:rPr>
          <w:del w:id="16717" w:author="Dr Mamadou SANOGO" w:date="2023-10-25T17:58:00Z"/>
          <w:color w:val="000000" w:themeColor="text1"/>
          <w:szCs w:val="24"/>
          <w:rPrChange w:id="16718" w:author="Dr Mamadou SANOGO" w:date="2023-10-25T18:15:00Z">
            <w:rPr>
              <w:del w:id="16719" w:author="Dr Mamadou SANOGO" w:date="2023-10-25T17:58:00Z"/>
              <w:szCs w:val="24"/>
            </w:rPr>
          </w:rPrChange>
        </w:rPr>
        <w:sectPr w:rsidR="002460E4" w:rsidRPr="007A4AFC" w:rsidDel="00744A71" w:rsidSect="00DE4E6D">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720" w:author="Dr Mamadou SANOGO" w:date="2024-11-11T15:38:00Z" w16du:dateUtc="2024-11-11T15:38:00Z">
            <w:sectPr w:rsidR="002460E4" w:rsidRPr="007A4AFC" w:rsidDel="00744A71" w:rsidSect="00DE4E6D">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721" w:author="Dr Mamadou SANOGO" w:date="2023-10-25T17:45:00Z"/>
          <w:rFonts w:eastAsiaTheme="minorHAnsi" w:cs="Times New Roman"/>
          <w:b w:val="0"/>
          <w:sz w:val="24"/>
          <w:lang w:eastAsia="en-US"/>
        </w:rPr>
      </w:pPr>
      <w:bookmarkStart w:id="16722" w:name="_Toc145944537"/>
      <w:del w:id="16723"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722"/>
      </w:del>
    </w:p>
    <w:p w14:paraId="3279BCDD" w14:textId="5059942A" w:rsidR="001C20B8" w:rsidRPr="007A4AFC" w:rsidDel="00A75F71" w:rsidRDefault="001C20B8" w:rsidP="001C20B8">
      <w:pPr>
        <w:spacing w:line="240" w:lineRule="auto"/>
        <w:ind w:right="9"/>
        <w:rPr>
          <w:del w:id="16724" w:author="Dr Mamadou SANOGO" w:date="2023-10-25T17:45:00Z"/>
          <w:color w:val="000000" w:themeColor="text1"/>
          <w:szCs w:val="24"/>
          <w:rPrChange w:id="16725" w:author="Dr Mamadou SANOGO" w:date="2023-10-25T18:15:00Z">
            <w:rPr>
              <w:del w:id="16726"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727"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728" w:author="Dr Mamadou SANOGO" w:date="2023-10-25T17:45:00Z"/>
                <w:b/>
                <w:color w:val="000000" w:themeColor="text1"/>
                <w:sz w:val="20"/>
                <w:szCs w:val="20"/>
                <w:rPrChange w:id="16729" w:author="Dr Mamadou SANOGO" w:date="2023-10-25T18:15:00Z">
                  <w:rPr>
                    <w:del w:id="16730" w:author="Dr Mamadou SANOGO" w:date="2023-10-25T17:45:00Z"/>
                    <w:b/>
                    <w:sz w:val="20"/>
                    <w:szCs w:val="20"/>
                  </w:rPr>
                </w:rPrChange>
              </w:rPr>
            </w:pPr>
            <w:del w:id="16731" w:author="Dr Mamadou SANOGO" w:date="2023-10-25T17:45:00Z">
              <w:r w:rsidRPr="007A4AFC" w:rsidDel="00A75F71">
                <w:rPr>
                  <w:b/>
                  <w:color w:val="000000" w:themeColor="text1"/>
                  <w:sz w:val="20"/>
                  <w:szCs w:val="20"/>
                  <w:rPrChange w:id="16732"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733" w:author="Dr Mamadou SANOGO" w:date="2023-10-25T17:45:00Z"/>
                <w:b/>
                <w:color w:val="000000" w:themeColor="text1"/>
                <w:sz w:val="20"/>
                <w:szCs w:val="20"/>
                <w:rPrChange w:id="16734" w:author="Dr Mamadou SANOGO" w:date="2023-10-25T18:15:00Z">
                  <w:rPr>
                    <w:del w:id="16735" w:author="Dr Mamadou SANOGO" w:date="2023-10-25T17:45:00Z"/>
                    <w:b/>
                    <w:sz w:val="20"/>
                    <w:szCs w:val="20"/>
                  </w:rPr>
                </w:rPrChange>
              </w:rPr>
            </w:pPr>
            <w:del w:id="16736" w:author="Dr Mamadou SANOGO" w:date="2023-10-25T17:45:00Z">
              <w:r w:rsidRPr="007A4AFC" w:rsidDel="00A75F71">
                <w:rPr>
                  <w:b/>
                  <w:color w:val="000000" w:themeColor="text1"/>
                  <w:sz w:val="20"/>
                  <w:szCs w:val="20"/>
                  <w:rPrChange w:id="16737"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738" w:author="Dr Mamadou SANOGO" w:date="2023-10-25T17:45:00Z"/>
                <w:b/>
                <w:color w:val="000000" w:themeColor="text1"/>
                <w:sz w:val="20"/>
                <w:szCs w:val="20"/>
                <w:rPrChange w:id="16739" w:author="Dr Mamadou SANOGO" w:date="2023-10-25T18:15:00Z">
                  <w:rPr>
                    <w:del w:id="16740" w:author="Dr Mamadou SANOGO" w:date="2023-10-25T17:45:00Z"/>
                    <w:b/>
                    <w:sz w:val="20"/>
                    <w:szCs w:val="20"/>
                  </w:rPr>
                </w:rPrChange>
              </w:rPr>
            </w:pPr>
            <w:del w:id="16741" w:author="Dr Mamadou SANOGO" w:date="2023-10-25T17:45:00Z">
              <w:r w:rsidRPr="007A4AFC" w:rsidDel="00A75F71">
                <w:rPr>
                  <w:b/>
                  <w:color w:val="000000" w:themeColor="text1"/>
                  <w:sz w:val="20"/>
                  <w:szCs w:val="20"/>
                  <w:rPrChange w:id="16742"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743" w:author="Dr Mamadou SANOGO" w:date="2023-10-25T17:45:00Z"/>
                <w:b/>
                <w:color w:val="000000" w:themeColor="text1"/>
                <w:sz w:val="20"/>
                <w:szCs w:val="20"/>
                <w:rPrChange w:id="16744" w:author="Dr Mamadou SANOGO" w:date="2023-10-25T18:15:00Z">
                  <w:rPr>
                    <w:del w:id="16745" w:author="Dr Mamadou SANOGO" w:date="2023-10-25T17:45:00Z"/>
                    <w:b/>
                    <w:sz w:val="20"/>
                    <w:szCs w:val="20"/>
                  </w:rPr>
                </w:rPrChange>
              </w:rPr>
            </w:pPr>
            <w:del w:id="16746" w:author="Dr Mamadou SANOGO" w:date="2023-10-25T17:45:00Z">
              <w:r w:rsidRPr="007A4AFC" w:rsidDel="00A75F71">
                <w:rPr>
                  <w:b/>
                  <w:color w:val="000000" w:themeColor="text1"/>
                  <w:sz w:val="20"/>
                  <w:szCs w:val="20"/>
                  <w:rPrChange w:id="16747"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748" w:author="Dr Mamadou SANOGO" w:date="2023-10-25T17:45:00Z"/>
                <w:b/>
                <w:color w:val="000000" w:themeColor="text1"/>
                <w:sz w:val="20"/>
                <w:szCs w:val="20"/>
                <w:rPrChange w:id="16749" w:author="Dr Mamadou SANOGO" w:date="2023-10-25T18:15:00Z">
                  <w:rPr>
                    <w:del w:id="16750" w:author="Dr Mamadou SANOGO" w:date="2023-10-25T17:45:00Z"/>
                    <w:b/>
                    <w:sz w:val="20"/>
                    <w:szCs w:val="20"/>
                  </w:rPr>
                </w:rPrChange>
              </w:rPr>
            </w:pPr>
            <w:del w:id="16751" w:author="Dr Mamadou SANOGO" w:date="2023-10-25T17:45:00Z">
              <w:r w:rsidRPr="007A4AFC" w:rsidDel="00A75F71">
                <w:rPr>
                  <w:b/>
                  <w:color w:val="000000" w:themeColor="text1"/>
                  <w:sz w:val="20"/>
                  <w:szCs w:val="20"/>
                  <w:rPrChange w:id="16752"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753" w:author="Dr Mamadou SANOGO" w:date="2023-10-25T17:45:00Z"/>
                <w:b/>
                <w:color w:val="000000" w:themeColor="text1"/>
                <w:sz w:val="20"/>
                <w:szCs w:val="20"/>
                <w:rPrChange w:id="16754" w:author="Dr Mamadou SANOGO" w:date="2023-10-25T18:15:00Z">
                  <w:rPr>
                    <w:del w:id="16755" w:author="Dr Mamadou SANOGO" w:date="2023-10-25T17:45:00Z"/>
                    <w:b/>
                    <w:sz w:val="20"/>
                    <w:szCs w:val="20"/>
                  </w:rPr>
                </w:rPrChange>
              </w:rPr>
            </w:pPr>
            <w:del w:id="16756" w:author="Dr Mamadou SANOGO" w:date="2023-10-25T17:45:00Z">
              <w:r w:rsidRPr="007A4AFC" w:rsidDel="00A75F71">
                <w:rPr>
                  <w:b/>
                  <w:color w:val="000000" w:themeColor="text1"/>
                  <w:sz w:val="20"/>
                  <w:szCs w:val="20"/>
                  <w:rPrChange w:id="16757"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758"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759" w:author="Dr Mamadou SANOGO" w:date="2023-10-25T17:45:00Z"/>
                <w:color w:val="000000" w:themeColor="text1"/>
                <w:sz w:val="20"/>
                <w:szCs w:val="20"/>
                <w:rPrChange w:id="16760" w:author="Dr Mamadou SANOGO" w:date="2023-10-25T18:15:00Z">
                  <w:rPr>
                    <w:del w:id="16761" w:author="Dr Mamadou SANOGO" w:date="2023-10-25T17:45:00Z"/>
                    <w:sz w:val="20"/>
                    <w:szCs w:val="20"/>
                  </w:rPr>
                </w:rPrChange>
              </w:rPr>
            </w:pPr>
            <w:del w:id="16762" w:author="Dr Mamadou SANOGO" w:date="2023-10-25T17:45:00Z">
              <w:r w:rsidRPr="007A4AFC" w:rsidDel="00A75F71">
                <w:rPr>
                  <w:color w:val="000000" w:themeColor="text1"/>
                  <w:sz w:val="20"/>
                  <w:szCs w:val="20"/>
                  <w:rPrChange w:id="16763"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64" w:author="Dr Mamadou SANOGO" w:date="2023-10-25T17:45:00Z"/>
                <w:color w:val="000000" w:themeColor="text1"/>
                <w:sz w:val="20"/>
                <w:szCs w:val="20"/>
                <w:lang w:val="fr-ML"/>
                <w:rPrChange w:id="16765" w:author="Dr Mamadou SANOGO" w:date="2023-10-25T18:15:00Z">
                  <w:rPr>
                    <w:del w:id="16766" w:author="Dr Mamadou SANOGO" w:date="2023-10-25T17:45:00Z"/>
                    <w:sz w:val="20"/>
                    <w:szCs w:val="20"/>
                    <w:lang w:val="fr-ML"/>
                  </w:rPr>
                </w:rPrChange>
              </w:rPr>
            </w:pPr>
            <w:del w:id="16767" w:author="Dr Mamadou SANOGO" w:date="2023-10-25T17:45:00Z">
              <w:r w:rsidRPr="007A4AFC" w:rsidDel="00A75F71">
                <w:rPr>
                  <w:color w:val="000000" w:themeColor="text1"/>
                  <w:sz w:val="20"/>
                  <w:szCs w:val="20"/>
                  <w:lang w:val="fr-ML"/>
                  <w:rPrChange w:id="16768"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769"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70" w:author="Dr Mamadou SANOGO" w:date="2023-10-25T17:45:00Z"/>
                <w:color w:val="000000" w:themeColor="text1"/>
                <w:sz w:val="20"/>
                <w:szCs w:val="20"/>
                <w:lang w:val="fr-ML"/>
                <w:rPrChange w:id="16771" w:author="Dr Mamadou SANOGO" w:date="2023-10-25T18:15:00Z">
                  <w:rPr>
                    <w:del w:id="16772" w:author="Dr Mamadou SANOGO" w:date="2023-10-25T17:45:00Z"/>
                    <w:sz w:val="20"/>
                    <w:szCs w:val="20"/>
                    <w:lang w:val="fr-ML"/>
                  </w:rPr>
                </w:rPrChange>
              </w:rPr>
            </w:pPr>
            <w:del w:id="16773" w:author="Dr Mamadou SANOGO" w:date="2023-10-25T17:45:00Z">
              <w:r w:rsidRPr="007A4AFC" w:rsidDel="00A75F71">
                <w:rPr>
                  <w:color w:val="000000" w:themeColor="text1"/>
                  <w:sz w:val="20"/>
                  <w:szCs w:val="20"/>
                  <w:lang w:val="fr-ML"/>
                  <w:rPrChange w:id="16774"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775" w:author="Dr Mamadou SANOGO" w:date="2023-10-25T17:45:00Z"/>
                <w:color w:val="000000" w:themeColor="text1"/>
                <w:sz w:val="20"/>
                <w:szCs w:val="20"/>
                <w:lang w:val="fr-ML"/>
                <w:rPrChange w:id="16776" w:author="Dr Mamadou SANOGO" w:date="2023-10-25T18:15:00Z">
                  <w:rPr>
                    <w:del w:id="16777" w:author="Dr Mamadou SANOGO" w:date="2023-10-25T17:45:00Z"/>
                    <w:sz w:val="20"/>
                    <w:szCs w:val="20"/>
                    <w:lang w:val="fr-ML"/>
                  </w:rPr>
                </w:rPrChange>
              </w:rPr>
            </w:pPr>
            <w:del w:id="16778" w:author="Dr Mamadou SANOGO" w:date="2023-10-25T17:45:00Z">
              <w:r w:rsidRPr="007A4AFC" w:rsidDel="00A75F71">
                <w:rPr>
                  <w:color w:val="000000" w:themeColor="text1"/>
                  <w:sz w:val="20"/>
                  <w:szCs w:val="20"/>
                  <w:lang w:val="fr-ML"/>
                  <w:rPrChange w:id="16779"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780" w:author="Dr Mamadou SANOGO" w:date="2023-10-25T17:45:00Z"/>
                <w:color w:val="000000" w:themeColor="text1"/>
                <w:sz w:val="20"/>
                <w:szCs w:val="20"/>
                <w:lang w:val="fr-ML"/>
                <w:rPrChange w:id="16781" w:author="Dr Mamadou SANOGO" w:date="2023-10-25T18:15:00Z">
                  <w:rPr>
                    <w:del w:id="16782" w:author="Dr Mamadou SANOGO" w:date="2023-10-25T17:45:00Z"/>
                    <w:sz w:val="20"/>
                    <w:szCs w:val="20"/>
                    <w:lang w:val="fr-ML"/>
                  </w:rPr>
                </w:rPrChange>
              </w:rPr>
            </w:pPr>
            <w:del w:id="16783" w:author="Dr Mamadou SANOGO" w:date="2023-10-25T17:45:00Z">
              <w:r w:rsidRPr="007A4AFC" w:rsidDel="00A75F71">
                <w:rPr>
                  <w:color w:val="000000" w:themeColor="text1"/>
                  <w:sz w:val="20"/>
                  <w:szCs w:val="20"/>
                  <w:lang w:val="fr-ML"/>
                  <w:rPrChange w:id="16784"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785" w:author="Dr Mamadou SANOGO" w:date="2023-10-25T18:15:00Z">
                    <w:rPr>
                      <w:sz w:val="20"/>
                      <w:szCs w:val="20"/>
                      <w:lang w:val="fr-ML"/>
                    </w:rPr>
                  </w:rPrChange>
                </w:rPr>
                <w:delText>Études</w:delText>
              </w:r>
              <w:r w:rsidRPr="007A4AFC" w:rsidDel="00A75F71">
                <w:rPr>
                  <w:color w:val="000000" w:themeColor="text1"/>
                  <w:sz w:val="20"/>
                  <w:szCs w:val="20"/>
                  <w:lang w:val="fr-ML"/>
                  <w:rPrChange w:id="16786"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787" w:author="Dr Mamadou SANOGO" w:date="2023-10-25T17:45:00Z"/>
                <w:color w:val="000000" w:themeColor="text1"/>
                <w:sz w:val="20"/>
                <w:szCs w:val="20"/>
                <w:rPrChange w:id="16788" w:author="Dr Mamadou SANOGO" w:date="2023-10-25T18:15:00Z">
                  <w:rPr>
                    <w:del w:id="16789" w:author="Dr Mamadou SANOGO" w:date="2023-10-25T17:45:00Z"/>
                    <w:sz w:val="20"/>
                    <w:szCs w:val="20"/>
                  </w:rPr>
                </w:rPrChange>
              </w:rPr>
            </w:pPr>
            <w:del w:id="16790" w:author="Dr Mamadou SANOGO" w:date="2023-10-25T17:45:00Z">
              <w:r w:rsidRPr="007A4AFC" w:rsidDel="00A75F71">
                <w:rPr>
                  <w:color w:val="000000" w:themeColor="text1"/>
                  <w:sz w:val="20"/>
                  <w:szCs w:val="20"/>
                  <w:rPrChange w:id="16791" w:author="Dr Mamadou SANOGO" w:date="2023-10-25T18:15:00Z">
                    <w:rPr>
                      <w:sz w:val="20"/>
                      <w:szCs w:val="20"/>
                    </w:rPr>
                  </w:rPrChange>
                </w:rPr>
                <w:delText>Rentrée</w:delText>
              </w:r>
              <w:r w:rsidR="008C0870" w:rsidRPr="007A4AFC" w:rsidDel="00A75F71">
                <w:rPr>
                  <w:color w:val="000000" w:themeColor="text1"/>
                  <w:sz w:val="20"/>
                  <w:szCs w:val="20"/>
                  <w:rPrChange w:id="16792"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793" w:author="Dr Mamadou SANOGO" w:date="2023-10-25T17:45:00Z"/>
                <w:color w:val="000000" w:themeColor="text1"/>
                <w:sz w:val="20"/>
                <w:szCs w:val="20"/>
                <w:lang w:val="fr-ML"/>
                <w:rPrChange w:id="16794" w:author="Dr Mamadou SANOGO" w:date="2023-10-25T18:15:00Z">
                  <w:rPr>
                    <w:del w:id="16795" w:author="Dr Mamadou SANOGO" w:date="2023-10-25T17:45:00Z"/>
                    <w:sz w:val="20"/>
                    <w:szCs w:val="20"/>
                    <w:lang w:val="fr-ML"/>
                  </w:rPr>
                </w:rPrChange>
              </w:rPr>
            </w:pPr>
            <w:del w:id="16796" w:author="Dr Mamadou SANOGO" w:date="2023-10-25T17:45:00Z">
              <w:r w:rsidRPr="007A4AFC" w:rsidDel="00A75F71">
                <w:rPr>
                  <w:color w:val="000000" w:themeColor="text1"/>
                  <w:sz w:val="20"/>
                  <w:szCs w:val="20"/>
                  <w:lang w:val="fr-ML"/>
                  <w:rPrChange w:id="16797"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798"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799"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800"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801" w:author="Dr Mamadou SANOGO" w:date="2023-10-25T18:15:00Z">
                    <w:rPr>
                      <w:sz w:val="20"/>
                      <w:szCs w:val="20"/>
                      <w:lang w:val="fr-ML"/>
                    </w:rPr>
                  </w:rPrChange>
                </w:rPr>
                <w:delText>hors Mali</w:delText>
              </w:r>
              <w:r w:rsidRPr="007A4AFC" w:rsidDel="00A75F71">
                <w:rPr>
                  <w:color w:val="000000" w:themeColor="text1"/>
                  <w:sz w:val="20"/>
                  <w:szCs w:val="20"/>
                  <w:lang w:val="fr-ML"/>
                  <w:rPrChange w:id="16802"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803"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804" w:author="Dr Mamadou SANOGO" w:date="2023-10-25T17:45:00Z"/>
                <w:color w:val="000000" w:themeColor="text1"/>
                <w:sz w:val="20"/>
                <w:szCs w:val="20"/>
                <w:lang w:val="fr-ML"/>
                <w:rPrChange w:id="16805" w:author="Dr Mamadou SANOGO" w:date="2023-10-25T18:15:00Z">
                  <w:rPr>
                    <w:del w:id="16806" w:author="Dr Mamadou SANOGO" w:date="2023-10-25T17:45:00Z"/>
                    <w:sz w:val="20"/>
                    <w:szCs w:val="20"/>
                    <w:lang w:val="fr-ML"/>
                  </w:rPr>
                </w:rPrChange>
              </w:rPr>
            </w:pPr>
            <w:del w:id="16807" w:author="Dr Mamadou SANOGO" w:date="2023-10-25T17:45:00Z">
              <w:r w:rsidRPr="007A4AFC" w:rsidDel="00A75F71">
                <w:rPr>
                  <w:color w:val="000000" w:themeColor="text1"/>
                  <w:sz w:val="20"/>
                  <w:szCs w:val="20"/>
                  <w:lang w:val="fr-ML"/>
                  <w:rPrChange w:id="16808"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809" w:author="Dr Mamadou SANOGO" w:date="2023-10-25T18:15:00Z">
                    <w:rPr>
                      <w:sz w:val="20"/>
                      <w:szCs w:val="20"/>
                      <w:lang w:val="fr-ML"/>
                    </w:rPr>
                  </w:rPrChange>
                </w:rPr>
                <w:delText>,</w:delText>
              </w:r>
              <w:r w:rsidRPr="007A4AFC" w:rsidDel="00A75F71">
                <w:rPr>
                  <w:color w:val="000000" w:themeColor="text1"/>
                  <w:sz w:val="20"/>
                  <w:szCs w:val="20"/>
                  <w:lang w:val="fr-ML"/>
                  <w:rPrChange w:id="16810"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811" w:author="Dr Mamadou SANOGO" w:date="2023-10-25T17:45:00Z"/>
                <w:color w:val="000000" w:themeColor="text1"/>
                <w:sz w:val="20"/>
                <w:szCs w:val="20"/>
                <w:lang w:val="fr-ML"/>
                <w:rPrChange w:id="16812" w:author="Dr Mamadou SANOGO" w:date="2023-10-25T18:15:00Z">
                  <w:rPr>
                    <w:del w:id="16813" w:author="Dr Mamadou SANOGO" w:date="2023-10-25T17:45:00Z"/>
                    <w:sz w:val="20"/>
                    <w:szCs w:val="20"/>
                    <w:lang w:val="fr-ML"/>
                  </w:rPr>
                </w:rPrChange>
              </w:rPr>
            </w:pPr>
            <w:del w:id="16814" w:author="Dr Mamadou SANOGO" w:date="2023-10-25T17:45:00Z">
              <w:r w:rsidRPr="007A4AFC" w:rsidDel="00A75F71">
                <w:rPr>
                  <w:color w:val="000000" w:themeColor="text1"/>
                  <w:sz w:val="20"/>
                  <w:szCs w:val="20"/>
                  <w:lang w:val="fr-ML"/>
                  <w:rPrChange w:id="16815"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816" w:author="Dr Mamadou SANOGO" w:date="2023-10-25T17:45:00Z"/>
                <w:color w:val="000000" w:themeColor="text1"/>
                <w:sz w:val="20"/>
                <w:szCs w:val="20"/>
                <w:lang w:val="fr-ML"/>
                <w:rPrChange w:id="16817" w:author="Dr Mamadou SANOGO" w:date="2023-10-25T18:15:00Z">
                  <w:rPr>
                    <w:del w:id="16818"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819" w:author="Dr Mamadou SANOGO" w:date="2023-10-25T17:45:00Z"/>
                <w:color w:val="000000" w:themeColor="text1"/>
                <w:sz w:val="20"/>
                <w:szCs w:val="20"/>
                <w:lang w:val="fr-ML"/>
                <w:rPrChange w:id="16820" w:author="Dr Mamadou SANOGO" w:date="2023-10-25T18:15:00Z">
                  <w:rPr>
                    <w:del w:id="16821" w:author="Dr Mamadou SANOGO" w:date="2023-10-25T17:45:00Z"/>
                    <w:sz w:val="20"/>
                    <w:szCs w:val="20"/>
                    <w:lang w:val="fr-ML"/>
                  </w:rPr>
                </w:rPrChange>
              </w:rPr>
            </w:pPr>
            <w:del w:id="16822" w:author="Dr Mamadou SANOGO" w:date="2023-10-25T17:45:00Z">
              <w:r w:rsidRPr="007A4AFC" w:rsidDel="00A75F71">
                <w:rPr>
                  <w:color w:val="000000" w:themeColor="text1"/>
                  <w:sz w:val="20"/>
                  <w:szCs w:val="20"/>
                  <w:lang w:val="fr-ML"/>
                  <w:rPrChange w:id="16823"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824" w:author="Dr Mamadou SANOGO" w:date="2023-10-25T17:45:00Z"/>
                <w:color w:val="000000" w:themeColor="text1"/>
                <w:sz w:val="20"/>
                <w:szCs w:val="20"/>
                <w:lang w:val="fr-ML"/>
                <w:rPrChange w:id="16825" w:author="Dr Mamadou SANOGO" w:date="2023-10-25T18:15:00Z">
                  <w:rPr>
                    <w:del w:id="16826"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827" w:author="Dr Mamadou SANOGO" w:date="2023-10-25T17:45:00Z"/>
                <w:color w:val="000000" w:themeColor="text1"/>
                <w:sz w:val="20"/>
                <w:szCs w:val="20"/>
                <w:rPrChange w:id="16828" w:author="Dr Mamadou SANOGO" w:date="2023-10-25T18:15:00Z">
                  <w:rPr>
                    <w:del w:id="16829" w:author="Dr Mamadou SANOGO" w:date="2023-10-25T17:45:00Z"/>
                    <w:sz w:val="20"/>
                    <w:szCs w:val="20"/>
                  </w:rPr>
                </w:rPrChange>
              </w:rPr>
            </w:pPr>
            <w:del w:id="16830" w:author="Dr Mamadou SANOGO" w:date="2023-10-25T17:45:00Z">
              <w:r w:rsidRPr="007A4AFC" w:rsidDel="00A75F71">
                <w:rPr>
                  <w:color w:val="000000" w:themeColor="text1"/>
                  <w:sz w:val="20"/>
                  <w:szCs w:val="20"/>
                  <w:rPrChange w:id="16831" w:author="Dr Mamadou SANOGO" w:date="2023-10-25T18:15:00Z">
                    <w:rPr>
                      <w:sz w:val="20"/>
                      <w:szCs w:val="20"/>
                    </w:rPr>
                  </w:rPrChange>
                </w:rPr>
                <w:delText xml:space="preserve">• </w:delText>
              </w:r>
              <w:r w:rsidRPr="007A4AFC" w:rsidDel="00A75F71">
                <w:rPr>
                  <w:color w:val="000000" w:themeColor="text1"/>
                  <w:sz w:val="20"/>
                  <w:szCs w:val="20"/>
                  <w:lang w:val="fr-ML"/>
                  <w:rPrChange w:id="16832" w:author="Dr Mamadou SANOGO" w:date="2023-10-25T18:15:00Z">
                    <w:rPr>
                      <w:sz w:val="20"/>
                      <w:szCs w:val="20"/>
                      <w:lang w:val="fr-ML"/>
                    </w:rPr>
                  </w:rPrChange>
                </w:rPr>
                <w:delText>Mettre</w:delText>
              </w:r>
              <w:r w:rsidRPr="007A4AFC" w:rsidDel="00A75F71">
                <w:rPr>
                  <w:color w:val="000000" w:themeColor="text1"/>
                  <w:sz w:val="20"/>
                  <w:szCs w:val="20"/>
                  <w:rPrChange w:id="16833"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834" w:author="Dr Mamadou SANOGO" w:date="2023-10-25T18:15:00Z">
                    <w:rPr>
                      <w:sz w:val="20"/>
                      <w:szCs w:val="20"/>
                    </w:rPr>
                  </w:rPrChange>
                </w:rPr>
                <w:delText xml:space="preserve"> </w:delText>
              </w:r>
              <w:r w:rsidRPr="007A4AFC" w:rsidDel="00A75F71">
                <w:rPr>
                  <w:color w:val="000000" w:themeColor="text1"/>
                  <w:sz w:val="20"/>
                  <w:szCs w:val="20"/>
                  <w:rPrChange w:id="16835"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836" w:author="Dr Mamadou SANOGO" w:date="2023-10-25T17:45:00Z"/>
                <w:color w:val="000000" w:themeColor="text1"/>
                <w:sz w:val="20"/>
                <w:szCs w:val="20"/>
                <w:lang w:val="fr-ML"/>
                <w:rPrChange w:id="16837" w:author="Dr Mamadou SANOGO" w:date="2023-10-25T18:15:00Z">
                  <w:rPr>
                    <w:del w:id="16838" w:author="Dr Mamadou SANOGO" w:date="2023-10-25T17:45:00Z"/>
                    <w:sz w:val="20"/>
                    <w:szCs w:val="20"/>
                    <w:lang w:val="fr-ML"/>
                  </w:rPr>
                </w:rPrChange>
              </w:rPr>
            </w:pPr>
            <w:del w:id="16839" w:author="Dr Mamadou SANOGO" w:date="2023-10-25T17:45:00Z">
              <w:r w:rsidRPr="007A4AFC" w:rsidDel="00A75F71">
                <w:rPr>
                  <w:color w:val="000000" w:themeColor="text1"/>
                  <w:sz w:val="20"/>
                  <w:szCs w:val="20"/>
                  <w:lang w:val="fr-ML"/>
                  <w:rPrChange w:id="16840"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841" w:author="Dr Mamadou SANOGO" w:date="2023-10-25T17:45:00Z"/>
                <w:color w:val="000000" w:themeColor="text1"/>
                <w:sz w:val="20"/>
                <w:szCs w:val="20"/>
                <w:lang w:val="fr-ML"/>
                <w:rPrChange w:id="16842" w:author="Dr Mamadou SANOGO" w:date="2023-10-25T18:15:00Z">
                  <w:rPr>
                    <w:del w:id="16843"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844" w:author="Dr Mamadou SANOGO" w:date="2023-10-25T17:45:00Z"/>
                <w:color w:val="000000" w:themeColor="text1"/>
                <w:sz w:val="20"/>
                <w:szCs w:val="20"/>
                <w:lang w:val="fr-ML"/>
                <w:rPrChange w:id="16845" w:author="Dr Mamadou SANOGO" w:date="2023-10-25T18:15:00Z">
                  <w:rPr>
                    <w:del w:id="16846" w:author="Dr Mamadou SANOGO" w:date="2023-10-25T17:45:00Z"/>
                    <w:sz w:val="20"/>
                    <w:szCs w:val="20"/>
                    <w:lang w:val="fr-ML"/>
                  </w:rPr>
                </w:rPrChange>
              </w:rPr>
            </w:pPr>
            <w:del w:id="16847" w:author="Dr Mamadou SANOGO" w:date="2023-10-25T17:45:00Z">
              <w:r w:rsidRPr="007A4AFC" w:rsidDel="00A75F71">
                <w:rPr>
                  <w:color w:val="000000" w:themeColor="text1"/>
                  <w:sz w:val="20"/>
                  <w:szCs w:val="20"/>
                  <w:lang w:val="fr-ML"/>
                  <w:rPrChange w:id="16848"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849" w:author="Dr Mamadou SANOGO" w:date="2023-10-25T17:45:00Z"/>
                <w:color w:val="000000" w:themeColor="text1"/>
                <w:sz w:val="20"/>
                <w:szCs w:val="20"/>
                <w:lang w:val="fr-ML"/>
                <w:rPrChange w:id="16850" w:author="Dr Mamadou SANOGO" w:date="2023-10-25T18:15:00Z">
                  <w:rPr>
                    <w:del w:id="16851"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852" w:author="Dr Mamadou SANOGO" w:date="2023-10-25T17:45:00Z"/>
                <w:color w:val="000000" w:themeColor="text1"/>
                <w:sz w:val="20"/>
                <w:szCs w:val="20"/>
                <w:lang w:val="fr-ML"/>
                <w:rPrChange w:id="16853" w:author="Dr Mamadou SANOGO" w:date="2023-10-25T18:15:00Z">
                  <w:rPr>
                    <w:del w:id="16854"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855" w:author="Dr Mamadou SANOGO" w:date="2023-10-25T17:45:00Z"/>
                <w:color w:val="000000" w:themeColor="text1"/>
                <w:sz w:val="20"/>
                <w:szCs w:val="20"/>
                <w:lang w:val="fr-ML"/>
                <w:rPrChange w:id="16856" w:author="Dr Mamadou SANOGO" w:date="2023-10-25T18:15:00Z">
                  <w:rPr>
                    <w:del w:id="16857"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858" w:author="Dr Mamadou SANOGO" w:date="2023-10-25T17:45:00Z"/>
                <w:color w:val="000000" w:themeColor="text1"/>
                <w:sz w:val="20"/>
                <w:szCs w:val="20"/>
                <w:lang w:val="fr-ML"/>
                <w:rPrChange w:id="16859" w:author="Dr Mamadou SANOGO" w:date="2023-10-25T18:15:00Z">
                  <w:rPr>
                    <w:del w:id="16860" w:author="Dr Mamadou SANOGO" w:date="2023-10-25T17:45:00Z"/>
                    <w:sz w:val="20"/>
                    <w:szCs w:val="20"/>
                    <w:lang w:val="fr-ML"/>
                  </w:rPr>
                </w:rPrChange>
              </w:rPr>
            </w:pPr>
            <w:del w:id="16861" w:author="Dr Mamadou SANOGO" w:date="2023-10-25T17:45:00Z">
              <w:r w:rsidRPr="007A4AFC" w:rsidDel="00A75F71">
                <w:rPr>
                  <w:color w:val="000000" w:themeColor="text1"/>
                  <w:sz w:val="20"/>
                  <w:szCs w:val="20"/>
                  <w:lang w:val="fr-ML"/>
                  <w:rPrChange w:id="16862"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863"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864" w:author="Dr Mamadou SANOGO" w:date="2023-10-25T17:45:00Z"/>
                <w:color w:val="000000" w:themeColor="text1"/>
                <w:sz w:val="20"/>
                <w:szCs w:val="20"/>
                <w:lang w:val="fr-ML"/>
                <w:rPrChange w:id="16865" w:author="Dr Mamadou SANOGO" w:date="2023-10-25T18:15:00Z">
                  <w:rPr>
                    <w:del w:id="16866" w:author="Dr Mamadou SANOGO" w:date="2023-10-25T17:45:00Z"/>
                    <w:sz w:val="20"/>
                    <w:szCs w:val="20"/>
                    <w:lang w:val="fr-ML"/>
                  </w:rPr>
                </w:rPrChange>
              </w:rPr>
            </w:pPr>
            <w:del w:id="16867" w:author="Dr Mamadou SANOGO" w:date="2023-10-25T17:45:00Z">
              <w:r w:rsidRPr="007A4AFC" w:rsidDel="00A75F71">
                <w:rPr>
                  <w:color w:val="000000" w:themeColor="text1"/>
                  <w:sz w:val="20"/>
                  <w:szCs w:val="20"/>
                  <w:lang w:val="fr-ML"/>
                  <w:rPrChange w:id="16868"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869" w:author="Dr Mamadou SANOGO" w:date="2023-10-25T17:45:00Z"/>
                <w:color w:val="000000" w:themeColor="text1"/>
                <w:sz w:val="20"/>
                <w:szCs w:val="20"/>
                <w:lang w:val="fr-ML"/>
                <w:rPrChange w:id="16870" w:author="Dr Mamadou SANOGO" w:date="2023-10-25T18:15:00Z">
                  <w:rPr>
                    <w:del w:id="16871" w:author="Dr Mamadou SANOGO" w:date="2023-10-25T17:45:00Z"/>
                    <w:sz w:val="20"/>
                    <w:szCs w:val="20"/>
                    <w:lang w:val="fr-ML"/>
                  </w:rPr>
                </w:rPrChange>
              </w:rPr>
            </w:pPr>
            <w:del w:id="16872" w:author="Dr Mamadou SANOGO" w:date="2023-10-25T17:45:00Z">
              <w:r w:rsidRPr="007A4AFC" w:rsidDel="00A75F71">
                <w:rPr>
                  <w:color w:val="000000" w:themeColor="text1"/>
                  <w:sz w:val="20"/>
                  <w:szCs w:val="20"/>
                  <w:lang w:val="fr-ML"/>
                  <w:rPrChange w:id="16873"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874"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875"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876" w:author="Dr Mamadou SANOGO" w:date="2023-10-25T17:45:00Z"/>
                <w:color w:val="000000" w:themeColor="text1"/>
                <w:sz w:val="20"/>
                <w:szCs w:val="20"/>
                <w:lang w:val="fr-ML"/>
                <w:rPrChange w:id="16877" w:author="Dr Mamadou SANOGO" w:date="2023-10-25T18:15:00Z">
                  <w:rPr>
                    <w:del w:id="16878"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879" w:author="Dr Mamadou SANOGO" w:date="2023-10-25T17:45:00Z"/>
                <w:color w:val="000000" w:themeColor="text1"/>
                <w:sz w:val="20"/>
                <w:szCs w:val="20"/>
                <w:lang w:val="fr-ML"/>
                <w:rPrChange w:id="16880" w:author="Dr Mamadou SANOGO" w:date="2023-10-25T18:15:00Z">
                  <w:rPr>
                    <w:del w:id="16881"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882" w:author="Dr Mamadou SANOGO" w:date="2023-10-25T17:45:00Z"/>
                <w:color w:val="000000" w:themeColor="text1"/>
                <w:sz w:val="20"/>
                <w:szCs w:val="20"/>
                <w:lang w:val="fr-ML"/>
                <w:rPrChange w:id="16883" w:author="Dr Mamadou SANOGO" w:date="2023-10-25T18:15:00Z">
                  <w:rPr>
                    <w:del w:id="16884"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885" w:author="Dr Mamadou SANOGO" w:date="2023-10-25T17:45:00Z"/>
                <w:color w:val="000000" w:themeColor="text1"/>
                <w:sz w:val="20"/>
                <w:szCs w:val="20"/>
                <w:lang w:val="fr-ML"/>
                <w:rPrChange w:id="16886" w:author="Dr Mamadou SANOGO" w:date="2023-10-25T18:15:00Z">
                  <w:rPr>
                    <w:del w:id="16887"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888" w:author="Dr Mamadou SANOGO" w:date="2023-10-25T17:45:00Z"/>
                <w:color w:val="000000" w:themeColor="text1"/>
                <w:sz w:val="20"/>
                <w:szCs w:val="20"/>
                <w:lang w:val="fr-ML"/>
                <w:rPrChange w:id="16889" w:author="Dr Mamadou SANOGO" w:date="2023-10-25T18:15:00Z">
                  <w:rPr>
                    <w:del w:id="16890"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891" w:author="Dr Mamadou SANOGO" w:date="2023-10-25T17:45:00Z"/>
                <w:color w:val="000000" w:themeColor="text1"/>
                <w:sz w:val="20"/>
                <w:szCs w:val="20"/>
                <w:lang w:val="fr-ML"/>
                <w:rPrChange w:id="16892" w:author="Dr Mamadou SANOGO" w:date="2023-10-25T18:15:00Z">
                  <w:rPr>
                    <w:del w:id="16893"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894" w:author="Dr Mamadou SANOGO" w:date="2023-10-25T17:45:00Z"/>
                <w:color w:val="000000" w:themeColor="text1"/>
                <w:sz w:val="20"/>
                <w:szCs w:val="20"/>
                <w:lang w:val="fr-ML"/>
                <w:rPrChange w:id="16895" w:author="Dr Mamadou SANOGO" w:date="2023-10-25T18:15:00Z">
                  <w:rPr>
                    <w:del w:id="16896"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897" w:author="Dr Mamadou SANOGO" w:date="2023-10-25T17:45:00Z"/>
                <w:color w:val="000000" w:themeColor="text1"/>
                <w:sz w:val="20"/>
                <w:szCs w:val="20"/>
                <w:lang w:val="fr-ML"/>
                <w:rPrChange w:id="16898" w:author="Dr Mamadou SANOGO" w:date="2023-10-25T18:15:00Z">
                  <w:rPr>
                    <w:del w:id="16899"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900" w:author="Dr Mamadou SANOGO" w:date="2023-10-25T17:45:00Z"/>
                <w:color w:val="000000" w:themeColor="text1"/>
                <w:sz w:val="20"/>
                <w:szCs w:val="20"/>
                <w:lang w:val="fr-ML"/>
                <w:rPrChange w:id="16901" w:author="Dr Mamadou SANOGO" w:date="2023-10-25T18:15:00Z">
                  <w:rPr>
                    <w:del w:id="16902" w:author="Dr Mamadou SANOGO" w:date="2023-10-25T17:45:00Z"/>
                    <w:sz w:val="20"/>
                    <w:szCs w:val="20"/>
                    <w:lang w:val="fr-ML"/>
                  </w:rPr>
                </w:rPrChange>
              </w:rPr>
            </w:pPr>
            <w:del w:id="16903" w:author="Dr Mamadou SANOGO" w:date="2023-10-25T17:45:00Z">
              <w:r w:rsidRPr="007A4AFC" w:rsidDel="00A75F71">
                <w:rPr>
                  <w:color w:val="000000" w:themeColor="text1"/>
                  <w:sz w:val="20"/>
                  <w:szCs w:val="20"/>
                  <w:lang w:val="fr-ML"/>
                  <w:rPrChange w:id="16904"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905" w:author="Dr Mamadou SANOGO" w:date="2023-10-25T17:45:00Z"/>
                <w:color w:val="000000" w:themeColor="text1"/>
                <w:sz w:val="20"/>
                <w:szCs w:val="20"/>
                <w:lang w:val="fr-ML"/>
                <w:rPrChange w:id="16906" w:author="Dr Mamadou SANOGO" w:date="2023-10-25T18:15:00Z">
                  <w:rPr>
                    <w:del w:id="16907" w:author="Dr Mamadou SANOGO" w:date="2023-10-25T17:45:00Z"/>
                    <w:sz w:val="20"/>
                    <w:szCs w:val="20"/>
                    <w:lang w:val="fr-ML"/>
                  </w:rPr>
                </w:rPrChange>
              </w:rPr>
            </w:pPr>
            <w:del w:id="16908" w:author="Dr Mamadou SANOGO" w:date="2023-10-25T17:45:00Z">
              <w:r w:rsidRPr="007A4AFC" w:rsidDel="00A75F71">
                <w:rPr>
                  <w:color w:val="000000" w:themeColor="text1"/>
                  <w:sz w:val="20"/>
                  <w:szCs w:val="20"/>
                  <w:lang w:val="fr-ML"/>
                  <w:rPrChange w:id="16909"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910"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911"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91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913"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914" w:author="Dr Mamadou SANOGO" w:date="2023-10-25T17:45:00Z"/>
                <w:color w:val="000000" w:themeColor="text1"/>
                <w:sz w:val="20"/>
                <w:szCs w:val="20"/>
                <w:rPrChange w:id="16915" w:author="Dr Mamadou SANOGO" w:date="2023-10-25T18:15:00Z">
                  <w:rPr>
                    <w:del w:id="16916" w:author="Dr Mamadou SANOGO" w:date="2023-10-25T17:45:00Z"/>
                    <w:sz w:val="20"/>
                    <w:szCs w:val="20"/>
                  </w:rPr>
                </w:rPrChange>
              </w:rPr>
            </w:pPr>
            <w:del w:id="16917" w:author="Dr Mamadou SANOGO" w:date="2023-10-25T17:45:00Z">
              <w:r w:rsidRPr="007A4AFC" w:rsidDel="00A75F71">
                <w:rPr>
                  <w:color w:val="000000" w:themeColor="text1"/>
                  <w:sz w:val="20"/>
                  <w:szCs w:val="20"/>
                  <w:rPrChange w:id="16918" w:author="Dr Mamadou SANOGO" w:date="2023-10-25T18:15:00Z">
                    <w:rPr>
                      <w:sz w:val="20"/>
                      <w:szCs w:val="20"/>
                    </w:rPr>
                  </w:rPrChange>
                </w:rPr>
                <w:delText>Rentrée</w:delText>
              </w:r>
              <w:r w:rsidR="008C0870" w:rsidRPr="007A4AFC" w:rsidDel="00A75F71">
                <w:rPr>
                  <w:color w:val="000000" w:themeColor="text1"/>
                  <w:sz w:val="20"/>
                  <w:szCs w:val="20"/>
                  <w:rPrChange w:id="16919"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920" w:author="Dr Mamadou SANOGO" w:date="2023-10-25T17:45:00Z"/>
                <w:color w:val="000000" w:themeColor="text1"/>
                <w:sz w:val="20"/>
                <w:szCs w:val="20"/>
                <w:rPrChange w:id="16921" w:author="Dr Mamadou SANOGO" w:date="2023-10-25T18:15:00Z">
                  <w:rPr>
                    <w:del w:id="16922"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923" w:author="Dr Mamadou SANOGO" w:date="2023-10-25T17:45:00Z"/>
                <w:color w:val="000000" w:themeColor="text1"/>
                <w:sz w:val="20"/>
                <w:szCs w:val="20"/>
                <w:rPrChange w:id="16924" w:author="Dr Mamadou SANOGO" w:date="2023-10-25T18:15:00Z">
                  <w:rPr>
                    <w:del w:id="16925"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926" w:author="Dr Mamadou SANOGO" w:date="2023-10-25T17:45:00Z"/>
                <w:color w:val="000000" w:themeColor="text1"/>
                <w:sz w:val="20"/>
                <w:szCs w:val="20"/>
                <w:rPrChange w:id="16927" w:author="Dr Mamadou SANOGO" w:date="2023-10-25T18:15:00Z">
                  <w:rPr>
                    <w:del w:id="16928"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929" w:author="Dr Mamadou SANOGO" w:date="2023-10-25T17:45:00Z"/>
                <w:color w:val="000000" w:themeColor="text1"/>
                <w:sz w:val="20"/>
                <w:szCs w:val="20"/>
                <w:rPrChange w:id="16930" w:author="Dr Mamadou SANOGO" w:date="2023-10-25T18:15:00Z">
                  <w:rPr>
                    <w:del w:id="16931"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932" w:author="Dr Mamadou SANOGO" w:date="2023-10-25T17:45:00Z"/>
                <w:color w:val="000000" w:themeColor="text1"/>
                <w:sz w:val="20"/>
                <w:szCs w:val="20"/>
                <w:rPrChange w:id="16933" w:author="Dr Mamadou SANOGO" w:date="2023-10-25T18:15:00Z">
                  <w:rPr>
                    <w:del w:id="16934"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935" w:author="Dr Mamadou SANOGO" w:date="2023-10-25T17:45:00Z"/>
                <w:color w:val="000000" w:themeColor="text1"/>
                <w:sz w:val="20"/>
                <w:szCs w:val="20"/>
                <w:rPrChange w:id="16936" w:author="Dr Mamadou SANOGO" w:date="2023-10-25T18:15:00Z">
                  <w:rPr>
                    <w:del w:id="16937"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938" w:author="Dr Mamadou SANOGO" w:date="2023-10-25T17:45:00Z"/>
                <w:color w:val="000000" w:themeColor="text1"/>
                <w:sz w:val="20"/>
                <w:szCs w:val="20"/>
                <w:rPrChange w:id="16939" w:author="Dr Mamadou SANOGO" w:date="2023-10-25T18:15:00Z">
                  <w:rPr>
                    <w:del w:id="16940"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941" w:author="Dr Mamadou SANOGO" w:date="2023-10-25T17:45:00Z"/>
                <w:color w:val="000000" w:themeColor="text1"/>
                <w:sz w:val="20"/>
                <w:szCs w:val="20"/>
                <w:rPrChange w:id="16942" w:author="Dr Mamadou SANOGO" w:date="2023-10-25T18:15:00Z">
                  <w:rPr>
                    <w:del w:id="16943"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944" w:author="Dr Mamadou SANOGO" w:date="2023-10-25T17:45:00Z"/>
                <w:color w:val="000000" w:themeColor="text1"/>
                <w:sz w:val="20"/>
                <w:szCs w:val="20"/>
                <w:rPrChange w:id="16945" w:author="Dr Mamadou SANOGO" w:date="2023-10-25T18:15:00Z">
                  <w:rPr>
                    <w:del w:id="16946"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947" w:author="Dr Mamadou SANOGO" w:date="2023-10-25T17:45:00Z"/>
                <w:color w:val="000000" w:themeColor="text1"/>
                <w:sz w:val="20"/>
                <w:szCs w:val="20"/>
                <w:rPrChange w:id="16948" w:author="Dr Mamadou SANOGO" w:date="2023-10-25T18:15:00Z">
                  <w:rPr>
                    <w:del w:id="16949"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950" w:author="Dr Mamadou SANOGO" w:date="2023-10-25T17:45:00Z"/>
                <w:color w:val="000000" w:themeColor="text1"/>
                <w:sz w:val="20"/>
                <w:szCs w:val="20"/>
                <w:rPrChange w:id="16951" w:author="Dr Mamadou SANOGO" w:date="2023-10-25T18:15:00Z">
                  <w:rPr>
                    <w:del w:id="16952" w:author="Dr Mamadou SANOGO" w:date="2023-10-25T17:45:00Z"/>
                    <w:sz w:val="20"/>
                    <w:szCs w:val="20"/>
                  </w:rPr>
                </w:rPrChange>
              </w:rPr>
            </w:pPr>
            <w:del w:id="16953" w:author="Dr Mamadou SANOGO" w:date="2023-10-25T17:45:00Z">
              <w:r w:rsidRPr="007A4AFC" w:rsidDel="00A75F71">
                <w:rPr>
                  <w:color w:val="000000" w:themeColor="text1"/>
                  <w:sz w:val="20"/>
                  <w:szCs w:val="20"/>
                  <w:rPrChange w:id="16954" w:author="Dr Mamadou SANOGO" w:date="2023-10-25T18:15:00Z">
                    <w:rPr>
                      <w:sz w:val="20"/>
                      <w:szCs w:val="20"/>
                    </w:rPr>
                  </w:rPrChange>
                </w:rPr>
                <w:delText>Rentrée</w:delText>
              </w:r>
              <w:r w:rsidR="008C0870" w:rsidRPr="007A4AFC" w:rsidDel="00A75F71">
                <w:rPr>
                  <w:color w:val="000000" w:themeColor="text1"/>
                  <w:sz w:val="20"/>
                  <w:szCs w:val="20"/>
                  <w:rPrChange w:id="16955"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956" w:author="Dr Mamadou SANOGO" w:date="2023-10-25T17:45:00Z"/>
                <w:color w:val="000000" w:themeColor="text1"/>
                <w:sz w:val="20"/>
                <w:szCs w:val="20"/>
                <w:lang w:val="fr-ML"/>
                <w:rPrChange w:id="16957" w:author="Dr Mamadou SANOGO" w:date="2023-10-25T18:15:00Z">
                  <w:rPr>
                    <w:del w:id="16958" w:author="Dr Mamadou SANOGO" w:date="2023-10-25T17:45:00Z"/>
                    <w:sz w:val="20"/>
                    <w:szCs w:val="20"/>
                    <w:lang w:val="fr-ML"/>
                  </w:rPr>
                </w:rPrChange>
              </w:rPr>
            </w:pPr>
            <w:del w:id="16959" w:author="Dr Mamadou SANOGO" w:date="2023-10-25T17:45:00Z">
              <w:r w:rsidRPr="007A4AFC" w:rsidDel="00A75F71">
                <w:rPr>
                  <w:color w:val="000000" w:themeColor="text1"/>
                  <w:sz w:val="20"/>
                  <w:szCs w:val="20"/>
                  <w:lang w:val="fr-ML"/>
                  <w:rPrChange w:id="16960"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961"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962" w:author="Dr Mamadou SANOGO" w:date="2023-10-25T17:45:00Z"/>
                <w:color w:val="000000" w:themeColor="text1"/>
                <w:sz w:val="20"/>
                <w:szCs w:val="20"/>
                <w:rPrChange w:id="16963" w:author="Dr Mamadou SANOGO" w:date="2023-10-25T18:15:00Z">
                  <w:rPr>
                    <w:del w:id="16964" w:author="Dr Mamadou SANOGO" w:date="2023-10-25T17:45:00Z"/>
                    <w:sz w:val="20"/>
                    <w:szCs w:val="20"/>
                  </w:rPr>
                </w:rPrChange>
              </w:rPr>
            </w:pPr>
            <w:del w:id="16965" w:author="Dr Mamadou SANOGO" w:date="2023-10-25T17:45:00Z">
              <w:r w:rsidRPr="007A4AFC" w:rsidDel="00A75F71">
                <w:rPr>
                  <w:color w:val="000000" w:themeColor="text1"/>
                  <w:sz w:val="20"/>
                  <w:szCs w:val="20"/>
                  <w:rPrChange w:id="16966"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967" w:author="Dr Mamadou SANOGO" w:date="2023-10-25T17:45:00Z"/>
                <w:color w:val="000000" w:themeColor="text1"/>
                <w:sz w:val="20"/>
                <w:szCs w:val="20"/>
                <w:lang w:val="fr-ML"/>
                <w:rPrChange w:id="16968" w:author="Dr Mamadou SANOGO" w:date="2023-10-25T18:15:00Z">
                  <w:rPr>
                    <w:del w:id="16969" w:author="Dr Mamadou SANOGO" w:date="2023-10-25T17:45:00Z"/>
                    <w:sz w:val="20"/>
                    <w:szCs w:val="20"/>
                    <w:lang w:val="fr-ML"/>
                  </w:rPr>
                </w:rPrChange>
              </w:rPr>
            </w:pPr>
            <w:del w:id="16970" w:author="Dr Mamadou SANOGO" w:date="2023-10-25T17:45:00Z">
              <w:r w:rsidRPr="007A4AFC" w:rsidDel="00A75F71">
                <w:rPr>
                  <w:color w:val="000000" w:themeColor="text1"/>
                  <w:sz w:val="20"/>
                  <w:szCs w:val="20"/>
                  <w:lang w:val="fr-ML"/>
                  <w:rPrChange w:id="16971"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97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973"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974" w:author="Dr Mamadou SANOGO" w:date="2023-10-25T17:45:00Z"/>
                <w:color w:val="000000" w:themeColor="text1"/>
                <w:sz w:val="20"/>
                <w:szCs w:val="20"/>
                <w:lang w:val="fr-ML"/>
                <w:rPrChange w:id="16975" w:author="Dr Mamadou SANOGO" w:date="2023-10-25T18:15:00Z">
                  <w:rPr>
                    <w:del w:id="16976"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977" w:author="Dr Mamadou SANOGO" w:date="2023-10-25T17:45:00Z"/>
                <w:color w:val="000000" w:themeColor="text1"/>
                <w:sz w:val="20"/>
                <w:szCs w:val="20"/>
                <w:lang w:val="fr-ML"/>
                <w:rPrChange w:id="16978" w:author="Dr Mamadou SANOGO" w:date="2023-10-25T18:15:00Z">
                  <w:rPr>
                    <w:del w:id="16979"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980" w:author="Dr Mamadou SANOGO" w:date="2023-10-25T17:45:00Z"/>
                <w:color w:val="000000" w:themeColor="text1"/>
                <w:sz w:val="20"/>
                <w:szCs w:val="20"/>
                <w:lang w:val="fr-ML"/>
                <w:rPrChange w:id="16981" w:author="Dr Mamadou SANOGO" w:date="2023-10-25T18:15:00Z">
                  <w:rPr>
                    <w:del w:id="16982"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983" w:author="Dr Mamadou SANOGO" w:date="2023-10-25T17:45:00Z"/>
                <w:color w:val="000000" w:themeColor="text1"/>
                <w:sz w:val="20"/>
                <w:szCs w:val="20"/>
                <w:lang w:val="fr-ML"/>
                <w:rPrChange w:id="16984" w:author="Dr Mamadou SANOGO" w:date="2023-10-25T18:15:00Z">
                  <w:rPr>
                    <w:del w:id="16985" w:author="Dr Mamadou SANOGO" w:date="2023-10-25T17:45:00Z"/>
                    <w:sz w:val="20"/>
                    <w:szCs w:val="20"/>
                    <w:lang w:val="fr-ML"/>
                  </w:rPr>
                </w:rPrChange>
              </w:rPr>
            </w:pPr>
            <w:del w:id="16986" w:author="Dr Mamadou SANOGO" w:date="2023-10-25T17:45:00Z">
              <w:r w:rsidRPr="007A4AFC" w:rsidDel="00A75F71">
                <w:rPr>
                  <w:color w:val="000000" w:themeColor="text1"/>
                  <w:sz w:val="20"/>
                  <w:szCs w:val="20"/>
                  <w:lang w:val="fr-ML"/>
                  <w:rPrChange w:id="16987"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988" w:author="Dr Mamadou SANOGO" w:date="2023-10-25T17:45:00Z"/>
                <w:color w:val="000000" w:themeColor="text1"/>
                <w:sz w:val="20"/>
                <w:szCs w:val="20"/>
                <w:lang w:val="fr-ML"/>
                <w:rPrChange w:id="16989" w:author="Dr Mamadou SANOGO" w:date="2023-10-25T18:15:00Z">
                  <w:rPr>
                    <w:del w:id="16990"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991" w:author="Dr Mamadou SANOGO" w:date="2023-10-25T17:45:00Z"/>
                <w:color w:val="000000" w:themeColor="text1"/>
                <w:sz w:val="20"/>
                <w:szCs w:val="20"/>
                <w:lang w:val="fr-ML"/>
                <w:rPrChange w:id="16992" w:author="Dr Mamadou SANOGO" w:date="2023-10-25T18:15:00Z">
                  <w:rPr>
                    <w:del w:id="16993" w:author="Dr Mamadou SANOGO" w:date="2023-10-25T17:45:00Z"/>
                    <w:sz w:val="20"/>
                    <w:szCs w:val="20"/>
                    <w:lang w:val="fr-ML"/>
                  </w:rPr>
                </w:rPrChange>
              </w:rPr>
            </w:pPr>
            <w:del w:id="16994" w:author="Dr Mamadou SANOGO" w:date="2023-10-25T17:45:00Z">
              <w:r w:rsidRPr="007A4AFC" w:rsidDel="00A75F71">
                <w:rPr>
                  <w:color w:val="000000" w:themeColor="text1"/>
                  <w:sz w:val="20"/>
                  <w:szCs w:val="20"/>
                  <w:lang w:val="fr-ML"/>
                  <w:rPrChange w:id="16995"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996" w:author="Dr Mamadou SANOGO" w:date="2023-10-25T17:45:00Z"/>
                <w:color w:val="000000" w:themeColor="text1"/>
                <w:sz w:val="20"/>
                <w:szCs w:val="20"/>
                <w:lang w:val="fr-ML"/>
                <w:rPrChange w:id="16997" w:author="Dr Mamadou SANOGO" w:date="2023-10-25T18:15:00Z">
                  <w:rPr>
                    <w:del w:id="16998" w:author="Dr Mamadou SANOGO" w:date="2023-10-25T17:45:00Z"/>
                    <w:sz w:val="20"/>
                    <w:szCs w:val="20"/>
                    <w:lang w:val="fr-ML"/>
                  </w:rPr>
                </w:rPrChange>
              </w:rPr>
            </w:pPr>
            <w:del w:id="16999" w:author="Dr Mamadou SANOGO" w:date="2023-10-25T17:45:00Z">
              <w:r w:rsidRPr="007A4AFC" w:rsidDel="00A75F71">
                <w:rPr>
                  <w:color w:val="000000" w:themeColor="text1"/>
                  <w:sz w:val="20"/>
                  <w:szCs w:val="20"/>
                  <w:lang w:val="fr-ML"/>
                  <w:rPrChange w:id="17000"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7001"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7002"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7003" w:author="Dr Mamadou SANOGO" w:date="2023-10-25T17:45:00Z"/>
                <w:color w:val="000000" w:themeColor="text1"/>
                <w:sz w:val="20"/>
                <w:szCs w:val="20"/>
                <w:lang w:val="fr-ML"/>
                <w:rPrChange w:id="17004" w:author="Dr Mamadou SANOGO" w:date="2023-10-25T18:15:00Z">
                  <w:rPr>
                    <w:del w:id="17005" w:author="Dr Mamadou SANOGO" w:date="2023-10-25T17:45:00Z"/>
                    <w:sz w:val="20"/>
                    <w:szCs w:val="20"/>
                    <w:lang w:val="fr-ML"/>
                  </w:rPr>
                </w:rPrChange>
              </w:rPr>
            </w:pPr>
            <w:del w:id="17006" w:author="Dr Mamadou SANOGO" w:date="2023-10-25T17:45:00Z">
              <w:r w:rsidRPr="007A4AFC" w:rsidDel="00A75F71">
                <w:rPr>
                  <w:color w:val="000000" w:themeColor="text1"/>
                  <w:sz w:val="20"/>
                  <w:szCs w:val="20"/>
                  <w:lang w:val="fr-ML"/>
                  <w:rPrChange w:id="17007"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7008" w:author="Dr Mamadou SANOGO" w:date="2023-10-25T17:45:00Z"/>
                <w:color w:val="000000" w:themeColor="text1"/>
                <w:sz w:val="20"/>
                <w:szCs w:val="20"/>
                <w:lang w:val="fr-ML"/>
                <w:rPrChange w:id="17009" w:author="Dr Mamadou SANOGO" w:date="2023-10-25T18:15:00Z">
                  <w:rPr>
                    <w:del w:id="17010" w:author="Dr Mamadou SANOGO" w:date="2023-10-25T17:45:00Z"/>
                    <w:sz w:val="20"/>
                    <w:szCs w:val="20"/>
                    <w:lang w:val="fr-ML"/>
                  </w:rPr>
                </w:rPrChange>
              </w:rPr>
            </w:pPr>
            <w:del w:id="17011" w:author="Dr Mamadou SANOGO" w:date="2023-10-25T17:45:00Z">
              <w:r w:rsidRPr="007A4AFC" w:rsidDel="00A75F71">
                <w:rPr>
                  <w:color w:val="000000" w:themeColor="text1"/>
                  <w:sz w:val="20"/>
                  <w:szCs w:val="20"/>
                  <w:lang w:val="fr-ML"/>
                  <w:rPrChange w:id="17012"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7013" w:author="Dr Mamadou SANOGO" w:date="2023-10-25T17:45:00Z"/>
                <w:color w:val="000000" w:themeColor="text1"/>
                <w:sz w:val="20"/>
                <w:szCs w:val="20"/>
                <w:lang w:val="fr-ML"/>
                <w:rPrChange w:id="17014" w:author="Dr Mamadou SANOGO" w:date="2023-10-25T18:15:00Z">
                  <w:rPr>
                    <w:del w:id="17015" w:author="Dr Mamadou SANOGO" w:date="2023-10-25T17:45:00Z"/>
                    <w:sz w:val="20"/>
                    <w:szCs w:val="20"/>
                    <w:lang w:val="fr-ML"/>
                  </w:rPr>
                </w:rPrChange>
              </w:rPr>
            </w:pPr>
            <w:del w:id="17016" w:author="Dr Mamadou SANOGO" w:date="2023-10-25T17:45:00Z">
              <w:r w:rsidRPr="007A4AFC" w:rsidDel="00A75F71">
                <w:rPr>
                  <w:color w:val="000000" w:themeColor="text1"/>
                  <w:sz w:val="20"/>
                  <w:szCs w:val="20"/>
                  <w:lang w:val="fr-ML"/>
                  <w:rPrChange w:id="17017"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7018" w:author="Dr Mamadou SANOGO" w:date="2023-10-25T17:45:00Z"/>
                <w:color w:val="000000" w:themeColor="text1"/>
                <w:sz w:val="20"/>
                <w:szCs w:val="20"/>
                <w:lang w:val="fr-ML"/>
                <w:rPrChange w:id="17019" w:author="Dr Mamadou SANOGO" w:date="2023-10-25T18:15:00Z">
                  <w:rPr>
                    <w:del w:id="17020" w:author="Dr Mamadou SANOGO" w:date="2023-10-25T17:45:00Z"/>
                    <w:sz w:val="20"/>
                    <w:szCs w:val="20"/>
                    <w:lang w:val="fr-ML"/>
                  </w:rPr>
                </w:rPrChange>
              </w:rPr>
            </w:pPr>
            <w:del w:id="17021" w:author="Dr Mamadou SANOGO" w:date="2023-10-25T17:45:00Z">
              <w:r w:rsidRPr="007A4AFC" w:rsidDel="00A75F71">
                <w:rPr>
                  <w:color w:val="000000" w:themeColor="text1"/>
                  <w:sz w:val="20"/>
                  <w:szCs w:val="20"/>
                  <w:lang w:val="fr-ML"/>
                  <w:rPrChange w:id="17022"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7023" w:author="Dr Mamadou SANOGO" w:date="2023-10-25T17:45:00Z"/>
                <w:color w:val="000000" w:themeColor="text1"/>
                <w:sz w:val="20"/>
                <w:szCs w:val="20"/>
                <w:rPrChange w:id="17024" w:author="Dr Mamadou SANOGO" w:date="2023-10-25T18:15:00Z">
                  <w:rPr>
                    <w:del w:id="17025" w:author="Dr Mamadou SANOGO" w:date="2023-10-25T17:45:00Z"/>
                    <w:sz w:val="20"/>
                    <w:szCs w:val="20"/>
                  </w:rPr>
                </w:rPrChange>
              </w:rPr>
            </w:pPr>
            <w:del w:id="17026" w:author="Dr Mamadou SANOGO" w:date="2023-10-25T17:45:00Z">
              <w:r w:rsidRPr="007A4AFC" w:rsidDel="00A75F71">
                <w:rPr>
                  <w:color w:val="000000" w:themeColor="text1"/>
                  <w:sz w:val="20"/>
                  <w:szCs w:val="20"/>
                  <w:rPrChange w:id="17027" w:author="Dr Mamadou SANOGO" w:date="2023-10-25T18:15:00Z">
                    <w:rPr>
                      <w:sz w:val="20"/>
                      <w:szCs w:val="20"/>
                    </w:rPr>
                  </w:rPrChange>
                </w:rPr>
                <w:delText xml:space="preserve">- </w:delText>
              </w:r>
              <w:r w:rsidR="006C5E5B" w:rsidRPr="007A4AFC" w:rsidDel="00A75F71">
                <w:rPr>
                  <w:color w:val="000000" w:themeColor="text1"/>
                  <w:sz w:val="20"/>
                  <w:szCs w:val="20"/>
                  <w:rPrChange w:id="17028"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7029" w:author="Dr Mamadou SANOGO" w:date="2023-10-25T17:45:00Z"/>
                <w:color w:val="000000" w:themeColor="text1"/>
                <w:sz w:val="20"/>
                <w:szCs w:val="20"/>
                <w:lang w:val="fr-ML"/>
                <w:rPrChange w:id="17030" w:author="Dr Mamadou SANOGO" w:date="2023-10-25T18:15:00Z">
                  <w:rPr>
                    <w:del w:id="17031"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7032" w:author="Dr Mamadou SANOGO" w:date="2023-10-25T17:45:00Z"/>
                <w:color w:val="000000" w:themeColor="text1"/>
                <w:sz w:val="20"/>
                <w:szCs w:val="20"/>
                <w:lang w:val="fr-ML"/>
                <w:rPrChange w:id="17033" w:author="Dr Mamadou SANOGO" w:date="2023-10-25T18:15:00Z">
                  <w:rPr>
                    <w:del w:id="17034"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7035" w:author="Dr Mamadou SANOGO" w:date="2023-10-25T17:45:00Z"/>
                <w:color w:val="000000" w:themeColor="text1"/>
                <w:sz w:val="20"/>
                <w:szCs w:val="20"/>
                <w:lang w:val="fr-ML"/>
                <w:rPrChange w:id="17036" w:author="Dr Mamadou SANOGO" w:date="2023-10-25T18:15:00Z">
                  <w:rPr>
                    <w:del w:id="17037"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7038" w:author="Dr Mamadou SANOGO" w:date="2023-10-25T17:45:00Z"/>
                <w:color w:val="000000" w:themeColor="text1"/>
                <w:sz w:val="20"/>
                <w:szCs w:val="20"/>
                <w:lang w:val="fr-ML"/>
                <w:rPrChange w:id="17039" w:author="Dr Mamadou SANOGO" w:date="2023-10-25T18:15:00Z">
                  <w:rPr>
                    <w:del w:id="17040"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7041" w:author="Dr Mamadou SANOGO" w:date="2023-10-25T17:45:00Z"/>
                <w:color w:val="000000" w:themeColor="text1"/>
                <w:sz w:val="20"/>
                <w:szCs w:val="20"/>
                <w:lang w:val="fr-ML"/>
                <w:rPrChange w:id="17042" w:author="Dr Mamadou SANOGO" w:date="2023-10-25T18:15:00Z">
                  <w:rPr>
                    <w:del w:id="17043" w:author="Dr Mamadou SANOGO" w:date="2023-10-25T17:45:00Z"/>
                    <w:sz w:val="20"/>
                    <w:szCs w:val="20"/>
                    <w:lang w:val="fr-ML"/>
                  </w:rPr>
                </w:rPrChange>
              </w:rPr>
            </w:pPr>
            <w:del w:id="17044" w:author="Dr Mamadou SANOGO" w:date="2023-10-25T17:45:00Z">
              <w:r w:rsidRPr="007A4AFC" w:rsidDel="00A75F71">
                <w:rPr>
                  <w:color w:val="000000" w:themeColor="text1"/>
                  <w:sz w:val="20"/>
                  <w:szCs w:val="20"/>
                  <w:lang w:val="fr-ML"/>
                  <w:rPrChange w:id="17045"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7046"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7047"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7048" w:author="Dr Mamadou SANOGO" w:date="2023-10-25T17:45:00Z"/>
                <w:color w:val="000000" w:themeColor="text1"/>
                <w:sz w:val="20"/>
                <w:szCs w:val="20"/>
                <w:lang w:val="fr-ML"/>
                <w:rPrChange w:id="17049" w:author="Dr Mamadou SANOGO" w:date="2023-10-25T18:15:00Z">
                  <w:rPr>
                    <w:del w:id="17050"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7051" w:author="Dr Mamadou SANOGO" w:date="2023-10-25T17:45:00Z"/>
                <w:color w:val="000000" w:themeColor="text1"/>
                <w:sz w:val="20"/>
                <w:szCs w:val="20"/>
                <w:lang w:val="fr-ML"/>
                <w:rPrChange w:id="17052" w:author="Dr Mamadou SANOGO" w:date="2023-10-25T18:15:00Z">
                  <w:rPr>
                    <w:del w:id="17053"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7054" w:author="Dr Mamadou SANOGO" w:date="2023-10-25T17:45:00Z"/>
                <w:color w:val="000000" w:themeColor="text1"/>
                <w:sz w:val="20"/>
                <w:szCs w:val="20"/>
                <w:lang w:val="fr-ML"/>
                <w:rPrChange w:id="17055" w:author="Dr Mamadou SANOGO" w:date="2023-10-25T18:15:00Z">
                  <w:rPr>
                    <w:del w:id="17056" w:author="Dr Mamadou SANOGO" w:date="2023-10-25T17:45:00Z"/>
                    <w:sz w:val="20"/>
                    <w:szCs w:val="20"/>
                    <w:lang w:val="fr-ML"/>
                  </w:rPr>
                </w:rPrChange>
              </w:rPr>
            </w:pPr>
            <w:del w:id="17057" w:author="Dr Mamadou SANOGO" w:date="2023-10-25T17:45:00Z">
              <w:r w:rsidRPr="007A4AFC" w:rsidDel="00A75F71">
                <w:rPr>
                  <w:color w:val="000000" w:themeColor="text1"/>
                  <w:sz w:val="20"/>
                  <w:szCs w:val="20"/>
                  <w:lang w:val="fr-ML"/>
                  <w:rPrChange w:id="17058"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7059"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7060"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7061"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7062" w:author="Dr Mamadou SANOGO" w:date="2023-10-25T17:45:00Z"/>
                <w:color w:val="000000" w:themeColor="text1"/>
                <w:sz w:val="20"/>
                <w:szCs w:val="20"/>
                <w:lang w:val="fr-ML"/>
                <w:rPrChange w:id="17063" w:author="Dr Mamadou SANOGO" w:date="2023-10-25T18:15:00Z">
                  <w:rPr>
                    <w:del w:id="17064"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7065" w:author="Dr Mamadou SANOGO" w:date="2023-10-25T17:45:00Z"/>
                <w:color w:val="000000" w:themeColor="text1"/>
                <w:sz w:val="20"/>
                <w:szCs w:val="20"/>
                <w:lang w:val="fr-ML"/>
                <w:rPrChange w:id="17066" w:author="Dr Mamadou SANOGO" w:date="2023-10-25T18:15:00Z">
                  <w:rPr>
                    <w:del w:id="17067"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7068" w:author="Dr Mamadou SANOGO" w:date="2023-10-25T17:45:00Z"/>
                <w:color w:val="000000" w:themeColor="text1"/>
                <w:sz w:val="20"/>
                <w:szCs w:val="20"/>
                <w:rPrChange w:id="17069" w:author="Dr Mamadou SANOGO" w:date="2023-10-25T18:15:00Z">
                  <w:rPr>
                    <w:del w:id="17070" w:author="Dr Mamadou SANOGO" w:date="2023-10-25T17:45:00Z"/>
                    <w:sz w:val="20"/>
                    <w:szCs w:val="20"/>
                  </w:rPr>
                </w:rPrChange>
              </w:rPr>
            </w:pPr>
            <w:del w:id="17071" w:author="Dr Mamadou SANOGO" w:date="2023-10-25T17:45:00Z">
              <w:r w:rsidRPr="007A4AFC" w:rsidDel="00A75F71">
                <w:rPr>
                  <w:color w:val="000000" w:themeColor="text1"/>
                  <w:sz w:val="20"/>
                  <w:szCs w:val="20"/>
                  <w:lang w:val="fr-ML"/>
                  <w:rPrChange w:id="17072"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7073"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7074"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7075"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7076"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7077" w:author="Dr Mamadou SANOGO" w:date="2023-10-25T17:45:00Z"/>
                <w:color w:val="000000" w:themeColor="text1"/>
                <w:sz w:val="20"/>
                <w:szCs w:val="20"/>
                <w:rPrChange w:id="17078" w:author="Dr Mamadou SANOGO" w:date="2023-10-25T18:15:00Z">
                  <w:rPr>
                    <w:del w:id="17079" w:author="Dr Mamadou SANOGO" w:date="2023-10-25T17:45:00Z"/>
                    <w:sz w:val="20"/>
                    <w:szCs w:val="20"/>
                  </w:rPr>
                </w:rPrChange>
              </w:rPr>
            </w:pPr>
            <w:del w:id="17080" w:author="Dr Mamadou SANOGO" w:date="2023-10-25T17:45:00Z">
              <w:r w:rsidRPr="007A4AFC" w:rsidDel="00A75F71">
                <w:rPr>
                  <w:color w:val="000000" w:themeColor="text1"/>
                  <w:sz w:val="20"/>
                  <w:szCs w:val="20"/>
                  <w:rPrChange w:id="17081" w:author="Dr Mamadou SANOGO" w:date="2023-10-25T18:15:00Z">
                    <w:rPr>
                      <w:sz w:val="20"/>
                      <w:szCs w:val="20"/>
                    </w:rPr>
                  </w:rPrChange>
                </w:rPr>
                <w:delText>Rentrée</w:delText>
              </w:r>
              <w:r w:rsidR="008C0870" w:rsidRPr="007A4AFC" w:rsidDel="00A75F71">
                <w:rPr>
                  <w:color w:val="000000" w:themeColor="text1"/>
                  <w:sz w:val="20"/>
                  <w:szCs w:val="20"/>
                  <w:rPrChange w:id="17082"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7083" w:author="Dr Mamadou SANOGO" w:date="2023-10-25T17:45:00Z"/>
                <w:color w:val="000000" w:themeColor="text1"/>
                <w:sz w:val="20"/>
                <w:szCs w:val="20"/>
                <w:lang w:val="fr-ML"/>
                <w:rPrChange w:id="17084" w:author="Dr Mamadou SANOGO" w:date="2023-10-25T18:15:00Z">
                  <w:rPr>
                    <w:del w:id="17085"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7086" w:author="Dr Mamadou SANOGO" w:date="2023-10-25T17:45:00Z"/>
                <w:color w:val="000000" w:themeColor="text1"/>
                <w:sz w:val="20"/>
                <w:szCs w:val="20"/>
                <w:lang w:val="fr-ML"/>
                <w:rPrChange w:id="17087" w:author="Dr Mamadou SANOGO" w:date="2023-10-25T18:15:00Z">
                  <w:rPr>
                    <w:del w:id="17088"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7089" w:author="Dr Mamadou SANOGO" w:date="2023-10-25T17:45:00Z"/>
                <w:color w:val="000000" w:themeColor="text1"/>
                <w:sz w:val="20"/>
                <w:szCs w:val="20"/>
                <w:lang w:val="fr-ML"/>
                <w:rPrChange w:id="17090" w:author="Dr Mamadou SANOGO" w:date="2023-10-25T18:15:00Z">
                  <w:rPr>
                    <w:del w:id="17091"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7092" w:author="Dr Mamadou SANOGO" w:date="2023-10-25T17:45:00Z"/>
                <w:color w:val="000000" w:themeColor="text1"/>
                <w:sz w:val="20"/>
                <w:szCs w:val="20"/>
                <w:lang w:val="fr-ML"/>
                <w:rPrChange w:id="17093" w:author="Dr Mamadou SANOGO" w:date="2023-10-25T18:15:00Z">
                  <w:rPr>
                    <w:del w:id="17094"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7095" w:author="Dr Mamadou SANOGO" w:date="2023-10-25T17:45:00Z"/>
                <w:color w:val="000000" w:themeColor="text1"/>
                <w:sz w:val="20"/>
                <w:szCs w:val="20"/>
                <w:rPrChange w:id="17096" w:author="Dr Mamadou SANOGO" w:date="2023-10-25T18:15:00Z">
                  <w:rPr>
                    <w:del w:id="17097" w:author="Dr Mamadou SANOGO" w:date="2023-10-25T17:45:00Z"/>
                    <w:sz w:val="20"/>
                    <w:szCs w:val="20"/>
                  </w:rPr>
                </w:rPrChange>
              </w:rPr>
            </w:pPr>
            <w:del w:id="17098" w:author="Dr Mamadou SANOGO" w:date="2023-10-25T17:45:00Z">
              <w:r w:rsidRPr="007A4AFC" w:rsidDel="00A75F71">
                <w:rPr>
                  <w:color w:val="000000" w:themeColor="text1"/>
                  <w:sz w:val="20"/>
                  <w:szCs w:val="20"/>
                  <w:rPrChange w:id="17099" w:author="Dr Mamadou SANOGO" w:date="2023-10-25T18:15:00Z">
                    <w:rPr>
                      <w:sz w:val="20"/>
                      <w:szCs w:val="20"/>
                    </w:rPr>
                  </w:rPrChange>
                </w:rPr>
                <w:delText>Rentrée</w:delText>
              </w:r>
              <w:r w:rsidR="008C0870" w:rsidRPr="007A4AFC" w:rsidDel="00A75F71">
                <w:rPr>
                  <w:color w:val="000000" w:themeColor="text1"/>
                  <w:sz w:val="20"/>
                  <w:szCs w:val="20"/>
                  <w:rPrChange w:id="17100"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7101" w:author="Dr Mamadou SANOGO" w:date="2023-10-25T17:45:00Z"/>
                <w:color w:val="000000" w:themeColor="text1"/>
                <w:sz w:val="20"/>
                <w:szCs w:val="20"/>
                <w:lang w:val="fr-ML"/>
                <w:rPrChange w:id="17102" w:author="Dr Mamadou SANOGO" w:date="2023-10-25T18:15:00Z">
                  <w:rPr>
                    <w:del w:id="17103"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7104" w:author="Dr Mamadou SANOGO" w:date="2023-10-25T17:45:00Z"/>
                <w:color w:val="000000" w:themeColor="text1"/>
                <w:sz w:val="20"/>
                <w:szCs w:val="20"/>
                <w:lang w:val="fr-ML"/>
                <w:rPrChange w:id="17105" w:author="Dr Mamadou SANOGO" w:date="2023-10-25T18:15:00Z">
                  <w:rPr>
                    <w:del w:id="17106"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7107" w:author="Dr Mamadou SANOGO" w:date="2023-10-25T17:45:00Z"/>
                <w:color w:val="000000" w:themeColor="text1"/>
                <w:sz w:val="20"/>
                <w:szCs w:val="20"/>
                <w:lang w:val="fr-ML"/>
                <w:rPrChange w:id="17108" w:author="Dr Mamadou SANOGO" w:date="2023-10-25T18:15:00Z">
                  <w:rPr>
                    <w:del w:id="17109"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7110" w:author="Dr Mamadou SANOGO" w:date="2023-10-25T17:45:00Z"/>
                <w:color w:val="000000" w:themeColor="text1"/>
                <w:sz w:val="20"/>
                <w:szCs w:val="20"/>
                <w:lang w:val="fr-ML"/>
                <w:rPrChange w:id="17111" w:author="Dr Mamadou SANOGO" w:date="2023-10-25T18:15:00Z">
                  <w:rPr>
                    <w:del w:id="17112"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7113" w:author="Dr Mamadou SANOGO" w:date="2023-10-25T17:45:00Z"/>
                <w:color w:val="000000" w:themeColor="text1"/>
                <w:sz w:val="20"/>
                <w:szCs w:val="20"/>
                <w:lang w:val="fr-ML"/>
                <w:rPrChange w:id="17114" w:author="Dr Mamadou SANOGO" w:date="2023-10-25T18:15:00Z">
                  <w:rPr>
                    <w:del w:id="17115"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7116" w:author="Dr Mamadou SANOGO" w:date="2023-10-25T17:45:00Z"/>
                <w:color w:val="000000" w:themeColor="text1"/>
                <w:sz w:val="20"/>
                <w:szCs w:val="20"/>
                <w:lang w:val="fr-ML"/>
                <w:rPrChange w:id="17117" w:author="Dr Mamadou SANOGO" w:date="2023-10-25T18:15:00Z">
                  <w:rPr>
                    <w:del w:id="17118"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7119" w:author="Dr Mamadou SANOGO" w:date="2023-10-25T17:45:00Z"/>
                <w:color w:val="000000" w:themeColor="text1"/>
                <w:sz w:val="20"/>
                <w:szCs w:val="20"/>
                <w:lang w:val="fr-ML"/>
                <w:rPrChange w:id="17120" w:author="Dr Mamadou SANOGO" w:date="2023-10-25T18:15:00Z">
                  <w:rPr>
                    <w:del w:id="17121"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7122" w:author="Dr Mamadou SANOGO" w:date="2023-10-25T17:45:00Z"/>
                <w:color w:val="000000" w:themeColor="text1"/>
                <w:sz w:val="20"/>
                <w:szCs w:val="20"/>
                <w:rPrChange w:id="17123" w:author="Dr Mamadou SANOGO" w:date="2023-10-25T18:15:00Z">
                  <w:rPr>
                    <w:del w:id="17124" w:author="Dr Mamadou SANOGO" w:date="2023-10-25T17:45:00Z"/>
                    <w:sz w:val="20"/>
                    <w:szCs w:val="20"/>
                  </w:rPr>
                </w:rPrChange>
              </w:rPr>
            </w:pPr>
            <w:del w:id="17125" w:author="Dr Mamadou SANOGO" w:date="2023-10-25T17:45:00Z">
              <w:r w:rsidRPr="007A4AFC" w:rsidDel="00A75F71">
                <w:rPr>
                  <w:color w:val="000000" w:themeColor="text1"/>
                  <w:sz w:val="20"/>
                  <w:szCs w:val="20"/>
                  <w:rPrChange w:id="17126"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7127" w:author="Dr Mamadou SANOGO" w:date="2023-10-25T17:45:00Z"/>
                <w:color w:val="000000" w:themeColor="text1"/>
                <w:sz w:val="20"/>
                <w:szCs w:val="20"/>
                <w:lang w:val="fr-ML"/>
                <w:rPrChange w:id="17128" w:author="Dr Mamadou SANOGO" w:date="2023-10-25T18:15:00Z">
                  <w:rPr>
                    <w:del w:id="17129" w:author="Dr Mamadou SANOGO" w:date="2023-10-25T17:45:00Z"/>
                    <w:sz w:val="20"/>
                    <w:szCs w:val="20"/>
                    <w:lang w:val="fr-ML"/>
                  </w:rPr>
                </w:rPrChange>
              </w:rPr>
            </w:pPr>
            <w:del w:id="17130" w:author="Dr Mamadou SANOGO" w:date="2023-10-25T17:45:00Z">
              <w:r w:rsidRPr="007A4AFC" w:rsidDel="00A75F71">
                <w:rPr>
                  <w:color w:val="000000" w:themeColor="text1"/>
                  <w:sz w:val="20"/>
                  <w:szCs w:val="20"/>
                  <w:rPrChange w:id="17131" w:author="Dr Mamadou SANOGO" w:date="2023-10-25T18:15:00Z">
                    <w:rPr>
                      <w:sz w:val="20"/>
                      <w:szCs w:val="20"/>
                    </w:rPr>
                  </w:rPrChange>
                </w:rPr>
                <w:delText>- Vérification des supports</w:delText>
              </w:r>
              <w:r w:rsidR="006C5E5B" w:rsidRPr="007A4AFC" w:rsidDel="00A75F71">
                <w:rPr>
                  <w:color w:val="000000" w:themeColor="text1"/>
                  <w:sz w:val="20"/>
                  <w:szCs w:val="20"/>
                  <w:rPrChange w:id="17132" w:author="Dr Mamadou SANOGO" w:date="2023-10-25T18:15:00Z">
                    <w:rPr>
                      <w:sz w:val="20"/>
                      <w:szCs w:val="20"/>
                    </w:rPr>
                  </w:rPrChange>
                </w:rPr>
                <w:delText xml:space="preserve"> </w:delText>
              </w:r>
              <w:r w:rsidRPr="007A4AFC" w:rsidDel="00A75F71">
                <w:rPr>
                  <w:color w:val="000000" w:themeColor="text1"/>
                  <w:sz w:val="20"/>
                  <w:szCs w:val="20"/>
                  <w:lang w:val="fr-ML"/>
                  <w:rPrChange w:id="17133"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7134"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7135"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7136" w:author="Dr Mamadou SANOGO" w:date="2023-10-25T17:45:00Z"/>
                <w:color w:val="000000" w:themeColor="text1"/>
                <w:sz w:val="20"/>
                <w:szCs w:val="20"/>
                <w:lang w:val="fr-ML"/>
                <w:rPrChange w:id="17137" w:author="Dr Mamadou SANOGO" w:date="2023-10-25T18:15:00Z">
                  <w:rPr>
                    <w:del w:id="17138"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7139" w:author="Dr Mamadou SANOGO" w:date="2023-10-25T17:45:00Z"/>
                <w:color w:val="000000" w:themeColor="text1"/>
                <w:sz w:val="20"/>
                <w:szCs w:val="20"/>
                <w:lang w:val="fr-ML"/>
                <w:rPrChange w:id="17140" w:author="Dr Mamadou SANOGO" w:date="2023-10-25T18:15:00Z">
                  <w:rPr>
                    <w:del w:id="17141"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7142" w:author="Dr Mamadou SANOGO" w:date="2023-10-25T17:45:00Z"/>
                <w:color w:val="000000" w:themeColor="text1"/>
                <w:sz w:val="20"/>
                <w:szCs w:val="20"/>
                <w:lang w:val="fr-ML"/>
                <w:rPrChange w:id="17143" w:author="Dr Mamadou SANOGO" w:date="2023-10-25T18:15:00Z">
                  <w:rPr>
                    <w:del w:id="17144"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7145" w:author="Dr Mamadou SANOGO" w:date="2023-10-25T17:45:00Z"/>
                <w:color w:val="000000" w:themeColor="text1"/>
                <w:sz w:val="20"/>
                <w:szCs w:val="20"/>
                <w:lang w:val="fr-ML"/>
                <w:rPrChange w:id="17146" w:author="Dr Mamadou SANOGO" w:date="2023-10-25T18:15:00Z">
                  <w:rPr>
                    <w:del w:id="17147"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7148" w:author="Dr Mamadou SANOGO" w:date="2023-10-25T17:45:00Z"/>
                <w:color w:val="000000" w:themeColor="text1"/>
                <w:sz w:val="20"/>
                <w:szCs w:val="20"/>
                <w:lang w:val="fr-ML"/>
                <w:rPrChange w:id="17149" w:author="Dr Mamadou SANOGO" w:date="2023-10-25T18:15:00Z">
                  <w:rPr>
                    <w:del w:id="17150" w:author="Dr Mamadou SANOGO" w:date="2023-10-25T17:45:00Z"/>
                    <w:sz w:val="20"/>
                    <w:szCs w:val="20"/>
                    <w:lang w:val="fr-ML"/>
                  </w:rPr>
                </w:rPrChange>
              </w:rPr>
            </w:pPr>
            <w:del w:id="17151" w:author="Dr Mamadou SANOGO" w:date="2023-10-25T17:45:00Z">
              <w:r w:rsidRPr="007A4AFC" w:rsidDel="00A75F71">
                <w:rPr>
                  <w:color w:val="000000" w:themeColor="text1"/>
                  <w:sz w:val="20"/>
                  <w:szCs w:val="20"/>
                  <w:lang w:val="fr-ML"/>
                  <w:rPrChange w:id="17152"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7153"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7154" w:author="Dr Mamadou SANOGO" w:date="2023-10-25T17:45:00Z"/>
                <w:color w:val="000000" w:themeColor="text1"/>
                <w:sz w:val="20"/>
                <w:szCs w:val="20"/>
                <w:lang w:val="fr-ML"/>
                <w:rPrChange w:id="17155" w:author="Dr Mamadou SANOGO" w:date="2023-10-25T18:15:00Z">
                  <w:rPr>
                    <w:del w:id="17156" w:author="Dr Mamadou SANOGO" w:date="2023-10-25T17:45:00Z"/>
                    <w:sz w:val="20"/>
                    <w:szCs w:val="20"/>
                    <w:lang w:val="fr-ML"/>
                  </w:rPr>
                </w:rPrChange>
              </w:rPr>
            </w:pPr>
            <w:del w:id="17157" w:author="Dr Mamadou SANOGO" w:date="2023-10-25T17:45:00Z">
              <w:r w:rsidRPr="007A4AFC" w:rsidDel="00A75F71">
                <w:rPr>
                  <w:color w:val="000000" w:themeColor="text1"/>
                  <w:sz w:val="20"/>
                  <w:szCs w:val="20"/>
                  <w:lang w:val="fr-ML"/>
                  <w:rPrChange w:id="17158"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7159" w:author="Dr Mamadou SANOGO" w:date="2023-10-25T17:45:00Z"/>
                <w:color w:val="000000" w:themeColor="text1"/>
                <w:sz w:val="20"/>
                <w:szCs w:val="20"/>
                <w:lang w:val="fr-ML"/>
                <w:rPrChange w:id="17160" w:author="Dr Mamadou SANOGO" w:date="2023-10-25T18:15:00Z">
                  <w:rPr>
                    <w:del w:id="17161"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7162" w:author="Dr Mamadou SANOGO" w:date="2023-10-25T17:45:00Z"/>
                <w:color w:val="000000" w:themeColor="text1"/>
                <w:sz w:val="20"/>
                <w:szCs w:val="20"/>
                <w:rPrChange w:id="17163" w:author="Dr Mamadou SANOGO" w:date="2023-10-25T18:15:00Z">
                  <w:rPr>
                    <w:del w:id="17164" w:author="Dr Mamadou SANOGO" w:date="2023-10-25T17:45:00Z"/>
                    <w:sz w:val="20"/>
                    <w:szCs w:val="20"/>
                  </w:rPr>
                </w:rPrChange>
              </w:rPr>
            </w:pPr>
            <w:del w:id="17165" w:author="Dr Mamadou SANOGO" w:date="2023-10-25T17:45:00Z">
              <w:r w:rsidRPr="007A4AFC" w:rsidDel="00A75F71">
                <w:rPr>
                  <w:color w:val="000000" w:themeColor="text1"/>
                  <w:sz w:val="20"/>
                  <w:szCs w:val="20"/>
                  <w:lang w:val="fr-ML"/>
                  <w:rPrChange w:id="17166"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7167" w:author="Dr Mamadou SANOGO" w:date="2023-10-25T17:45:00Z"/>
          <w:color w:val="000000" w:themeColor="text1"/>
          <w:szCs w:val="24"/>
          <w:lang w:val="fr-ML"/>
          <w:rPrChange w:id="17168" w:author="Dr Mamadou SANOGO" w:date="2023-10-25T18:15:00Z">
            <w:rPr>
              <w:del w:id="17169"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7170" w:author="Dr Mamadou SANOGO" w:date="2023-10-25T17:45:00Z"/>
          <w:color w:val="000000" w:themeColor="text1"/>
          <w:szCs w:val="24"/>
          <w:rPrChange w:id="17171" w:author="Dr Mamadou SANOGO" w:date="2023-10-25T18:15:00Z">
            <w:rPr>
              <w:del w:id="17172"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7173" w:author="Dr Mamadou SANOGO" w:date="2023-10-25T17:45:00Z"/>
          <w:color w:val="000000" w:themeColor="text1"/>
          <w:szCs w:val="24"/>
          <w:rPrChange w:id="17174" w:author="Dr Mamadou SANOGO" w:date="2023-10-25T18:15:00Z">
            <w:rPr>
              <w:del w:id="17175"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7176" w:author="Dr Mamadou SANOGO" w:date="2023-10-25T17:45:00Z"/>
          <w:color w:val="000000" w:themeColor="text1"/>
          <w:sz w:val="28"/>
          <w:szCs w:val="28"/>
          <w:rPrChange w:id="17177" w:author="Dr Mamadou SANOGO" w:date="2023-10-25T18:15:00Z">
            <w:rPr>
              <w:del w:id="17178"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7179" w:author="Dr Mamadou SANOGO" w:date="2023-10-25T17:45:00Z"/>
          <w:color w:val="000000" w:themeColor="text1"/>
          <w:sz w:val="28"/>
          <w:szCs w:val="28"/>
          <w:rPrChange w:id="17180" w:author="Dr Mamadou SANOGO" w:date="2023-10-25T18:15:00Z">
            <w:rPr>
              <w:del w:id="17181" w:author="Dr Mamadou SANOGO" w:date="2023-10-25T17:45:00Z"/>
              <w:color w:val="000000"/>
              <w:sz w:val="28"/>
              <w:szCs w:val="28"/>
            </w:rPr>
          </w:rPrChange>
        </w:rPr>
        <w:sectPr w:rsidR="001C20B8" w:rsidRPr="007A4AFC" w:rsidDel="00A75F71" w:rsidSect="00DE4E6D">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7182" w:author="Dr Mamadou SANOGO" w:date="2024-11-11T15:38:00Z" w16du:dateUtc="2024-11-11T15:38:00Z">
            <w:sectPr w:rsidR="001C20B8" w:rsidRPr="007A4AFC" w:rsidDel="00A75F71" w:rsidSect="00DE4E6D">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7183" w:author="Dr Mamadou SANOGO" w:date="2023-10-25T17:45:00Z"/>
          <w:rFonts w:eastAsiaTheme="minorHAnsi" w:cs="Times New Roman"/>
          <w:b w:val="0"/>
          <w:lang w:eastAsia="en-US"/>
          <w:rPrChange w:id="17184" w:author="Dr Mamadou SANOGO" w:date="2023-10-25T18:15:00Z">
            <w:rPr>
              <w:del w:id="17185" w:author="Dr Mamadou SANOGO" w:date="2023-10-25T17:45:00Z"/>
              <w:rFonts w:eastAsiaTheme="minorHAnsi" w:cs="Times New Roman"/>
              <w:b w:val="0"/>
              <w:color w:val="auto"/>
              <w:lang w:eastAsia="en-US"/>
            </w:rPr>
          </w:rPrChange>
        </w:rPr>
      </w:pPr>
      <w:bookmarkStart w:id="17186" w:name="_Toc145944538"/>
      <w:del w:id="17187" w:author="Dr Mamadou SANOGO" w:date="2023-10-25T17:45:00Z">
        <w:r w:rsidRPr="007A4AFC" w:rsidDel="00A75F71">
          <w:rPr>
            <w:rFonts w:eastAsiaTheme="minorHAnsi"/>
            <w:lang w:eastAsia="en-US"/>
            <w:rPrChange w:id="17188"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7189"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7190" w:author="Dr Mamadou SANOGO" w:date="2023-10-25T18:15:00Z">
              <w:rPr>
                <w:rFonts w:eastAsiaTheme="minorHAnsi"/>
                <w:color w:val="2E74B5" w:themeColor="accent1" w:themeShade="BF"/>
                <w:lang w:eastAsia="en-US"/>
              </w:rPr>
            </w:rPrChange>
          </w:rPr>
          <w:delText>0</w:delText>
        </w:r>
        <w:r w:rsidRPr="007A4AFC" w:rsidDel="00A75F71">
          <w:rPr>
            <w:rFonts w:eastAsiaTheme="minorHAnsi"/>
            <w:lang w:eastAsia="en-US"/>
            <w:rPrChange w:id="17191" w:author="Dr Mamadou SANOGO" w:date="2023-10-25T18:15:00Z">
              <w:rPr>
                <w:rFonts w:eastAsiaTheme="minorHAnsi"/>
                <w:color w:val="2E74B5" w:themeColor="accent1" w:themeShade="BF"/>
                <w:lang w:eastAsia="en-US"/>
              </w:rPr>
            </w:rPrChange>
          </w:rPr>
          <w:delText> :</w:delText>
        </w:r>
        <w:r w:rsidR="00E67C42" w:rsidRPr="007A4AFC" w:rsidDel="00A75F71">
          <w:rPr>
            <w:rFonts w:eastAsiaTheme="minorHAnsi"/>
            <w:lang w:eastAsia="en-US"/>
            <w:rPrChange w:id="17192" w:author="Dr Mamadou SANOGO" w:date="2023-10-25T18:15:00Z">
              <w:rPr>
                <w:rFonts w:eastAsiaTheme="minorHAnsi"/>
                <w:color w:val="2E74B5" w:themeColor="accent1" w:themeShade="BF"/>
                <w:lang w:eastAsia="en-US"/>
              </w:rPr>
            </w:rPrChange>
          </w:rPr>
          <w:delText xml:space="preserve"> </w:delText>
        </w:r>
        <w:r w:rsidR="00A94E3F" w:rsidRPr="007A4AFC" w:rsidDel="00A75F71">
          <w:rPr>
            <w:rFonts w:eastAsiaTheme="minorHAnsi"/>
            <w:lang w:eastAsia="en-US"/>
            <w:rPrChange w:id="17193" w:author="Dr Mamadou SANOGO" w:date="2023-10-25T18:15:00Z">
              <w:rPr>
                <w:rFonts w:eastAsiaTheme="minorHAnsi"/>
                <w:color w:val="2E74B5" w:themeColor="accent1" w:themeShade="BF"/>
                <w:lang w:eastAsia="en-US"/>
              </w:rPr>
            </w:rPrChange>
          </w:rPr>
          <w:delText>Fiche de d</w:delText>
        </w:r>
        <w:r w:rsidRPr="007A4AFC" w:rsidDel="00A75F71">
          <w:rPr>
            <w:rFonts w:eastAsiaTheme="minorHAnsi"/>
            <w:lang w:eastAsia="en-US"/>
            <w:rPrChange w:id="17194" w:author="Dr Mamadou SANOGO" w:date="2023-10-25T18:15:00Z">
              <w:rPr>
                <w:rFonts w:eastAsiaTheme="minorHAnsi"/>
                <w:color w:val="2E74B5" w:themeColor="accent1" w:themeShade="BF"/>
                <w:lang w:eastAsia="en-US"/>
              </w:rPr>
            </w:rPrChange>
          </w:rPr>
          <w:delText>escription générale du projet</w:delText>
        </w:r>
        <w:bookmarkEnd w:id="17186"/>
      </w:del>
    </w:p>
    <w:p w14:paraId="5A62C7C7" w14:textId="2CB8B7CB" w:rsidR="00992464" w:rsidRPr="007A4AFC" w:rsidDel="00A75F71" w:rsidRDefault="00992464" w:rsidP="00992464">
      <w:pPr>
        <w:tabs>
          <w:tab w:val="left" w:pos="9072"/>
        </w:tabs>
        <w:spacing w:line="240" w:lineRule="auto"/>
        <w:rPr>
          <w:del w:id="17195" w:author="Dr Mamadou SANOGO" w:date="2023-10-25T17:45:00Z"/>
          <w:rFonts w:ascii="Arial" w:hAnsi="Arial" w:cs="Arial"/>
          <w:b/>
          <w:bCs/>
          <w:color w:val="000000" w:themeColor="text1"/>
          <w:sz w:val="20"/>
          <w:szCs w:val="20"/>
          <w:rPrChange w:id="17196" w:author="Dr Mamadou SANOGO" w:date="2023-10-25T18:15:00Z">
            <w:rPr>
              <w:del w:id="17197"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7198" w:author="Dr Mamadou SANOGO" w:date="2023-10-25T17:45:00Z"/>
          <w:rFonts w:ascii="Calibri Light" w:hAnsi="Calibri Light" w:cs="Calibri Light"/>
          <w:b/>
          <w:bCs/>
          <w:color w:val="000000" w:themeColor="text1"/>
          <w:szCs w:val="24"/>
          <w:rPrChange w:id="17199" w:author="Dr Mamadou SANOGO" w:date="2023-10-25T18:15:00Z">
            <w:rPr>
              <w:del w:id="17200" w:author="Dr Mamadou SANOGO" w:date="2023-10-25T17:45:00Z"/>
              <w:rFonts w:ascii="Calibri Light" w:hAnsi="Calibri Light" w:cs="Calibri Light"/>
              <w:b/>
              <w:bCs/>
              <w:szCs w:val="24"/>
            </w:rPr>
          </w:rPrChange>
        </w:rPr>
      </w:pPr>
      <w:del w:id="17201" w:author="Dr Mamadou SANOGO" w:date="2023-10-25T17:45:00Z">
        <w:r w:rsidRPr="007A4AFC" w:rsidDel="00A75F71">
          <w:rPr>
            <w:rFonts w:ascii="Calibri Light" w:hAnsi="Calibri Light" w:cs="Calibri Light"/>
            <w:b/>
            <w:bCs/>
            <w:color w:val="000000" w:themeColor="text1"/>
            <w:szCs w:val="24"/>
            <w:rPrChange w:id="17202"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7203" w:author="Dr Mamadou SANOGO" w:date="2023-10-25T17:45:00Z"/>
          <w:rFonts w:ascii="Calibri Light" w:hAnsi="Calibri Light" w:cs="Calibri Light"/>
          <w:color w:val="000000" w:themeColor="text1"/>
          <w:szCs w:val="24"/>
          <w:rPrChange w:id="17204" w:author="Dr Mamadou SANOGO" w:date="2023-10-25T18:15:00Z">
            <w:rPr>
              <w:del w:id="17205" w:author="Dr Mamadou SANOGO" w:date="2023-10-25T17:45:00Z"/>
              <w:rFonts w:ascii="Calibri Light" w:hAnsi="Calibri Light" w:cs="Calibri Light"/>
              <w:szCs w:val="24"/>
            </w:rPr>
          </w:rPrChange>
        </w:rPr>
      </w:pPr>
      <w:del w:id="17206" w:author="Dr Mamadou SANOGO" w:date="2023-10-25T17:45:00Z">
        <w:r w:rsidRPr="007A4AFC" w:rsidDel="00A75F71">
          <w:rPr>
            <w:rFonts w:ascii="Calibri Light" w:hAnsi="Calibri Light" w:cs="Calibri Light"/>
            <w:color w:val="000000" w:themeColor="text1"/>
            <w:szCs w:val="24"/>
            <w:rPrChange w:id="17207"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7208" w:author="Dr Mamadou SANOGO" w:date="2023-10-25T17:45:00Z"/>
          <w:rFonts w:ascii="Calibri Light" w:hAnsi="Calibri Light" w:cs="Calibri Light"/>
          <w:color w:val="000000" w:themeColor="text1"/>
          <w:szCs w:val="24"/>
          <w:rPrChange w:id="17209" w:author="Dr Mamadou SANOGO" w:date="2023-10-25T18:15:00Z">
            <w:rPr>
              <w:del w:id="17210"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7211" w:author="Dr Mamadou SANOGO" w:date="2023-10-25T17:45:00Z"/>
          <w:rFonts w:ascii="Calibri Light" w:hAnsi="Calibri Light" w:cs="Calibri Light"/>
          <w:color w:val="000000" w:themeColor="text1"/>
          <w:szCs w:val="24"/>
          <w:rPrChange w:id="17212" w:author="Dr Mamadou SANOGO" w:date="2023-10-25T18:15:00Z">
            <w:rPr>
              <w:del w:id="17213" w:author="Dr Mamadou SANOGO" w:date="2023-10-25T17:45:00Z"/>
              <w:rFonts w:ascii="Calibri Light" w:hAnsi="Calibri Light" w:cs="Calibri Light"/>
              <w:szCs w:val="24"/>
            </w:rPr>
          </w:rPrChange>
        </w:rPr>
      </w:pPr>
      <w:del w:id="17214" w:author="Dr Mamadou SANOGO" w:date="2023-10-25T17:45:00Z">
        <w:r w:rsidRPr="007A4AFC" w:rsidDel="00A75F71">
          <w:rPr>
            <w:rFonts w:ascii="Calibri Light" w:hAnsi="Calibri Light" w:cs="Calibri Light"/>
            <w:color w:val="000000" w:themeColor="text1"/>
            <w:szCs w:val="24"/>
            <w:rPrChange w:id="17215"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7216" w:author="Dr Mamadou SANOGO" w:date="2023-10-25T17:45:00Z"/>
          <w:rFonts w:ascii="Calibri Light" w:hAnsi="Calibri Light" w:cs="Calibri Light"/>
          <w:color w:val="000000" w:themeColor="text1"/>
          <w:szCs w:val="24"/>
          <w:rPrChange w:id="17217" w:author="Dr Mamadou SANOGO" w:date="2023-10-25T18:15:00Z">
            <w:rPr>
              <w:del w:id="17218"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7219" w:author="Dr Mamadou SANOGO" w:date="2023-10-25T17:45:00Z"/>
          <w:rFonts w:ascii="Calibri Light" w:hAnsi="Calibri Light" w:cs="Calibri Light"/>
          <w:color w:val="000000" w:themeColor="text1"/>
          <w:szCs w:val="24"/>
          <w:rPrChange w:id="17220" w:author="Dr Mamadou SANOGO" w:date="2023-10-25T18:15:00Z">
            <w:rPr>
              <w:del w:id="17221" w:author="Dr Mamadou SANOGO" w:date="2023-10-25T17:45:00Z"/>
              <w:rFonts w:ascii="Calibri Light" w:hAnsi="Calibri Light" w:cs="Calibri Light"/>
              <w:szCs w:val="24"/>
            </w:rPr>
          </w:rPrChange>
        </w:rPr>
      </w:pPr>
      <w:del w:id="17222" w:author="Dr Mamadou SANOGO" w:date="2023-10-25T17:45:00Z">
        <w:r w:rsidRPr="007A4AFC" w:rsidDel="00A75F71">
          <w:rPr>
            <w:rFonts w:ascii="Calibri Light" w:hAnsi="Calibri Light" w:cs="Calibri Light"/>
            <w:b/>
            <w:color w:val="000000" w:themeColor="text1"/>
            <w:szCs w:val="24"/>
            <w:rPrChange w:id="17223"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7224"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7225" w:author="Dr Mamadou SANOGO" w:date="2023-10-25T17:45:00Z"/>
          <w:rFonts w:ascii="Calibri Light" w:hAnsi="Calibri Light" w:cs="Calibri Light"/>
          <w:b/>
          <w:color w:val="000000" w:themeColor="text1"/>
          <w:szCs w:val="24"/>
          <w:rPrChange w:id="17226" w:author="Dr Mamadou SANOGO" w:date="2023-10-25T18:15:00Z">
            <w:rPr>
              <w:del w:id="17227"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7228" w:author="Dr Mamadou SANOGO" w:date="2023-10-25T17:45:00Z"/>
          <w:rFonts w:ascii="Calibri Light" w:hAnsi="Calibri Light" w:cs="Calibri Light"/>
          <w:color w:val="000000" w:themeColor="text1"/>
          <w:szCs w:val="24"/>
          <w:rPrChange w:id="17229" w:author="Dr Mamadou SANOGO" w:date="2023-10-25T18:15:00Z">
            <w:rPr>
              <w:del w:id="17230" w:author="Dr Mamadou SANOGO" w:date="2023-10-25T17:45:00Z"/>
              <w:rFonts w:ascii="Calibri Light" w:hAnsi="Calibri Light" w:cs="Calibri Light"/>
              <w:szCs w:val="24"/>
            </w:rPr>
          </w:rPrChange>
        </w:rPr>
      </w:pPr>
      <w:del w:id="17231" w:author="Dr Mamadou SANOGO" w:date="2023-10-25T17:45:00Z">
        <w:r w:rsidRPr="007A4AFC" w:rsidDel="00A75F71">
          <w:rPr>
            <w:rFonts w:ascii="Calibri Light" w:hAnsi="Calibri Light" w:cs="Calibri Light"/>
            <w:b/>
            <w:color w:val="000000" w:themeColor="text1"/>
            <w:szCs w:val="24"/>
            <w:rPrChange w:id="17232"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7233"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7234" w:author="Dr Mamadou SANOGO" w:date="2023-10-25T17:45:00Z"/>
          <w:rFonts w:ascii="Calibri Light" w:hAnsi="Calibri Light" w:cs="Calibri Light"/>
          <w:color w:val="000000" w:themeColor="text1"/>
          <w:szCs w:val="24"/>
          <w:rPrChange w:id="17235" w:author="Dr Mamadou SANOGO" w:date="2023-10-25T18:15:00Z">
            <w:rPr>
              <w:del w:id="17236" w:author="Dr Mamadou SANOGO" w:date="2023-10-25T17:45:00Z"/>
              <w:rFonts w:ascii="Calibri Light" w:hAnsi="Calibri Light" w:cs="Calibri Light"/>
              <w:szCs w:val="24"/>
            </w:rPr>
          </w:rPrChange>
        </w:rPr>
      </w:pPr>
      <w:del w:id="17237" w:author="Dr Mamadou SANOGO" w:date="2023-10-25T17:45:00Z">
        <w:r w:rsidRPr="007A4AFC" w:rsidDel="00A75F71">
          <w:rPr>
            <w:rFonts w:ascii="Calibri Light" w:hAnsi="Calibri Light" w:cs="Calibri Light"/>
            <w:color w:val="000000" w:themeColor="text1"/>
            <w:szCs w:val="24"/>
            <w:rPrChange w:id="17238"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7239" w:author="Dr Mamadou SANOGO" w:date="2023-10-25T17:45:00Z"/>
          <w:rFonts w:ascii="Calibri Light" w:hAnsi="Calibri Light" w:cs="Calibri Light"/>
          <w:color w:val="000000" w:themeColor="text1"/>
          <w:szCs w:val="24"/>
          <w:rPrChange w:id="17240" w:author="Dr Mamadou SANOGO" w:date="2023-10-25T18:15:00Z">
            <w:rPr>
              <w:del w:id="17241" w:author="Dr Mamadou SANOGO" w:date="2023-10-25T17:45:00Z"/>
              <w:rFonts w:ascii="Calibri Light" w:hAnsi="Calibri Light" w:cs="Calibri Light"/>
              <w:szCs w:val="24"/>
            </w:rPr>
          </w:rPrChange>
        </w:rPr>
      </w:pPr>
      <w:del w:id="17242" w:author="Dr Mamadou SANOGO" w:date="2023-10-25T17:45:00Z">
        <w:r w:rsidRPr="007A4AFC" w:rsidDel="00A75F71">
          <w:rPr>
            <w:rFonts w:ascii="Calibri Light" w:hAnsi="Calibri Light" w:cs="Calibri Light"/>
            <w:color w:val="000000" w:themeColor="text1"/>
            <w:szCs w:val="24"/>
            <w:rPrChange w:id="17243"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7244" w:author="Dr Mamadou SANOGO" w:date="2023-10-25T17:45:00Z"/>
          <w:rFonts w:ascii="Calibri Light" w:hAnsi="Calibri Light" w:cs="Calibri Light"/>
          <w:color w:val="000000" w:themeColor="text1"/>
          <w:szCs w:val="24"/>
          <w:rPrChange w:id="17245" w:author="Dr Mamadou SANOGO" w:date="2023-10-25T18:15:00Z">
            <w:rPr>
              <w:del w:id="17246" w:author="Dr Mamadou SANOGO" w:date="2023-10-25T17:45:00Z"/>
              <w:rFonts w:ascii="Calibri Light" w:hAnsi="Calibri Light" w:cs="Calibri Light"/>
              <w:szCs w:val="24"/>
            </w:rPr>
          </w:rPrChange>
        </w:rPr>
      </w:pPr>
      <w:del w:id="17247" w:author="Dr Mamadou SANOGO" w:date="2023-10-25T17:45:00Z">
        <w:r w:rsidRPr="007A4AFC" w:rsidDel="00A75F71">
          <w:rPr>
            <w:rFonts w:ascii="Calibri Light" w:hAnsi="Calibri Light" w:cs="Calibri Light"/>
            <w:color w:val="000000" w:themeColor="text1"/>
            <w:szCs w:val="24"/>
            <w:rPrChange w:id="17248"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7249" w:author="Dr Mamadou SANOGO" w:date="2023-10-25T17:45:00Z"/>
          <w:rFonts w:ascii="Calibri Light" w:hAnsi="Calibri Light" w:cs="Calibri Light"/>
          <w:b/>
          <w:color w:val="000000" w:themeColor="text1"/>
          <w:szCs w:val="24"/>
          <w:rPrChange w:id="17250" w:author="Dr Mamadou SANOGO" w:date="2023-10-25T18:15:00Z">
            <w:rPr>
              <w:del w:id="17251"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7252" w:author="Dr Mamadou SANOGO" w:date="2023-10-25T17:45:00Z"/>
          <w:rFonts w:ascii="Calibri Light" w:hAnsi="Calibri Light" w:cs="Calibri Light"/>
          <w:color w:val="000000" w:themeColor="text1"/>
          <w:szCs w:val="24"/>
          <w:rPrChange w:id="17253" w:author="Dr Mamadou SANOGO" w:date="2023-10-25T18:15:00Z">
            <w:rPr>
              <w:del w:id="17254" w:author="Dr Mamadou SANOGO" w:date="2023-10-25T17:45:00Z"/>
              <w:rFonts w:ascii="Calibri Light" w:hAnsi="Calibri Light" w:cs="Calibri Light"/>
              <w:szCs w:val="24"/>
            </w:rPr>
          </w:rPrChange>
        </w:rPr>
      </w:pPr>
      <w:del w:id="17255" w:author="Dr Mamadou SANOGO" w:date="2023-10-25T17:45:00Z">
        <w:r w:rsidRPr="007A4AFC" w:rsidDel="00A75F71">
          <w:rPr>
            <w:rFonts w:ascii="Calibri Light" w:hAnsi="Calibri Light" w:cs="Calibri Light"/>
            <w:b/>
            <w:color w:val="000000" w:themeColor="text1"/>
            <w:szCs w:val="24"/>
            <w:rPrChange w:id="17256"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7257"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7258" w:author="Dr Mamadou SANOGO" w:date="2023-10-25T17:45:00Z"/>
          <w:rFonts w:ascii="Calibri Light" w:hAnsi="Calibri Light" w:cs="Calibri Light"/>
          <w:color w:val="000000" w:themeColor="text1"/>
          <w:szCs w:val="24"/>
          <w:rPrChange w:id="17259" w:author="Dr Mamadou SANOGO" w:date="2023-10-25T18:15:00Z">
            <w:rPr>
              <w:del w:id="17260" w:author="Dr Mamadou SANOGO" w:date="2023-10-25T17:45:00Z"/>
              <w:rFonts w:ascii="Calibri Light" w:hAnsi="Calibri Light" w:cs="Calibri Light"/>
              <w:szCs w:val="24"/>
            </w:rPr>
          </w:rPrChange>
        </w:rPr>
      </w:pPr>
      <w:del w:id="17261" w:author="Dr Mamadou SANOGO" w:date="2023-10-25T17:45:00Z">
        <w:r w:rsidRPr="007A4AFC" w:rsidDel="00A75F71">
          <w:rPr>
            <w:rFonts w:ascii="Calibri Light" w:hAnsi="Calibri Light" w:cs="Calibri Light"/>
            <w:color w:val="000000" w:themeColor="text1"/>
            <w:szCs w:val="24"/>
            <w:rPrChange w:id="17262"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7263" w:author="Dr Mamadou SANOGO" w:date="2023-10-25T17:45:00Z"/>
          <w:rFonts w:ascii="Calibri Light" w:hAnsi="Calibri Light" w:cs="Calibri Light"/>
          <w:color w:val="000000" w:themeColor="text1"/>
          <w:szCs w:val="24"/>
          <w:rPrChange w:id="17264" w:author="Dr Mamadou SANOGO" w:date="2023-10-25T18:15:00Z">
            <w:rPr>
              <w:del w:id="17265" w:author="Dr Mamadou SANOGO" w:date="2023-10-25T17:45:00Z"/>
              <w:rFonts w:ascii="Calibri Light" w:hAnsi="Calibri Light" w:cs="Calibri Light"/>
              <w:szCs w:val="24"/>
            </w:rPr>
          </w:rPrChange>
        </w:rPr>
      </w:pPr>
      <w:del w:id="17266" w:author="Dr Mamadou SANOGO" w:date="2023-10-25T17:45:00Z">
        <w:r w:rsidRPr="007A4AFC" w:rsidDel="00A75F71">
          <w:rPr>
            <w:rFonts w:ascii="Calibri Light" w:hAnsi="Calibri Light" w:cs="Calibri Light"/>
            <w:color w:val="000000" w:themeColor="text1"/>
            <w:szCs w:val="24"/>
            <w:rPrChange w:id="17267"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7268" w:author="Dr Mamadou SANOGO" w:date="2023-10-25T17:45:00Z"/>
          <w:rFonts w:ascii="Calibri Light" w:hAnsi="Calibri Light" w:cs="Calibri Light"/>
          <w:b/>
          <w:color w:val="000000" w:themeColor="text1"/>
          <w:szCs w:val="24"/>
          <w:rPrChange w:id="17269" w:author="Dr Mamadou SANOGO" w:date="2023-10-25T18:15:00Z">
            <w:rPr>
              <w:del w:id="17270"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7271" w:author="Dr Mamadou SANOGO" w:date="2023-10-25T17:45:00Z"/>
          <w:rFonts w:ascii="Calibri Light" w:hAnsi="Calibri Light" w:cs="Calibri Light"/>
          <w:color w:val="000000" w:themeColor="text1"/>
          <w:szCs w:val="24"/>
          <w:rPrChange w:id="17272" w:author="Dr Mamadou SANOGO" w:date="2023-10-25T18:15:00Z">
            <w:rPr>
              <w:del w:id="17273" w:author="Dr Mamadou SANOGO" w:date="2023-10-25T17:45:00Z"/>
              <w:rFonts w:ascii="Calibri Light" w:hAnsi="Calibri Light" w:cs="Calibri Light"/>
              <w:szCs w:val="24"/>
            </w:rPr>
          </w:rPrChange>
        </w:rPr>
      </w:pPr>
      <w:del w:id="17274" w:author="Dr Mamadou SANOGO" w:date="2023-10-25T17:45:00Z">
        <w:r w:rsidRPr="007A4AFC" w:rsidDel="00A75F71">
          <w:rPr>
            <w:rFonts w:ascii="Calibri Light" w:hAnsi="Calibri Light" w:cs="Calibri Light"/>
            <w:b/>
            <w:color w:val="000000" w:themeColor="text1"/>
            <w:szCs w:val="24"/>
            <w:rPrChange w:id="17275"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7276"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7277" w:author="Dr Mamadou SANOGO" w:date="2023-10-25T17:45:00Z"/>
          <w:rFonts w:ascii="Calibri Light" w:hAnsi="Calibri Light" w:cs="Calibri Light"/>
          <w:color w:val="000000" w:themeColor="text1"/>
          <w:szCs w:val="24"/>
          <w:rPrChange w:id="17278" w:author="Dr Mamadou SANOGO" w:date="2023-10-25T18:15:00Z">
            <w:rPr>
              <w:del w:id="17279"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7280" w:author="Dr Mamadou SANOGO" w:date="2023-10-25T17:45:00Z"/>
          <w:rFonts w:ascii="Calibri Light" w:hAnsi="Calibri Light" w:cs="Calibri Light"/>
          <w:color w:val="000000" w:themeColor="text1"/>
          <w:szCs w:val="24"/>
          <w:rPrChange w:id="17281" w:author="Dr Mamadou SANOGO" w:date="2023-10-25T18:15:00Z">
            <w:rPr>
              <w:del w:id="17282" w:author="Dr Mamadou SANOGO" w:date="2023-10-25T17:45:00Z"/>
              <w:rFonts w:ascii="Calibri Light" w:hAnsi="Calibri Light" w:cs="Calibri Light"/>
              <w:szCs w:val="24"/>
            </w:rPr>
          </w:rPrChange>
        </w:rPr>
      </w:pPr>
      <w:del w:id="17283" w:author="Dr Mamadou SANOGO" w:date="2023-10-25T17:45:00Z">
        <w:r w:rsidRPr="007A4AFC" w:rsidDel="00A75F71">
          <w:rPr>
            <w:rFonts w:ascii="Calibri Light" w:hAnsi="Calibri Light" w:cs="Calibri Light"/>
            <w:color w:val="000000" w:themeColor="text1"/>
            <w:szCs w:val="24"/>
            <w:rPrChange w:id="17284"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7285"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7286"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7287"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7288"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7289" w:author="Dr Mamadou SANOGO" w:date="2023-10-25T17:45:00Z"/>
          <w:rFonts w:ascii="Calibri Light" w:eastAsiaTheme="minorHAnsi" w:hAnsi="Calibri Light" w:cs="Calibri Light"/>
          <w:b/>
          <w:bCs/>
          <w:color w:val="000000" w:themeColor="text1"/>
          <w:szCs w:val="24"/>
          <w:lang w:eastAsia="en-US"/>
          <w:rPrChange w:id="17290" w:author="Dr Mamadou SANOGO" w:date="2023-10-25T18:15:00Z">
            <w:rPr>
              <w:del w:id="17291"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7292" w:author="Dr Mamadou SANOGO" w:date="2023-10-25T17:45:00Z"/>
          <w:rFonts w:ascii="Calibri Light" w:eastAsiaTheme="minorHAnsi" w:hAnsi="Calibri Light" w:cs="Calibri Light"/>
          <w:b/>
          <w:bCs/>
          <w:color w:val="000000" w:themeColor="text1"/>
          <w:szCs w:val="24"/>
          <w:lang w:eastAsia="en-US"/>
          <w:rPrChange w:id="17293" w:author="Dr Mamadou SANOGO" w:date="2023-10-25T18:15:00Z">
            <w:rPr>
              <w:del w:id="17294" w:author="Dr Mamadou SANOGO" w:date="2023-10-25T17:45:00Z"/>
              <w:rFonts w:ascii="Calibri Light" w:eastAsiaTheme="minorHAnsi" w:hAnsi="Calibri Light" w:cs="Calibri Light"/>
              <w:b/>
              <w:bCs/>
              <w:szCs w:val="24"/>
              <w:lang w:eastAsia="en-US"/>
            </w:rPr>
          </w:rPrChange>
        </w:rPr>
      </w:pPr>
      <w:del w:id="17295" w:author="Dr Mamadou SANOGO" w:date="2023-10-25T17:45:00Z">
        <w:r w:rsidRPr="007A4AFC" w:rsidDel="00A75F71">
          <w:rPr>
            <w:rFonts w:ascii="Calibri Light" w:eastAsiaTheme="minorHAnsi" w:hAnsi="Calibri Light" w:cs="Calibri Light"/>
            <w:b/>
            <w:bCs/>
            <w:color w:val="000000" w:themeColor="text1"/>
            <w:szCs w:val="24"/>
            <w:lang w:eastAsia="en-US"/>
            <w:rPrChange w:id="17296"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7297" w:author="Dr Mamadou SANOGO" w:date="2023-10-25T17:45:00Z"/>
          <w:rFonts w:ascii="Calibri Light" w:hAnsi="Calibri Light" w:cs="Calibri Light"/>
          <w:color w:val="000000" w:themeColor="text1"/>
          <w:szCs w:val="24"/>
          <w:rPrChange w:id="17298" w:author="Dr Mamadou SANOGO" w:date="2023-10-25T18:15:00Z">
            <w:rPr>
              <w:del w:id="17299" w:author="Dr Mamadou SANOGO" w:date="2023-10-25T17:45:00Z"/>
              <w:rFonts w:ascii="Calibri Light" w:hAnsi="Calibri Light" w:cs="Calibri Light"/>
              <w:szCs w:val="24"/>
            </w:rPr>
          </w:rPrChange>
        </w:rPr>
      </w:pPr>
      <w:del w:id="17300" w:author="Dr Mamadou SANOGO" w:date="2023-10-25T17:45:00Z">
        <w:r w:rsidRPr="007A4AFC" w:rsidDel="00A75F71">
          <w:rPr>
            <w:rFonts w:ascii="Calibri Light" w:hAnsi="Calibri Light" w:cs="Calibri Light"/>
            <w:color w:val="000000" w:themeColor="text1"/>
            <w:szCs w:val="24"/>
            <w:rPrChange w:id="17301"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7302" w:author="Dr Mamadou SANOGO" w:date="2023-10-25T17:45:00Z"/>
          <w:rFonts w:ascii="Calibri Light" w:hAnsi="Calibri Light" w:cs="Calibri Light"/>
          <w:color w:val="000000" w:themeColor="text1"/>
          <w:szCs w:val="24"/>
          <w:rPrChange w:id="17303" w:author="Dr Mamadou SANOGO" w:date="2023-10-25T18:15:00Z">
            <w:rPr>
              <w:del w:id="17304" w:author="Dr Mamadou SANOGO" w:date="2023-10-25T17:45:00Z"/>
              <w:rFonts w:ascii="Calibri Light" w:hAnsi="Calibri Light" w:cs="Calibri Light"/>
              <w:szCs w:val="24"/>
            </w:rPr>
          </w:rPrChange>
        </w:rPr>
      </w:pPr>
      <w:del w:id="17305" w:author="Dr Mamadou SANOGO" w:date="2023-10-25T17:45:00Z">
        <w:r w:rsidRPr="007A4AFC" w:rsidDel="00A75F71">
          <w:rPr>
            <w:rFonts w:ascii="Calibri Light" w:hAnsi="Calibri Light" w:cs="Calibri Light"/>
            <w:color w:val="000000" w:themeColor="text1"/>
            <w:szCs w:val="24"/>
            <w:rPrChange w:id="17306"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7307" w:author="Dr Mamadou SANOGO" w:date="2023-10-25T17:45:00Z"/>
          <w:rFonts w:ascii="Calibri Light" w:hAnsi="Calibri Light" w:cs="Calibri Light"/>
          <w:color w:val="000000" w:themeColor="text1"/>
          <w:szCs w:val="24"/>
          <w:rPrChange w:id="17308" w:author="Dr Mamadou SANOGO" w:date="2023-10-25T18:15:00Z">
            <w:rPr>
              <w:del w:id="17309" w:author="Dr Mamadou SANOGO" w:date="2023-10-25T17:45:00Z"/>
              <w:rFonts w:ascii="Calibri Light" w:hAnsi="Calibri Light" w:cs="Calibri Light"/>
              <w:szCs w:val="24"/>
            </w:rPr>
          </w:rPrChange>
        </w:rPr>
      </w:pPr>
      <w:del w:id="17310" w:author="Dr Mamadou SANOGO" w:date="2023-10-25T17:45:00Z">
        <w:r w:rsidRPr="007A4AFC" w:rsidDel="00A75F71">
          <w:rPr>
            <w:rFonts w:ascii="Calibri Light" w:hAnsi="Calibri Light" w:cs="Calibri Light"/>
            <w:color w:val="000000" w:themeColor="text1"/>
            <w:szCs w:val="24"/>
            <w:rPrChange w:id="17311"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7312" w:author="Dr Mamadou SANOGO" w:date="2023-10-25T17:45:00Z"/>
          <w:rFonts w:ascii="Calibri Light" w:hAnsi="Calibri Light" w:cs="Calibri Light"/>
          <w:color w:val="000000" w:themeColor="text1"/>
          <w:szCs w:val="24"/>
          <w:rPrChange w:id="17313" w:author="Dr Mamadou SANOGO" w:date="2023-10-25T18:15:00Z">
            <w:rPr>
              <w:del w:id="17314" w:author="Dr Mamadou SANOGO" w:date="2023-10-25T17:45:00Z"/>
              <w:rFonts w:ascii="Calibri Light" w:hAnsi="Calibri Light" w:cs="Calibri Light"/>
              <w:szCs w:val="24"/>
            </w:rPr>
          </w:rPrChange>
        </w:rPr>
      </w:pPr>
      <w:del w:id="17315" w:author="Dr Mamadou SANOGO" w:date="2023-10-25T17:45:00Z">
        <w:r w:rsidRPr="007A4AFC" w:rsidDel="00A75F71">
          <w:rPr>
            <w:rFonts w:ascii="Calibri Light" w:hAnsi="Calibri Light" w:cs="Calibri Light"/>
            <w:color w:val="000000" w:themeColor="text1"/>
            <w:szCs w:val="24"/>
            <w:rPrChange w:id="17316"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7317" w:author="Dr Mamadou SANOGO" w:date="2023-10-25T17:45:00Z"/>
          <w:rFonts w:ascii="Calibri Light" w:hAnsi="Calibri Light" w:cs="Calibri Light"/>
          <w:color w:val="000000" w:themeColor="text1"/>
          <w:szCs w:val="24"/>
          <w:rPrChange w:id="17318" w:author="Dr Mamadou SANOGO" w:date="2023-10-25T18:15:00Z">
            <w:rPr>
              <w:del w:id="17319" w:author="Dr Mamadou SANOGO" w:date="2023-10-25T17:45:00Z"/>
              <w:rFonts w:ascii="Calibri Light" w:hAnsi="Calibri Light" w:cs="Calibri Light"/>
              <w:szCs w:val="24"/>
            </w:rPr>
          </w:rPrChange>
        </w:rPr>
      </w:pPr>
      <w:del w:id="17320" w:author="Dr Mamadou SANOGO" w:date="2023-10-25T17:45:00Z">
        <w:r w:rsidRPr="007A4AFC" w:rsidDel="00A75F71">
          <w:rPr>
            <w:rFonts w:ascii="Calibri Light" w:hAnsi="Calibri Light" w:cs="Calibri Light"/>
            <w:color w:val="000000" w:themeColor="text1"/>
            <w:szCs w:val="24"/>
            <w:rPrChange w:id="17321"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7322" w:author="Dr Mamadou SANOGO" w:date="2023-10-25T17:45:00Z"/>
          <w:rFonts w:ascii="Calibri Light" w:hAnsi="Calibri Light" w:cs="Calibri Light"/>
          <w:color w:val="000000" w:themeColor="text1"/>
          <w:szCs w:val="24"/>
          <w:rPrChange w:id="17323" w:author="Dr Mamadou SANOGO" w:date="2023-10-25T18:15:00Z">
            <w:rPr>
              <w:del w:id="17324"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7325" w:author="Dr Mamadou SANOGO" w:date="2023-10-25T17:45:00Z"/>
          <w:rFonts w:ascii="Calibri Light" w:hAnsi="Calibri Light" w:cs="Calibri Light"/>
          <w:color w:val="000000" w:themeColor="text1"/>
          <w:szCs w:val="24"/>
          <w:rPrChange w:id="17326" w:author="Dr Mamadou SANOGO" w:date="2023-10-25T18:15:00Z">
            <w:rPr>
              <w:del w:id="17327" w:author="Dr Mamadou SANOGO" w:date="2023-10-25T17:45:00Z"/>
              <w:rFonts w:ascii="Calibri Light" w:hAnsi="Calibri Light" w:cs="Calibri Light"/>
              <w:szCs w:val="24"/>
            </w:rPr>
          </w:rPrChange>
        </w:rPr>
      </w:pPr>
      <w:del w:id="17328" w:author="Dr Mamadou SANOGO" w:date="2023-10-25T17:45:00Z">
        <w:r w:rsidRPr="007A4AFC" w:rsidDel="00A75F71">
          <w:rPr>
            <w:rFonts w:ascii="Calibri Light" w:hAnsi="Calibri Light" w:cs="Calibri Light"/>
            <w:color w:val="000000" w:themeColor="text1"/>
            <w:szCs w:val="24"/>
            <w:rPrChange w:id="17329"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7330" w:author="Dr Mamadou SANOGO" w:date="2023-10-25T17:45:00Z"/>
          <w:rFonts w:ascii="Calibri Light" w:hAnsi="Calibri Light" w:cs="Calibri Light"/>
          <w:color w:val="000000" w:themeColor="text1"/>
          <w:szCs w:val="24"/>
          <w:rPrChange w:id="17331" w:author="Dr Mamadou SANOGO" w:date="2023-10-25T18:15:00Z">
            <w:rPr>
              <w:del w:id="17332" w:author="Dr Mamadou SANOGO" w:date="2023-10-25T17:45:00Z"/>
              <w:rFonts w:ascii="Calibri Light" w:hAnsi="Calibri Light" w:cs="Calibri Light"/>
              <w:szCs w:val="24"/>
            </w:rPr>
          </w:rPrChange>
        </w:rPr>
      </w:pPr>
      <w:del w:id="17333" w:author="Dr Mamadou SANOGO" w:date="2023-10-25T17:45:00Z">
        <w:r w:rsidRPr="007A4AFC" w:rsidDel="00A75F71">
          <w:rPr>
            <w:rFonts w:ascii="Calibri Light" w:hAnsi="Calibri Light" w:cs="Calibri Light"/>
            <w:color w:val="000000" w:themeColor="text1"/>
            <w:szCs w:val="24"/>
            <w:rPrChange w:id="17334"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7335" w:author="Dr Mamadou SANOGO" w:date="2023-10-25T17:45:00Z"/>
          <w:rFonts w:ascii="Calibri Light" w:hAnsi="Calibri Light" w:cs="Calibri Light"/>
          <w:color w:val="000000" w:themeColor="text1"/>
          <w:szCs w:val="24"/>
          <w:rPrChange w:id="17336" w:author="Dr Mamadou SANOGO" w:date="2023-10-25T18:15:00Z">
            <w:rPr>
              <w:del w:id="17337" w:author="Dr Mamadou SANOGO" w:date="2023-10-25T17:45:00Z"/>
              <w:rFonts w:ascii="Calibri Light" w:hAnsi="Calibri Light" w:cs="Calibri Light"/>
              <w:szCs w:val="24"/>
            </w:rPr>
          </w:rPrChange>
        </w:rPr>
      </w:pPr>
      <w:del w:id="17338" w:author="Dr Mamadou SANOGO" w:date="2023-10-25T17:45:00Z">
        <w:r w:rsidRPr="007A4AFC" w:rsidDel="00A75F71">
          <w:rPr>
            <w:rFonts w:ascii="Calibri Light" w:hAnsi="Calibri Light" w:cs="Calibri Light"/>
            <w:color w:val="000000" w:themeColor="text1"/>
            <w:szCs w:val="24"/>
            <w:rPrChange w:id="1733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7340" w:author="Dr Mamadou SANOGO" w:date="2023-10-25T17:45:00Z"/>
          <w:rFonts w:ascii="Calibri Light" w:eastAsiaTheme="minorHAnsi" w:hAnsi="Calibri Light" w:cs="Calibri Light"/>
          <w:b/>
          <w:color w:val="000000" w:themeColor="text1"/>
          <w:szCs w:val="24"/>
          <w:lang w:eastAsia="en-US"/>
          <w:rPrChange w:id="17341" w:author="Dr Mamadou SANOGO" w:date="2023-10-25T18:15:00Z">
            <w:rPr>
              <w:del w:id="17342"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7343" w:author="Dr Mamadou SANOGO" w:date="2023-10-25T17:45:00Z"/>
          <w:rFonts w:ascii="Calibri Light" w:eastAsiaTheme="minorHAnsi" w:hAnsi="Calibri Light" w:cs="Calibri Light"/>
          <w:b/>
          <w:color w:val="000000" w:themeColor="text1"/>
          <w:szCs w:val="24"/>
          <w:lang w:eastAsia="en-US"/>
          <w:rPrChange w:id="17344" w:author="Dr Mamadou SANOGO" w:date="2023-10-25T18:15:00Z">
            <w:rPr>
              <w:del w:id="17345" w:author="Dr Mamadou SANOGO" w:date="2023-10-25T17:45:00Z"/>
              <w:rFonts w:ascii="Calibri Light" w:eastAsiaTheme="minorHAnsi" w:hAnsi="Calibri Light" w:cs="Calibri Light"/>
              <w:b/>
              <w:szCs w:val="24"/>
              <w:lang w:eastAsia="en-US"/>
            </w:rPr>
          </w:rPrChange>
        </w:rPr>
      </w:pPr>
      <w:del w:id="17346" w:author="Dr Mamadou SANOGO" w:date="2023-10-25T17:45:00Z">
        <w:r w:rsidRPr="007A4AFC" w:rsidDel="00A75F71">
          <w:rPr>
            <w:rFonts w:ascii="Calibri Light" w:eastAsiaTheme="minorHAnsi" w:hAnsi="Calibri Light" w:cs="Calibri Light"/>
            <w:b/>
            <w:color w:val="000000" w:themeColor="text1"/>
            <w:szCs w:val="24"/>
            <w:lang w:eastAsia="en-US"/>
            <w:rPrChange w:id="17347"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348" w:author="Dr Mamadou SANOGO" w:date="2023-10-25T17:45:00Z"/>
          <w:rFonts w:ascii="Calibri Light" w:hAnsi="Calibri Light" w:cs="Calibri Light"/>
          <w:color w:val="000000" w:themeColor="text1"/>
          <w:szCs w:val="24"/>
          <w:rPrChange w:id="17349" w:author="Dr Mamadou SANOGO" w:date="2023-10-25T18:15:00Z">
            <w:rPr>
              <w:del w:id="17350" w:author="Dr Mamadou SANOGO" w:date="2023-10-25T17:45:00Z"/>
              <w:rFonts w:ascii="Calibri Light" w:hAnsi="Calibri Light" w:cs="Calibri Light"/>
              <w:szCs w:val="24"/>
            </w:rPr>
          </w:rPrChange>
        </w:rPr>
      </w:pPr>
      <w:del w:id="17351" w:author="Dr Mamadou SANOGO" w:date="2023-10-25T17:45:00Z">
        <w:r w:rsidRPr="007A4AFC" w:rsidDel="00A75F71">
          <w:rPr>
            <w:rFonts w:ascii="Calibri Light" w:hAnsi="Calibri Light" w:cs="Calibri Light"/>
            <w:color w:val="000000" w:themeColor="text1"/>
            <w:szCs w:val="24"/>
            <w:rPrChange w:id="17352"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353" w:author="Dr Mamadou SANOGO" w:date="2023-10-25T17:45:00Z"/>
          <w:rFonts w:ascii="Calibri Light" w:hAnsi="Calibri Light" w:cs="Calibri Light"/>
          <w:color w:val="000000" w:themeColor="text1"/>
          <w:szCs w:val="24"/>
          <w:rPrChange w:id="17354" w:author="Dr Mamadou SANOGO" w:date="2023-10-25T18:15:00Z">
            <w:rPr>
              <w:del w:id="17355" w:author="Dr Mamadou SANOGO" w:date="2023-10-25T17:45:00Z"/>
              <w:rFonts w:ascii="Calibri Light" w:hAnsi="Calibri Light" w:cs="Calibri Light"/>
              <w:szCs w:val="24"/>
            </w:rPr>
          </w:rPrChange>
        </w:rPr>
      </w:pPr>
      <w:del w:id="17356" w:author="Dr Mamadou SANOGO" w:date="2023-10-25T17:45:00Z">
        <w:r w:rsidRPr="007A4AFC" w:rsidDel="00A75F71">
          <w:rPr>
            <w:rFonts w:ascii="Calibri Light" w:hAnsi="Calibri Light" w:cs="Calibri Light"/>
            <w:color w:val="000000" w:themeColor="text1"/>
            <w:szCs w:val="24"/>
            <w:rPrChange w:id="17357"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358" w:author="Dr Mamadou SANOGO" w:date="2023-10-25T17:45:00Z"/>
          <w:rFonts w:ascii="Calibri Light" w:hAnsi="Calibri Light" w:cs="Calibri Light"/>
          <w:color w:val="000000" w:themeColor="text1"/>
          <w:szCs w:val="24"/>
          <w:rPrChange w:id="17359" w:author="Dr Mamadou SANOGO" w:date="2023-10-25T18:15:00Z">
            <w:rPr>
              <w:del w:id="17360" w:author="Dr Mamadou SANOGO" w:date="2023-10-25T17:45:00Z"/>
              <w:rFonts w:ascii="Calibri Light" w:hAnsi="Calibri Light" w:cs="Calibri Light"/>
              <w:szCs w:val="24"/>
            </w:rPr>
          </w:rPrChange>
        </w:rPr>
      </w:pPr>
      <w:del w:id="17361" w:author="Dr Mamadou SANOGO" w:date="2023-10-25T17:45:00Z">
        <w:r w:rsidRPr="007A4AFC" w:rsidDel="00A75F71">
          <w:rPr>
            <w:rFonts w:ascii="Calibri Light" w:hAnsi="Calibri Light" w:cs="Calibri Light"/>
            <w:color w:val="000000" w:themeColor="text1"/>
            <w:szCs w:val="24"/>
            <w:rPrChange w:id="17362"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363" w:author="Dr Mamadou SANOGO" w:date="2023-10-25T17:45:00Z"/>
          <w:rFonts w:ascii="Calibri Light" w:hAnsi="Calibri Light" w:cs="Calibri Light"/>
          <w:color w:val="000000" w:themeColor="text1"/>
          <w:szCs w:val="24"/>
          <w:rPrChange w:id="17364" w:author="Dr Mamadou SANOGO" w:date="2023-10-25T18:15:00Z">
            <w:rPr>
              <w:del w:id="17365" w:author="Dr Mamadou SANOGO" w:date="2023-10-25T17:45:00Z"/>
              <w:rFonts w:ascii="Calibri Light" w:hAnsi="Calibri Light" w:cs="Calibri Light"/>
              <w:szCs w:val="24"/>
            </w:rPr>
          </w:rPrChange>
        </w:rPr>
      </w:pPr>
      <w:del w:id="17366" w:author="Dr Mamadou SANOGO" w:date="2023-10-25T17:45:00Z">
        <w:r w:rsidRPr="007A4AFC" w:rsidDel="00A75F71">
          <w:rPr>
            <w:rFonts w:ascii="Calibri Light" w:hAnsi="Calibri Light" w:cs="Calibri Light"/>
            <w:color w:val="000000" w:themeColor="text1"/>
            <w:szCs w:val="24"/>
            <w:rPrChange w:id="17367"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368" w:author="Dr Mamadou SANOGO" w:date="2023-10-25T17:45:00Z"/>
          <w:rFonts w:ascii="Calibri Light" w:hAnsi="Calibri Light" w:cs="Calibri Light"/>
          <w:color w:val="000000" w:themeColor="text1"/>
          <w:szCs w:val="24"/>
          <w:rPrChange w:id="17369" w:author="Dr Mamadou SANOGO" w:date="2023-10-25T18:15:00Z">
            <w:rPr>
              <w:del w:id="17370" w:author="Dr Mamadou SANOGO" w:date="2023-10-25T17:45:00Z"/>
              <w:rFonts w:ascii="Calibri Light" w:hAnsi="Calibri Light" w:cs="Calibri Light"/>
              <w:szCs w:val="24"/>
            </w:rPr>
          </w:rPrChange>
        </w:rPr>
      </w:pPr>
      <w:del w:id="17371" w:author="Dr Mamadou SANOGO" w:date="2023-10-25T17:45:00Z">
        <w:r w:rsidRPr="007A4AFC" w:rsidDel="00A75F71">
          <w:rPr>
            <w:rFonts w:ascii="Calibri Light" w:hAnsi="Calibri Light" w:cs="Calibri Light"/>
            <w:color w:val="000000" w:themeColor="text1"/>
            <w:szCs w:val="24"/>
            <w:rPrChange w:id="17372"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373" w:author="Dr Mamadou SANOGO" w:date="2023-10-25T17:45:00Z"/>
          <w:rFonts w:ascii="Calibri Light" w:hAnsi="Calibri Light" w:cs="Calibri Light"/>
          <w:color w:val="000000" w:themeColor="text1"/>
          <w:szCs w:val="24"/>
          <w:rPrChange w:id="17374" w:author="Dr Mamadou SANOGO" w:date="2023-10-25T18:15:00Z">
            <w:rPr>
              <w:del w:id="17375" w:author="Dr Mamadou SANOGO" w:date="2023-10-25T17:45:00Z"/>
              <w:rFonts w:ascii="Calibri Light" w:hAnsi="Calibri Light" w:cs="Calibri Light"/>
              <w:szCs w:val="24"/>
            </w:rPr>
          </w:rPrChange>
        </w:rPr>
      </w:pPr>
      <w:del w:id="17376" w:author="Dr Mamadou SANOGO" w:date="2023-10-25T17:45:00Z">
        <w:r w:rsidRPr="007A4AFC" w:rsidDel="00A75F71">
          <w:rPr>
            <w:rFonts w:ascii="Calibri Light" w:hAnsi="Calibri Light" w:cs="Calibri Light"/>
            <w:color w:val="000000" w:themeColor="text1"/>
            <w:szCs w:val="24"/>
            <w:rPrChange w:id="17377"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378" w:author="Dr Mamadou SANOGO" w:date="2023-10-25T17:45:00Z"/>
          <w:rFonts w:ascii="Calibri Light" w:hAnsi="Calibri Light" w:cs="Calibri Light"/>
          <w:color w:val="000000" w:themeColor="text1"/>
          <w:szCs w:val="24"/>
          <w:rPrChange w:id="17379" w:author="Dr Mamadou SANOGO" w:date="2023-10-25T18:15:00Z">
            <w:rPr>
              <w:del w:id="17380" w:author="Dr Mamadou SANOGO" w:date="2023-10-25T17:45:00Z"/>
              <w:rFonts w:ascii="Calibri Light" w:hAnsi="Calibri Light" w:cs="Calibri Light"/>
              <w:szCs w:val="24"/>
            </w:rPr>
          </w:rPrChange>
        </w:rPr>
      </w:pPr>
      <w:del w:id="17381" w:author="Dr Mamadou SANOGO" w:date="2023-10-25T17:45:00Z">
        <w:r w:rsidRPr="007A4AFC" w:rsidDel="00A75F71">
          <w:rPr>
            <w:rFonts w:ascii="Calibri Light" w:hAnsi="Calibri Light" w:cs="Calibri Light"/>
            <w:color w:val="000000" w:themeColor="text1"/>
            <w:szCs w:val="24"/>
            <w:rPrChange w:id="17382"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383" w:author="Dr Mamadou SANOGO" w:date="2023-10-25T17:45:00Z"/>
          <w:rFonts w:ascii="Calibri Light" w:hAnsi="Calibri Light" w:cs="Calibri Light"/>
          <w:color w:val="000000" w:themeColor="text1"/>
          <w:szCs w:val="24"/>
          <w:rPrChange w:id="17384" w:author="Dr Mamadou SANOGO" w:date="2023-10-25T18:15:00Z">
            <w:rPr>
              <w:del w:id="17385" w:author="Dr Mamadou SANOGO" w:date="2023-10-25T17:45:00Z"/>
              <w:rFonts w:ascii="Calibri Light" w:hAnsi="Calibri Light" w:cs="Calibri Light"/>
              <w:szCs w:val="24"/>
            </w:rPr>
          </w:rPrChange>
        </w:rPr>
      </w:pPr>
      <w:del w:id="17386" w:author="Dr Mamadou SANOGO" w:date="2023-10-25T17:45:00Z">
        <w:r w:rsidRPr="007A4AFC" w:rsidDel="00A75F71">
          <w:rPr>
            <w:rFonts w:ascii="Calibri Light" w:hAnsi="Calibri Light" w:cs="Calibri Light"/>
            <w:color w:val="000000" w:themeColor="text1"/>
            <w:szCs w:val="24"/>
            <w:rPrChange w:id="1738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388" w:author="Dr Mamadou SANOGO" w:date="2023-10-25T17:45:00Z"/>
          <w:rFonts w:ascii="Calibri Light" w:hAnsi="Calibri Light" w:cs="Calibri Light"/>
          <w:color w:val="000000" w:themeColor="text1"/>
          <w:szCs w:val="24"/>
          <w:rPrChange w:id="17389" w:author="Dr Mamadou SANOGO" w:date="2023-10-25T18:15:00Z">
            <w:rPr>
              <w:del w:id="17390" w:author="Dr Mamadou SANOGO" w:date="2023-10-25T17:45:00Z"/>
              <w:rFonts w:ascii="Calibri Light" w:hAnsi="Calibri Light" w:cs="Calibri Light"/>
              <w:szCs w:val="24"/>
            </w:rPr>
          </w:rPrChange>
        </w:rPr>
      </w:pPr>
      <w:del w:id="17391" w:author="Dr Mamadou SANOGO" w:date="2023-10-25T17:45:00Z">
        <w:r w:rsidRPr="007A4AFC" w:rsidDel="00A75F71">
          <w:rPr>
            <w:rFonts w:ascii="Calibri Light" w:hAnsi="Calibri Light" w:cs="Calibri Light"/>
            <w:color w:val="000000" w:themeColor="text1"/>
            <w:szCs w:val="24"/>
            <w:rPrChange w:id="17392"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393" w:author="Dr Mamadou SANOGO" w:date="2023-10-25T17:45:00Z"/>
          <w:rFonts w:ascii="Calibri Light" w:hAnsi="Calibri Light" w:cs="Calibri Light"/>
          <w:color w:val="000000" w:themeColor="text1"/>
          <w:szCs w:val="24"/>
          <w:rPrChange w:id="17394" w:author="Dr Mamadou SANOGO" w:date="2023-10-25T18:15:00Z">
            <w:rPr>
              <w:del w:id="17395" w:author="Dr Mamadou SANOGO" w:date="2023-10-25T17:45:00Z"/>
              <w:rFonts w:ascii="Calibri Light" w:hAnsi="Calibri Light" w:cs="Calibri Light"/>
              <w:szCs w:val="24"/>
            </w:rPr>
          </w:rPrChange>
        </w:rPr>
      </w:pPr>
      <w:del w:id="17396" w:author="Dr Mamadou SANOGO" w:date="2023-10-25T17:45:00Z">
        <w:r w:rsidRPr="007A4AFC" w:rsidDel="00A75F71">
          <w:rPr>
            <w:rFonts w:ascii="Calibri Light" w:hAnsi="Calibri Light" w:cs="Calibri Light"/>
            <w:color w:val="000000" w:themeColor="text1"/>
            <w:szCs w:val="24"/>
            <w:rPrChange w:id="17397"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398" w:author="Dr Mamadou SANOGO" w:date="2023-10-25T17:45:00Z"/>
          <w:rFonts w:ascii="Calibri Light" w:hAnsi="Calibri Light" w:cs="Calibri Light"/>
          <w:color w:val="000000" w:themeColor="text1"/>
          <w:szCs w:val="24"/>
          <w:rPrChange w:id="17399" w:author="Dr Mamadou SANOGO" w:date="2023-10-25T18:15:00Z">
            <w:rPr>
              <w:del w:id="17400" w:author="Dr Mamadou SANOGO" w:date="2023-10-25T17:45:00Z"/>
              <w:rFonts w:ascii="Calibri Light" w:hAnsi="Calibri Light" w:cs="Calibri Light"/>
              <w:szCs w:val="24"/>
            </w:rPr>
          </w:rPrChange>
        </w:rPr>
      </w:pPr>
      <w:del w:id="17401" w:author="Dr Mamadou SANOGO" w:date="2023-10-25T17:45:00Z">
        <w:r w:rsidRPr="007A4AFC" w:rsidDel="00A75F71">
          <w:rPr>
            <w:rFonts w:ascii="Calibri Light" w:hAnsi="Calibri Light" w:cs="Calibri Light"/>
            <w:color w:val="000000" w:themeColor="text1"/>
            <w:szCs w:val="24"/>
            <w:rPrChange w:id="17402"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403" w:author="Dr Mamadou SANOGO" w:date="2023-10-25T17:45:00Z"/>
          <w:rFonts w:ascii="Calibri Light" w:eastAsiaTheme="minorHAnsi" w:hAnsi="Calibri Light" w:cs="Calibri Light"/>
          <w:b/>
          <w:bCs/>
          <w:color w:val="000000" w:themeColor="text1"/>
          <w:szCs w:val="24"/>
          <w:lang w:eastAsia="en-US"/>
          <w:rPrChange w:id="17404" w:author="Dr Mamadou SANOGO" w:date="2023-10-25T18:15:00Z">
            <w:rPr>
              <w:del w:id="17405"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406" w:author="Dr Mamadou SANOGO" w:date="2023-10-25T17:45:00Z"/>
          <w:rFonts w:ascii="Calibri Light" w:eastAsiaTheme="minorHAnsi" w:hAnsi="Calibri Light" w:cs="Calibri Light"/>
          <w:color w:val="000000" w:themeColor="text1"/>
          <w:szCs w:val="24"/>
          <w:lang w:eastAsia="en-US"/>
          <w:rPrChange w:id="17407" w:author="Dr Mamadou SANOGO" w:date="2023-10-25T18:15:00Z">
            <w:rPr>
              <w:del w:id="17408" w:author="Dr Mamadou SANOGO" w:date="2023-10-25T17:45:00Z"/>
              <w:rFonts w:ascii="Calibri Light" w:eastAsiaTheme="minorHAnsi" w:hAnsi="Calibri Light" w:cs="Calibri Light"/>
              <w:szCs w:val="24"/>
              <w:lang w:eastAsia="en-US"/>
            </w:rPr>
          </w:rPrChange>
        </w:rPr>
      </w:pPr>
      <w:del w:id="17409" w:author="Dr Mamadou SANOGO" w:date="2023-10-25T17:45:00Z">
        <w:r w:rsidRPr="007A4AFC" w:rsidDel="00A75F71">
          <w:rPr>
            <w:rFonts w:ascii="Calibri Light" w:eastAsiaTheme="minorHAnsi" w:hAnsi="Calibri Light" w:cs="Calibri Light"/>
            <w:b/>
            <w:bCs/>
            <w:color w:val="000000" w:themeColor="text1"/>
            <w:szCs w:val="24"/>
            <w:lang w:eastAsia="en-US"/>
            <w:rPrChange w:id="17410"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411" w:author="Dr Mamadou SANOGO" w:date="2023-10-25T17:45:00Z"/>
          <w:rFonts w:ascii="Calibri Light" w:eastAsiaTheme="minorHAnsi" w:hAnsi="Calibri Light" w:cs="Calibri Light"/>
          <w:color w:val="000000" w:themeColor="text1"/>
          <w:szCs w:val="24"/>
          <w:lang w:eastAsia="en-US"/>
          <w:rPrChange w:id="17412" w:author="Dr Mamadou SANOGO" w:date="2023-10-25T18:15:00Z">
            <w:rPr>
              <w:del w:id="17413" w:author="Dr Mamadou SANOGO" w:date="2023-10-25T17:45:00Z"/>
              <w:rFonts w:ascii="Calibri Light" w:eastAsiaTheme="minorHAnsi" w:hAnsi="Calibri Light" w:cs="Calibri Light"/>
              <w:szCs w:val="24"/>
              <w:lang w:eastAsia="en-US"/>
            </w:rPr>
          </w:rPrChange>
        </w:rPr>
      </w:pPr>
      <w:del w:id="17414" w:author="Dr Mamadou SANOGO" w:date="2023-10-25T17:45:00Z">
        <w:r w:rsidRPr="007A4AFC" w:rsidDel="00A75F71">
          <w:rPr>
            <w:rFonts w:ascii="Calibri Light" w:hAnsi="Calibri Light" w:cs="Calibri Light"/>
            <w:color w:val="000000" w:themeColor="text1"/>
            <w:szCs w:val="24"/>
            <w:rPrChange w:id="17415"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416" w:author="Dr Mamadou SANOGO" w:date="2023-10-25T17:45:00Z"/>
          <w:rFonts w:ascii="Calibri Light" w:hAnsi="Calibri Light" w:cs="Calibri Light"/>
          <w:color w:val="000000" w:themeColor="text1"/>
          <w:szCs w:val="24"/>
          <w:rPrChange w:id="17417" w:author="Dr Mamadou SANOGO" w:date="2023-10-25T18:15:00Z">
            <w:rPr>
              <w:del w:id="17418"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419" w:author="Dr Mamadou SANOGO" w:date="2023-10-25T17:45:00Z"/>
          <w:rFonts w:ascii="Calibri Light" w:hAnsi="Calibri Light" w:cs="Calibri Light"/>
          <w:color w:val="000000" w:themeColor="text1"/>
          <w:szCs w:val="24"/>
          <w:rPrChange w:id="17420" w:author="Dr Mamadou SANOGO" w:date="2023-10-25T18:15:00Z">
            <w:rPr>
              <w:del w:id="17421" w:author="Dr Mamadou SANOGO" w:date="2023-10-25T17:45:00Z"/>
              <w:rFonts w:ascii="Calibri Light" w:hAnsi="Calibri Light" w:cs="Calibri Light"/>
              <w:szCs w:val="24"/>
            </w:rPr>
          </w:rPrChange>
        </w:rPr>
      </w:pPr>
      <w:del w:id="17422" w:author="Dr Mamadou SANOGO" w:date="2023-10-25T17:45:00Z">
        <w:r w:rsidRPr="007A4AFC" w:rsidDel="00A75F71">
          <w:rPr>
            <w:rFonts w:ascii="Calibri Light" w:hAnsi="Calibri Light" w:cs="Calibri Light"/>
            <w:color w:val="000000" w:themeColor="text1"/>
            <w:szCs w:val="24"/>
            <w:rPrChange w:id="17423"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424" w:author="Dr Mamadou SANOGO" w:date="2023-10-25T17:45:00Z"/>
          <w:rFonts w:ascii="Calibri Light" w:hAnsi="Calibri Light" w:cs="Calibri Light"/>
          <w:color w:val="000000" w:themeColor="text1"/>
          <w:szCs w:val="24"/>
          <w:rPrChange w:id="17425" w:author="Dr Mamadou SANOGO" w:date="2023-10-25T18:15:00Z">
            <w:rPr>
              <w:del w:id="17426" w:author="Dr Mamadou SANOGO" w:date="2023-10-25T17:45:00Z"/>
              <w:rFonts w:ascii="Calibri Light" w:hAnsi="Calibri Light" w:cs="Calibri Light"/>
              <w:szCs w:val="24"/>
            </w:rPr>
          </w:rPrChange>
        </w:rPr>
      </w:pPr>
      <w:del w:id="17427" w:author="Dr Mamadou SANOGO" w:date="2023-10-25T17:45:00Z">
        <w:r w:rsidRPr="007A4AFC" w:rsidDel="00A75F71">
          <w:rPr>
            <w:rFonts w:ascii="Calibri Light" w:hAnsi="Calibri Light" w:cs="Calibri Light"/>
            <w:color w:val="000000" w:themeColor="text1"/>
            <w:szCs w:val="24"/>
            <w:rPrChange w:id="17428"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429" w:author="Dr Mamadou SANOGO" w:date="2023-10-25T17:45:00Z"/>
          <w:rFonts w:ascii="Calibri Light" w:hAnsi="Calibri Light" w:cs="Calibri Light"/>
          <w:color w:val="000000" w:themeColor="text1"/>
          <w:szCs w:val="24"/>
          <w:rPrChange w:id="17430" w:author="Dr Mamadou SANOGO" w:date="2023-10-25T18:15:00Z">
            <w:rPr>
              <w:del w:id="17431" w:author="Dr Mamadou SANOGO" w:date="2023-10-25T17:45:00Z"/>
              <w:rFonts w:ascii="Calibri Light" w:hAnsi="Calibri Light" w:cs="Calibri Light"/>
              <w:szCs w:val="24"/>
            </w:rPr>
          </w:rPrChange>
        </w:rPr>
      </w:pPr>
      <w:del w:id="17432" w:author="Dr Mamadou SANOGO" w:date="2023-10-25T17:45:00Z">
        <w:r w:rsidRPr="007A4AFC" w:rsidDel="00A75F71">
          <w:rPr>
            <w:rFonts w:ascii="Calibri Light" w:hAnsi="Calibri Light" w:cs="Calibri Light"/>
            <w:color w:val="000000" w:themeColor="text1"/>
            <w:szCs w:val="24"/>
            <w:rPrChange w:id="1743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434" w:author="Dr Mamadou SANOGO" w:date="2023-10-25T17:45:00Z"/>
          <w:rFonts w:ascii="Calibri Light" w:hAnsi="Calibri Light" w:cs="Calibri Light"/>
          <w:color w:val="000000" w:themeColor="text1"/>
          <w:szCs w:val="24"/>
          <w:rPrChange w:id="17435" w:author="Dr Mamadou SANOGO" w:date="2023-10-25T18:15:00Z">
            <w:rPr>
              <w:del w:id="17436" w:author="Dr Mamadou SANOGO" w:date="2023-10-25T17:45:00Z"/>
              <w:rFonts w:ascii="Calibri Light" w:hAnsi="Calibri Light" w:cs="Calibri Light"/>
              <w:szCs w:val="24"/>
            </w:rPr>
          </w:rPrChange>
        </w:rPr>
      </w:pPr>
      <w:del w:id="17437" w:author="Dr Mamadou SANOGO" w:date="2023-10-25T17:45:00Z">
        <w:r w:rsidRPr="007A4AFC" w:rsidDel="00A75F71">
          <w:rPr>
            <w:rFonts w:ascii="Calibri Light" w:hAnsi="Calibri Light" w:cs="Calibri Light"/>
            <w:color w:val="000000" w:themeColor="text1"/>
            <w:szCs w:val="24"/>
            <w:rPrChange w:id="17438"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439" w:author="Dr Mamadou SANOGO" w:date="2023-10-25T17:45:00Z"/>
          <w:rFonts w:ascii="Calibri Light" w:hAnsi="Calibri Light" w:cs="Calibri Light"/>
          <w:color w:val="000000" w:themeColor="text1"/>
          <w:szCs w:val="24"/>
          <w:rPrChange w:id="17440" w:author="Dr Mamadou SANOGO" w:date="2023-10-25T18:15:00Z">
            <w:rPr>
              <w:del w:id="17441" w:author="Dr Mamadou SANOGO" w:date="2023-10-25T17:45:00Z"/>
              <w:rFonts w:ascii="Calibri Light" w:hAnsi="Calibri Light" w:cs="Calibri Light"/>
              <w:szCs w:val="24"/>
            </w:rPr>
          </w:rPrChange>
        </w:rPr>
      </w:pPr>
      <w:del w:id="17442" w:author="Dr Mamadou SANOGO" w:date="2023-10-25T17:45:00Z">
        <w:r w:rsidRPr="007A4AFC" w:rsidDel="00A75F71">
          <w:rPr>
            <w:rFonts w:ascii="Calibri Light" w:hAnsi="Calibri Light" w:cs="Calibri Light"/>
            <w:color w:val="000000" w:themeColor="text1"/>
            <w:szCs w:val="24"/>
            <w:rPrChange w:id="17443"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444" w:author="Dr Mamadou SANOGO" w:date="2023-10-25T17:45:00Z"/>
          <w:rFonts w:ascii="Calibri Light" w:hAnsi="Calibri Light" w:cs="Calibri Light"/>
          <w:color w:val="000000" w:themeColor="text1"/>
          <w:szCs w:val="24"/>
          <w:rPrChange w:id="17445" w:author="Dr Mamadou SANOGO" w:date="2023-10-25T18:15:00Z">
            <w:rPr>
              <w:del w:id="17446" w:author="Dr Mamadou SANOGO" w:date="2023-10-25T17:45:00Z"/>
              <w:rFonts w:ascii="Calibri Light" w:hAnsi="Calibri Light" w:cs="Calibri Light"/>
              <w:szCs w:val="24"/>
            </w:rPr>
          </w:rPrChange>
        </w:rPr>
      </w:pPr>
      <w:del w:id="17447" w:author="Dr Mamadou SANOGO" w:date="2023-10-25T17:45:00Z">
        <w:r w:rsidRPr="007A4AFC" w:rsidDel="00A75F71">
          <w:rPr>
            <w:rFonts w:ascii="Calibri Light" w:hAnsi="Calibri Light" w:cs="Calibri Light"/>
            <w:color w:val="000000" w:themeColor="text1"/>
            <w:szCs w:val="24"/>
            <w:rPrChange w:id="17448"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449" w:author="Dr Mamadou SANOGO" w:date="2023-10-25T17:45:00Z"/>
          <w:rFonts w:ascii="Calibri Light" w:hAnsi="Calibri Light" w:cs="Calibri Light"/>
          <w:color w:val="000000" w:themeColor="text1"/>
          <w:szCs w:val="24"/>
          <w:rPrChange w:id="17450" w:author="Dr Mamadou SANOGO" w:date="2023-10-25T18:15:00Z">
            <w:rPr>
              <w:del w:id="17451" w:author="Dr Mamadou SANOGO" w:date="2023-10-25T17:45:00Z"/>
              <w:rFonts w:ascii="Calibri Light" w:hAnsi="Calibri Light" w:cs="Calibri Light"/>
              <w:szCs w:val="24"/>
            </w:rPr>
          </w:rPrChange>
        </w:rPr>
      </w:pPr>
      <w:del w:id="17452" w:author="Dr Mamadou SANOGO" w:date="2023-10-25T17:45:00Z">
        <w:r w:rsidRPr="007A4AFC" w:rsidDel="00A75F71">
          <w:rPr>
            <w:rFonts w:ascii="Calibri Light" w:hAnsi="Calibri Light" w:cs="Calibri Light"/>
            <w:color w:val="000000" w:themeColor="text1"/>
            <w:szCs w:val="24"/>
            <w:rPrChange w:id="17453"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454" w:author="Dr Mamadou SANOGO" w:date="2023-10-25T17:45:00Z"/>
          <w:rFonts w:ascii="Calibri Light" w:hAnsi="Calibri Light" w:cs="Calibri Light"/>
          <w:color w:val="000000" w:themeColor="text1"/>
          <w:szCs w:val="24"/>
          <w:rPrChange w:id="17455" w:author="Dr Mamadou SANOGO" w:date="2023-10-25T18:15:00Z">
            <w:rPr>
              <w:del w:id="17456" w:author="Dr Mamadou SANOGO" w:date="2023-10-25T17:45:00Z"/>
              <w:rFonts w:ascii="Calibri Light" w:hAnsi="Calibri Light" w:cs="Calibri Light"/>
              <w:szCs w:val="24"/>
            </w:rPr>
          </w:rPrChange>
        </w:rPr>
      </w:pPr>
      <w:del w:id="17457" w:author="Dr Mamadou SANOGO" w:date="2023-10-25T17:45:00Z">
        <w:r w:rsidRPr="007A4AFC" w:rsidDel="00A75F71">
          <w:rPr>
            <w:rFonts w:ascii="Calibri Light" w:hAnsi="Calibri Light" w:cs="Calibri Light"/>
            <w:color w:val="000000" w:themeColor="text1"/>
            <w:szCs w:val="24"/>
            <w:rPrChange w:id="17458"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459" w:author="Dr Mamadou SANOGO" w:date="2023-10-25T17:45:00Z"/>
          <w:rFonts w:ascii="Calibri Light" w:eastAsiaTheme="minorHAnsi" w:hAnsi="Calibri Light" w:cs="Calibri Light"/>
          <w:color w:val="000000" w:themeColor="text1"/>
          <w:szCs w:val="24"/>
          <w:lang w:eastAsia="en-US"/>
          <w:rPrChange w:id="17460" w:author="Dr Mamadou SANOGO" w:date="2023-10-25T18:15:00Z">
            <w:rPr>
              <w:del w:id="17461"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462" w:author="Dr Mamadou SANOGO" w:date="2023-10-25T17:45:00Z"/>
          <w:rFonts w:ascii="Calibri Light" w:hAnsi="Calibri Light" w:cs="Calibri Light"/>
          <w:color w:val="000000" w:themeColor="text1"/>
          <w:szCs w:val="24"/>
          <w:rPrChange w:id="17463" w:author="Dr Mamadou SANOGO" w:date="2023-10-25T18:15:00Z">
            <w:rPr>
              <w:del w:id="17464" w:author="Dr Mamadou SANOGO" w:date="2023-10-25T17:45:00Z"/>
              <w:rFonts w:ascii="Calibri Light" w:hAnsi="Calibri Light" w:cs="Calibri Light"/>
              <w:szCs w:val="24"/>
            </w:rPr>
          </w:rPrChange>
        </w:rPr>
      </w:pPr>
      <w:del w:id="17465" w:author="Dr Mamadou SANOGO" w:date="2023-10-25T17:45:00Z">
        <w:r w:rsidRPr="007A4AFC" w:rsidDel="00A75F71">
          <w:rPr>
            <w:rFonts w:ascii="Calibri Light" w:hAnsi="Calibri Light" w:cs="Calibri Light"/>
            <w:b/>
            <w:bCs/>
            <w:color w:val="000000" w:themeColor="text1"/>
            <w:szCs w:val="24"/>
            <w:rPrChange w:id="17466"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467"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468" w:author="Dr Mamadou SANOGO" w:date="2023-10-25T17:45:00Z"/>
          <w:rFonts w:ascii="Calibri Light" w:hAnsi="Calibri Light" w:cs="Calibri Light"/>
          <w:b/>
          <w:bCs/>
          <w:color w:val="000000" w:themeColor="text1"/>
          <w:szCs w:val="24"/>
          <w:rPrChange w:id="17469" w:author="Dr Mamadou SANOGO" w:date="2023-10-25T18:15:00Z">
            <w:rPr>
              <w:del w:id="17470" w:author="Dr Mamadou SANOGO" w:date="2023-10-25T17:45:00Z"/>
              <w:rFonts w:ascii="Calibri Light" w:hAnsi="Calibri Light" w:cs="Calibri Light"/>
              <w:b/>
              <w:bCs/>
              <w:szCs w:val="24"/>
            </w:rPr>
          </w:rPrChange>
        </w:rPr>
      </w:pPr>
      <w:del w:id="17471" w:author="Dr Mamadou SANOGO" w:date="2023-10-25T17:45:00Z">
        <w:r w:rsidRPr="007A4AFC" w:rsidDel="00A75F71">
          <w:rPr>
            <w:rFonts w:ascii="Calibri Light" w:hAnsi="Calibri Light" w:cs="Calibri Light"/>
            <w:b/>
            <w:bCs/>
            <w:color w:val="000000" w:themeColor="text1"/>
            <w:szCs w:val="24"/>
            <w:rPrChange w:id="17472"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473" w:author="Dr Mamadou SANOGO" w:date="2023-10-25T17:45:00Z"/>
          <w:rFonts w:ascii="Calibri Light" w:hAnsi="Calibri Light" w:cs="Calibri Light"/>
          <w:color w:val="000000" w:themeColor="text1"/>
          <w:szCs w:val="24"/>
          <w:rPrChange w:id="17474" w:author="Dr Mamadou SANOGO" w:date="2023-10-25T18:15:00Z">
            <w:rPr>
              <w:del w:id="17475" w:author="Dr Mamadou SANOGO" w:date="2023-10-25T17:45:00Z"/>
              <w:rFonts w:ascii="Calibri Light" w:hAnsi="Calibri Light" w:cs="Calibri Light"/>
              <w:szCs w:val="24"/>
            </w:rPr>
          </w:rPrChange>
        </w:rPr>
      </w:pPr>
      <w:del w:id="17476" w:author="Dr Mamadou SANOGO" w:date="2023-10-25T17:45:00Z">
        <w:r w:rsidRPr="007A4AFC" w:rsidDel="00A75F71">
          <w:rPr>
            <w:rFonts w:ascii="Calibri Light" w:hAnsi="Calibri Light" w:cs="Calibri Light"/>
            <w:color w:val="000000" w:themeColor="text1"/>
            <w:szCs w:val="24"/>
            <w:rPrChange w:id="17477"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478" w:author="Dr Mamadou SANOGO" w:date="2023-10-25T17:45:00Z"/>
          <w:rFonts w:ascii="Calibri Light" w:hAnsi="Calibri Light" w:cs="Calibri Light"/>
          <w:color w:val="000000" w:themeColor="text1"/>
          <w:szCs w:val="24"/>
          <w:rPrChange w:id="17479" w:author="Dr Mamadou SANOGO" w:date="2023-10-25T18:15:00Z">
            <w:rPr>
              <w:del w:id="17480" w:author="Dr Mamadou SANOGO" w:date="2023-10-25T17:45:00Z"/>
              <w:rFonts w:ascii="Calibri Light" w:hAnsi="Calibri Light" w:cs="Calibri Light"/>
              <w:szCs w:val="24"/>
            </w:rPr>
          </w:rPrChange>
        </w:rPr>
      </w:pPr>
      <w:del w:id="17481" w:author="Dr Mamadou SANOGO" w:date="2023-10-25T17:45:00Z">
        <w:r w:rsidRPr="007A4AFC" w:rsidDel="00A75F71">
          <w:rPr>
            <w:rFonts w:ascii="Calibri Light" w:hAnsi="Calibri Light" w:cs="Calibri Light"/>
            <w:color w:val="000000" w:themeColor="text1"/>
            <w:szCs w:val="24"/>
            <w:rPrChange w:id="17482"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483" w:author="Dr Mamadou SANOGO" w:date="2023-10-25T17:45:00Z"/>
          <w:rFonts w:ascii="Calibri Light" w:hAnsi="Calibri Light" w:cs="Calibri Light"/>
          <w:color w:val="000000" w:themeColor="text1"/>
          <w:szCs w:val="24"/>
          <w:rPrChange w:id="17484" w:author="Dr Mamadou SANOGO" w:date="2023-10-25T18:15:00Z">
            <w:rPr>
              <w:del w:id="17485" w:author="Dr Mamadou SANOGO" w:date="2023-10-25T17:45:00Z"/>
              <w:rFonts w:ascii="Calibri Light" w:hAnsi="Calibri Light" w:cs="Calibri Light"/>
              <w:szCs w:val="24"/>
            </w:rPr>
          </w:rPrChange>
        </w:rPr>
      </w:pPr>
      <w:del w:id="17486" w:author="Dr Mamadou SANOGO" w:date="2023-10-25T17:45:00Z">
        <w:r w:rsidRPr="007A4AFC" w:rsidDel="00A75F71">
          <w:rPr>
            <w:rFonts w:ascii="Calibri Light" w:hAnsi="Calibri Light" w:cs="Calibri Light"/>
            <w:color w:val="000000" w:themeColor="text1"/>
            <w:szCs w:val="24"/>
            <w:rPrChange w:id="17487"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488" w:author="Dr Mamadou SANOGO" w:date="2023-10-25T17:45:00Z"/>
          <w:rFonts w:ascii="Calibri Light" w:hAnsi="Calibri Light" w:cs="Calibri Light"/>
          <w:color w:val="000000" w:themeColor="text1"/>
          <w:szCs w:val="24"/>
          <w:rPrChange w:id="17489" w:author="Dr Mamadou SANOGO" w:date="2023-10-25T18:15:00Z">
            <w:rPr>
              <w:del w:id="17490" w:author="Dr Mamadou SANOGO" w:date="2023-10-25T17:45:00Z"/>
              <w:rFonts w:ascii="Calibri Light" w:hAnsi="Calibri Light" w:cs="Calibri Light"/>
              <w:szCs w:val="24"/>
            </w:rPr>
          </w:rPrChange>
        </w:rPr>
      </w:pPr>
      <w:del w:id="17491" w:author="Dr Mamadou SANOGO" w:date="2023-10-25T17:45:00Z">
        <w:r w:rsidRPr="007A4AFC" w:rsidDel="00A75F71">
          <w:rPr>
            <w:rFonts w:ascii="Calibri Light" w:hAnsi="Calibri Light" w:cs="Calibri Light"/>
            <w:color w:val="000000" w:themeColor="text1"/>
            <w:szCs w:val="24"/>
            <w:rPrChange w:id="17492"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493" w:author="Dr Mamadou SANOGO" w:date="2023-10-25T17:45:00Z"/>
          <w:rFonts w:ascii="Calibri Light" w:hAnsi="Calibri Light" w:cs="Calibri Light"/>
          <w:color w:val="000000" w:themeColor="text1"/>
          <w:szCs w:val="24"/>
          <w:rPrChange w:id="17494" w:author="Dr Mamadou SANOGO" w:date="2023-10-25T18:15:00Z">
            <w:rPr>
              <w:del w:id="17495" w:author="Dr Mamadou SANOGO" w:date="2023-10-25T17:45:00Z"/>
              <w:rFonts w:ascii="Calibri Light" w:hAnsi="Calibri Light" w:cs="Calibri Light"/>
              <w:szCs w:val="24"/>
            </w:rPr>
          </w:rPrChange>
        </w:rPr>
      </w:pPr>
      <w:del w:id="17496" w:author="Dr Mamadou SANOGO" w:date="2023-10-25T17:45:00Z">
        <w:r w:rsidRPr="007A4AFC" w:rsidDel="00A75F71">
          <w:rPr>
            <w:rFonts w:ascii="Calibri Light" w:hAnsi="Calibri Light" w:cs="Calibri Light"/>
            <w:color w:val="000000" w:themeColor="text1"/>
            <w:szCs w:val="24"/>
            <w:rPrChange w:id="17497"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498" w:author="Dr Mamadou SANOGO" w:date="2023-10-25T17:45:00Z"/>
          <w:rFonts w:ascii="Calibri Light" w:hAnsi="Calibri Light" w:cs="Calibri Light"/>
          <w:color w:val="000000" w:themeColor="text1"/>
          <w:szCs w:val="24"/>
          <w:rPrChange w:id="17499" w:author="Dr Mamadou SANOGO" w:date="2023-10-25T18:15:00Z">
            <w:rPr>
              <w:del w:id="17500" w:author="Dr Mamadou SANOGO" w:date="2023-10-25T17:45:00Z"/>
              <w:rFonts w:ascii="Calibri Light" w:hAnsi="Calibri Light" w:cs="Calibri Light"/>
              <w:szCs w:val="24"/>
            </w:rPr>
          </w:rPrChange>
        </w:rPr>
      </w:pPr>
      <w:del w:id="17501" w:author="Dr Mamadou SANOGO" w:date="2023-10-25T17:45:00Z">
        <w:r w:rsidRPr="007A4AFC" w:rsidDel="00A75F71">
          <w:rPr>
            <w:rFonts w:ascii="Calibri Light" w:hAnsi="Calibri Light" w:cs="Calibri Light"/>
            <w:color w:val="000000" w:themeColor="text1"/>
            <w:szCs w:val="24"/>
            <w:rPrChange w:id="17502"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503" w:author="Dr Mamadou SANOGO" w:date="2023-10-25T17:45:00Z"/>
          <w:rFonts w:ascii="Calibri Light" w:hAnsi="Calibri Light" w:cs="Calibri Light"/>
          <w:color w:val="000000" w:themeColor="text1"/>
          <w:szCs w:val="24"/>
          <w:rPrChange w:id="17504" w:author="Dr Mamadou SANOGO" w:date="2023-10-25T18:15:00Z">
            <w:rPr>
              <w:del w:id="17505" w:author="Dr Mamadou SANOGO" w:date="2023-10-25T17:45:00Z"/>
              <w:rFonts w:ascii="Calibri Light" w:hAnsi="Calibri Light" w:cs="Calibri Light"/>
              <w:szCs w:val="24"/>
            </w:rPr>
          </w:rPrChange>
        </w:rPr>
      </w:pPr>
      <w:del w:id="17506" w:author="Dr Mamadou SANOGO" w:date="2023-10-25T17:45:00Z">
        <w:r w:rsidRPr="007A4AFC" w:rsidDel="00A75F71">
          <w:rPr>
            <w:rFonts w:ascii="Calibri Light" w:hAnsi="Calibri Light" w:cs="Calibri Light"/>
            <w:color w:val="000000" w:themeColor="text1"/>
            <w:szCs w:val="24"/>
            <w:rPrChange w:id="17507"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508" w:author="Dr Mamadou SANOGO" w:date="2023-10-25T17:45:00Z"/>
          <w:rFonts w:ascii="Calibri Light" w:hAnsi="Calibri Light" w:cs="Calibri Light"/>
          <w:color w:val="000000" w:themeColor="text1"/>
          <w:szCs w:val="24"/>
          <w:rPrChange w:id="17509" w:author="Dr Mamadou SANOGO" w:date="2023-10-25T18:15:00Z">
            <w:rPr>
              <w:del w:id="17510" w:author="Dr Mamadou SANOGO" w:date="2023-10-25T17:45:00Z"/>
              <w:rFonts w:ascii="Calibri Light" w:hAnsi="Calibri Light" w:cs="Calibri Light"/>
              <w:szCs w:val="24"/>
            </w:rPr>
          </w:rPrChange>
        </w:rPr>
      </w:pPr>
      <w:del w:id="17511" w:author="Dr Mamadou SANOGO" w:date="2023-10-25T17:45:00Z">
        <w:r w:rsidRPr="007A4AFC" w:rsidDel="00A75F71">
          <w:rPr>
            <w:rFonts w:ascii="Calibri Light" w:hAnsi="Calibri Light" w:cs="Calibri Light"/>
            <w:color w:val="000000" w:themeColor="text1"/>
            <w:szCs w:val="24"/>
            <w:rPrChange w:id="17512"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513" w:author="Dr Mamadou SANOGO" w:date="2023-10-25T17:45:00Z"/>
          <w:rFonts w:ascii="Calibri Light" w:hAnsi="Calibri Light" w:cs="Calibri Light"/>
          <w:color w:val="000000" w:themeColor="text1"/>
          <w:szCs w:val="24"/>
          <w:rPrChange w:id="17514" w:author="Dr Mamadou SANOGO" w:date="2023-10-25T18:15:00Z">
            <w:rPr>
              <w:del w:id="17515" w:author="Dr Mamadou SANOGO" w:date="2023-10-25T17:45:00Z"/>
              <w:rFonts w:ascii="Calibri Light" w:hAnsi="Calibri Light" w:cs="Calibri Light"/>
              <w:szCs w:val="24"/>
            </w:rPr>
          </w:rPrChange>
        </w:rPr>
      </w:pPr>
      <w:del w:id="17516" w:author="Dr Mamadou SANOGO" w:date="2023-10-25T17:45:00Z">
        <w:r w:rsidRPr="007A4AFC" w:rsidDel="00A75F71">
          <w:rPr>
            <w:rFonts w:ascii="Calibri Light" w:hAnsi="Calibri Light" w:cs="Calibri Light"/>
            <w:color w:val="000000" w:themeColor="text1"/>
            <w:szCs w:val="24"/>
            <w:rPrChange w:id="17517"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518" w:author="Dr Mamadou SANOGO" w:date="2023-10-25T17:45:00Z"/>
          <w:rFonts w:ascii="Calibri Light" w:hAnsi="Calibri Light" w:cs="Calibri Light"/>
          <w:color w:val="000000" w:themeColor="text1"/>
          <w:szCs w:val="24"/>
          <w:rPrChange w:id="17519" w:author="Dr Mamadou SANOGO" w:date="2023-10-25T18:15:00Z">
            <w:rPr>
              <w:del w:id="17520" w:author="Dr Mamadou SANOGO" w:date="2023-10-25T17:45:00Z"/>
              <w:rFonts w:ascii="Calibri Light" w:hAnsi="Calibri Light" w:cs="Calibri Light"/>
              <w:szCs w:val="24"/>
            </w:rPr>
          </w:rPrChange>
        </w:rPr>
      </w:pPr>
      <w:del w:id="17521" w:author="Dr Mamadou SANOGO" w:date="2023-10-25T17:45:00Z">
        <w:r w:rsidRPr="007A4AFC" w:rsidDel="00A75F71">
          <w:rPr>
            <w:rFonts w:ascii="Calibri Light" w:hAnsi="Calibri Light" w:cs="Calibri Light"/>
            <w:color w:val="000000" w:themeColor="text1"/>
            <w:szCs w:val="24"/>
            <w:rPrChange w:id="17522"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523" w:author="Dr Mamadou SANOGO" w:date="2023-10-25T17:45:00Z"/>
          <w:rFonts w:ascii="Calibri Light" w:hAnsi="Calibri Light" w:cs="Calibri Light"/>
          <w:b/>
          <w:color w:val="000000" w:themeColor="text1"/>
          <w:szCs w:val="24"/>
          <w:rPrChange w:id="17524" w:author="Dr Mamadou SANOGO" w:date="2023-10-25T18:15:00Z">
            <w:rPr>
              <w:del w:id="17525"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526" w:author="Dr Mamadou SANOGO" w:date="2023-10-25T17:45:00Z"/>
          <w:rFonts w:ascii="Calibri Light" w:hAnsi="Calibri Light" w:cs="Calibri Light"/>
          <w:b/>
          <w:color w:val="000000" w:themeColor="text1"/>
          <w:szCs w:val="24"/>
          <w:rPrChange w:id="17527" w:author="Dr Mamadou SANOGO" w:date="2023-10-25T18:15:00Z">
            <w:rPr>
              <w:del w:id="17528" w:author="Dr Mamadou SANOGO" w:date="2023-10-25T17:45:00Z"/>
              <w:rFonts w:ascii="Calibri Light" w:hAnsi="Calibri Light" w:cs="Calibri Light"/>
              <w:b/>
              <w:szCs w:val="24"/>
            </w:rPr>
          </w:rPrChange>
        </w:rPr>
      </w:pPr>
      <w:del w:id="17529" w:author="Dr Mamadou SANOGO" w:date="2023-10-25T17:45:00Z">
        <w:r w:rsidRPr="007A4AFC" w:rsidDel="00A75F71">
          <w:rPr>
            <w:rFonts w:ascii="Calibri Light" w:hAnsi="Calibri Light" w:cs="Calibri Light"/>
            <w:b/>
            <w:color w:val="000000" w:themeColor="text1"/>
            <w:szCs w:val="24"/>
            <w:rPrChange w:id="17530"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531" w:author="Dr Mamadou SANOGO" w:date="2023-10-25T17:45:00Z"/>
          <w:rFonts w:ascii="Calibri Light" w:hAnsi="Calibri Light" w:cs="Calibri Light"/>
          <w:color w:val="000000" w:themeColor="text1"/>
          <w:szCs w:val="24"/>
          <w:rPrChange w:id="17532" w:author="Dr Mamadou SANOGO" w:date="2023-10-25T18:15:00Z">
            <w:rPr>
              <w:del w:id="17533" w:author="Dr Mamadou SANOGO" w:date="2023-10-25T17:45:00Z"/>
              <w:rFonts w:ascii="Calibri Light" w:hAnsi="Calibri Light" w:cs="Calibri Light"/>
              <w:szCs w:val="24"/>
            </w:rPr>
          </w:rPrChange>
        </w:rPr>
      </w:pPr>
      <w:del w:id="17534" w:author="Dr Mamadou SANOGO" w:date="2023-10-25T17:45:00Z">
        <w:r w:rsidRPr="007A4AFC" w:rsidDel="00A75F71">
          <w:rPr>
            <w:rFonts w:ascii="Calibri Light" w:hAnsi="Calibri Light" w:cs="Calibri Light"/>
            <w:color w:val="000000" w:themeColor="text1"/>
            <w:szCs w:val="24"/>
            <w:rPrChange w:id="17535"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536" w:author="Dr Mamadou SANOGO" w:date="2023-10-25T17:45:00Z"/>
          <w:rFonts w:ascii="Calibri Light" w:hAnsi="Calibri Light" w:cs="Calibri Light"/>
          <w:color w:val="000000" w:themeColor="text1"/>
          <w:szCs w:val="24"/>
          <w:rPrChange w:id="17537" w:author="Dr Mamadou SANOGO" w:date="2023-10-25T18:15:00Z">
            <w:rPr>
              <w:del w:id="17538" w:author="Dr Mamadou SANOGO" w:date="2023-10-25T17:45:00Z"/>
              <w:rFonts w:ascii="Calibri Light" w:hAnsi="Calibri Light" w:cs="Calibri Light"/>
              <w:szCs w:val="24"/>
            </w:rPr>
          </w:rPrChange>
        </w:rPr>
      </w:pPr>
      <w:del w:id="17539" w:author="Dr Mamadou SANOGO" w:date="2023-10-25T17:45:00Z">
        <w:r w:rsidRPr="007A4AFC" w:rsidDel="00A75F71">
          <w:rPr>
            <w:rFonts w:ascii="Calibri Light" w:hAnsi="Calibri Light" w:cs="Calibri Light"/>
            <w:color w:val="000000" w:themeColor="text1"/>
            <w:szCs w:val="24"/>
            <w:rPrChange w:id="17540"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541" w:author="Dr Mamadou SANOGO" w:date="2023-10-25T17:45:00Z"/>
          <w:rFonts w:ascii="Calibri Light" w:hAnsi="Calibri Light" w:cs="Calibri Light"/>
          <w:color w:val="000000" w:themeColor="text1"/>
          <w:szCs w:val="24"/>
          <w:rPrChange w:id="17542" w:author="Dr Mamadou SANOGO" w:date="2023-10-25T18:15:00Z">
            <w:rPr>
              <w:del w:id="17543" w:author="Dr Mamadou SANOGO" w:date="2023-10-25T17:45:00Z"/>
              <w:rFonts w:ascii="Calibri Light" w:hAnsi="Calibri Light" w:cs="Calibri Light"/>
              <w:szCs w:val="24"/>
            </w:rPr>
          </w:rPrChange>
        </w:rPr>
      </w:pPr>
      <w:del w:id="17544" w:author="Dr Mamadou SANOGO" w:date="2023-10-25T17:45:00Z">
        <w:r w:rsidRPr="007A4AFC" w:rsidDel="00A75F71">
          <w:rPr>
            <w:rFonts w:ascii="Calibri Light" w:hAnsi="Calibri Light" w:cs="Calibri Light"/>
            <w:color w:val="000000" w:themeColor="text1"/>
            <w:szCs w:val="24"/>
            <w:rPrChange w:id="17545"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546" w:author="Dr Mamadou SANOGO" w:date="2023-10-25T17:45:00Z"/>
          <w:rFonts w:ascii="Calibri Light" w:hAnsi="Calibri Light" w:cs="Calibri Light"/>
          <w:color w:val="000000" w:themeColor="text1"/>
          <w:szCs w:val="24"/>
          <w:rPrChange w:id="17547" w:author="Dr Mamadou SANOGO" w:date="2023-10-25T18:15:00Z">
            <w:rPr>
              <w:del w:id="17548" w:author="Dr Mamadou SANOGO" w:date="2023-10-25T17:45:00Z"/>
              <w:rFonts w:ascii="Calibri Light" w:hAnsi="Calibri Light" w:cs="Calibri Light"/>
              <w:szCs w:val="24"/>
            </w:rPr>
          </w:rPrChange>
        </w:rPr>
      </w:pPr>
      <w:del w:id="17549" w:author="Dr Mamadou SANOGO" w:date="2023-10-25T17:45:00Z">
        <w:r w:rsidRPr="007A4AFC" w:rsidDel="00A75F71">
          <w:rPr>
            <w:rFonts w:ascii="Calibri Light" w:hAnsi="Calibri Light" w:cs="Calibri Light"/>
            <w:color w:val="000000" w:themeColor="text1"/>
            <w:szCs w:val="24"/>
            <w:rPrChange w:id="17550"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551" w:author="Dr Mamadou SANOGO" w:date="2023-10-25T17:45:00Z"/>
          <w:rFonts w:ascii="Calibri Light" w:hAnsi="Calibri Light" w:cs="Calibri Light"/>
          <w:color w:val="000000" w:themeColor="text1"/>
          <w:szCs w:val="24"/>
          <w:rPrChange w:id="17552" w:author="Dr Mamadou SANOGO" w:date="2023-10-25T18:15:00Z">
            <w:rPr>
              <w:del w:id="17553" w:author="Dr Mamadou SANOGO" w:date="2023-10-25T17:45:00Z"/>
              <w:rFonts w:ascii="Calibri Light" w:hAnsi="Calibri Light" w:cs="Calibri Light"/>
              <w:szCs w:val="24"/>
            </w:rPr>
          </w:rPrChange>
        </w:rPr>
      </w:pPr>
      <w:del w:id="17554" w:author="Dr Mamadou SANOGO" w:date="2023-10-25T17:45:00Z">
        <w:r w:rsidRPr="007A4AFC" w:rsidDel="00A75F71">
          <w:rPr>
            <w:rFonts w:ascii="Calibri Light" w:hAnsi="Calibri Light" w:cs="Calibri Light"/>
            <w:color w:val="000000" w:themeColor="text1"/>
            <w:szCs w:val="24"/>
            <w:rPrChange w:id="17555"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556" w:author="Dr Mamadou SANOGO" w:date="2023-10-25T17:45:00Z"/>
          <w:rFonts w:ascii="Calibri Light" w:hAnsi="Calibri Light" w:cs="Calibri Light"/>
          <w:b/>
          <w:bCs/>
          <w:color w:val="000000" w:themeColor="text1"/>
          <w:szCs w:val="24"/>
          <w:rPrChange w:id="17557" w:author="Dr Mamadou SANOGO" w:date="2023-10-25T18:15:00Z">
            <w:rPr>
              <w:del w:id="17558" w:author="Dr Mamadou SANOGO" w:date="2023-10-25T17:45:00Z"/>
              <w:rFonts w:ascii="Calibri Light" w:hAnsi="Calibri Light" w:cs="Calibri Light"/>
              <w:b/>
              <w:bCs/>
              <w:szCs w:val="24"/>
            </w:rPr>
          </w:rPrChange>
        </w:rPr>
      </w:pPr>
      <w:del w:id="17559" w:author="Dr Mamadou SANOGO" w:date="2023-10-25T17:45:00Z">
        <w:r w:rsidRPr="007A4AFC" w:rsidDel="00A75F71">
          <w:rPr>
            <w:rFonts w:ascii="Calibri Light" w:hAnsi="Calibri Light" w:cs="Calibri Light"/>
            <w:b/>
            <w:bCs/>
            <w:color w:val="000000" w:themeColor="text1"/>
            <w:szCs w:val="24"/>
            <w:rPrChange w:id="17560"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561"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562" w:author="Dr Mamadou SANOGO" w:date="2023-10-25T17:45:00Z"/>
          <w:rFonts w:ascii="Calibri Light" w:hAnsi="Calibri Light" w:cs="Calibri Light"/>
          <w:color w:val="000000" w:themeColor="text1"/>
          <w:szCs w:val="24"/>
          <w:rPrChange w:id="17563" w:author="Dr Mamadou SANOGO" w:date="2023-10-25T18:15:00Z">
            <w:rPr>
              <w:del w:id="17564" w:author="Dr Mamadou SANOGO" w:date="2023-10-25T17:45:00Z"/>
              <w:rFonts w:ascii="Calibri Light" w:hAnsi="Calibri Light" w:cs="Calibri Light"/>
              <w:szCs w:val="24"/>
            </w:rPr>
          </w:rPrChange>
        </w:rPr>
      </w:pPr>
      <w:del w:id="17565" w:author="Dr Mamadou SANOGO" w:date="2023-10-25T17:45:00Z">
        <w:r w:rsidRPr="007A4AFC" w:rsidDel="00A75F71">
          <w:rPr>
            <w:rFonts w:ascii="Calibri Light" w:hAnsi="Calibri Light" w:cs="Calibri Light"/>
            <w:color w:val="000000" w:themeColor="text1"/>
            <w:szCs w:val="24"/>
            <w:rPrChange w:id="17566"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567" w:author="Dr Mamadou SANOGO" w:date="2023-10-25T17:45:00Z"/>
          <w:rFonts w:ascii="Calibri Light" w:hAnsi="Calibri Light" w:cs="Calibri Light"/>
          <w:color w:val="000000" w:themeColor="text1"/>
          <w:szCs w:val="24"/>
          <w:rPrChange w:id="17568" w:author="Dr Mamadou SANOGO" w:date="2023-10-25T18:15:00Z">
            <w:rPr>
              <w:del w:id="17569" w:author="Dr Mamadou SANOGO" w:date="2023-10-25T17:45:00Z"/>
              <w:rFonts w:ascii="Calibri Light" w:hAnsi="Calibri Light" w:cs="Calibri Light"/>
              <w:szCs w:val="24"/>
            </w:rPr>
          </w:rPrChange>
        </w:rPr>
      </w:pPr>
      <w:del w:id="17570" w:author="Dr Mamadou SANOGO" w:date="2023-10-25T17:45:00Z">
        <w:r w:rsidRPr="007A4AFC" w:rsidDel="00A75F71">
          <w:rPr>
            <w:rFonts w:ascii="Calibri Light" w:hAnsi="Calibri Light" w:cs="Calibri Light"/>
            <w:color w:val="000000" w:themeColor="text1"/>
            <w:szCs w:val="24"/>
            <w:rPrChange w:id="17571"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572" w:author="Dr Mamadou SANOGO" w:date="2023-10-25T17:45:00Z"/>
          <w:rFonts w:ascii="Calibri Light" w:hAnsi="Calibri Light" w:cs="Calibri Light"/>
          <w:color w:val="000000" w:themeColor="text1"/>
          <w:szCs w:val="24"/>
          <w:rPrChange w:id="17573" w:author="Dr Mamadou SANOGO" w:date="2023-10-25T18:15:00Z">
            <w:rPr>
              <w:del w:id="17574" w:author="Dr Mamadou SANOGO" w:date="2023-10-25T17:45:00Z"/>
              <w:rFonts w:ascii="Calibri Light" w:hAnsi="Calibri Light" w:cs="Calibri Light"/>
              <w:szCs w:val="24"/>
            </w:rPr>
          </w:rPrChange>
        </w:rPr>
      </w:pPr>
      <w:del w:id="17575" w:author="Dr Mamadou SANOGO" w:date="2023-10-25T17:45:00Z">
        <w:r w:rsidRPr="007A4AFC" w:rsidDel="00A75F71">
          <w:rPr>
            <w:rFonts w:ascii="Calibri Light" w:hAnsi="Calibri Light" w:cs="Calibri Light"/>
            <w:color w:val="000000" w:themeColor="text1"/>
            <w:szCs w:val="24"/>
            <w:rPrChange w:id="17576"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577" w:author="Dr Mamadou SANOGO" w:date="2023-10-25T17:45:00Z"/>
          <w:rFonts w:ascii="Calibri Light" w:hAnsi="Calibri Light" w:cs="Calibri Light"/>
          <w:color w:val="000000" w:themeColor="text1"/>
          <w:szCs w:val="24"/>
          <w:rPrChange w:id="17578" w:author="Dr Mamadou SANOGO" w:date="2023-10-25T18:15:00Z">
            <w:rPr>
              <w:del w:id="17579" w:author="Dr Mamadou SANOGO" w:date="2023-10-25T17:45:00Z"/>
              <w:rFonts w:ascii="Calibri Light" w:hAnsi="Calibri Light" w:cs="Calibri Light"/>
              <w:szCs w:val="24"/>
            </w:rPr>
          </w:rPrChange>
        </w:rPr>
      </w:pPr>
      <w:del w:id="17580" w:author="Dr Mamadou SANOGO" w:date="2023-10-25T17:45:00Z">
        <w:r w:rsidRPr="007A4AFC" w:rsidDel="00A75F71">
          <w:rPr>
            <w:rFonts w:ascii="Calibri Light" w:hAnsi="Calibri Light" w:cs="Calibri Light"/>
            <w:color w:val="000000" w:themeColor="text1"/>
            <w:szCs w:val="24"/>
            <w:rPrChange w:id="17581"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582" w:author="Dr Mamadou SANOGO" w:date="2023-10-25T17:45:00Z"/>
          <w:rFonts w:ascii="Calibri Light" w:hAnsi="Calibri Light" w:cs="Calibri Light"/>
          <w:b/>
          <w:color w:val="000000" w:themeColor="text1"/>
          <w:szCs w:val="24"/>
          <w:rPrChange w:id="17583" w:author="Dr Mamadou SANOGO" w:date="2023-10-25T18:15:00Z">
            <w:rPr>
              <w:del w:id="17584" w:author="Dr Mamadou SANOGO" w:date="2023-10-25T17:45:00Z"/>
              <w:rFonts w:ascii="Calibri Light" w:hAnsi="Calibri Light" w:cs="Calibri Light"/>
              <w:b/>
              <w:szCs w:val="24"/>
            </w:rPr>
          </w:rPrChange>
        </w:rPr>
      </w:pPr>
      <w:del w:id="17585" w:author="Dr Mamadou SANOGO" w:date="2023-10-25T17:45:00Z">
        <w:r w:rsidRPr="007A4AFC" w:rsidDel="00A75F71">
          <w:rPr>
            <w:rFonts w:ascii="Calibri Light" w:hAnsi="Calibri Light" w:cs="Calibri Light"/>
            <w:b/>
            <w:color w:val="000000" w:themeColor="text1"/>
            <w:szCs w:val="24"/>
            <w:rPrChange w:id="17586"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587" w:author="Dr Mamadou SANOGO" w:date="2023-10-25T17:45:00Z"/>
          <w:rFonts w:ascii="Calibri Light" w:hAnsi="Calibri Light" w:cs="Calibri Light"/>
          <w:color w:val="000000" w:themeColor="text1"/>
          <w:szCs w:val="24"/>
          <w:rPrChange w:id="17588" w:author="Dr Mamadou SANOGO" w:date="2023-10-25T18:15:00Z">
            <w:rPr>
              <w:del w:id="17589" w:author="Dr Mamadou SANOGO" w:date="2023-10-25T17:45:00Z"/>
              <w:rFonts w:ascii="Calibri Light" w:hAnsi="Calibri Light" w:cs="Calibri Light"/>
              <w:szCs w:val="24"/>
            </w:rPr>
          </w:rPrChange>
        </w:rPr>
      </w:pPr>
      <w:del w:id="17590" w:author="Dr Mamadou SANOGO" w:date="2023-10-25T17:45:00Z">
        <w:r w:rsidRPr="007A4AFC" w:rsidDel="00A75F71">
          <w:rPr>
            <w:rFonts w:ascii="Calibri Light" w:hAnsi="Calibri Light" w:cs="Calibri Light"/>
            <w:color w:val="000000" w:themeColor="text1"/>
            <w:szCs w:val="24"/>
            <w:rPrChange w:id="17591"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592" w:author="Dr Mamadou SANOGO" w:date="2023-10-25T17:45:00Z"/>
          <w:rFonts w:ascii="Calibri Light" w:hAnsi="Calibri Light" w:cs="Calibri Light"/>
          <w:color w:val="000000" w:themeColor="text1"/>
          <w:szCs w:val="24"/>
          <w:rPrChange w:id="17593" w:author="Dr Mamadou SANOGO" w:date="2023-10-25T18:15:00Z">
            <w:rPr>
              <w:del w:id="17594" w:author="Dr Mamadou SANOGO" w:date="2023-10-25T17:45:00Z"/>
              <w:rFonts w:ascii="Calibri Light" w:hAnsi="Calibri Light" w:cs="Calibri Light"/>
              <w:szCs w:val="24"/>
            </w:rPr>
          </w:rPrChange>
        </w:rPr>
      </w:pPr>
      <w:del w:id="17595" w:author="Dr Mamadou SANOGO" w:date="2023-10-25T17:45:00Z">
        <w:r w:rsidRPr="007A4AFC" w:rsidDel="00A75F71">
          <w:rPr>
            <w:rFonts w:ascii="Calibri Light" w:hAnsi="Calibri Light" w:cs="Calibri Light"/>
            <w:color w:val="000000" w:themeColor="text1"/>
            <w:szCs w:val="24"/>
            <w:rPrChange w:id="17596"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597" w:author="Dr Mamadou SANOGO" w:date="2023-10-25T17:45:00Z"/>
          <w:rFonts w:ascii="Calibri Light" w:hAnsi="Calibri Light" w:cs="Calibri Light"/>
          <w:color w:val="000000" w:themeColor="text1"/>
          <w:szCs w:val="24"/>
          <w:rPrChange w:id="17598" w:author="Dr Mamadou SANOGO" w:date="2023-10-25T18:15:00Z">
            <w:rPr>
              <w:del w:id="17599" w:author="Dr Mamadou SANOGO" w:date="2023-10-25T17:45:00Z"/>
              <w:rFonts w:ascii="Calibri Light" w:hAnsi="Calibri Light" w:cs="Calibri Light"/>
              <w:szCs w:val="24"/>
            </w:rPr>
          </w:rPrChange>
        </w:rPr>
      </w:pPr>
      <w:del w:id="17600" w:author="Dr Mamadou SANOGO" w:date="2023-10-25T17:45:00Z">
        <w:r w:rsidRPr="007A4AFC" w:rsidDel="00A75F71">
          <w:rPr>
            <w:rFonts w:ascii="Calibri Light" w:hAnsi="Calibri Light" w:cs="Calibri Light"/>
            <w:color w:val="000000" w:themeColor="text1"/>
            <w:szCs w:val="24"/>
            <w:rPrChange w:id="17601"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602" w:author="Dr Mamadou SANOGO" w:date="2023-10-25T17:45:00Z"/>
          <w:color w:val="000000" w:themeColor="text1"/>
          <w:sz w:val="28"/>
          <w:szCs w:val="28"/>
          <w:rPrChange w:id="17603" w:author="Dr Mamadou SANOGO" w:date="2023-10-25T18:15:00Z">
            <w:rPr>
              <w:del w:id="17604"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605" w:author="Dr Mamadou SANOGO" w:date="2023-10-25T17:45:00Z"/>
          <w:color w:val="000000" w:themeColor="text1"/>
          <w:sz w:val="28"/>
          <w:szCs w:val="28"/>
          <w:rPrChange w:id="17606" w:author="Dr Mamadou SANOGO" w:date="2023-10-25T18:15:00Z">
            <w:rPr>
              <w:del w:id="17607" w:author="Dr Mamadou SANOGO" w:date="2023-10-25T17:45:00Z"/>
              <w:color w:val="000000"/>
              <w:sz w:val="28"/>
              <w:szCs w:val="28"/>
            </w:rPr>
          </w:rPrChange>
        </w:rPr>
      </w:pPr>
      <w:del w:id="17608" w:author="Dr Mamadou SANOGO" w:date="2023-10-25T17:45:00Z">
        <w:r w:rsidRPr="007A4AFC" w:rsidDel="00A75F71">
          <w:rPr>
            <w:color w:val="000000" w:themeColor="text1"/>
            <w:sz w:val="28"/>
            <w:szCs w:val="28"/>
            <w:rPrChange w:id="17609"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610" w:author="Dr Mamadou SANOGO" w:date="2023-10-25T17:45:00Z"/>
          <w:rFonts w:eastAsiaTheme="minorHAnsi" w:cs="Times New Roman"/>
          <w:b w:val="0"/>
          <w:lang w:eastAsia="en-US"/>
        </w:rPr>
      </w:pPr>
      <w:bookmarkStart w:id="17611" w:name="_Toc145944539"/>
      <w:del w:id="17612"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611"/>
      </w:del>
    </w:p>
    <w:p w14:paraId="768D8884" w14:textId="1E159020" w:rsidR="00CD42C6" w:rsidRPr="007A4AFC" w:rsidDel="00A75F71" w:rsidRDefault="00CD42C6" w:rsidP="00CD42C6">
      <w:pPr>
        <w:spacing w:line="240" w:lineRule="auto"/>
        <w:rPr>
          <w:del w:id="17613" w:author="Dr Mamadou SANOGO" w:date="2023-10-25T17:45:00Z"/>
          <w:b/>
          <w:bCs/>
          <w:color w:val="000000" w:themeColor="text1"/>
          <w:sz w:val="28"/>
          <w:szCs w:val="28"/>
          <w:rPrChange w:id="17614" w:author="Dr Mamadou SANOGO" w:date="2023-10-25T18:15:00Z">
            <w:rPr>
              <w:del w:id="17615"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616" w:author="Dr Mamadou SANOGO" w:date="2023-10-25T17:45:00Z"/>
          <w:b/>
          <w:bCs/>
          <w:color w:val="000000" w:themeColor="text1"/>
          <w:sz w:val="28"/>
          <w:szCs w:val="28"/>
          <w:rPrChange w:id="17617" w:author="Dr Mamadou SANOGO" w:date="2023-10-25T18:15:00Z">
            <w:rPr>
              <w:del w:id="17618"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619" w:author="Dr Mamadou SANOGO" w:date="2023-10-25T17:45:00Z"/>
          <w:b/>
          <w:bCs/>
          <w:color w:val="000000" w:themeColor="text1"/>
          <w:sz w:val="28"/>
          <w:szCs w:val="28"/>
          <w:rPrChange w:id="17620" w:author="Dr Mamadou SANOGO" w:date="2023-10-25T18:15:00Z">
            <w:rPr>
              <w:del w:id="17621"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622"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623" w:author="Dr Mamadou SANOGO" w:date="2023-10-25T17:45:00Z"/>
                <w:b/>
                <w:bCs/>
                <w:color w:val="000000" w:themeColor="text1"/>
                <w:sz w:val="28"/>
                <w:szCs w:val="28"/>
              </w:rPr>
            </w:pPr>
            <w:del w:id="17624"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625" w:author="Dr Mamadou SANOGO" w:date="2023-10-25T17:45:00Z"/>
                <w:b/>
                <w:bCs/>
                <w:color w:val="000000" w:themeColor="text1"/>
                <w:sz w:val="28"/>
                <w:szCs w:val="28"/>
              </w:rPr>
            </w:pPr>
            <w:del w:id="17626"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627" w:author="Dr Mamadou SANOGO" w:date="2023-10-25T17:45:00Z"/>
                <w:b/>
                <w:bCs/>
                <w:color w:val="000000" w:themeColor="text1"/>
                <w:sz w:val="28"/>
                <w:szCs w:val="28"/>
              </w:rPr>
            </w:pPr>
            <w:del w:id="17628"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62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630" w:author="Dr Mamadou SANOGO" w:date="2023-10-25T17:45:00Z"/>
                <w:color w:val="000000" w:themeColor="text1"/>
              </w:rPr>
            </w:pPr>
            <w:del w:id="17631"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632" w:author="Dr Mamadou SANOGO" w:date="2023-10-25T17:45:00Z"/>
                <w:color w:val="000000" w:themeColor="text1"/>
              </w:rPr>
            </w:pPr>
            <w:del w:id="17633"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634" w:author="Dr Mamadou SANOGO" w:date="2023-10-25T17:45:00Z"/>
                <w:color w:val="000000" w:themeColor="text1"/>
              </w:rPr>
            </w:pPr>
            <w:del w:id="17635"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63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637" w:author="Dr Mamadou SANOGO" w:date="2023-10-25T17:45:00Z"/>
                <w:color w:val="000000" w:themeColor="text1"/>
              </w:rPr>
            </w:pPr>
            <w:del w:id="17638"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639" w:author="Dr Mamadou SANOGO" w:date="2023-10-25T17:45:00Z"/>
                <w:color w:val="000000" w:themeColor="text1"/>
              </w:rPr>
            </w:pPr>
            <w:del w:id="17640"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641" w:author="Dr Mamadou SANOGO" w:date="2023-10-25T17:45:00Z"/>
                <w:color w:val="000000" w:themeColor="text1"/>
              </w:rPr>
            </w:pPr>
            <w:del w:id="17642"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64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644" w:author="Dr Mamadou SANOGO" w:date="2023-10-25T17:45:00Z"/>
                <w:color w:val="000000" w:themeColor="text1"/>
              </w:rPr>
            </w:pPr>
            <w:del w:id="1764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646" w:author="Dr Mamadou SANOGO" w:date="2023-10-25T17:45:00Z"/>
                <w:color w:val="000000" w:themeColor="text1"/>
              </w:rPr>
            </w:pPr>
            <w:del w:id="17647"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648" w:author="Dr Mamadou SANOGO" w:date="2023-10-25T17:45:00Z"/>
                <w:color w:val="000000" w:themeColor="text1"/>
              </w:rPr>
            </w:pPr>
            <w:del w:id="17649"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65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651" w:author="Dr Mamadou SANOGO" w:date="2023-10-25T17:45:00Z"/>
                <w:color w:val="000000" w:themeColor="text1"/>
              </w:rPr>
            </w:pPr>
            <w:del w:id="17652"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653" w:author="Dr Mamadou SANOGO" w:date="2023-10-25T17:45:00Z"/>
                <w:color w:val="000000" w:themeColor="text1"/>
              </w:rPr>
            </w:pPr>
            <w:del w:id="17654"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655" w:author="Dr Mamadou SANOGO" w:date="2023-10-25T17:45:00Z"/>
                <w:color w:val="000000" w:themeColor="text1"/>
              </w:rPr>
            </w:pPr>
            <w:del w:id="17656"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65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658" w:author="Dr Mamadou SANOGO" w:date="2023-10-25T17:45:00Z"/>
                <w:color w:val="000000" w:themeColor="text1"/>
              </w:rPr>
            </w:pPr>
            <w:del w:id="17659"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660" w:author="Dr Mamadou SANOGO" w:date="2023-10-25T17:45:00Z"/>
                <w:color w:val="000000" w:themeColor="text1"/>
              </w:rPr>
            </w:pPr>
            <w:del w:id="17661"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662" w:author="Dr Mamadou SANOGO" w:date="2023-10-25T17:45:00Z"/>
                <w:color w:val="000000" w:themeColor="text1"/>
              </w:rPr>
            </w:pPr>
            <w:del w:id="17663"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66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665" w:author="Dr Mamadou SANOGO" w:date="2023-10-25T17:45:00Z"/>
                <w:color w:val="000000" w:themeColor="text1"/>
              </w:rPr>
            </w:pPr>
            <w:del w:id="17666"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667" w:author="Dr Mamadou SANOGO" w:date="2023-10-25T17:45:00Z"/>
                <w:color w:val="000000" w:themeColor="text1"/>
              </w:rPr>
            </w:pPr>
            <w:del w:id="17668"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669" w:author="Dr Mamadou SANOGO" w:date="2023-10-25T17:45:00Z"/>
                <w:color w:val="000000" w:themeColor="text1"/>
              </w:rPr>
            </w:pPr>
            <w:del w:id="17670"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67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672" w:author="Dr Mamadou SANOGO" w:date="2023-10-25T17:45:00Z"/>
                <w:color w:val="000000" w:themeColor="text1"/>
              </w:rPr>
            </w:pPr>
            <w:del w:id="1767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674" w:author="Dr Mamadou SANOGO" w:date="2023-10-25T17:45:00Z"/>
                <w:color w:val="000000" w:themeColor="text1"/>
              </w:rPr>
            </w:pPr>
            <w:del w:id="1767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676" w:author="Dr Mamadou SANOGO" w:date="2023-10-25T17:45:00Z"/>
                <w:color w:val="000000" w:themeColor="text1"/>
              </w:rPr>
            </w:pPr>
            <w:del w:id="17677"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67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679" w:author="Dr Mamadou SANOGO" w:date="2023-10-25T17:45:00Z"/>
                <w:color w:val="000000" w:themeColor="text1"/>
              </w:rPr>
            </w:pPr>
            <w:del w:id="17680"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681" w:author="Dr Mamadou SANOGO" w:date="2023-10-25T17:45:00Z"/>
                <w:color w:val="000000" w:themeColor="text1"/>
              </w:rPr>
            </w:pPr>
            <w:del w:id="17682"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683" w:author="Dr Mamadou SANOGO" w:date="2023-10-25T17:45:00Z"/>
                <w:color w:val="000000" w:themeColor="text1"/>
              </w:rPr>
            </w:pPr>
            <w:del w:id="17684"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68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686" w:author="Dr Mamadou SANOGO" w:date="2023-10-25T17:45:00Z"/>
                <w:color w:val="000000" w:themeColor="text1"/>
              </w:rPr>
            </w:pPr>
            <w:del w:id="17687"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688" w:author="Dr Mamadou SANOGO" w:date="2023-10-25T17:45:00Z"/>
                <w:color w:val="000000" w:themeColor="text1"/>
              </w:rPr>
            </w:pPr>
            <w:del w:id="17689"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690" w:author="Dr Mamadou SANOGO" w:date="2023-10-25T17:45:00Z"/>
                <w:color w:val="000000" w:themeColor="text1"/>
              </w:rPr>
            </w:pPr>
            <w:del w:id="17691"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69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693" w:author="Dr Mamadou SANOGO" w:date="2023-10-25T17:45:00Z"/>
                <w:color w:val="000000" w:themeColor="text1"/>
              </w:rPr>
            </w:pPr>
            <w:del w:id="17694"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695" w:author="Dr Mamadou SANOGO" w:date="2023-10-25T17:45:00Z"/>
                <w:color w:val="000000" w:themeColor="text1"/>
              </w:rPr>
            </w:pPr>
            <w:del w:id="17696"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697" w:author="Dr Mamadou SANOGO" w:date="2023-10-25T17:45:00Z"/>
                <w:color w:val="000000" w:themeColor="text1"/>
              </w:rPr>
            </w:pPr>
            <w:del w:id="17698"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6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700" w:author="Dr Mamadou SANOGO" w:date="2023-10-25T17:45:00Z"/>
                <w:color w:val="000000" w:themeColor="text1"/>
              </w:rPr>
            </w:pPr>
            <w:del w:id="17701"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702" w:author="Dr Mamadou SANOGO" w:date="2023-10-25T17:45:00Z"/>
                <w:color w:val="000000" w:themeColor="text1"/>
              </w:rPr>
            </w:pPr>
            <w:del w:id="17703"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704" w:author="Dr Mamadou SANOGO" w:date="2023-10-25T17:45:00Z"/>
                <w:color w:val="000000" w:themeColor="text1"/>
              </w:rPr>
            </w:pPr>
            <w:del w:id="17705"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706" w:author="Dr Mamadou SANOGO" w:date="2023-10-25T17:45:00Z"/>
          <w:b/>
          <w:bCs/>
          <w:color w:val="000000" w:themeColor="text1"/>
          <w:sz w:val="28"/>
          <w:szCs w:val="28"/>
          <w:rPrChange w:id="17707" w:author="Dr Mamadou SANOGO" w:date="2023-10-25T18:15:00Z">
            <w:rPr>
              <w:del w:id="17708"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709" w:author="Dr Mamadou SANOGO" w:date="2023-10-25T17:45:00Z"/>
          <w:color w:val="000000" w:themeColor="text1"/>
          <w:sz w:val="28"/>
          <w:szCs w:val="28"/>
          <w:rPrChange w:id="17710" w:author="Dr Mamadou SANOGO" w:date="2023-10-25T18:15:00Z">
            <w:rPr>
              <w:del w:id="17711" w:author="Dr Mamadou SANOGO" w:date="2023-10-25T17:45:00Z"/>
              <w:color w:val="000000"/>
              <w:sz w:val="28"/>
              <w:szCs w:val="28"/>
            </w:rPr>
          </w:rPrChange>
        </w:rPr>
      </w:pPr>
      <w:del w:id="17712" w:author="Dr Mamadou SANOGO" w:date="2023-10-25T17:45:00Z">
        <w:r w:rsidRPr="007A4AFC" w:rsidDel="00A75F71">
          <w:rPr>
            <w:color w:val="000000" w:themeColor="text1"/>
            <w:sz w:val="28"/>
            <w:szCs w:val="28"/>
            <w:rPrChange w:id="17713"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714" w:author="Dr Mamadou SANOGO" w:date="2023-10-25T17:45:00Z"/>
          <w:rFonts w:eastAsiaTheme="minorHAnsi" w:cs="Times New Roman"/>
          <w:b w:val="0"/>
          <w:lang w:eastAsia="en-US"/>
          <w:rPrChange w:id="17715" w:author="Dr Mamadou SANOGO" w:date="2023-10-25T18:15:00Z">
            <w:rPr>
              <w:del w:id="17716" w:author="Dr Mamadou SANOGO" w:date="2023-10-25T17:45:00Z"/>
              <w:rFonts w:eastAsiaTheme="minorHAnsi" w:cs="Times New Roman"/>
              <w:b w:val="0"/>
              <w:color w:val="auto"/>
              <w:lang w:eastAsia="en-US"/>
            </w:rPr>
          </w:rPrChange>
        </w:rPr>
      </w:pPr>
      <w:bookmarkStart w:id="17717" w:name="_Toc145944540"/>
      <w:del w:id="17718" w:author="Dr Mamadou SANOGO" w:date="2023-10-25T17:45:00Z">
        <w:r w:rsidRPr="007A4AFC" w:rsidDel="00A75F71">
          <w:rPr>
            <w:rFonts w:eastAsiaTheme="minorHAnsi"/>
            <w:lang w:eastAsia="en-US"/>
            <w:rPrChange w:id="17719"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7720"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7721" w:author="Dr Mamadou SANOGO" w:date="2023-10-25T18:15:00Z">
              <w:rPr>
                <w:rFonts w:eastAsiaTheme="minorHAnsi"/>
                <w:color w:val="2E74B5" w:themeColor="accent1" w:themeShade="BF"/>
                <w:lang w:eastAsia="en-US"/>
              </w:rPr>
            </w:rPrChange>
          </w:rPr>
          <w:delText>2</w:delText>
        </w:r>
        <w:r w:rsidRPr="007A4AFC" w:rsidDel="00A75F71">
          <w:rPr>
            <w:rFonts w:eastAsiaTheme="minorHAnsi"/>
            <w:lang w:eastAsia="en-US"/>
            <w:rPrChange w:id="17722" w:author="Dr Mamadou SANOGO" w:date="2023-10-25T18:15:00Z">
              <w:rPr>
                <w:rFonts w:eastAsiaTheme="minorHAnsi"/>
                <w:color w:val="2E74B5" w:themeColor="accent1" w:themeShade="BF"/>
                <w:lang w:eastAsia="en-US"/>
              </w:rPr>
            </w:rPrChange>
          </w:rPr>
          <w:delText> : Modalité du stage</w:delText>
        </w:r>
        <w:bookmarkEnd w:id="17717"/>
      </w:del>
    </w:p>
    <w:p w14:paraId="7A00B402" w14:textId="42120AAA" w:rsidR="0029651C" w:rsidRPr="007A4AFC" w:rsidDel="00A75F71" w:rsidRDefault="0029651C" w:rsidP="0029651C">
      <w:pPr>
        <w:spacing w:line="240" w:lineRule="auto"/>
        <w:rPr>
          <w:del w:id="17723" w:author="Dr Mamadou SANOGO" w:date="2023-10-25T17:45:00Z"/>
          <w:color w:val="000000" w:themeColor="text1"/>
          <w:rPrChange w:id="17724" w:author="Dr Mamadou SANOGO" w:date="2023-10-25T18:15:00Z">
            <w:rPr>
              <w:del w:id="17725"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726" w:author="Dr Mamadou SANOGO" w:date="2023-10-25T17:45:00Z"/>
          <w:rFonts w:asciiTheme="minorHAnsi" w:hAnsiTheme="minorHAnsi"/>
          <w:b w:val="0"/>
          <w:bCs/>
          <w:color w:val="000000" w:themeColor="text1"/>
          <w:sz w:val="22"/>
          <w:szCs w:val="22"/>
          <w:rPrChange w:id="17727" w:author="Dr Mamadou SANOGO" w:date="2023-10-25T18:15:00Z">
            <w:rPr>
              <w:del w:id="17728" w:author="Dr Mamadou SANOGO" w:date="2023-10-25T17:45:00Z"/>
              <w:rFonts w:asciiTheme="minorHAnsi" w:hAnsiTheme="minorHAnsi"/>
              <w:b w:val="0"/>
              <w:bCs/>
              <w:sz w:val="22"/>
              <w:szCs w:val="22"/>
            </w:rPr>
          </w:rPrChange>
        </w:rPr>
      </w:pPr>
      <w:del w:id="17729" w:author="Dr Mamadou SANOGO" w:date="2023-10-25T17:45:00Z">
        <w:r w:rsidRPr="007A4AFC" w:rsidDel="00A75F71">
          <w:rPr>
            <w:rFonts w:asciiTheme="minorHAnsi" w:hAnsiTheme="minorHAnsi"/>
            <w:b w:val="0"/>
            <w:i w:val="0"/>
            <w:color w:val="000000" w:themeColor="text1"/>
            <w:rPrChange w:id="17730" w:author="Dr Mamadou SANOGO" w:date="2023-10-25T18:15:00Z">
              <w:rPr>
                <w:rFonts w:asciiTheme="minorHAnsi" w:hAnsiTheme="minorHAnsi"/>
                <w:b w:val="0"/>
                <w:i w:val="0"/>
              </w:rPr>
            </w:rPrChange>
          </w:rPr>
          <w:delText>Durée du stage</w:delText>
        </w:r>
        <w:r w:rsidRPr="007A4AFC" w:rsidDel="00A75F71">
          <w:rPr>
            <w:rFonts w:asciiTheme="minorHAnsi" w:hAnsiTheme="minorHAnsi"/>
            <w:bCs/>
            <w:i w:val="0"/>
            <w:color w:val="000000" w:themeColor="text1"/>
            <w:rPrChange w:id="17731" w:author="Dr Mamadou SANOGO" w:date="2023-10-25T18:15:00Z">
              <w:rPr>
                <w:rFonts w:asciiTheme="minorHAnsi" w:hAnsiTheme="minorHAnsi"/>
                <w:bCs/>
                <w:i w:val="0"/>
              </w:rPr>
            </w:rPrChange>
          </w:rPr>
          <w:delText> : 18-22 semaines par an</w:delText>
        </w:r>
      </w:del>
    </w:p>
    <w:p w14:paraId="6A203882" w14:textId="2BA0EF3E" w:rsidR="00D429B0" w:rsidRPr="007A4AFC" w:rsidDel="00A75F71" w:rsidRDefault="00D429B0" w:rsidP="00D429B0">
      <w:pPr>
        <w:spacing w:line="276" w:lineRule="auto"/>
        <w:rPr>
          <w:del w:id="17732" w:author="Dr Mamadou SANOGO" w:date="2023-10-25T17:45:00Z"/>
          <w:rFonts w:asciiTheme="minorHAnsi" w:hAnsiTheme="minorHAnsi"/>
          <w:color w:val="000000" w:themeColor="text1"/>
        </w:rPr>
      </w:pPr>
      <w:del w:id="17733" w:author="Dr Mamadou SANOGO" w:date="2023-10-25T17:45:00Z">
        <w:r w:rsidRPr="007A4AFC" w:rsidDel="00A75F71">
          <w:rPr>
            <w:rFonts w:asciiTheme="minorHAnsi" w:hAnsiTheme="minorHAnsi"/>
            <w:b/>
            <w:bCs/>
            <w:color w:val="000000" w:themeColor="text1"/>
            <w:rPrChange w:id="17734"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735" w:author="Dr Mamadou SANOGO" w:date="2023-10-25T17:45:00Z"/>
          <w:rFonts w:asciiTheme="minorHAnsi" w:hAnsiTheme="minorHAnsi"/>
          <w:b/>
          <w:color w:val="000000" w:themeColor="text1"/>
        </w:rPr>
      </w:pPr>
      <w:del w:id="17736"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737" w:author="Dr Mamadou SANOGO" w:date="2023-10-25T17:45:00Z"/>
          <w:rFonts w:asciiTheme="minorHAnsi" w:hAnsiTheme="minorHAnsi"/>
          <w:b/>
          <w:color w:val="000000" w:themeColor="text1"/>
        </w:rPr>
      </w:pPr>
      <w:del w:id="17738"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739" w:author="Dr Mamadou SANOGO" w:date="2023-10-25T17:45:00Z"/>
          <w:rFonts w:asciiTheme="minorHAnsi" w:hAnsiTheme="minorHAnsi"/>
          <w:b/>
          <w:color w:val="000000" w:themeColor="text1"/>
        </w:rPr>
      </w:pPr>
      <w:del w:id="17740"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741" w:author="Dr Mamadou SANOGO" w:date="2023-10-25T17:45:00Z"/>
          <w:rFonts w:asciiTheme="minorHAnsi" w:hAnsiTheme="minorHAnsi"/>
          <w:b/>
          <w:color w:val="000000" w:themeColor="text1"/>
        </w:rPr>
      </w:pPr>
      <w:del w:id="17742"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743" w:author="Dr Mamadou SANOGO" w:date="2023-10-25T17:45:00Z"/>
          <w:rFonts w:asciiTheme="minorHAnsi" w:hAnsiTheme="minorHAnsi"/>
          <w:b/>
          <w:color w:val="000000" w:themeColor="text1"/>
        </w:rPr>
      </w:pPr>
      <w:del w:id="17744"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745" w:author="Dr Mamadou SANOGO" w:date="2023-10-25T17:45:00Z"/>
          <w:rFonts w:asciiTheme="minorHAnsi" w:hAnsiTheme="minorHAnsi"/>
          <w:b w:val="0"/>
          <w:bCs/>
          <w:color w:val="000000" w:themeColor="text1"/>
          <w:sz w:val="22"/>
          <w:szCs w:val="22"/>
        </w:rPr>
      </w:pPr>
      <w:del w:id="17746" w:author="Dr Mamadou SANOGO" w:date="2023-10-25T17:45:00Z">
        <w:r w:rsidRPr="007A4AFC" w:rsidDel="00A75F71">
          <w:rPr>
            <w:rFonts w:asciiTheme="minorHAnsi" w:hAnsiTheme="minorHAnsi"/>
            <w:b w:val="0"/>
            <w:i w:val="0"/>
            <w:color w:val="000000" w:themeColor="text1"/>
            <w:rPrChange w:id="17747" w:author="Dr Mamadou SANOGO" w:date="2023-10-25T18:15:00Z">
              <w:rPr>
                <w:rFonts w:asciiTheme="minorHAnsi" w:hAnsiTheme="minorHAnsi"/>
                <w:b w:val="0"/>
                <w:i w:val="0"/>
              </w:rPr>
            </w:rPrChange>
          </w:rPr>
          <w:delText>Le suivi des stages et les modalités de suivi</w:delText>
        </w:r>
        <w:r w:rsidRPr="007A4AFC" w:rsidDel="00A75F71">
          <w:rPr>
            <w:rFonts w:asciiTheme="minorHAnsi" w:hAnsiTheme="minorHAnsi"/>
            <w:bCs/>
            <w:i w:val="0"/>
            <w:color w:val="000000" w:themeColor="text1"/>
            <w:rPrChange w:id="17748" w:author="Dr Mamadou SANOGO" w:date="2023-10-25T18:15:00Z">
              <w:rPr>
                <w:rFonts w:asciiTheme="minorHAnsi" w:hAnsiTheme="minorHAnsi"/>
                <w:bCs/>
                <w:i w:val="0"/>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749" w:author="Dr Mamadou SANOGO" w:date="2023-10-25T17:45:00Z"/>
          <w:rFonts w:asciiTheme="minorHAnsi" w:hAnsiTheme="minorHAnsi"/>
          <w:b w:val="0"/>
          <w:bCs/>
          <w:color w:val="000000" w:themeColor="text1"/>
          <w:sz w:val="22"/>
          <w:szCs w:val="22"/>
          <w:u w:val="single"/>
          <w:rPrChange w:id="17750" w:author="Dr Mamadou SANOGO" w:date="2023-10-25T18:15:00Z">
            <w:rPr>
              <w:del w:id="17751" w:author="Dr Mamadou SANOGO" w:date="2023-10-25T17:45:00Z"/>
              <w:rFonts w:asciiTheme="minorHAnsi" w:hAnsiTheme="minorHAnsi"/>
              <w:b w:val="0"/>
              <w:bCs/>
              <w:sz w:val="22"/>
              <w:szCs w:val="22"/>
              <w:u w:val="single"/>
            </w:rPr>
          </w:rPrChange>
        </w:rPr>
      </w:pPr>
      <w:del w:id="17752" w:author="Dr Mamadou SANOGO" w:date="2023-10-25T17:45:00Z">
        <w:r w:rsidRPr="007A4AFC" w:rsidDel="00A75F71">
          <w:rPr>
            <w:rFonts w:asciiTheme="minorHAnsi" w:hAnsiTheme="minorHAnsi"/>
            <w:b w:val="0"/>
            <w:i w:val="0"/>
            <w:color w:val="000000" w:themeColor="text1"/>
            <w:rPrChange w:id="17753" w:author="Dr Mamadou SANOGO" w:date="2023-10-25T18:15:00Z">
              <w:rPr>
                <w:rFonts w:asciiTheme="minorHAnsi" w:hAnsiTheme="minorHAnsi"/>
                <w:b w:val="0"/>
                <w:i w:val="0"/>
              </w:rPr>
            </w:rPrChange>
          </w:rPr>
          <w:delText>Tutorat universitaire :</w:delText>
        </w:r>
      </w:del>
    </w:p>
    <w:p w14:paraId="437FE118" w14:textId="3F6F0B20" w:rsidR="00D429B0" w:rsidRPr="007A4AFC" w:rsidDel="00A75F71" w:rsidRDefault="00D429B0" w:rsidP="00D429B0">
      <w:pPr>
        <w:spacing w:line="276" w:lineRule="auto"/>
        <w:rPr>
          <w:del w:id="17754" w:author="Dr Mamadou SANOGO" w:date="2023-10-25T17:45:00Z"/>
          <w:rFonts w:asciiTheme="minorHAnsi" w:hAnsiTheme="minorHAnsi"/>
          <w:color w:val="000000" w:themeColor="text1"/>
        </w:rPr>
      </w:pPr>
      <w:del w:id="17755"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756" w:author="Dr Mamadou SANOGO" w:date="2023-10-25T17:45:00Z"/>
          <w:rFonts w:asciiTheme="minorHAnsi" w:hAnsiTheme="minorHAnsi"/>
          <w:b w:val="0"/>
          <w:bCs/>
          <w:color w:val="000000" w:themeColor="text1"/>
          <w:sz w:val="22"/>
          <w:szCs w:val="22"/>
          <w:rPrChange w:id="17757" w:author="Dr Mamadou SANOGO" w:date="2023-10-25T18:15:00Z">
            <w:rPr>
              <w:del w:id="17758" w:author="Dr Mamadou SANOGO" w:date="2023-10-25T17:45:00Z"/>
              <w:rFonts w:asciiTheme="minorHAnsi" w:hAnsiTheme="minorHAnsi"/>
              <w:b w:val="0"/>
              <w:bCs/>
              <w:sz w:val="22"/>
              <w:szCs w:val="22"/>
            </w:rPr>
          </w:rPrChange>
        </w:rPr>
      </w:pPr>
      <w:del w:id="17759" w:author="Dr Mamadou SANOGO" w:date="2023-10-25T17:45:00Z">
        <w:r w:rsidRPr="007A4AFC" w:rsidDel="00A75F71">
          <w:rPr>
            <w:rFonts w:asciiTheme="minorHAnsi" w:hAnsiTheme="minorHAnsi"/>
            <w:b w:val="0"/>
            <w:i w:val="0"/>
            <w:color w:val="000000" w:themeColor="text1"/>
            <w:rPrChange w:id="17760" w:author="Dr Mamadou SANOGO" w:date="2023-10-25T18:15:00Z">
              <w:rPr>
                <w:rFonts w:asciiTheme="minorHAnsi" w:hAnsiTheme="minorHAnsi"/>
                <w:b w:val="0"/>
                <w:i w:val="0"/>
              </w:rPr>
            </w:rPrChange>
          </w:rPr>
          <w:delText>Tutorat professionnel :</w:delText>
        </w:r>
      </w:del>
    </w:p>
    <w:p w14:paraId="2AF936B0" w14:textId="5DEC4E40" w:rsidR="00D429B0" w:rsidRPr="007A4AFC" w:rsidDel="00A75F71" w:rsidRDefault="00D429B0" w:rsidP="00D429B0">
      <w:pPr>
        <w:spacing w:line="276" w:lineRule="auto"/>
        <w:rPr>
          <w:del w:id="17761" w:author="Dr Mamadou SANOGO" w:date="2023-10-25T17:45:00Z"/>
          <w:rFonts w:asciiTheme="minorHAnsi" w:hAnsiTheme="minorHAnsi"/>
          <w:color w:val="000000" w:themeColor="text1"/>
        </w:rPr>
      </w:pPr>
      <w:del w:id="17762"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763" w:author="Dr Mamadou SANOGO" w:date="2023-10-25T17:45:00Z"/>
          <w:rFonts w:asciiTheme="minorHAnsi" w:hAnsiTheme="minorHAnsi"/>
          <w:b/>
          <w:bCs/>
          <w:color w:val="000000" w:themeColor="text1"/>
          <w:rPrChange w:id="17764" w:author="Dr Mamadou SANOGO" w:date="2023-10-25T18:15:00Z">
            <w:rPr>
              <w:del w:id="17765" w:author="Dr Mamadou SANOGO" w:date="2023-10-25T17:45:00Z"/>
              <w:rFonts w:asciiTheme="minorHAnsi" w:hAnsiTheme="minorHAnsi"/>
              <w:b/>
              <w:bCs/>
            </w:rPr>
          </w:rPrChange>
        </w:rPr>
      </w:pPr>
      <w:del w:id="17766" w:author="Dr Mamadou SANOGO" w:date="2023-10-25T17:45:00Z">
        <w:r w:rsidRPr="007A4AFC" w:rsidDel="00A75F71">
          <w:rPr>
            <w:rFonts w:asciiTheme="minorHAnsi" w:hAnsiTheme="minorHAnsi"/>
            <w:b/>
            <w:color w:val="000000" w:themeColor="text1"/>
            <w:rPrChange w:id="17767"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768"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769" w:author="Dr Mamadou SANOGO" w:date="2023-10-25T17:45:00Z"/>
          <w:rFonts w:asciiTheme="minorHAnsi" w:hAnsiTheme="minorHAnsi"/>
          <w:bCs/>
          <w:color w:val="000000" w:themeColor="text1"/>
          <w:rPrChange w:id="17770" w:author="Dr Mamadou SANOGO" w:date="2023-10-25T18:15:00Z">
            <w:rPr>
              <w:del w:id="17771" w:author="Dr Mamadou SANOGO" w:date="2023-10-25T17:45:00Z"/>
              <w:rFonts w:asciiTheme="minorHAnsi" w:hAnsiTheme="minorHAnsi"/>
              <w:bCs/>
            </w:rPr>
          </w:rPrChange>
        </w:rPr>
      </w:pPr>
      <w:del w:id="17772" w:author="Dr Mamadou SANOGO" w:date="2023-10-25T17:45:00Z">
        <w:r w:rsidRPr="007A4AFC" w:rsidDel="00A75F71">
          <w:rPr>
            <w:rFonts w:asciiTheme="minorHAnsi" w:hAnsiTheme="minorHAnsi"/>
            <w:bCs/>
            <w:color w:val="000000" w:themeColor="text1"/>
            <w:rPrChange w:id="17773"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774" w:author="Dr Mamadou SANOGO" w:date="2023-10-25T17:45:00Z"/>
          <w:rFonts w:asciiTheme="minorHAnsi" w:hAnsiTheme="minorHAnsi"/>
          <w:bCs/>
          <w:color w:val="000000" w:themeColor="text1"/>
          <w:rPrChange w:id="17775" w:author="Dr Mamadou SANOGO" w:date="2023-10-25T18:15:00Z">
            <w:rPr>
              <w:del w:id="17776" w:author="Dr Mamadou SANOGO" w:date="2023-10-25T17:45:00Z"/>
              <w:rFonts w:asciiTheme="minorHAnsi" w:hAnsiTheme="minorHAnsi"/>
              <w:bCs/>
            </w:rPr>
          </w:rPrChange>
        </w:rPr>
      </w:pPr>
      <w:del w:id="17777" w:author="Dr Mamadou SANOGO" w:date="2023-10-25T17:45:00Z">
        <w:r w:rsidRPr="007A4AFC" w:rsidDel="00A75F71">
          <w:rPr>
            <w:rFonts w:asciiTheme="minorHAnsi" w:hAnsiTheme="minorHAnsi"/>
            <w:bCs/>
            <w:color w:val="000000" w:themeColor="text1"/>
            <w:rPrChange w:id="17778"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779"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780" w:author="Dr Mamadou SANOGO" w:date="2023-10-25T17:45:00Z"/>
          <w:rFonts w:asciiTheme="minorHAnsi" w:hAnsiTheme="minorHAnsi"/>
          <w:color w:val="000000" w:themeColor="text1"/>
          <w:rPrChange w:id="17781" w:author="Dr Mamadou SANOGO" w:date="2023-10-25T18:15:00Z">
            <w:rPr>
              <w:del w:id="17782" w:author="Dr Mamadou SANOGO" w:date="2023-10-25T17:45:00Z"/>
              <w:rFonts w:asciiTheme="minorHAnsi" w:hAnsiTheme="minorHAnsi"/>
            </w:rPr>
          </w:rPrChange>
        </w:rPr>
      </w:pPr>
      <w:del w:id="17783" w:author="Dr Mamadou SANOGO" w:date="2023-10-25T17:45:00Z">
        <w:r w:rsidRPr="007A4AFC" w:rsidDel="00A75F71">
          <w:rPr>
            <w:rFonts w:asciiTheme="minorHAnsi" w:hAnsiTheme="minorHAnsi"/>
            <w:color w:val="000000" w:themeColor="text1"/>
            <w:rPrChange w:id="17784"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785"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786"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787" w:author="Dr Mamadou SANOGO" w:date="2023-10-25T17:45:00Z"/>
          <w:rFonts w:asciiTheme="minorHAnsi" w:hAnsiTheme="minorHAnsi"/>
          <w:color w:val="000000" w:themeColor="text1"/>
          <w:rPrChange w:id="17788" w:author="Dr Mamadou SANOGO" w:date="2023-10-25T18:15:00Z">
            <w:rPr>
              <w:del w:id="17789" w:author="Dr Mamadou SANOGO" w:date="2023-10-25T17:45:00Z"/>
              <w:rFonts w:asciiTheme="minorHAnsi" w:hAnsiTheme="minorHAnsi"/>
            </w:rPr>
          </w:rPrChange>
        </w:rPr>
      </w:pPr>
      <w:del w:id="17790" w:author="Dr Mamadou SANOGO" w:date="2023-10-25T17:45:00Z">
        <w:r w:rsidRPr="007A4AFC" w:rsidDel="00A75F71">
          <w:rPr>
            <w:rFonts w:asciiTheme="minorHAnsi" w:hAnsiTheme="minorHAnsi"/>
            <w:color w:val="000000" w:themeColor="text1"/>
            <w:rPrChange w:id="17791"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79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793"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794" w:author="Dr Mamadou SANOGO" w:date="2023-10-25T17:45:00Z"/>
          <w:rFonts w:asciiTheme="minorHAnsi" w:hAnsiTheme="minorHAnsi"/>
          <w:color w:val="000000" w:themeColor="text1"/>
          <w:rPrChange w:id="17795" w:author="Dr Mamadou SANOGO" w:date="2023-10-25T18:15:00Z">
            <w:rPr>
              <w:del w:id="17796" w:author="Dr Mamadou SANOGO" w:date="2023-10-25T17:45:00Z"/>
              <w:rFonts w:asciiTheme="minorHAnsi" w:hAnsiTheme="minorHAnsi"/>
            </w:rPr>
          </w:rPrChange>
        </w:rPr>
      </w:pPr>
      <w:del w:id="17797" w:author="Dr Mamadou SANOGO" w:date="2023-10-25T17:45:00Z">
        <w:r w:rsidRPr="007A4AFC" w:rsidDel="00A75F71">
          <w:rPr>
            <w:rFonts w:asciiTheme="minorHAnsi" w:hAnsiTheme="minorHAnsi"/>
            <w:color w:val="000000" w:themeColor="text1"/>
            <w:rPrChange w:id="17798"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799"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800"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801" w:author="Dr Mamadou SANOGO" w:date="2023-10-25T17:45:00Z"/>
          <w:rFonts w:asciiTheme="minorHAnsi" w:hAnsiTheme="minorHAnsi"/>
          <w:color w:val="000000" w:themeColor="text1"/>
          <w:rPrChange w:id="17802" w:author="Dr Mamadou SANOGO" w:date="2023-10-25T18:15:00Z">
            <w:rPr>
              <w:del w:id="17803" w:author="Dr Mamadou SANOGO" w:date="2023-10-25T17:45:00Z"/>
              <w:rFonts w:asciiTheme="minorHAnsi" w:hAnsiTheme="minorHAnsi"/>
            </w:rPr>
          </w:rPrChange>
        </w:rPr>
      </w:pPr>
      <w:del w:id="17804" w:author="Dr Mamadou SANOGO" w:date="2023-10-25T17:45:00Z">
        <w:r w:rsidRPr="007A4AFC" w:rsidDel="00A75F71">
          <w:rPr>
            <w:rFonts w:asciiTheme="minorHAnsi" w:hAnsiTheme="minorHAnsi"/>
            <w:color w:val="000000" w:themeColor="text1"/>
            <w:rPrChange w:id="17805"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80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807"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808" w:author="Dr Mamadou SANOGO" w:date="2023-10-25T17:45:00Z"/>
          <w:rFonts w:asciiTheme="minorHAnsi" w:hAnsiTheme="minorHAnsi"/>
          <w:color w:val="000000" w:themeColor="text1"/>
          <w:rPrChange w:id="17809" w:author="Dr Mamadou SANOGO" w:date="2023-10-25T18:15:00Z">
            <w:rPr>
              <w:del w:id="17810" w:author="Dr Mamadou SANOGO" w:date="2023-10-25T17:45:00Z"/>
              <w:rFonts w:asciiTheme="minorHAnsi" w:hAnsiTheme="minorHAnsi"/>
            </w:rPr>
          </w:rPrChange>
        </w:rPr>
      </w:pPr>
      <w:del w:id="17811" w:author="Dr Mamadou SANOGO" w:date="2023-10-25T17:45:00Z">
        <w:r w:rsidRPr="007A4AFC" w:rsidDel="00A75F71">
          <w:rPr>
            <w:rFonts w:asciiTheme="minorHAnsi" w:hAnsiTheme="minorHAnsi"/>
            <w:color w:val="000000" w:themeColor="text1"/>
            <w:rPrChange w:id="17812"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813"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814"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815" w:author="Dr Mamadou SANOGO" w:date="2023-10-25T17:45:00Z"/>
          <w:rFonts w:asciiTheme="minorHAnsi" w:hAnsiTheme="minorHAnsi"/>
          <w:color w:val="000000" w:themeColor="text1"/>
          <w:rPrChange w:id="17816" w:author="Dr Mamadou SANOGO" w:date="2023-10-25T18:15:00Z">
            <w:rPr>
              <w:del w:id="17817" w:author="Dr Mamadou SANOGO" w:date="2023-10-25T17:45:00Z"/>
              <w:rFonts w:asciiTheme="minorHAnsi" w:hAnsiTheme="minorHAnsi"/>
            </w:rPr>
          </w:rPrChange>
        </w:rPr>
      </w:pPr>
      <w:del w:id="17818" w:author="Dr Mamadou SANOGO" w:date="2023-10-25T17:45:00Z">
        <w:r w:rsidRPr="007A4AFC" w:rsidDel="00A75F71">
          <w:rPr>
            <w:rFonts w:asciiTheme="minorHAnsi" w:hAnsiTheme="minorHAnsi"/>
            <w:color w:val="000000" w:themeColor="text1"/>
            <w:rPrChange w:id="17819"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820"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821" w:author="Dr Mamadou SANOGO" w:date="2023-10-25T17:45:00Z"/>
          <w:rFonts w:asciiTheme="minorHAnsi" w:hAnsiTheme="minorHAnsi"/>
          <w:color w:val="000000" w:themeColor="text1"/>
          <w:rPrChange w:id="17822" w:author="Dr Mamadou SANOGO" w:date="2023-10-25T18:15:00Z">
            <w:rPr>
              <w:del w:id="17823" w:author="Dr Mamadou SANOGO" w:date="2023-10-25T17:45:00Z"/>
              <w:rFonts w:asciiTheme="minorHAnsi" w:hAnsiTheme="minorHAnsi"/>
            </w:rPr>
          </w:rPrChange>
        </w:rPr>
      </w:pPr>
      <w:del w:id="17824" w:author="Dr Mamadou SANOGO" w:date="2023-10-25T17:45:00Z">
        <w:r w:rsidRPr="007A4AFC" w:rsidDel="00A75F71">
          <w:rPr>
            <w:rFonts w:asciiTheme="minorHAnsi" w:hAnsiTheme="minorHAnsi"/>
            <w:color w:val="000000" w:themeColor="text1"/>
            <w:rPrChange w:id="17825"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826" w:author="Dr Mamadou SANOGO" w:date="2023-10-25T17:45:00Z"/>
          <w:rFonts w:asciiTheme="minorHAnsi" w:hAnsiTheme="minorHAnsi"/>
          <w:color w:val="000000" w:themeColor="text1"/>
          <w:rPrChange w:id="17827" w:author="Dr Mamadou SANOGO" w:date="2023-10-25T18:15:00Z">
            <w:rPr>
              <w:del w:id="17828" w:author="Dr Mamadou SANOGO" w:date="2023-10-25T17:45:00Z"/>
              <w:rFonts w:asciiTheme="minorHAnsi" w:hAnsiTheme="minorHAnsi"/>
            </w:rPr>
          </w:rPrChange>
        </w:rPr>
      </w:pPr>
      <w:del w:id="17829" w:author="Dr Mamadou SANOGO" w:date="2023-10-25T17:45:00Z">
        <w:r w:rsidRPr="007A4AFC" w:rsidDel="00A75F71">
          <w:rPr>
            <w:rFonts w:asciiTheme="minorHAnsi" w:hAnsiTheme="minorHAnsi"/>
            <w:color w:val="000000" w:themeColor="text1"/>
            <w:rPrChange w:id="17830"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831" w:author="Dr Mamadou SANOGO" w:date="2023-10-25T17:45:00Z"/>
          <w:rFonts w:asciiTheme="minorHAnsi" w:hAnsiTheme="minorHAnsi"/>
          <w:color w:val="000000" w:themeColor="text1"/>
          <w:rPrChange w:id="17832" w:author="Dr Mamadou SANOGO" w:date="2023-10-25T18:15:00Z">
            <w:rPr>
              <w:del w:id="17833" w:author="Dr Mamadou SANOGO" w:date="2023-10-25T17:45:00Z"/>
              <w:rFonts w:asciiTheme="minorHAnsi" w:hAnsiTheme="minorHAnsi"/>
            </w:rPr>
          </w:rPrChange>
        </w:rPr>
      </w:pPr>
      <w:del w:id="17834" w:author="Dr Mamadou SANOGO" w:date="2023-10-25T17:45:00Z">
        <w:r w:rsidRPr="007A4AFC" w:rsidDel="00A75F71">
          <w:rPr>
            <w:rFonts w:asciiTheme="minorHAnsi" w:hAnsiTheme="minorHAnsi"/>
            <w:color w:val="000000" w:themeColor="text1"/>
            <w:rPrChange w:id="17835"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836" w:author="Dr Mamadou SANOGO" w:date="2023-10-25T17:45:00Z"/>
          <w:color w:val="000000" w:themeColor="text1"/>
          <w:rPrChange w:id="17837" w:author="Dr Mamadou SANOGO" w:date="2023-10-25T18:15:00Z">
            <w:rPr>
              <w:del w:id="17838" w:author="Dr Mamadou SANOGO" w:date="2023-10-25T17:45:00Z"/>
            </w:rPr>
          </w:rPrChange>
        </w:rPr>
      </w:pPr>
      <w:del w:id="17839" w:author="Dr Mamadou SANOGO" w:date="2023-10-25T17:45:00Z">
        <w:r w:rsidRPr="007A4AFC" w:rsidDel="00A75F71">
          <w:rPr>
            <w:rFonts w:asciiTheme="minorHAnsi" w:hAnsiTheme="minorHAnsi"/>
            <w:color w:val="000000" w:themeColor="text1"/>
            <w:rPrChange w:id="17840"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841" w:author="Dr Mamadou SANOGO" w:date="2023-10-25T17:45:00Z"/>
          <w:color w:val="000000" w:themeColor="text1"/>
          <w:sz w:val="28"/>
          <w:szCs w:val="28"/>
          <w:rPrChange w:id="17842" w:author="Dr Mamadou SANOGO" w:date="2023-10-25T18:15:00Z">
            <w:rPr>
              <w:del w:id="17843"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844" w:author="Dr Mamadou SANOGO" w:date="2023-10-25T17:45:00Z"/>
          <w:rFonts w:eastAsiaTheme="minorHAnsi" w:cs="Times New Roman"/>
          <w:b w:val="0"/>
          <w:lang w:eastAsia="en-US"/>
          <w:rPrChange w:id="17845" w:author="Dr Mamadou SANOGO" w:date="2023-10-25T18:15:00Z">
            <w:rPr>
              <w:del w:id="17846" w:author="Dr Mamadou SANOGO" w:date="2023-10-25T17:45:00Z"/>
              <w:rFonts w:eastAsiaTheme="minorHAnsi" w:cs="Times New Roman"/>
              <w:b w:val="0"/>
              <w:color w:val="auto"/>
              <w:lang w:eastAsia="en-US"/>
            </w:rPr>
          </w:rPrChange>
        </w:rPr>
        <w:sectPr w:rsidR="00C165B4" w:rsidRPr="007A4AFC" w:rsidDel="00A75F71" w:rsidSect="00DE4E6D">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847" w:author="Dr Mamadou SANOGO" w:date="2024-11-11T15:38:00Z" w16du:dateUtc="2024-11-11T15:38:00Z">
            <w:sectPr w:rsidR="00C165B4" w:rsidRPr="007A4AFC" w:rsidDel="00A75F71" w:rsidSect="00DE4E6D">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848" w:author="Dr Mamadou SANOGO" w:date="2023-10-25T17:45:00Z"/>
          <w:rFonts w:eastAsiaTheme="minorHAnsi" w:cs="Times New Roman"/>
          <w:b w:val="0"/>
          <w:lang w:eastAsia="en-US"/>
          <w:rPrChange w:id="17849" w:author="Dr Mamadou SANOGO" w:date="2023-10-25T18:15:00Z">
            <w:rPr>
              <w:del w:id="17850" w:author="Dr Mamadou SANOGO" w:date="2023-10-25T17:45:00Z"/>
              <w:rFonts w:eastAsiaTheme="minorHAnsi" w:cs="Times New Roman"/>
              <w:b w:val="0"/>
              <w:color w:val="auto"/>
              <w:lang w:eastAsia="en-US"/>
            </w:rPr>
          </w:rPrChange>
        </w:rPr>
      </w:pPr>
      <w:bookmarkStart w:id="17851" w:name="_Toc145944541"/>
      <w:del w:id="17852" w:author="Dr Mamadou SANOGO" w:date="2023-10-25T17:45:00Z">
        <w:r w:rsidRPr="007A4AFC" w:rsidDel="00A75F71">
          <w:rPr>
            <w:rFonts w:eastAsiaTheme="minorHAnsi"/>
            <w:lang w:eastAsia="en-US"/>
            <w:rPrChange w:id="17853" w:author="Dr Mamadou SANOGO" w:date="2023-10-25T18:15:00Z">
              <w:rPr>
                <w:rFonts w:eastAsiaTheme="minorHAnsi"/>
                <w:color w:val="2E74B5" w:themeColor="accent1" w:themeShade="BF"/>
                <w:lang w:eastAsia="en-US"/>
              </w:rPr>
            </w:rPrChange>
          </w:rPr>
          <w:delText>Annexe 1</w:delText>
        </w:r>
        <w:r w:rsidR="000163AB" w:rsidRPr="007A4AFC" w:rsidDel="00A75F71">
          <w:rPr>
            <w:rFonts w:eastAsiaTheme="minorHAnsi"/>
            <w:lang w:eastAsia="en-US"/>
            <w:rPrChange w:id="17854" w:author="Dr Mamadou SANOGO" w:date="2023-10-25T18:15:00Z">
              <w:rPr>
                <w:rFonts w:eastAsiaTheme="minorHAnsi"/>
                <w:color w:val="2E74B5" w:themeColor="accent1" w:themeShade="BF"/>
                <w:lang w:eastAsia="en-US"/>
              </w:rPr>
            </w:rPrChange>
          </w:rPr>
          <w:delText>3</w:delText>
        </w:r>
        <w:r w:rsidRPr="007A4AFC" w:rsidDel="00A75F71">
          <w:rPr>
            <w:rFonts w:eastAsiaTheme="minorHAnsi"/>
            <w:lang w:eastAsia="en-US"/>
            <w:rPrChange w:id="17855" w:author="Dr Mamadou SANOGO" w:date="2023-10-25T18:15:00Z">
              <w:rPr>
                <w:rFonts w:eastAsiaTheme="minorHAnsi"/>
                <w:color w:val="2E74B5" w:themeColor="accent1" w:themeShade="BF"/>
                <w:lang w:eastAsia="en-US"/>
              </w:rPr>
            </w:rPrChange>
          </w:rPr>
          <w:delText xml:space="preserve"> : </w:delText>
        </w:r>
        <w:r w:rsidR="000163AB" w:rsidRPr="007A4AFC" w:rsidDel="00A75F71">
          <w:rPr>
            <w:rFonts w:eastAsiaTheme="minorHAnsi"/>
            <w:lang w:eastAsia="en-US"/>
            <w:rPrChange w:id="17856" w:author="Dr Mamadou SANOGO" w:date="2023-10-25T18:15:00Z">
              <w:rPr>
                <w:rFonts w:eastAsiaTheme="minorHAnsi"/>
                <w:color w:val="2E74B5" w:themeColor="accent1" w:themeShade="BF"/>
                <w:lang w:eastAsia="en-US"/>
              </w:rPr>
            </w:rPrChange>
          </w:rPr>
          <w:delText>Enseignants de la formation</w:delText>
        </w:r>
        <w:bookmarkEnd w:id="17851"/>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857" w:author="Dr Mamadou SANOGO" w:date="2023-10-25T17:45:00Z"/>
          <w:color w:val="000000" w:themeColor="text1"/>
          <w:sz w:val="28"/>
          <w:szCs w:val="28"/>
          <w:rPrChange w:id="17858" w:author="Dr Mamadou SANOGO" w:date="2023-10-25T18:15:00Z">
            <w:rPr>
              <w:del w:id="17859"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860" w:author="Dr Mamadou SANOGO" w:date="2023-10-25T17:45:00Z"/>
          <w:rFonts w:asciiTheme="minorHAnsi" w:hAnsiTheme="minorHAnsi"/>
          <w:b w:val="0"/>
          <w:bCs/>
          <w:color w:val="000000" w:themeColor="text1"/>
          <w:sz w:val="2"/>
          <w:rPrChange w:id="17861" w:author="Dr Mamadou SANOGO" w:date="2023-10-25T18:15:00Z">
            <w:rPr>
              <w:del w:id="17862"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863" w:author="Dr Mamadou SANOGO" w:date="2023-10-25T17:45:00Z"/>
          <w:rFonts w:eastAsia="Calibri" w:cs="Calibri"/>
          <w:b/>
          <w:color w:val="000000" w:themeColor="text1"/>
        </w:rPr>
      </w:pPr>
      <w:del w:id="17864"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865"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866"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867" w:author="Dr Mamadou SANOGO" w:date="2023-10-25T17:45:00Z"/>
                <w:rFonts w:asciiTheme="majorHAnsi" w:hAnsiTheme="majorHAnsi"/>
                <w:b/>
                <w:bCs/>
                <w:color w:val="000000" w:themeColor="text1"/>
                <w:sz w:val="20"/>
                <w:szCs w:val="24"/>
              </w:rPr>
            </w:pPr>
            <w:del w:id="17868"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869" w:author="Dr Mamadou SANOGO" w:date="2023-10-25T17:45:00Z"/>
                <w:rFonts w:asciiTheme="majorHAnsi" w:hAnsiTheme="majorHAnsi"/>
                <w:b/>
                <w:bCs/>
                <w:color w:val="000000" w:themeColor="text1"/>
                <w:sz w:val="20"/>
                <w:szCs w:val="24"/>
              </w:rPr>
            </w:pPr>
            <w:del w:id="17870"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871" w:author="Dr Mamadou SANOGO" w:date="2023-10-25T17:45:00Z"/>
                <w:rFonts w:asciiTheme="majorHAnsi" w:hAnsiTheme="majorHAnsi"/>
                <w:b/>
                <w:bCs/>
                <w:color w:val="000000" w:themeColor="text1"/>
                <w:sz w:val="20"/>
                <w:szCs w:val="24"/>
              </w:rPr>
            </w:pPr>
            <w:del w:id="17872"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873" w:author="Dr Mamadou SANOGO" w:date="2023-10-25T17:45:00Z"/>
                <w:rFonts w:asciiTheme="majorHAnsi" w:hAnsiTheme="majorHAnsi"/>
                <w:b/>
                <w:bCs/>
                <w:color w:val="000000" w:themeColor="text1"/>
                <w:sz w:val="20"/>
                <w:szCs w:val="24"/>
              </w:rPr>
            </w:pPr>
            <w:del w:id="17874"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875" w:author="Dr Mamadou SANOGO" w:date="2023-10-25T17:45:00Z"/>
                <w:rFonts w:asciiTheme="majorHAnsi" w:hAnsiTheme="majorHAnsi"/>
                <w:b/>
                <w:bCs/>
                <w:color w:val="000000" w:themeColor="text1"/>
                <w:sz w:val="20"/>
                <w:szCs w:val="24"/>
              </w:rPr>
            </w:pPr>
            <w:del w:id="17876"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877" w:author="Dr Mamadou SANOGO" w:date="2023-10-25T17:45:00Z"/>
                <w:rFonts w:asciiTheme="majorHAnsi" w:hAnsiTheme="majorHAnsi"/>
                <w:b/>
                <w:bCs/>
                <w:color w:val="000000" w:themeColor="text1"/>
                <w:sz w:val="20"/>
                <w:szCs w:val="24"/>
              </w:rPr>
            </w:pPr>
            <w:del w:id="17878"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879" w:author="Dr Mamadou SANOGO" w:date="2023-10-25T17:45:00Z"/>
                <w:rFonts w:asciiTheme="majorHAnsi" w:hAnsiTheme="majorHAnsi"/>
                <w:b/>
                <w:bCs/>
                <w:color w:val="000000" w:themeColor="text1"/>
                <w:sz w:val="20"/>
                <w:szCs w:val="24"/>
              </w:rPr>
            </w:pPr>
            <w:del w:id="17880"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881"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882" w:author="Dr Mamadou SANOGO" w:date="2023-10-25T17:45:00Z"/>
                <w:rFonts w:asciiTheme="majorHAnsi" w:hAnsiTheme="majorHAnsi"/>
                <w:color w:val="000000" w:themeColor="text1"/>
                <w:szCs w:val="24"/>
              </w:rPr>
            </w:pPr>
            <w:del w:id="17883"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884" w:author="Dr Mamadou SANOGO" w:date="2023-10-25T17:45:00Z"/>
                <w:rFonts w:asciiTheme="majorHAnsi" w:hAnsiTheme="majorHAnsi"/>
                <w:color w:val="000000" w:themeColor="text1"/>
                <w:szCs w:val="24"/>
              </w:rPr>
            </w:pPr>
            <w:del w:id="17885"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886" w:author="Dr Mamadou SANOGO" w:date="2023-10-25T17:45:00Z"/>
                <w:rFonts w:asciiTheme="majorHAnsi" w:hAnsiTheme="majorHAnsi"/>
                <w:color w:val="000000" w:themeColor="text1"/>
                <w:szCs w:val="24"/>
              </w:rPr>
            </w:pPr>
            <w:del w:id="17887"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888" w:author="Dr Mamadou SANOGO" w:date="2023-10-25T17:45:00Z"/>
                <w:rFonts w:asciiTheme="majorHAnsi" w:hAnsiTheme="majorHAnsi"/>
                <w:color w:val="000000" w:themeColor="text1"/>
                <w:szCs w:val="24"/>
              </w:rPr>
            </w:pPr>
            <w:del w:id="17889"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890" w:author="Dr Mamadou SANOGO" w:date="2023-10-25T17:45:00Z"/>
                <w:rFonts w:asciiTheme="majorHAnsi" w:hAnsiTheme="majorHAnsi"/>
                <w:color w:val="000000" w:themeColor="text1"/>
                <w:szCs w:val="24"/>
              </w:rPr>
            </w:pPr>
            <w:del w:id="17891"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892" w:author="Dr Mamadou SANOGO" w:date="2023-10-25T17:45:00Z"/>
                <w:rFonts w:asciiTheme="majorHAnsi" w:hAnsiTheme="majorHAnsi"/>
                <w:color w:val="000000" w:themeColor="text1"/>
                <w:szCs w:val="24"/>
              </w:rPr>
            </w:pPr>
            <w:del w:id="1789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894" w:author="Dr Mamadou SANOGO" w:date="2023-10-25T17:45:00Z"/>
                <w:rFonts w:asciiTheme="majorHAnsi" w:hAnsiTheme="majorHAnsi"/>
                <w:color w:val="000000" w:themeColor="text1"/>
                <w:szCs w:val="24"/>
              </w:rPr>
            </w:pPr>
            <w:del w:id="17895"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896"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897" w:author="Dr Mamadou SANOGO" w:date="2023-10-25T17:45:00Z"/>
                <w:rFonts w:asciiTheme="majorHAnsi" w:hAnsiTheme="majorHAnsi"/>
                <w:color w:val="000000" w:themeColor="text1"/>
                <w:szCs w:val="24"/>
              </w:rPr>
            </w:pPr>
            <w:del w:id="17898"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899" w:author="Dr Mamadou SANOGO" w:date="2023-10-25T17:45:00Z"/>
                <w:rFonts w:asciiTheme="majorHAnsi" w:hAnsiTheme="majorHAnsi"/>
                <w:color w:val="000000" w:themeColor="text1"/>
                <w:szCs w:val="24"/>
              </w:rPr>
            </w:pPr>
            <w:del w:id="17900"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901" w:author="Dr Mamadou SANOGO" w:date="2023-10-25T17:45:00Z"/>
                <w:rFonts w:asciiTheme="majorHAnsi" w:hAnsiTheme="majorHAnsi"/>
                <w:color w:val="000000" w:themeColor="text1"/>
                <w:szCs w:val="24"/>
              </w:rPr>
            </w:pPr>
            <w:del w:id="17902"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903"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904" w:author="Dr Mamadou SANOGO" w:date="2023-10-25T17:45:00Z"/>
                <w:rFonts w:asciiTheme="majorHAnsi" w:hAnsiTheme="majorHAnsi"/>
                <w:color w:val="000000" w:themeColor="text1"/>
                <w:szCs w:val="24"/>
              </w:rPr>
            </w:pPr>
            <w:del w:id="17905"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906" w:author="Dr Mamadou SANOGO" w:date="2023-10-25T17:45:00Z"/>
                <w:rFonts w:asciiTheme="majorHAnsi" w:hAnsiTheme="majorHAnsi"/>
                <w:color w:val="000000" w:themeColor="text1"/>
                <w:szCs w:val="24"/>
              </w:rPr>
            </w:pPr>
            <w:del w:id="17907"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908" w:author="Dr Mamadou SANOGO" w:date="2023-10-25T17:45:00Z"/>
                <w:rFonts w:asciiTheme="majorHAnsi" w:hAnsiTheme="majorHAnsi"/>
                <w:color w:val="000000" w:themeColor="text1"/>
                <w:szCs w:val="24"/>
              </w:rPr>
            </w:pPr>
            <w:del w:id="17909"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910" w:author="Dr Mamadou SANOGO" w:date="2023-10-25T17:45:00Z"/>
                <w:rFonts w:asciiTheme="majorHAnsi" w:hAnsiTheme="majorHAnsi"/>
                <w:color w:val="000000" w:themeColor="text1"/>
                <w:szCs w:val="24"/>
              </w:rPr>
            </w:pPr>
            <w:del w:id="17911"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912" w:author="Dr Mamadou SANOGO" w:date="2023-10-25T17:45:00Z"/>
                <w:rFonts w:asciiTheme="majorHAnsi" w:hAnsiTheme="majorHAnsi"/>
                <w:color w:val="000000" w:themeColor="text1"/>
                <w:szCs w:val="24"/>
              </w:rPr>
            </w:pPr>
            <w:del w:id="17913"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914" w:author="Dr Mamadou SANOGO" w:date="2023-10-25T17:45:00Z"/>
                <w:rFonts w:asciiTheme="majorHAnsi" w:hAnsiTheme="majorHAnsi"/>
                <w:color w:val="000000" w:themeColor="text1"/>
                <w:szCs w:val="24"/>
              </w:rPr>
            </w:pPr>
            <w:del w:id="1791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916"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917" w:author="Dr Mamadou SANOGO" w:date="2023-10-25T17:45:00Z"/>
                <w:rFonts w:asciiTheme="majorHAnsi" w:hAnsiTheme="majorHAnsi"/>
                <w:color w:val="000000" w:themeColor="text1"/>
                <w:szCs w:val="24"/>
              </w:rPr>
            </w:pPr>
            <w:del w:id="17918"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919" w:author="Dr Mamadou SANOGO" w:date="2023-10-25T17:45:00Z"/>
                <w:rFonts w:asciiTheme="majorHAnsi" w:hAnsiTheme="majorHAnsi"/>
                <w:color w:val="000000" w:themeColor="text1"/>
                <w:szCs w:val="24"/>
              </w:rPr>
            </w:pPr>
            <w:del w:id="17920"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921" w:author="Dr Mamadou SANOGO" w:date="2023-10-25T17:45:00Z"/>
                <w:rFonts w:asciiTheme="majorHAnsi" w:hAnsiTheme="majorHAnsi"/>
                <w:color w:val="000000" w:themeColor="text1"/>
                <w:szCs w:val="24"/>
              </w:rPr>
            </w:pPr>
            <w:del w:id="17922"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923" w:author="Dr Mamadou SANOGO" w:date="2023-10-25T17:45:00Z"/>
                <w:rFonts w:asciiTheme="majorHAnsi" w:hAnsiTheme="majorHAnsi"/>
                <w:color w:val="000000" w:themeColor="text1"/>
                <w:szCs w:val="24"/>
              </w:rPr>
            </w:pPr>
            <w:del w:id="17924"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925" w:author="Dr Mamadou SANOGO" w:date="2023-10-25T17:45:00Z"/>
                <w:rFonts w:asciiTheme="majorHAnsi" w:hAnsiTheme="majorHAnsi"/>
                <w:color w:val="000000" w:themeColor="text1"/>
                <w:szCs w:val="24"/>
              </w:rPr>
            </w:pPr>
            <w:del w:id="17926"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927" w:author="Dr Mamadou SANOGO" w:date="2023-10-25T17:45:00Z"/>
                <w:rFonts w:asciiTheme="majorHAnsi" w:hAnsiTheme="majorHAnsi"/>
                <w:color w:val="000000" w:themeColor="text1"/>
                <w:szCs w:val="24"/>
              </w:rPr>
            </w:pPr>
            <w:del w:id="17928"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929"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930" w:author="Dr Mamadou SANOGO" w:date="2023-10-25T17:45:00Z"/>
                <w:rFonts w:asciiTheme="majorHAnsi" w:hAnsiTheme="majorHAnsi"/>
                <w:color w:val="000000" w:themeColor="text1"/>
                <w:szCs w:val="24"/>
              </w:rPr>
            </w:pPr>
            <w:del w:id="17931"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932" w:author="Dr Mamadou SANOGO" w:date="2023-10-25T17:45:00Z"/>
                <w:rFonts w:asciiTheme="majorHAnsi" w:hAnsiTheme="majorHAnsi"/>
                <w:color w:val="000000" w:themeColor="text1"/>
                <w:szCs w:val="24"/>
              </w:rPr>
            </w:pPr>
            <w:del w:id="17933"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934" w:author="Dr Mamadou SANOGO" w:date="2023-10-25T17:45:00Z"/>
                <w:rFonts w:asciiTheme="majorHAnsi" w:hAnsiTheme="majorHAnsi"/>
                <w:color w:val="000000" w:themeColor="text1"/>
                <w:szCs w:val="24"/>
              </w:rPr>
            </w:pPr>
            <w:del w:id="17935"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936" w:author="Dr Mamadou SANOGO" w:date="2023-10-25T17:45:00Z"/>
                <w:rFonts w:asciiTheme="majorHAnsi" w:hAnsiTheme="majorHAnsi"/>
                <w:color w:val="000000" w:themeColor="text1"/>
                <w:szCs w:val="24"/>
              </w:rPr>
            </w:pPr>
            <w:del w:id="17937"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938" w:author="Dr Mamadou SANOGO" w:date="2023-10-25T17:45:00Z"/>
                <w:rFonts w:asciiTheme="majorHAnsi" w:hAnsiTheme="majorHAnsi"/>
                <w:color w:val="000000" w:themeColor="text1"/>
                <w:szCs w:val="24"/>
              </w:rPr>
            </w:pPr>
            <w:del w:id="17939"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940" w:author="Dr Mamadou SANOGO" w:date="2023-10-25T17:45:00Z"/>
                <w:rFonts w:asciiTheme="majorHAnsi" w:hAnsiTheme="majorHAnsi"/>
                <w:color w:val="000000" w:themeColor="text1"/>
                <w:szCs w:val="24"/>
              </w:rPr>
            </w:pPr>
            <w:del w:id="1794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942" w:author="Dr Mamadou SANOGO" w:date="2023-10-25T17:45:00Z"/>
                <w:rFonts w:asciiTheme="majorHAnsi" w:hAnsiTheme="majorHAnsi"/>
                <w:color w:val="000000" w:themeColor="text1"/>
                <w:szCs w:val="24"/>
              </w:rPr>
            </w:pPr>
            <w:del w:id="17943"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944"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945" w:author="Dr Mamadou SANOGO" w:date="2023-10-25T17:45:00Z"/>
                <w:rFonts w:asciiTheme="majorHAnsi" w:hAnsiTheme="majorHAnsi"/>
                <w:color w:val="000000" w:themeColor="text1"/>
                <w:szCs w:val="24"/>
              </w:rPr>
            </w:pPr>
            <w:del w:id="17946"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947" w:author="Dr Mamadou SANOGO" w:date="2023-10-25T17:45:00Z"/>
                <w:rFonts w:asciiTheme="majorHAnsi" w:hAnsiTheme="majorHAnsi"/>
                <w:color w:val="000000" w:themeColor="text1"/>
                <w:szCs w:val="24"/>
              </w:rPr>
            </w:pPr>
            <w:del w:id="17948"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949"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950" w:author="Dr Mamadou SANOGO" w:date="2023-10-25T17:45:00Z"/>
                <w:rFonts w:asciiTheme="majorHAnsi" w:hAnsiTheme="majorHAnsi"/>
                <w:color w:val="000000" w:themeColor="text1"/>
                <w:szCs w:val="24"/>
              </w:rPr>
            </w:pPr>
            <w:del w:id="17951"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952" w:author="Dr Mamadou SANOGO" w:date="2023-10-25T17:45:00Z"/>
                <w:rFonts w:asciiTheme="majorHAnsi" w:hAnsiTheme="majorHAnsi"/>
                <w:color w:val="000000" w:themeColor="text1"/>
                <w:szCs w:val="24"/>
              </w:rPr>
            </w:pPr>
            <w:del w:id="17953"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954" w:author="Dr Mamadou SANOGO" w:date="2023-10-25T17:45:00Z"/>
                <w:rFonts w:asciiTheme="majorHAnsi" w:hAnsiTheme="majorHAnsi"/>
                <w:color w:val="000000" w:themeColor="text1"/>
                <w:szCs w:val="24"/>
              </w:rPr>
            </w:pPr>
            <w:del w:id="17955"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956" w:author="Dr Mamadou SANOGO" w:date="2023-10-25T17:45:00Z"/>
                <w:rFonts w:asciiTheme="majorHAnsi" w:hAnsiTheme="majorHAnsi"/>
                <w:color w:val="000000" w:themeColor="text1"/>
                <w:szCs w:val="24"/>
              </w:rPr>
            </w:pPr>
            <w:del w:id="17957"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958" w:author="Dr Mamadou SANOGO" w:date="2023-10-25T17:45:00Z"/>
                <w:rFonts w:asciiTheme="majorHAnsi" w:hAnsiTheme="majorHAnsi"/>
                <w:color w:val="000000" w:themeColor="text1"/>
                <w:szCs w:val="24"/>
              </w:rPr>
            </w:pPr>
            <w:del w:id="17959"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960" w:author="Dr Mamadou SANOGO" w:date="2023-10-25T17:45:00Z"/>
                <w:rFonts w:asciiTheme="majorHAnsi" w:hAnsiTheme="majorHAnsi"/>
                <w:color w:val="000000" w:themeColor="text1"/>
                <w:szCs w:val="24"/>
              </w:rPr>
            </w:pPr>
            <w:del w:id="1796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962" w:author="Dr Mamadou SANOGO" w:date="2023-10-25T17:45:00Z"/>
                <w:rFonts w:asciiTheme="majorHAnsi" w:hAnsiTheme="majorHAnsi"/>
                <w:color w:val="000000" w:themeColor="text1"/>
                <w:szCs w:val="24"/>
              </w:rPr>
            </w:pPr>
            <w:del w:id="17963"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964" w:author="Dr Mamadou SANOGO" w:date="2023-10-25T17:45:00Z"/>
                <w:rFonts w:asciiTheme="majorHAnsi" w:hAnsiTheme="majorHAnsi"/>
                <w:color w:val="000000" w:themeColor="text1"/>
                <w:szCs w:val="24"/>
              </w:rPr>
            </w:pPr>
            <w:del w:id="17965"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966"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967"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968" w:author="Dr Mamadou SANOGO" w:date="2023-10-25T17:45:00Z"/>
          <w:rFonts w:asciiTheme="minorHAnsi" w:hAnsiTheme="minorHAnsi"/>
          <w:color w:val="000000" w:themeColor="text1"/>
          <w:sz w:val="20"/>
        </w:rPr>
      </w:pPr>
      <w:del w:id="17969"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970"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971"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972" w:author="Dr Mamadou SANOGO" w:date="2023-10-25T17:45:00Z"/>
                <w:rFonts w:asciiTheme="majorHAnsi" w:hAnsiTheme="majorHAnsi"/>
                <w:b/>
                <w:bCs/>
                <w:color w:val="000000" w:themeColor="text1"/>
                <w:szCs w:val="24"/>
              </w:rPr>
            </w:pPr>
            <w:del w:id="17973"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974" w:author="Dr Mamadou SANOGO" w:date="2023-10-25T17:45:00Z"/>
                <w:rFonts w:asciiTheme="majorHAnsi" w:hAnsiTheme="majorHAnsi"/>
                <w:b/>
                <w:bCs/>
                <w:color w:val="000000" w:themeColor="text1"/>
                <w:szCs w:val="24"/>
              </w:rPr>
            </w:pPr>
            <w:del w:id="17975"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976" w:author="Dr Mamadou SANOGO" w:date="2023-10-25T17:45:00Z"/>
                <w:rFonts w:asciiTheme="majorHAnsi" w:hAnsiTheme="majorHAnsi"/>
                <w:b/>
                <w:bCs/>
                <w:color w:val="000000" w:themeColor="text1"/>
                <w:szCs w:val="24"/>
              </w:rPr>
            </w:pPr>
            <w:del w:id="17977"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978" w:author="Dr Mamadou SANOGO" w:date="2023-10-25T17:45:00Z"/>
                <w:rFonts w:asciiTheme="majorHAnsi" w:hAnsiTheme="majorHAnsi"/>
                <w:b/>
                <w:bCs/>
                <w:color w:val="000000" w:themeColor="text1"/>
                <w:szCs w:val="24"/>
              </w:rPr>
            </w:pPr>
            <w:del w:id="17979"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980" w:author="Dr Mamadou SANOGO" w:date="2023-10-25T17:45:00Z"/>
                <w:rFonts w:asciiTheme="majorHAnsi" w:hAnsiTheme="majorHAnsi"/>
                <w:b/>
                <w:bCs/>
                <w:color w:val="000000" w:themeColor="text1"/>
                <w:szCs w:val="24"/>
              </w:rPr>
            </w:pPr>
            <w:del w:id="17981"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982" w:author="Dr Mamadou SANOGO" w:date="2023-10-25T17:45:00Z"/>
                <w:rFonts w:asciiTheme="majorHAnsi" w:hAnsiTheme="majorHAnsi"/>
                <w:b/>
                <w:bCs/>
                <w:color w:val="000000" w:themeColor="text1"/>
                <w:szCs w:val="24"/>
              </w:rPr>
            </w:pPr>
            <w:del w:id="17983"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984" w:author="Dr Mamadou SANOGO" w:date="2023-10-25T17:45:00Z"/>
                <w:rFonts w:asciiTheme="majorHAnsi" w:hAnsiTheme="majorHAnsi"/>
                <w:b/>
                <w:bCs/>
                <w:color w:val="000000" w:themeColor="text1"/>
                <w:szCs w:val="24"/>
              </w:rPr>
            </w:pPr>
            <w:del w:id="17985"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986"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987" w:author="Dr Mamadou SANOGO" w:date="2023-10-25T17:45:00Z"/>
                <w:rFonts w:asciiTheme="majorHAnsi" w:hAnsiTheme="majorHAnsi" w:cstheme="majorHAnsi"/>
                <w:bCs/>
                <w:color w:val="000000" w:themeColor="text1"/>
                <w:szCs w:val="24"/>
              </w:rPr>
            </w:pPr>
            <w:del w:id="17988"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989" w:author="Dr Mamadou SANOGO" w:date="2023-10-25T17:45:00Z"/>
                <w:rFonts w:asciiTheme="majorHAnsi" w:hAnsiTheme="majorHAnsi" w:cstheme="majorHAnsi"/>
                <w:bCs/>
                <w:color w:val="000000" w:themeColor="text1"/>
                <w:szCs w:val="24"/>
              </w:rPr>
            </w:pPr>
            <w:del w:id="17990"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991" w:author="Dr Mamadou SANOGO" w:date="2023-10-25T17:45:00Z"/>
                <w:rFonts w:asciiTheme="majorHAnsi" w:hAnsiTheme="majorHAnsi" w:cstheme="majorHAnsi"/>
                <w:bCs/>
                <w:color w:val="000000" w:themeColor="text1"/>
                <w:szCs w:val="24"/>
              </w:rPr>
            </w:pPr>
            <w:del w:id="17992"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993" w:author="Dr Mamadou SANOGO" w:date="2023-10-25T17:45:00Z"/>
                <w:rFonts w:asciiTheme="majorHAnsi" w:hAnsiTheme="majorHAnsi" w:cstheme="majorHAnsi"/>
                <w:i/>
                <w:color w:val="000000" w:themeColor="text1"/>
                <w:szCs w:val="24"/>
              </w:rPr>
            </w:pPr>
            <w:del w:id="17994"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995" w:author="Dr Mamadou SANOGO" w:date="2023-10-25T17:45:00Z"/>
                <w:rFonts w:asciiTheme="majorHAnsi" w:hAnsiTheme="majorHAnsi" w:cstheme="majorHAnsi"/>
                <w:i/>
                <w:color w:val="000000" w:themeColor="text1"/>
                <w:szCs w:val="24"/>
              </w:rPr>
            </w:pPr>
            <w:del w:id="17996"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997" w:author="Dr Mamadou SANOGO" w:date="2023-10-25T17:45:00Z"/>
                <w:rFonts w:asciiTheme="majorHAnsi" w:hAnsiTheme="majorHAnsi" w:cstheme="majorHAnsi"/>
                <w:i/>
                <w:color w:val="000000" w:themeColor="text1"/>
                <w:szCs w:val="24"/>
              </w:rPr>
            </w:pPr>
            <w:del w:id="17998"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999" w:author="Dr Mamadou SANOGO" w:date="2023-10-25T17:45:00Z"/>
                <w:rFonts w:asciiTheme="majorHAnsi" w:hAnsiTheme="majorHAnsi" w:cstheme="majorHAnsi"/>
                <w:color w:val="000000" w:themeColor="text1"/>
                <w:szCs w:val="24"/>
              </w:rPr>
            </w:pPr>
            <w:del w:id="18000"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8001" w:author="Dr Mamadou SANOGO" w:date="2023-10-25T17:45:00Z"/>
                <w:rFonts w:asciiTheme="majorHAnsi" w:hAnsiTheme="majorHAnsi" w:cstheme="majorHAnsi"/>
                <w:color w:val="000000" w:themeColor="text1"/>
                <w:szCs w:val="24"/>
              </w:rPr>
            </w:pPr>
            <w:del w:id="18002"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8003"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8004" w:author="Dr Mamadou SANOGO" w:date="2023-10-25T17:45:00Z"/>
                <w:rFonts w:asciiTheme="majorHAnsi" w:hAnsiTheme="majorHAnsi" w:cstheme="majorHAnsi"/>
                <w:bCs/>
                <w:color w:val="000000" w:themeColor="text1"/>
                <w:szCs w:val="24"/>
              </w:rPr>
            </w:pPr>
            <w:del w:id="18005"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8006" w:author="Dr Mamadou SANOGO" w:date="2023-10-25T17:45:00Z"/>
                <w:rFonts w:asciiTheme="majorHAnsi" w:hAnsiTheme="majorHAnsi" w:cstheme="majorHAnsi"/>
                <w:bCs/>
                <w:color w:val="000000" w:themeColor="text1"/>
                <w:szCs w:val="24"/>
              </w:rPr>
            </w:pPr>
            <w:del w:id="18007"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8008" w:author="Dr Mamadou SANOGO" w:date="2023-10-25T17:45:00Z"/>
                <w:rFonts w:asciiTheme="majorHAnsi" w:hAnsiTheme="majorHAnsi" w:cstheme="majorHAnsi"/>
                <w:bCs/>
                <w:color w:val="000000" w:themeColor="text1"/>
                <w:szCs w:val="24"/>
              </w:rPr>
            </w:pPr>
            <w:del w:id="18009"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8010" w:author="Dr Mamadou SANOGO" w:date="2023-10-25T17:45:00Z"/>
                <w:rFonts w:asciiTheme="majorHAnsi" w:hAnsiTheme="majorHAnsi" w:cstheme="majorHAnsi"/>
                <w:i/>
                <w:color w:val="000000" w:themeColor="text1"/>
                <w:szCs w:val="24"/>
              </w:rPr>
            </w:pPr>
            <w:del w:id="18011"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8012" w:author="Dr Mamadou SANOGO" w:date="2023-10-25T17:45:00Z"/>
                <w:rFonts w:asciiTheme="majorHAnsi" w:hAnsiTheme="majorHAnsi" w:cstheme="majorHAnsi"/>
                <w:i/>
                <w:color w:val="000000" w:themeColor="text1"/>
                <w:szCs w:val="24"/>
              </w:rPr>
            </w:pPr>
            <w:del w:id="18013"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8014" w:author="Dr Mamadou SANOGO" w:date="2023-10-25T17:45:00Z"/>
                <w:rFonts w:asciiTheme="majorHAnsi" w:hAnsiTheme="majorHAnsi" w:cstheme="majorHAnsi"/>
                <w:i/>
                <w:color w:val="000000" w:themeColor="text1"/>
                <w:szCs w:val="24"/>
              </w:rPr>
            </w:pPr>
            <w:del w:id="18015"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8016" w:author="Dr Mamadou SANOGO" w:date="2023-10-25T17:45:00Z"/>
                <w:rFonts w:asciiTheme="majorHAnsi" w:hAnsiTheme="majorHAnsi" w:cstheme="majorHAnsi"/>
                <w:color w:val="000000" w:themeColor="text1"/>
                <w:szCs w:val="24"/>
              </w:rPr>
            </w:pPr>
            <w:del w:id="18017"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8018" w:author="Dr Mamadou SANOGO" w:date="2023-10-25T17:45:00Z"/>
                <w:rFonts w:asciiTheme="majorHAnsi" w:hAnsiTheme="majorHAnsi" w:cstheme="majorHAnsi"/>
                <w:color w:val="000000" w:themeColor="text1"/>
                <w:szCs w:val="24"/>
              </w:rPr>
            </w:pPr>
            <w:del w:id="18019"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8020" w:author="Dr Mamadou SANOGO" w:date="2023-10-25T17:45:00Z"/>
                <w:rFonts w:asciiTheme="majorHAnsi" w:hAnsiTheme="majorHAnsi" w:cstheme="majorHAnsi"/>
                <w:color w:val="000000" w:themeColor="text1"/>
                <w:szCs w:val="24"/>
              </w:rPr>
            </w:pPr>
            <w:del w:id="18021"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8022" w:author="Dr Mamadou SANOGO" w:date="2023-10-25T17:45:00Z"/>
                <w:rFonts w:asciiTheme="majorHAnsi" w:hAnsiTheme="majorHAnsi" w:cstheme="majorHAnsi"/>
                <w:color w:val="000000" w:themeColor="text1"/>
                <w:szCs w:val="24"/>
              </w:rPr>
            </w:pPr>
            <w:del w:id="18023"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8024"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8025" w:author="Dr Mamadou SANOGO" w:date="2023-10-25T17:45:00Z"/>
                <w:rFonts w:asciiTheme="majorHAnsi" w:hAnsiTheme="majorHAnsi" w:cstheme="majorHAnsi"/>
                <w:bCs/>
                <w:color w:val="000000" w:themeColor="text1"/>
                <w:szCs w:val="24"/>
              </w:rPr>
            </w:pPr>
            <w:del w:id="18026"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8027" w:author="Dr Mamadou SANOGO" w:date="2023-10-25T17:45:00Z"/>
                <w:rFonts w:asciiTheme="majorHAnsi" w:hAnsiTheme="majorHAnsi" w:cstheme="majorHAnsi"/>
                <w:bCs/>
                <w:color w:val="000000" w:themeColor="text1"/>
                <w:szCs w:val="24"/>
              </w:rPr>
            </w:pPr>
            <w:del w:id="18028"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8029" w:author="Dr Mamadou SANOGO" w:date="2023-10-25T17:45:00Z"/>
                <w:rFonts w:asciiTheme="majorHAnsi" w:hAnsiTheme="majorHAnsi" w:cstheme="majorHAnsi"/>
                <w:bCs/>
                <w:color w:val="000000" w:themeColor="text1"/>
                <w:szCs w:val="24"/>
              </w:rPr>
            </w:pPr>
            <w:del w:id="18030"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8031" w:author="Dr Mamadou SANOGO" w:date="2023-10-25T17:45:00Z"/>
                <w:rFonts w:asciiTheme="majorHAnsi" w:hAnsiTheme="majorHAnsi" w:cstheme="majorHAnsi"/>
                <w:i/>
                <w:color w:val="000000" w:themeColor="text1"/>
                <w:szCs w:val="24"/>
              </w:rPr>
            </w:pPr>
            <w:del w:id="18032"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8033" w:author="Dr Mamadou SANOGO" w:date="2023-10-25T17:45:00Z"/>
                <w:rFonts w:asciiTheme="majorHAnsi" w:hAnsiTheme="majorHAnsi" w:cstheme="majorHAnsi"/>
                <w:i/>
                <w:color w:val="000000" w:themeColor="text1"/>
                <w:szCs w:val="24"/>
              </w:rPr>
            </w:pPr>
            <w:del w:id="18034"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8035" w:author="Dr Mamadou SANOGO" w:date="2023-10-25T17:45:00Z"/>
                <w:rFonts w:asciiTheme="majorHAnsi" w:hAnsiTheme="majorHAnsi" w:cstheme="majorHAnsi"/>
                <w:i/>
                <w:color w:val="000000" w:themeColor="text1"/>
                <w:szCs w:val="24"/>
              </w:rPr>
            </w:pPr>
            <w:del w:id="1803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8037" w:author="Dr Mamadou SANOGO" w:date="2023-10-25T17:45:00Z"/>
                <w:rFonts w:asciiTheme="majorHAnsi" w:hAnsiTheme="majorHAnsi" w:cstheme="majorHAnsi"/>
                <w:bCs/>
                <w:color w:val="000000" w:themeColor="text1"/>
                <w:szCs w:val="24"/>
              </w:rPr>
            </w:pPr>
            <w:del w:id="18038"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8039" w:author="Dr Mamadou SANOGO" w:date="2023-10-25T17:45:00Z"/>
                <w:rFonts w:asciiTheme="majorHAnsi" w:hAnsiTheme="majorHAnsi" w:cstheme="majorHAnsi"/>
                <w:bCs/>
                <w:color w:val="000000" w:themeColor="text1"/>
                <w:szCs w:val="24"/>
              </w:rPr>
            </w:pPr>
            <w:del w:id="18040"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8041"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8042" w:author="Dr Mamadou SANOGO" w:date="2023-10-25T17:45:00Z"/>
                <w:rFonts w:asciiTheme="majorHAnsi" w:hAnsiTheme="majorHAnsi" w:cstheme="majorHAnsi"/>
                <w:bCs/>
                <w:color w:val="000000" w:themeColor="text1"/>
                <w:szCs w:val="24"/>
              </w:rPr>
            </w:pPr>
            <w:del w:id="18043"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8044" w:author="Dr Mamadou SANOGO" w:date="2023-10-25T17:45:00Z"/>
                <w:rFonts w:asciiTheme="majorHAnsi" w:hAnsiTheme="majorHAnsi" w:cstheme="majorHAnsi"/>
                <w:bCs/>
                <w:color w:val="000000" w:themeColor="text1"/>
                <w:szCs w:val="24"/>
              </w:rPr>
            </w:pPr>
            <w:del w:id="18045"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8046" w:author="Dr Mamadou SANOGO" w:date="2023-10-25T17:45:00Z"/>
                <w:rFonts w:asciiTheme="majorHAnsi" w:hAnsiTheme="majorHAnsi" w:cstheme="majorHAnsi"/>
                <w:bCs/>
                <w:color w:val="000000" w:themeColor="text1"/>
                <w:szCs w:val="24"/>
              </w:rPr>
            </w:pPr>
            <w:del w:id="18047"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8048" w:author="Dr Mamadou SANOGO" w:date="2023-10-25T17:45:00Z"/>
                <w:rFonts w:asciiTheme="majorHAnsi" w:hAnsiTheme="majorHAnsi" w:cstheme="majorHAnsi"/>
                <w:i/>
                <w:color w:val="000000" w:themeColor="text1"/>
                <w:szCs w:val="24"/>
              </w:rPr>
            </w:pPr>
            <w:del w:id="18049"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8050" w:author="Dr Mamadou SANOGO" w:date="2023-10-25T17:45:00Z"/>
                <w:rFonts w:asciiTheme="majorHAnsi" w:hAnsiTheme="majorHAnsi" w:cstheme="majorHAnsi"/>
                <w:i/>
                <w:color w:val="000000" w:themeColor="text1"/>
                <w:szCs w:val="24"/>
              </w:rPr>
            </w:pPr>
            <w:del w:id="18051"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8052" w:author="Dr Mamadou SANOGO" w:date="2023-10-25T17:45:00Z"/>
                <w:rFonts w:asciiTheme="majorHAnsi" w:hAnsiTheme="majorHAnsi" w:cstheme="majorHAnsi"/>
                <w:i/>
                <w:color w:val="000000" w:themeColor="text1"/>
                <w:szCs w:val="24"/>
              </w:rPr>
            </w:pPr>
            <w:del w:id="18053"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8054" w:author="Dr Mamadou SANOGO" w:date="2023-10-25T17:45:00Z"/>
                <w:rFonts w:asciiTheme="majorHAnsi" w:hAnsiTheme="majorHAnsi" w:cstheme="majorHAnsi"/>
                <w:color w:val="000000" w:themeColor="text1"/>
                <w:szCs w:val="24"/>
              </w:rPr>
            </w:pPr>
            <w:del w:id="18055"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8056" w:author="Dr Mamadou SANOGO" w:date="2023-10-25T17:45:00Z"/>
                <w:rFonts w:asciiTheme="majorHAnsi" w:hAnsiTheme="majorHAnsi" w:cstheme="majorHAnsi"/>
                <w:color w:val="000000" w:themeColor="text1"/>
                <w:szCs w:val="24"/>
              </w:rPr>
            </w:pPr>
            <w:del w:id="18057"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8058" w:author="Dr Mamadou SANOGO" w:date="2023-10-25T17:45:00Z"/>
          <w:rFonts w:asciiTheme="minorHAnsi" w:hAnsiTheme="minorHAnsi"/>
          <w:color w:val="000000" w:themeColor="text1"/>
          <w:sz w:val="20"/>
          <w:rPrChange w:id="18059" w:author="Dr Mamadou SANOGO" w:date="2023-10-25T18:15:00Z">
            <w:rPr>
              <w:del w:id="18060"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8061" w:author="Dr Mamadou SANOGO" w:date="2023-10-25T17:45:00Z"/>
          <w:rFonts w:asciiTheme="minorHAnsi" w:hAnsiTheme="minorHAnsi"/>
          <w:color w:val="000000" w:themeColor="text1"/>
          <w:sz w:val="20"/>
          <w:rPrChange w:id="18062" w:author="Dr Mamadou SANOGO" w:date="2023-10-25T18:15:00Z">
            <w:rPr>
              <w:del w:id="18063"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8064" w:author="Dr Mamadou SANOGO" w:date="2023-10-25T17:45:00Z"/>
          <w:rFonts w:asciiTheme="minorHAnsi" w:hAnsiTheme="minorHAnsi"/>
          <w:color w:val="000000" w:themeColor="text1"/>
          <w:sz w:val="20"/>
          <w:rPrChange w:id="18065" w:author="Dr Mamadou SANOGO" w:date="2023-10-25T18:15:00Z">
            <w:rPr>
              <w:del w:id="18066"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8067" w:author="Dr Mamadou SANOGO" w:date="2023-10-25T17:45:00Z"/>
          <w:rFonts w:asciiTheme="minorHAnsi" w:hAnsiTheme="minorHAnsi"/>
          <w:color w:val="000000" w:themeColor="text1"/>
          <w:sz w:val="20"/>
          <w:rPrChange w:id="18068" w:author="Dr Mamadou SANOGO" w:date="2023-10-25T18:15:00Z">
            <w:rPr>
              <w:del w:id="18069"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8070" w:author="Dr Mamadou SANOGO" w:date="2023-10-25T17:45:00Z"/>
          <w:rFonts w:asciiTheme="minorHAnsi" w:hAnsiTheme="minorHAnsi"/>
          <w:color w:val="000000" w:themeColor="text1"/>
          <w:sz w:val="20"/>
          <w:rPrChange w:id="18071" w:author="Dr Mamadou SANOGO" w:date="2023-10-25T18:15:00Z">
            <w:rPr>
              <w:del w:id="18072"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8073" w:author="Dr Mamadou SANOGO" w:date="2023-10-25T17:45:00Z"/>
          <w:rFonts w:asciiTheme="minorHAnsi" w:hAnsiTheme="minorHAnsi"/>
          <w:color w:val="000000" w:themeColor="text1"/>
          <w:sz w:val="20"/>
          <w:rPrChange w:id="18074" w:author="Dr Mamadou SANOGO" w:date="2023-10-25T18:15:00Z">
            <w:rPr>
              <w:del w:id="18075"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8076" w:author="Dr Mamadou SANOGO" w:date="2023-10-25T17:45:00Z"/>
          <w:rFonts w:asciiTheme="minorHAnsi" w:hAnsiTheme="minorHAnsi"/>
          <w:color w:val="000000" w:themeColor="text1"/>
          <w:sz w:val="20"/>
          <w:rPrChange w:id="18077" w:author="Dr Mamadou SANOGO" w:date="2023-10-25T18:15:00Z">
            <w:rPr>
              <w:del w:id="18078"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8079" w:author="Dr Mamadou SANOGO" w:date="2023-10-25T17:45:00Z"/>
          <w:rFonts w:asciiTheme="minorHAnsi" w:hAnsiTheme="minorHAnsi"/>
          <w:color w:val="000000" w:themeColor="text1"/>
          <w:sz w:val="20"/>
          <w:rPrChange w:id="18080" w:author="Dr Mamadou SANOGO" w:date="2023-10-25T18:15:00Z">
            <w:rPr>
              <w:del w:id="18081"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8082" w:author="Dr Mamadou SANOGO" w:date="2023-10-25T17:45:00Z"/>
          <w:rFonts w:asciiTheme="minorHAnsi" w:hAnsiTheme="minorHAnsi"/>
          <w:color w:val="000000" w:themeColor="text1"/>
          <w:sz w:val="20"/>
          <w:rPrChange w:id="18083" w:author="Dr Mamadou SANOGO" w:date="2023-10-25T18:15:00Z">
            <w:rPr>
              <w:del w:id="18084"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8085" w:author="Dr Mamadou SANOGO" w:date="2023-10-25T17:45:00Z"/>
          <w:rFonts w:asciiTheme="minorHAnsi" w:hAnsiTheme="minorHAnsi"/>
          <w:color w:val="000000" w:themeColor="text1"/>
          <w:sz w:val="20"/>
          <w:rPrChange w:id="18086" w:author="Dr Mamadou SANOGO" w:date="2023-10-25T18:15:00Z">
            <w:rPr>
              <w:del w:id="18087"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8088" w:author="Dr Mamadou SANOGO" w:date="2023-10-25T17:45:00Z"/>
          <w:rFonts w:asciiTheme="minorHAnsi" w:hAnsiTheme="minorHAnsi"/>
          <w:color w:val="000000" w:themeColor="text1"/>
          <w:sz w:val="20"/>
          <w:rPrChange w:id="18089" w:author="Dr Mamadou SANOGO" w:date="2023-10-25T18:15:00Z">
            <w:rPr>
              <w:del w:id="18090"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8091" w:author="Dr Mamadou SANOGO" w:date="2023-10-25T17:45:00Z"/>
          <w:rFonts w:asciiTheme="minorHAnsi" w:hAnsiTheme="minorHAnsi"/>
          <w:color w:val="000000" w:themeColor="text1"/>
          <w:sz w:val="20"/>
          <w:rPrChange w:id="18092" w:author="Dr Mamadou SANOGO" w:date="2023-10-25T18:15:00Z">
            <w:rPr>
              <w:del w:id="18093"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8094" w:author="Dr Mamadou SANOGO" w:date="2023-10-25T17:45:00Z"/>
          <w:rFonts w:asciiTheme="minorHAnsi" w:hAnsiTheme="minorHAnsi"/>
          <w:b/>
          <w:i/>
          <w:color w:val="000000" w:themeColor="text1"/>
          <w:sz w:val="20"/>
          <w:szCs w:val="20"/>
          <w:rPrChange w:id="18095" w:author="Dr Mamadou SANOGO" w:date="2023-10-25T18:15:00Z">
            <w:rPr>
              <w:del w:id="18096" w:author="Dr Mamadou SANOGO" w:date="2023-10-25T17:45:00Z"/>
              <w:rFonts w:asciiTheme="minorHAnsi" w:hAnsiTheme="minorHAnsi"/>
              <w:b/>
              <w:i/>
              <w:sz w:val="20"/>
              <w:szCs w:val="20"/>
            </w:rPr>
          </w:rPrChange>
        </w:rPr>
      </w:pPr>
      <w:del w:id="18097" w:author="Dr Mamadou SANOGO" w:date="2023-10-25T17:45:00Z">
        <w:r w:rsidRPr="007A4AFC" w:rsidDel="00A75F71">
          <w:rPr>
            <w:rFonts w:asciiTheme="minorHAnsi" w:hAnsiTheme="minorHAnsi"/>
            <w:color w:val="000000" w:themeColor="text1"/>
            <w:sz w:val="20"/>
            <w:rPrChange w:id="18098"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8099" w:author="Dr Mamadou SANOGO" w:date="2023-10-25T17:57:00Z"/>
          <w:rFonts w:asciiTheme="minorHAnsi" w:hAnsiTheme="minorHAnsi"/>
          <w:color w:val="000000" w:themeColor="text1"/>
          <w:sz w:val="20"/>
          <w:rPrChange w:id="18100" w:author="Dr Mamadou SANOGO" w:date="2023-10-25T18:15:00Z">
            <w:rPr>
              <w:del w:id="18101" w:author="Dr Mamadou SANOGO" w:date="2023-10-25T17:57:00Z"/>
              <w:rFonts w:asciiTheme="minorHAnsi" w:hAnsiTheme="minorHAnsi"/>
              <w:sz w:val="20"/>
            </w:rPr>
          </w:rPrChange>
        </w:rPr>
      </w:pPr>
      <w:del w:id="18102" w:author="Dr Mamadou SANOGO" w:date="2023-10-25T17:45:00Z">
        <w:r w:rsidRPr="007A4AFC" w:rsidDel="00A75F71">
          <w:rPr>
            <w:rFonts w:asciiTheme="minorHAnsi" w:hAnsiTheme="minorHAnsi"/>
            <w:b w:val="0"/>
            <w:i w:val="0"/>
            <w:color w:val="000000" w:themeColor="text1"/>
            <w:sz w:val="20"/>
            <w:rPrChange w:id="18103" w:author="Dr Mamadou SANOGO" w:date="2023-10-25T18:15:00Z">
              <w:rPr>
                <w:rFonts w:asciiTheme="minorHAnsi" w:hAnsiTheme="minorHAnsi"/>
                <w:b w:val="0"/>
                <w:i w:val="0"/>
                <w:sz w:val="20"/>
              </w:rPr>
            </w:rPrChange>
          </w:rPr>
          <w:delText xml:space="preserve"> </w:delText>
        </w:r>
      </w:del>
      <w:del w:id="18104" w:author="Dr Mamadou SANOGO" w:date="2023-10-25T17:57:00Z">
        <w:r w:rsidRPr="007A4AFC" w:rsidDel="00744A71">
          <w:rPr>
            <w:rFonts w:asciiTheme="minorHAnsi" w:hAnsiTheme="minorHAnsi"/>
            <w:b w:val="0"/>
            <w:i w:val="0"/>
            <w:color w:val="000000" w:themeColor="text1"/>
            <w:sz w:val="20"/>
            <w:rPrChange w:id="18105" w:author="Dr Mamadou SANOGO" w:date="2023-10-25T18:15:00Z">
              <w:rPr>
                <w:rFonts w:asciiTheme="minorHAnsi" w:hAnsiTheme="minorHAnsi"/>
                <w:b w:val="0"/>
                <w:i w:val="0"/>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8106" w:author="Dr Mamadou SANOGO" w:date="2023-10-25T17:57:00Z"/>
          <w:rFonts w:asciiTheme="minorHAnsi" w:hAnsiTheme="minorHAnsi"/>
          <w:color w:val="000000" w:themeColor="text1"/>
          <w:sz w:val="20"/>
          <w:rPrChange w:id="18107" w:author="Dr Mamadou SANOGO" w:date="2023-10-25T18:15:00Z">
            <w:rPr>
              <w:del w:id="18108" w:author="Dr Mamadou SANOGO" w:date="2023-10-25T17:57:00Z"/>
              <w:rFonts w:asciiTheme="minorHAnsi" w:hAnsiTheme="minorHAnsi"/>
              <w:sz w:val="20"/>
            </w:rPr>
          </w:rPrChange>
        </w:rPr>
        <w:pPrChange w:id="18109"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8110"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8111" w:author="Dr Mamadou SANOGO" w:date="2023-10-25T17:57:00Z"/>
                <w:rFonts w:asciiTheme="majorHAnsi" w:hAnsiTheme="majorHAnsi"/>
                <w:b w:val="0"/>
                <w:bCs/>
                <w:color w:val="000000" w:themeColor="text1"/>
                <w:sz w:val="16"/>
                <w:szCs w:val="18"/>
                <w:rPrChange w:id="18112" w:author="Dr Mamadou SANOGO" w:date="2023-10-25T18:15:00Z">
                  <w:rPr>
                    <w:del w:id="18113" w:author="Dr Mamadou SANOGO" w:date="2023-10-25T17:57:00Z"/>
                    <w:rFonts w:asciiTheme="majorHAnsi" w:hAnsiTheme="majorHAnsi"/>
                    <w:b/>
                    <w:bCs/>
                    <w:sz w:val="16"/>
                    <w:szCs w:val="18"/>
                  </w:rPr>
                </w:rPrChange>
              </w:rPr>
              <w:pPrChange w:id="18114" w:author="Dr Mamadou SANOGO" w:date="2023-10-25T17:57:00Z">
                <w:pPr>
                  <w:tabs>
                    <w:tab w:val="num" w:pos="-4322"/>
                  </w:tabs>
                  <w:spacing w:line="240" w:lineRule="auto"/>
                  <w:jc w:val="center"/>
                </w:pPr>
              </w:pPrChange>
            </w:pPr>
            <w:del w:id="18115" w:author="Dr Mamadou SANOGO" w:date="2023-10-25T17:57:00Z">
              <w:r w:rsidRPr="007A4AFC" w:rsidDel="00744A71">
                <w:rPr>
                  <w:rFonts w:asciiTheme="majorHAnsi" w:hAnsiTheme="majorHAnsi"/>
                  <w:b w:val="0"/>
                  <w:bCs/>
                  <w:color w:val="000000" w:themeColor="text1"/>
                  <w:sz w:val="16"/>
                  <w:szCs w:val="18"/>
                  <w:rPrChange w:id="18116"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8117" w:author="Dr Mamadou SANOGO" w:date="2023-10-25T17:57:00Z"/>
                <w:rFonts w:asciiTheme="majorHAnsi" w:hAnsiTheme="majorHAnsi"/>
                <w:b w:val="0"/>
                <w:bCs/>
                <w:color w:val="000000" w:themeColor="text1"/>
                <w:sz w:val="16"/>
                <w:szCs w:val="18"/>
                <w:rPrChange w:id="18118" w:author="Dr Mamadou SANOGO" w:date="2023-10-25T18:15:00Z">
                  <w:rPr>
                    <w:del w:id="18119" w:author="Dr Mamadou SANOGO" w:date="2023-10-25T17:57:00Z"/>
                    <w:rFonts w:asciiTheme="majorHAnsi" w:hAnsiTheme="majorHAnsi"/>
                    <w:b/>
                    <w:bCs/>
                    <w:sz w:val="16"/>
                    <w:szCs w:val="18"/>
                  </w:rPr>
                </w:rPrChange>
              </w:rPr>
              <w:pPrChange w:id="18120" w:author="Dr Mamadou SANOGO" w:date="2023-10-25T17:57:00Z">
                <w:pPr>
                  <w:tabs>
                    <w:tab w:val="num" w:pos="-4322"/>
                  </w:tabs>
                  <w:spacing w:line="240" w:lineRule="auto"/>
                  <w:jc w:val="center"/>
                </w:pPr>
              </w:pPrChange>
            </w:pPr>
            <w:del w:id="18121" w:author="Dr Mamadou SANOGO" w:date="2023-10-25T17:57:00Z">
              <w:r w:rsidRPr="007A4AFC" w:rsidDel="00744A71">
                <w:rPr>
                  <w:rFonts w:asciiTheme="majorHAnsi" w:hAnsiTheme="majorHAnsi"/>
                  <w:b w:val="0"/>
                  <w:bCs/>
                  <w:color w:val="000000" w:themeColor="text1"/>
                  <w:sz w:val="16"/>
                  <w:szCs w:val="18"/>
                  <w:rPrChange w:id="18122"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8123" w:author="Dr Mamadou SANOGO" w:date="2023-10-25T17:57:00Z"/>
                <w:rFonts w:asciiTheme="majorHAnsi" w:hAnsiTheme="majorHAnsi"/>
                <w:b w:val="0"/>
                <w:bCs/>
                <w:color w:val="000000" w:themeColor="text1"/>
                <w:sz w:val="16"/>
                <w:szCs w:val="18"/>
                <w:rPrChange w:id="18124" w:author="Dr Mamadou SANOGO" w:date="2023-10-25T18:15:00Z">
                  <w:rPr>
                    <w:del w:id="18125" w:author="Dr Mamadou SANOGO" w:date="2023-10-25T17:57:00Z"/>
                    <w:rFonts w:asciiTheme="majorHAnsi" w:hAnsiTheme="majorHAnsi"/>
                    <w:b/>
                    <w:bCs/>
                    <w:sz w:val="16"/>
                    <w:szCs w:val="18"/>
                  </w:rPr>
                </w:rPrChange>
              </w:rPr>
              <w:pPrChange w:id="18126" w:author="Dr Mamadou SANOGO" w:date="2023-10-25T17:57:00Z">
                <w:pPr>
                  <w:tabs>
                    <w:tab w:val="num" w:pos="-4322"/>
                  </w:tabs>
                  <w:spacing w:line="240" w:lineRule="auto"/>
                  <w:jc w:val="center"/>
                </w:pPr>
              </w:pPrChange>
            </w:pPr>
            <w:del w:id="18127" w:author="Dr Mamadou SANOGO" w:date="2023-10-25T17:57:00Z">
              <w:r w:rsidRPr="007A4AFC" w:rsidDel="00744A71">
                <w:rPr>
                  <w:rFonts w:asciiTheme="majorHAnsi" w:hAnsiTheme="majorHAnsi"/>
                  <w:b w:val="0"/>
                  <w:bCs/>
                  <w:color w:val="000000" w:themeColor="text1"/>
                  <w:sz w:val="16"/>
                  <w:szCs w:val="18"/>
                  <w:rPrChange w:id="18128"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8129" w:author="Dr Mamadou SANOGO" w:date="2023-10-25T17:57:00Z"/>
                <w:rFonts w:asciiTheme="majorHAnsi" w:hAnsiTheme="majorHAnsi"/>
                <w:b w:val="0"/>
                <w:bCs/>
                <w:color w:val="000000" w:themeColor="text1"/>
                <w:sz w:val="16"/>
                <w:szCs w:val="18"/>
                <w:rPrChange w:id="18130" w:author="Dr Mamadou SANOGO" w:date="2023-10-25T18:15:00Z">
                  <w:rPr>
                    <w:del w:id="18131" w:author="Dr Mamadou SANOGO" w:date="2023-10-25T17:57:00Z"/>
                    <w:rFonts w:asciiTheme="majorHAnsi" w:hAnsiTheme="majorHAnsi"/>
                    <w:b/>
                    <w:bCs/>
                    <w:sz w:val="16"/>
                    <w:szCs w:val="18"/>
                  </w:rPr>
                </w:rPrChange>
              </w:rPr>
              <w:pPrChange w:id="18132" w:author="Dr Mamadou SANOGO" w:date="2023-10-25T17:57:00Z">
                <w:pPr>
                  <w:tabs>
                    <w:tab w:val="num" w:pos="-4322"/>
                  </w:tabs>
                  <w:spacing w:line="240" w:lineRule="auto"/>
                  <w:jc w:val="center"/>
                </w:pPr>
              </w:pPrChange>
            </w:pPr>
            <w:del w:id="18133" w:author="Dr Mamadou SANOGO" w:date="2023-10-25T17:57:00Z">
              <w:r w:rsidRPr="007A4AFC" w:rsidDel="00744A71">
                <w:rPr>
                  <w:rFonts w:asciiTheme="majorHAnsi" w:hAnsiTheme="majorHAnsi"/>
                  <w:b w:val="0"/>
                  <w:bCs/>
                  <w:color w:val="000000" w:themeColor="text1"/>
                  <w:sz w:val="16"/>
                  <w:szCs w:val="18"/>
                  <w:rPrChange w:id="18134"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8135" w:author="Dr Mamadou SANOGO" w:date="2023-10-25T17:57:00Z"/>
                <w:rFonts w:asciiTheme="majorHAnsi" w:hAnsiTheme="majorHAnsi"/>
                <w:b w:val="0"/>
                <w:bCs/>
                <w:color w:val="000000" w:themeColor="text1"/>
                <w:sz w:val="16"/>
                <w:szCs w:val="18"/>
                <w:rPrChange w:id="18136" w:author="Dr Mamadou SANOGO" w:date="2023-10-25T18:15:00Z">
                  <w:rPr>
                    <w:del w:id="18137" w:author="Dr Mamadou SANOGO" w:date="2023-10-25T17:57:00Z"/>
                    <w:rFonts w:asciiTheme="majorHAnsi" w:hAnsiTheme="majorHAnsi"/>
                    <w:b/>
                    <w:bCs/>
                    <w:sz w:val="16"/>
                    <w:szCs w:val="18"/>
                  </w:rPr>
                </w:rPrChange>
              </w:rPr>
              <w:pPrChange w:id="18138" w:author="Dr Mamadou SANOGO" w:date="2023-10-25T17:57:00Z">
                <w:pPr>
                  <w:tabs>
                    <w:tab w:val="num" w:pos="-4322"/>
                  </w:tabs>
                  <w:spacing w:line="240" w:lineRule="auto"/>
                  <w:jc w:val="center"/>
                </w:pPr>
              </w:pPrChange>
            </w:pPr>
            <w:del w:id="18139" w:author="Dr Mamadou SANOGO" w:date="2023-10-25T17:57:00Z">
              <w:r w:rsidRPr="007A4AFC" w:rsidDel="00744A71">
                <w:rPr>
                  <w:rFonts w:asciiTheme="majorHAnsi" w:hAnsiTheme="majorHAnsi"/>
                  <w:b w:val="0"/>
                  <w:bCs/>
                  <w:color w:val="000000" w:themeColor="text1"/>
                  <w:sz w:val="16"/>
                  <w:szCs w:val="18"/>
                  <w:rPrChange w:id="18140"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8141" w:author="Dr Mamadou SANOGO" w:date="2023-10-25T17:57:00Z"/>
                <w:rFonts w:asciiTheme="majorHAnsi" w:hAnsiTheme="majorHAnsi"/>
                <w:b w:val="0"/>
                <w:bCs/>
                <w:color w:val="000000" w:themeColor="text1"/>
                <w:sz w:val="16"/>
                <w:szCs w:val="18"/>
                <w:rPrChange w:id="18142" w:author="Dr Mamadou SANOGO" w:date="2023-10-25T18:15:00Z">
                  <w:rPr>
                    <w:del w:id="18143" w:author="Dr Mamadou SANOGO" w:date="2023-10-25T17:57:00Z"/>
                    <w:rFonts w:asciiTheme="majorHAnsi" w:hAnsiTheme="majorHAnsi"/>
                    <w:b/>
                    <w:bCs/>
                    <w:sz w:val="16"/>
                    <w:szCs w:val="18"/>
                  </w:rPr>
                </w:rPrChange>
              </w:rPr>
              <w:pPrChange w:id="18144" w:author="Dr Mamadou SANOGO" w:date="2023-10-25T17:57:00Z">
                <w:pPr>
                  <w:tabs>
                    <w:tab w:val="num" w:pos="-4322"/>
                  </w:tabs>
                  <w:spacing w:line="240" w:lineRule="auto"/>
                  <w:jc w:val="center"/>
                </w:pPr>
              </w:pPrChange>
            </w:pPr>
            <w:del w:id="18145" w:author="Dr Mamadou SANOGO" w:date="2023-10-25T17:57:00Z">
              <w:r w:rsidRPr="007A4AFC" w:rsidDel="00744A71">
                <w:rPr>
                  <w:rFonts w:asciiTheme="majorHAnsi" w:hAnsiTheme="majorHAnsi"/>
                  <w:b w:val="0"/>
                  <w:bCs/>
                  <w:color w:val="000000" w:themeColor="text1"/>
                  <w:sz w:val="16"/>
                  <w:szCs w:val="18"/>
                  <w:rPrChange w:id="18146"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8147"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8148" w:author="Dr Mamadou SANOGO" w:date="2023-10-25T17:57:00Z"/>
                <w:rFonts w:asciiTheme="majorHAnsi" w:hAnsiTheme="majorHAnsi" w:cstheme="majorHAnsi"/>
                <w:bCs/>
                <w:color w:val="000000" w:themeColor="text1"/>
                <w:sz w:val="20"/>
              </w:rPr>
              <w:pPrChange w:id="18149" w:author="Dr Mamadou SANOGO" w:date="2023-10-25T17:57:00Z">
                <w:pPr>
                  <w:spacing w:line="240" w:lineRule="auto"/>
                </w:pPr>
              </w:pPrChange>
            </w:pPr>
            <w:del w:id="18150"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8151" w:author="Dr Mamadou SANOGO" w:date="2023-10-25T17:57:00Z"/>
                <w:rFonts w:asciiTheme="majorHAnsi" w:hAnsiTheme="majorHAnsi" w:cstheme="majorHAnsi"/>
                <w:bCs/>
                <w:color w:val="000000" w:themeColor="text1"/>
                <w:sz w:val="20"/>
              </w:rPr>
              <w:pPrChange w:id="18152" w:author="Dr Mamadou SANOGO" w:date="2023-10-25T17:57:00Z">
                <w:pPr>
                  <w:spacing w:line="240" w:lineRule="auto"/>
                </w:pPr>
              </w:pPrChange>
            </w:pPr>
            <w:del w:id="18153"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8154" w:author="Dr Mamadou SANOGO" w:date="2023-10-25T17:57:00Z"/>
                <w:rFonts w:asciiTheme="majorHAnsi" w:hAnsiTheme="majorHAnsi" w:cstheme="majorHAnsi"/>
                <w:bCs/>
                <w:color w:val="000000" w:themeColor="text1"/>
                <w:sz w:val="20"/>
              </w:rPr>
              <w:pPrChange w:id="18155" w:author="Dr Mamadou SANOGO" w:date="2023-10-25T17:57:00Z">
                <w:pPr>
                  <w:tabs>
                    <w:tab w:val="num" w:pos="1494"/>
                  </w:tabs>
                  <w:spacing w:line="240" w:lineRule="auto"/>
                </w:pPr>
              </w:pPrChange>
            </w:pPr>
            <w:del w:id="18156"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8157" w:author="Dr Mamadou SANOGO" w:date="2023-10-25T17:57:00Z"/>
                <w:rFonts w:asciiTheme="majorHAnsi" w:hAnsiTheme="majorHAnsi" w:cstheme="majorHAnsi"/>
                <w:bCs/>
                <w:color w:val="000000" w:themeColor="text1"/>
                <w:sz w:val="20"/>
              </w:rPr>
              <w:pPrChange w:id="18158" w:author="Dr Mamadou SANOGO" w:date="2023-10-25T17:57:00Z">
                <w:pPr>
                  <w:spacing w:line="240" w:lineRule="auto"/>
                </w:pPr>
              </w:pPrChange>
            </w:pPr>
            <w:del w:id="18159"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8160" w:author="Dr Mamadou SANOGO" w:date="2023-10-25T17:57:00Z"/>
                <w:rFonts w:asciiTheme="majorHAnsi" w:hAnsiTheme="majorHAnsi" w:cstheme="majorHAnsi"/>
                <w:bCs/>
                <w:color w:val="000000" w:themeColor="text1"/>
                <w:sz w:val="20"/>
              </w:rPr>
              <w:pPrChange w:id="18161" w:author="Dr Mamadou SANOGO" w:date="2023-10-25T17:57:00Z">
                <w:pPr>
                  <w:spacing w:line="240" w:lineRule="auto"/>
                </w:pPr>
              </w:pPrChange>
            </w:pPr>
            <w:del w:id="18162"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8163" w:author="Dr Mamadou SANOGO" w:date="2023-10-25T17:57:00Z"/>
                <w:rFonts w:asciiTheme="majorHAnsi" w:hAnsiTheme="majorHAnsi"/>
                <w:color w:val="000000" w:themeColor="text1"/>
                <w:sz w:val="20"/>
              </w:rPr>
              <w:pPrChange w:id="18164" w:author="Dr Mamadou SANOGO" w:date="2023-10-25T17:57:00Z">
                <w:pPr>
                  <w:spacing w:line="240" w:lineRule="auto"/>
                  <w:jc w:val="center"/>
                </w:pPr>
              </w:pPrChange>
            </w:pPr>
            <w:del w:id="18165"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8166" w:author="Dr Mamadou SANOGO" w:date="2023-10-25T17:57:00Z"/>
                <w:rFonts w:asciiTheme="majorHAnsi" w:hAnsiTheme="majorHAnsi" w:cstheme="majorHAnsi"/>
                <w:bCs/>
                <w:color w:val="000000" w:themeColor="text1"/>
                <w:sz w:val="20"/>
              </w:rPr>
              <w:pPrChange w:id="18167" w:author="Dr Mamadou SANOGO" w:date="2023-10-25T17:57:00Z">
                <w:pPr>
                  <w:spacing w:line="240" w:lineRule="auto"/>
                </w:pPr>
              </w:pPrChange>
            </w:pPr>
            <w:del w:id="18168"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8169" w:author="Dr Mamadou SANOGO" w:date="2023-10-25T17:57:00Z"/>
                <w:rFonts w:asciiTheme="majorHAnsi" w:hAnsiTheme="majorHAnsi" w:cstheme="majorHAnsi"/>
                <w:bCs/>
                <w:color w:val="000000" w:themeColor="text1"/>
                <w:sz w:val="20"/>
              </w:rPr>
              <w:pPrChange w:id="18170" w:author="Dr Mamadou SANOGO" w:date="2023-10-25T17:57:00Z">
                <w:pPr>
                  <w:spacing w:line="240" w:lineRule="auto"/>
                </w:pPr>
              </w:pPrChange>
            </w:pPr>
            <w:del w:id="18171"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8172" w:author="Dr Mamadou SANOGO" w:date="2023-10-25T17:57:00Z"/>
                <w:rFonts w:asciiTheme="majorHAnsi" w:hAnsiTheme="majorHAnsi" w:cstheme="majorHAnsi"/>
                <w:bCs/>
                <w:color w:val="000000" w:themeColor="text1"/>
                <w:sz w:val="20"/>
              </w:rPr>
              <w:pPrChange w:id="18173" w:author="Dr Mamadou SANOGO" w:date="2023-10-25T17:57:00Z">
                <w:pPr>
                  <w:spacing w:line="240" w:lineRule="auto"/>
                </w:pPr>
              </w:pPrChange>
            </w:pPr>
            <w:del w:id="18174"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8175" w:author="Dr Mamadou SANOGO" w:date="2023-10-25T17:57:00Z"/>
                <w:rFonts w:asciiTheme="majorHAnsi" w:hAnsiTheme="majorHAnsi" w:cstheme="majorHAnsi"/>
                <w:bCs/>
                <w:color w:val="000000" w:themeColor="text1"/>
                <w:sz w:val="20"/>
              </w:rPr>
              <w:pPrChange w:id="18176" w:author="Dr Mamadou SANOGO" w:date="2023-10-25T17:57:00Z">
                <w:pPr>
                  <w:spacing w:line="240" w:lineRule="auto"/>
                </w:pPr>
              </w:pPrChange>
            </w:pPr>
            <w:del w:id="18177"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8178"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8179" w:author="Dr Mamadou SANOGO" w:date="2023-10-25T17:57:00Z"/>
                <w:rFonts w:asciiTheme="majorHAnsi" w:hAnsiTheme="majorHAnsi" w:cstheme="majorHAnsi"/>
                <w:bCs/>
                <w:color w:val="000000" w:themeColor="text1"/>
                <w:sz w:val="20"/>
              </w:rPr>
              <w:pPrChange w:id="18180" w:author="Dr Mamadou SANOGO" w:date="2023-10-25T17:57:00Z">
                <w:pPr>
                  <w:spacing w:line="240" w:lineRule="auto"/>
                </w:pPr>
              </w:pPrChange>
            </w:pPr>
            <w:del w:id="18181"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8182" w:author="Dr Mamadou SANOGO" w:date="2023-10-25T17:57:00Z"/>
                <w:rFonts w:asciiTheme="majorHAnsi" w:hAnsiTheme="majorHAnsi" w:cstheme="majorHAnsi"/>
                <w:bCs/>
                <w:color w:val="000000" w:themeColor="text1"/>
                <w:sz w:val="20"/>
              </w:rPr>
              <w:pPrChange w:id="18183" w:author="Dr Mamadou SANOGO" w:date="2023-10-25T17:57:00Z">
                <w:pPr>
                  <w:spacing w:line="240" w:lineRule="auto"/>
                </w:pPr>
              </w:pPrChange>
            </w:pPr>
            <w:del w:id="18184"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8185" w:author="Dr Mamadou SANOGO" w:date="2023-10-25T17:57:00Z"/>
                <w:rFonts w:asciiTheme="majorHAnsi" w:hAnsiTheme="majorHAnsi" w:cstheme="majorHAnsi"/>
                <w:bCs/>
                <w:color w:val="000000" w:themeColor="text1"/>
                <w:sz w:val="20"/>
              </w:rPr>
              <w:pPrChange w:id="18186" w:author="Dr Mamadou SANOGO" w:date="2023-10-25T17:57:00Z">
                <w:pPr>
                  <w:tabs>
                    <w:tab w:val="num" w:pos="1494"/>
                  </w:tabs>
                  <w:spacing w:line="240" w:lineRule="auto"/>
                </w:pPr>
              </w:pPrChange>
            </w:pPr>
            <w:del w:id="18187"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8188" w:author="Dr Mamadou SANOGO" w:date="2023-10-25T17:57:00Z"/>
                <w:rFonts w:asciiTheme="majorHAnsi" w:hAnsiTheme="majorHAnsi" w:cstheme="majorHAnsi"/>
                <w:bCs/>
                <w:color w:val="000000" w:themeColor="text1"/>
                <w:sz w:val="20"/>
              </w:rPr>
              <w:pPrChange w:id="18189" w:author="Dr Mamadou SANOGO" w:date="2023-10-25T17:57:00Z">
                <w:pPr>
                  <w:tabs>
                    <w:tab w:val="num" w:pos="1494"/>
                  </w:tabs>
                  <w:spacing w:line="240" w:lineRule="auto"/>
                </w:pPr>
              </w:pPrChange>
            </w:pPr>
            <w:del w:id="18190"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8191" w:author="Dr Mamadou SANOGO" w:date="2023-10-25T17:57:00Z"/>
                <w:rFonts w:asciiTheme="majorHAnsi" w:hAnsiTheme="majorHAnsi" w:cstheme="majorHAnsi"/>
                <w:bCs/>
                <w:color w:val="000000" w:themeColor="text1"/>
                <w:sz w:val="20"/>
              </w:rPr>
              <w:pPrChange w:id="18192" w:author="Dr Mamadou SANOGO" w:date="2023-10-25T17:57:00Z">
                <w:pPr>
                  <w:spacing w:line="240" w:lineRule="auto"/>
                </w:pPr>
              </w:pPrChange>
            </w:pPr>
            <w:del w:id="18193"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8194" w:author="Dr Mamadou SANOGO" w:date="2023-10-25T17:57:00Z"/>
                <w:rFonts w:asciiTheme="majorHAnsi" w:hAnsiTheme="majorHAnsi"/>
                <w:color w:val="000000" w:themeColor="text1"/>
                <w:sz w:val="20"/>
              </w:rPr>
              <w:pPrChange w:id="18195" w:author="Dr Mamadou SANOGO" w:date="2023-10-25T17:57:00Z">
                <w:pPr>
                  <w:spacing w:line="240" w:lineRule="auto"/>
                  <w:jc w:val="center"/>
                </w:pPr>
              </w:pPrChange>
            </w:pPr>
            <w:del w:id="18196"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8197" w:author="Dr Mamadou SANOGO" w:date="2023-10-25T17:57:00Z"/>
                <w:rFonts w:asciiTheme="majorHAnsi" w:hAnsiTheme="majorHAnsi" w:cstheme="majorHAnsi"/>
                <w:bCs/>
                <w:color w:val="000000" w:themeColor="text1"/>
                <w:sz w:val="20"/>
              </w:rPr>
              <w:pPrChange w:id="18198" w:author="Dr Mamadou SANOGO" w:date="2023-10-25T17:57:00Z">
                <w:pPr>
                  <w:spacing w:line="240" w:lineRule="auto"/>
                </w:pPr>
              </w:pPrChange>
            </w:pPr>
            <w:del w:id="18199"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8200" w:author="Dr Mamadou SANOGO" w:date="2023-10-25T17:57:00Z"/>
                <w:rFonts w:asciiTheme="majorHAnsi" w:hAnsiTheme="majorHAnsi" w:cstheme="majorHAnsi"/>
                <w:bCs/>
                <w:color w:val="000000" w:themeColor="text1"/>
                <w:sz w:val="20"/>
              </w:rPr>
              <w:pPrChange w:id="18201" w:author="Dr Mamadou SANOGO" w:date="2023-10-25T17:57:00Z">
                <w:pPr>
                  <w:spacing w:line="240" w:lineRule="auto"/>
                </w:pPr>
              </w:pPrChange>
            </w:pPr>
            <w:del w:id="18202"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8203" w:author="Dr Mamadou SANOGO" w:date="2023-10-25T17:57:00Z"/>
                <w:rFonts w:asciiTheme="majorHAnsi" w:hAnsiTheme="majorHAnsi" w:cstheme="majorHAnsi"/>
                <w:bCs/>
                <w:color w:val="000000" w:themeColor="text1"/>
                <w:sz w:val="20"/>
              </w:rPr>
              <w:pPrChange w:id="18204" w:author="Dr Mamadou SANOGO" w:date="2023-10-25T17:57:00Z">
                <w:pPr>
                  <w:spacing w:line="240" w:lineRule="auto"/>
                </w:pPr>
              </w:pPrChange>
            </w:pPr>
            <w:del w:id="18205"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8206"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8207" w:author="Dr Mamadou SANOGO" w:date="2023-10-25T17:57:00Z"/>
                <w:rFonts w:asciiTheme="majorHAnsi" w:hAnsiTheme="majorHAnsi" w:cstheme="majorHAnsi"/>
                <w:bCs/>
                <w:color w:val="000000" w:themeColor="text1"/>
                <w:sz w:val="20"/>
              </w:rPr>
              <w:pPrChange w:id="18208" w:author="Dr Mamadou SANOGO" w:date="2023-10-25T17:57:00Z">
                <w:pPr>
                  <w:spacing w:line="240" w:lineRule="auto"/>
                </w:pPr>
              </w:pPrChange>
            </w:pPr>
            <w:del w:id="18209"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8210" w:author="Dr Mamadou SANOGO" w:date="2023-10-25T17:57:00Z"/>
                <w:rFonts w:asciiTheme="majorHAnsi" w:hAnsiTheme="majorHAnsi" w:cstheme="majorHAnsi"/>
                <w:bCs/>
                <w:color w:val="000000" w:themeColor="text1"/>
                <w:sz w:val="20"/>
              </w:rPr>
              <w:pPrChange w:id="18211" w:author="Dr Mamadou SANOGO" w:date="2023-10-25T17:57:00Z">
                <w:pPr>
                  <w:spacing w:line="240" w:lineRule="auto"/>
                </w:pPr>
              </w:pPrChange>
            </w:pPr>
            <w:del w:id="18212"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8213" w:author="Dr Mamadou SANOGO" w:date="2023-10-25T17:57:00Z"/>
                <w:rFonts w:asciiTheme="majorHAnsi" w:hAnsiTheme="majorHAnsi" w:cstheme="majorHAnsi"/>
                <w:bCs/>
                <w:color w:val="000000" w:themeColor="text1"/>
                <w:sz w:val="20"/>
              </w:rPr>
              <w:pPrChange w:id="18214" w:author="Dr Mamadou SANOGO" w:date="2023-10-25T17:57:00Z">
                <w:pPr>
                  <w:tabs>
                    <w:tab w:val="num" w:pos="1494"/>
                  </w:tabs>
                  <w:spacing w:line="240" w:lineRule="auto"/>
                </w:pPr>
              </w:pPrChange>
            </w:pPr>
            <w:del w:id="18215"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8216" w:author="Dr Mamadou SANOGO" w:date="2023-10-25T17:57:00Z"/>
                <w:rFonts w:asciiTheme="majorHAnsi" w:hAnsiTheme="majorHAnsi" w:cstheme="majorHAnsi"/>
                <w:bCs/>
                <w:color w:val="000000" w:themeColor="text1"/>
                <w:sz w:val="20"/>
              </w:rPr>
              <w:pPrChange w:id="18217" w:author="Dr Mamadou SANOGO" w:date="2023-10-25T17:57:00Z">
                <w:pPr>
                  <w:tabs>
                    <w:tab w:val="num" w:pos="1494"/>
                  </w:tabs>
                  <w:spacing w:line="240" w:lineRule="auto"/>
                </w:pPr>
              </w:pPrChange>
            </w:pPr>
            <w:del w:id="18218"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8219" w:author="Dr Mamadou SANOGO" w:date="2023-10-25T17:57:00Z"/>
                <w:rFonts w:asciiTheme="majorHAnsi" w:hAnsiTheme="majorHAnsi" w:cstheme="majorHAnsi"/>
                <w:bCs/>
                <w:color w:val="000000" w:themeColor="text1"/>
                <w:sz w:val="20"/>
              </w:rPr>
              <w:pPrChange w:id="18220" w:author="Dr Mamadou SANOGO" w:date="2023-10-25T17:57:00Z">
                <w:pPr>
                  <w:spacing w:line="240" w:lineRule="auto"/>
                </w:pPr>
              </w:pPrChange>
            </w:pPr>
            <w:del w:id="18221"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8222" w:author="Dr Mamadou SANOGO" w:date="2023-10-25T17:57:00Z"/>
                <w:rFonts w:asciiTheme="majorHAnsi" w:hAnsiTheme="majorHAnsi" w:cstheme="majorHAnsi"/>
                <w:bCs/>
                <w:color w:val="000000" w:themeColor="text1"/>
                <w:sz w:val="20"/>
              </w:rPr>
              <w:pPrChange w:id="18223" w:author="Dr Mamadou SANOGO" w:date="2023-10-25T17:57:00Z">
                <w:pPr>
                  <w:spacing w:line="240" w:lineRule="auto"/>
                </w:pPr>
              </w:pPrChange>
            </w:pPr>
            <w:del w:id="18224"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8225" w:author="Dr Mamadou SANOGO" w:date="2023-10-25T17:57:00Z"/>
                <w:rFonts w:asciiTheme="majorHAnsi" w:hAnsiTheme="majorHAnsi" w:cstheme="majorHAnsi"/>
                <w:bCs/>
                <w:color w:val="000000" w:themeColor="text1"/>
                <w:sz w:val="20"/>
              </w:rPr>
              <w:pPrChange w:id="18226" w:author="Dr Mamadou SANOGO" w:date="2023-10-25T17:57:00Z">
                <w:pPr>
                  <w:spacing w:line="240" w:lineRule="auto"/>
                </w:pPr>
              </w:pPrChange>
            </w:pPr>
            <w:del w:id="1822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8228" w:author="Dr Mamadou SANOGO" w:date="2023-10-25T17:57:00Z"/>
                <w:rFonts w:asciiTheme="majorHAnsi" w:hAnsiTheme="majorHAnsi"/>
                <w:color w:val="000000" w:themeColor="text1"/>
                <w:sz w:val="20"/>
              </w:rPr>
              <w:pPrChange w:id="18229" w:author="Dr Mamadou SANOGO" w:date="2023-10-25T17:57:00Z">
                <w:pPr>
                  <w:spacing w:line="240" w:lineRule="auto"/>
                  <w:jc w:val="center"/>
                </w:pPr>
              </w:pPrChange>
            </w:pPr>
            <w:del w:id="1823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8231" w:author="Dr Mamadou SANOGO" w:date="2023-10-25T17:57:00Z"/>
                <w:rFonts w:asciiTheme="majorHAnsi" w:hAnsiTheme="majorHAnsi" w:cstheme="majorHAnsi"/>
                <w:bCs/>
                <w:color w:val="000000" w:themeColor="text1"/>
                <w:sz w:val="20"/>
              </w:rPr>
              <w:pPrChange w:id="18232" w:author="Dr Mamadou SANOGO" w:date="2023-10-25T17:57:00Z">
                <w:pPr>
                  <w:spacing w:line="240" w:lineRule="auto"/>
                </w:pPr>
              </w:pPrChange>
            </w:pPr>
            <w:del w:id="18233"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8234" w:author="Dr Mamadou SANOGO" w:date="2023-10-25T17:57:00Z"/>
                <w:rFonts w:asciiTheme="majorHAnsi" w:hAnsiTheme="majorHAnsi" w:cstheme="majorHAnsi"/>
                <w:bCs/>
                <w:color w:val="000000" w:themeColor="text1"/>
                <w:sz w:val="20"/>
              </w:rPr>
              <w:pPrChange w:id="18235" w:author="Dr Mamadou SANOGO" w:date="2023-10-25T17:57:00Z">
                <w:pPr>
                  <w:spacing w:line="240" w:lineRule="auto"/>
                </w:pPr>
              </w:pPrChange>
            </w:pPr>
            <w:del w:id="18236"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8237" w:author="Dr Mamadou SANOGO" w:date="2023-10-25T17:57:00Z"/>
                <w:rFonts w:asciiTheme="majorHAnsi" w:hAnsiTheme="majorHAnsi" w:cstheme="majorHAnsi"/>
                <w:bCs/>
                <w:color w:val="000000" w:themeColor="text1"/>
                <w:sz w:val="20"/>
              </w:rPr>
              <w:pPrChange w:id="18238" w:author="Dr Mamadou SANOGO" w:date="2023-10-25T17:57:00Z">
                <w:pPr>
                  <w:spacing w:line="240" w:lineRule="auto"/>
                </w:pPr>
              </w:pPrChange>
            </w:pPr>
            <w:del w:id="18239"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8240" w:author="Dr Mamadou SANOGO" w:date="2023-10-25T17:57:00Z"/>
                <w:rFonts w:asciiTheme="majorHAnsi" w:hAnsiTheme="majorHAnsi" w:cstheme="majorHAnsi"/>
                <w:bCs/>
                <w:color w:val="000000" w:themeColor="text1"/>
                <w:sz w:val="20"/>
              </w:rPr>
              <w:pPrChange w:id="18241" w:author="Dr Mamadou SANOGO" w:date="2023-10-25T17:57:00Z">
                <w:pPr>
                  <w:spacing w:line="240" w:lineRule="auto"/>
                </w:pPr>
              </w:pPrChange>
            </w:pPr>
            <w:del w:id="18242"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8243" w:author="Dr Mamadou SANOGO" w:date="2023-10-25T17:57:00Z"/>
                <w:rFonts w:asciiTheme="majorHAnsi" w:hAnsiTheme="majorHAnsi" w:cstheme="majorHAnsi"/>
                <w:bCs/>
                <w:color w:val="000000" w:themeColor="text1"/>
                <w:sz w:val="20"/>
              </w:rPr>
              <w:pPrChange w:id="18244" w:author="Dr Mamadou SANOGO" w:date="2023-10-25T17:57:00Z">
                <w:pPr>
                  <w:spacing w:line="240" w:lineRule="auto"/>
                </w:pPr>
              </w:pPrChange>
            </w:pPr>
            <w:del w:id="18245"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8246"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8247" w:author="Dr Mamadou SANOGO" w:date="2023-10-25T17:57:00Z"/>
                <w:rFonts w:asciiTheme="majorHAnsi" w:hAnsiTheme="majorHAnsi" w:cstheme="majorHAnsi"/>
                <w:bCs/>
                <w:color w:val="000000" w:themeColor="text1"/>
                <w:sz w:val="20"/>
              </w:rPr>
              <w:pPrChange w:id="18248" w:author="Dr Mamadou SANOGO" w:date="2023-10-25T17:57:00Z">
                <w:pPr>
                  <w:spacing w:line="240" w:lineRule="auto"/>
                </w:pPr>
              </w:pPrChange>
            </w:pPr>
            <w:del w:id="18249"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8250" w:author="Dr Mamadou SANOGO" w:date="2023-10-25T17:57:00Z"/>
                <w:rFonts w:asciiTheme="majorHAnsi" w:hAnsiTheme="majorHAnsi" w:cstheme="majorHAnsi"/>
                <w:bCs/>
                <w:color w:val="000000" w:themeColor="text1"/>
                <w:sz w:val="20"/>
              </w:rPr>
              <w:pPrChange w:id="18251" w:author="Dr Mamadou SANOGO" w:date="2023-10-25T17:57:00Z">
                <w:pPr>
                  <w:spacing w:line="240" w:lineRule="auto"/>
                </w:pPr>
              </w:pPrChange>
            </w:pPr>
            <w:del w:id="18252"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8253" w:author="Dr Mamadou SANOGO" w:date="2023-10-25T17:57:00Z"/>
                <w:rFonts w:asciiTheme="majorHAnsi" w:hAnsiTheme="majorHAnsi" w:cstheme="majorHAnsi"/>
                <w:bCs/>
                <w:color w:val="000000" w:themeColor="text1"/>
                <w:sz w:val="20"/>
              </w:rPr>
              <w:pPrChange w:id="18254" w:author="Dr Mamadou SANOGO" w:date="2023-10-25T17:57:00Z">
                <w:pPr>
                  <w:spacing w:line="240" w:lineRule="auto"/>
                </w:pPr>
              </w:pPrChange>
            </w:pPr>
            <w:del w:id="18255"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8256" w:author="Dr Mamadou SANOGO" w:date="2023-10-25T17:57:00Z"/>
                <w:rFonts w:asciiTheme="majorHAnsi" w:hAnsiTheme="majorHAnsi" w:cstheme="majorHAnsi"/>
                <w:bCs/>
                <w:color w:val="000000" w:themeColor="text1"/>
                <w:sz w:val="20"/>
              </w:rPr>
              <w:pPrChange w:id="18257" w:author="Dr Mamadou SANOGO" w:date="2023-10-25T17:57:00Z">
                <w:pPr>
                  <w:tabs>
                    <w:tab w:val="num" w:pos="1494"/>
                  </w:tabs>
                  <w:spacing w:line="240" w:lineRule="auto"/>
                </w:pPr>
              </w:pPrChange>
            </w:pPr>
            <w:del w:id="18258"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8259" w:author="Dr Mamadou SANOGO" w:date="2023-10-25T17:57:00Z"/>
                <w:rFonts w:asciiTheme="majorHAnsi" w:hAnsiTheme="majorHAnsi" w:cstheme="majorHAnsi"/>
                <w:bCs/>
                <w:color w:val="000000" w:themeColor="text1"/>
                <w:sz w:val="20"/>
              </w:rPr>
              <w:pPrChange w:id="18260" w:author="Dr Mamadou SANOGO" w:date="2023-10-25T17:57:00Z">
                <w:pPr>
                  <w:tabs>
                    <w:tab w:val="num" w:pos="1494"/>
                  </w:tabs>
                  <w:spacing w:line="240" w:lineRule="auto"/>
                </w:pPr>
              </w:pPrChange>
            </w:pPr>
            <w:del w:id="1826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8262" w:author="Dr Mamadou SANOGO" w:date="2023-10-25T17:57:00Z"/>
                <w:rFonts w:asciiTheme="majorHAnsi" w:hAnsiTheme="majorHAnsi" w:cstheme="majorHAnsi"/>
                <w:bCs/>
                <w:color w:val="000000" w:themeColor="text1"/>
                <w:sz w:val="20"/>
              </w:rPr>
              <w:pPrChange w:id="18263" w:author="Dr Mamadou SANOGO" w:date="2023-10-25T17:57:00Z">
                <w:pPr>
                  <w:spacing w:line="240" w:lineRule="auto"/>
                </w:pPr>
              </w:pPrChange>
            </w:pPr>
            <w:del w:id="18264"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8265" w:author="Dr Mamadou SANOGO" w:date="2023-10-25T17:57:00Z"/>
                <w:rFonts w:asciiTheme="majorHAnsi" w:hAnsiTheme="majorHAnsi" w:cstheme="majorHAnsi"/>
                <w:bCs/>
                <w:color w:val="000000" w:themeColor="text1"/>
                <w:sz w:val="20"/>
              </w:rPr>
              <w:pPrChange w:id="18266" w:author="Dr Mamadou SANOGO" w:date="2023-10-25T17:57:00Z">
                <w:pPr>
                  <w:spacing w:line="240" w:lineRule="auto"/>
                </w:pPr>
              </w:pPrChange>
            </w:pPr>
            <w:del w:id="18267"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8268" w:author="Dr Mamadou SANOGO" w:date="2023-10-25T17:57:00Z"/>
                <w:rFonts w:asciiTheme="majorHAnsi" w:hAnsiTheme="majorHAnsi"/>
                <w:color w:val="000000" w:themeColor="text1"/>
                <w:sz w:val="20"/>
              </w:rPr>
              <w:pPrChange w:id="18269" w:author="Dr Mamadou SANOGO" w:date="2023-10-25T17:57:00Z">
                <w:pPr>
                  <w:spacing w:line="240" w:lineRule="auto"/>
                  <w:jc w:val="center"/>
                </w:pPr>
              </w:pPrChange>
            </w:pPr>
            <w:del w:id="1827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8271" w:author="Dr Mamadou SANOGO" w:date="2023-10-25T17:57:00Z"/>
                <w:rFonts w:asciiTheme="majorHAnsi" w:hAnsiTheme="majorHAnsi" w:cstheme="majorHAnsi"/>
                <w:bCs/>
                <w:color w:val="000000" w:themeColor="text1"/>
                <w:sz w:val="20"/>
              </w:rPr>
              <w:pPrChange w:id="18272" w:author="Dr Mamadou SANOGO" w:date="2023-10-25T17:57:00Z">
                <w:pPr>
                  <w:spacing w:line="240" w:lineRule="auto"/>
                </w:pPr>
              </w:pPrChange>
            </w:pPr>
            <w:del w:id="18273"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8274" w:author="Dr Mamadou SANOGO" w:date="2023-10-25T17:57:00Z"/>
                <w:rFonts w:asciiTheme="majorHAnsi" w:hAnsiTheme="majorHAnsi" w:cstheme="majorHAnsi"/>
                <w:bCs/>
                <w:color w:val="000000" w:themeColor="text1"/>
                <w:sz w:val="20"/>
              </w:rPr>
              <w:pPrChange w:id="18275" w:author="Dr Mamadou SANOGO" w:date="2023-10-25T17:57:00Z">
                <w:pPr>
                  <w:spacing w:line="240" w:lineRule="auto"/>
                </w:pPr>
              </w:pPrChange>
            </w:pPr>
            <w:del w:id="18276"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8277" w:author="Dr Mamadou SANOGO" w:date="2023-10-25T17:57:00Z"/>
                <w:rFonts w:asciiTheme="majorHAnsi" w:hAnsiTheme="majorHAnsi" w:cstheme="majorHAnsi"/>
                <w:bCs/>
                <w:color w:val="000000" w:themeColor="text1"/>
                <w:sz w:val="20"/>
              </w:rPr>
              <w:pPrChange w:id="18278" w:author="Dr Mamadou SANOGO" w:date="2023-10-25T17:57:00Z">
                <w:pPr>
                  <w:spacing w:line="240" w:lineRule="auto"/>
                </w:pPr>
              </w:pPrChange>
            </w:pPr>
            <w:del w:id="18279"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8280" w:author="Dr Mamadou SANOGO" w:date="2023-10-25T17:57:00Z"/>
                <w:rFonts w:asciiTheme="majorHAnsi" w:hAnsiTheme="majorHAnsi" w:cstheme="majorHAnsi"/>
                <w:bCs/>
                <w:color w:val="000000" w:themeColor="text1"/>
                <w:sz w:val="20"/>
              </w:rPr>
              <w:pPrChange w:id="18281" w:author="Dr Mamadou SANOGO" w:date="2023-10-25T17:57:00Z">
                <w:pPr>
                  <w:spacing w:line="240" w:lineRule="auto"/>
                </w:pPr>
              </w:pPrChange>
            </w:pPr>
            <w:del w:id="18282"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8283" w:author="Dr Mamadou SANOGO" w:date="2023-10-25T17:57:00Z"/>
                <w:rFonts w:asciiTheme="majorHAnsi" w:hAnsiTheme="majorHAnsi" w:cstheme="majorHAnsi"/>
                <w:bCs/>
                <w:color w:val="000000" w:themeColor="text1"/>
                <w:sz w:val="20"/>
              </w:rPr>
              <w:pPrChange w:id="18284" w:author="Dr Mamadou SANOGO" w:date="2023-10-25T17:57:00Z">
                <w:pPr>
                  <w:spacing w:line="240" w:lineRule="auto"/>
                </w:pPr>
              </w:pPrChange>
            </w:pPr>
            <w:del w:id="18285"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8286"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8287" w:author="Dr Mamadou SANOGO" w:date="2023-10-25T17:57:00Z"/>
                <w:rFonts w:asciiTheme="majorHAnsi" w:hAnsiTheme="majorHAnsi" w:cstheme="majorHAnsi"/>
                <w:bCs/>
                <w:color w:val="000000" w:themeColor="text1"/>
                <w:sz w:val="20"/>
              </w:rPr>
              <w:pPrChange w:id="18288" w:author="Dr Mamadou SANOGO" w:date="2023-10-25T17:57:00Z">
                <w:pPr>
                  <w:spacing w:line="240" w:lineRule="auto"/>
                </w:pPr>
              </w:pPrChange>
            </w:pPr>
            <w:del w:id="18289"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8290" w:author="Dr Mamadou SANOGO" w:date="2023-10-25T17:57:00Z"/>
                <w:rFonts w:asciiTheme="majorHAnsi" w:hAnsiTheme="majorHAnsi" w:cstheme="majorHAnsi"/>
                <w:bCs/>
                <w:color w:val="000000" w:themeColor="text1"/>
                <w:sz w:val="20"/>
              </w:rPr>
              <w:pPrChange w:id="18291" w:author="Dr Mamadou SANOGO" w:date="2023-10-25T17:57:00Z">
                <w:pPr>
                  <w:spacing w:line="240" w:lineRule="auto"/>
                </w:pPr>
              </w:pPrChange>
            </w:pPr>
            <w:del w:id="18292"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8293" w:author="Dr Mamadou SANOGO" w:date="2023-10-25T17:57:00Z"/>
                <w:rFonts w:asciiTheme="majorHAnsi" w:hAnsiTheme="majorHAnsi" w:cstheme="majorHAnsi"/>
                <w:bCs/>
                <w:color w:val="000000" w:themeColor="text1"/>
                <w:sz w:val="20"/>
              </w:rPr>
              <w:pPrChange w:id="18294" w:author="Dr Mamadou SANOGO" w:date="2023-10-25T17:57:00Z">
                <w:pPr>
                  <w:spacing w:line="240" w:lineRule="auto"/>
                </w:pPr>
              </w:pPrChange>
            </w:pPr>
            <w:del w:id="18295"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8296" w:author="Dr Mamadou SANOGO" w:date="2023-10-25T17:57:00Z"/>
                <w:rFonts w:asciiTheme="majorHAnsi" w:hAnsiTheme="majorHAnsi" w:cstheme="majorHAnsi"/>
                <w:bCs/>
                <w:color w:val="000000" w:themeColor="text1"/>
                <w:sz w:val="20"/>
              </w:rPr>
              <w:pPrChange w:id="18297" w:author="Dr Mamadou SANOGO" w:date="2023-10-25T17:57:00Z">
                <w:pPr>
                  <w:spacing w:line="240" w:lineRule="auto"/>
                </w:pPr>
              </w:pPrChange>
            </w:pPr>
            <w:del w:id="18298"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8299" w:author="Dr Mamadou SANOGO" w:date="2023-10-25T17:57:00Z"/>
                <w:rFonts w:asciiTheme="majorHAnsi" w:hAnsiTheme="majorHAnsi" w:cstheme="majorHAnsi"/>
                <w:bCs/>
                <w:color w:val="000000" w:themeColor="text1"/>
                <w:sz w:val="20"/>
              </w:rPr>
              <w:pPrChange w:id="18300" w:author="Dr Mamadou SANOGO" w:date="2023-10-25T17:57:00Z">
                <w:pPr>
                  <w:spacing w:line="240" w:lineRule="auto"/>
                </w:pPr>
              </w:pPrChange>
            </w:pPr>
            <w:del w:id="1830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8302" w:author="Dr Mamadou SANOGO" w:date="2023-10-25T17:57:00Z"/>
                <w:rFonts w:asciiTheme="majorHAnsi" w:hAnsiTheme="majorHAnsi" w:cstheme="majorHAnsi"/>
                <w:bCs/>
                <w:color w:val="000000" w:themeColor="text1"/>
                <w:sz w:val="20"/>
              </w:rPr>
              <w:pPrChange w:id="18303" w:author="Dr Mamadou SANOGO" w:date="2023-10-25T17:57:00Z">
                <w:pPr>
                  <w:spacing w:line="240" w:lineRule="auto"/>
                </w:pPr>
              </w:pPrChange>
            </w:pPr>
            <w:del w:id="18304"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8305" w:author="Dr Mamadou SANOGO" w:date="2023-10-25T17:57:00Z"/>
                <w:rFonts w:asciiTheme="majorHAnsi" w:hAnsiTheme="majorHAnsi"/>
                <w:i w:val="0"/>
                <w:color w:val="000000" w:themeColor="text1"/>
                <w:sz w:val="20"/>
                <w:rPrChange w:id="18306" w:author="Dr Mamadou SANOGO" w:date="2023-10-25T18:15:00Z">
                  <w:rPr>
                    <w:del w:id="18307" w:author="Dr Mamadou SANOGO" w:date="2023-10-25T17:57:00Z"/>
                    <w:rFonts w:asciiTheme="majorHAnsi" w:hAnsiTheme="majorHAnsi"/>
                    <w:i/>
                    <w:color w:val="000000" w:themeColor="text1"/>
                    <w:sz w:val="20"/>
                    <w:szCs w:val="20"/>
                  </w:rPr>
                </w:rPrChange>
              </w:rPr>
              <w:pPrChange w:id="18308" w:author="Dr Mamadou SANOGO" w:date="2023-10-25T17:57:00Z">
                <w:pPr>
                  <w:spacing w:line="240" w:lineRule="auto"/>
                  <w:jc w:val="center"/>
                </w:pPr>
              </w:pPrChange>
            </w:pPr>
            <w:del w:id="18309"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8310" w:author="Dr Mamadou SANOGO" w:date="2023-10-25T17:57:00Z"/>
                <w:rFonts w:asciiTheme="majorHAnsi" w:hAnsiTheme="majorHAnsi" w:cstheme="majorHAnsi"/>
                <w:bCs/>
                <w:color w:val="000000" w:themeColor="text1"/>
                <w:sz w:val="20"/>
              </w:rPr>
              <w:pPrChange w:id="18311" w:author="Dr Mamadou SANOGO" w:date="2023-10-25T17:57:00Z">
                <w:pPr>
                  <w:spacing w:line="240" w:lineRule="auto"/>
                </w:pPr>
              </w:pPrChange>
            </w:pPr>
            <w:del w:id="18312"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8313" w:author="Dr Mamadou SANOGO" w:date="2023-10-25T17:57:00Z"/>
                <w:rFonts w:asciiTheme="majorHAnsi" w:hAnsiTheme="majorHAnsi" w:cstheme="majorHAnsi"/>
                <w:bCs/>
                <w:color w:val="000000" w:themeColor="text1"/>
                <w:sz w:val="20"/>
              </w:rPr>
              <w:pPrChange w:id="18314" w:author="Dr Mamadou SANOGO" w:date="2023-10-25T17:57:00Z">
                <w:pPr>
                  <w:spacing w:line="240" w:lineRule="auto"/>
                </w:pPr>
              </w:pPrChange>
            </w:pPr>
            <w:del w:id="18315"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8316" w:author="Dr Mamadou SANOGO" w:date="2023-10-25T17:57:00Z"/>
                <w:rFonts w:asciiTheme="majorHAnsi" w:hAnsiTheme="majorHAnsi" w:cstheme="majorHAnsi"/>
                <w:bCs/>
                <w:color w:val="000000" w:themeColor="text1"/>
                <w:sz w:val="20"/>
              </w:rPr>
              <w:pPrChange w:id="18317" w:author="Dr Mamadou SANOGO" w:date="2023-10-25T17:57:00Z">
                <w:pPr>
                  <w:spacing w:line="240" w:lineRule="auto"/>
                </w:pPr>
              </w:pPrChange>
            </w:pPr>
            <w:del w:id="18318"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8319"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8320" w:author="Dr Mamadou SANOGO" w:date="2023-10-25T17:57:00Z"/>
                <w:rFonts w:asciiTheme="majorHAnsi" w:hAnsiTheme="majorHAnsi" w:cstheme="majorHAnsi"/>
                <w:bCs/>
                <w:color w:val="000000" w:themeColor="text1"/>
                <w:sz w:val="20"/>
              </w:rPr>
              <w:pPrChange w:id="18321" w:author="Dr Mamadou SANOGO" w:date="2023-10-25T17:57:00Z">
                <w:pPr>
                  <w:spacing w:line="240" w:lineRule="auto"/>
                </w:pPr>
              </w:pPrChange>
            </w:pPr>
            <w:del w:id="18322"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8323" w:author="Dr Mamadou SANOGO" w:date="2023-10-25T17:57:00Z"/>
                <w:rFonts w:asciiTheme="majorHAnsi" w:hAnsiTheme="majorHAnsi" w:cstheme="majorHAnsi"/>
                <w:bCs/>
                <w:color w:val="000000" w:themeColor="text1"/>
                <w:sz w:val="20"/>
              </w:rPr>
              <w:pPrChange w:id="18324" w:author="Dr Mamadou SANOGO" w:date="2023-10-25T17:57:00Z">
                <w:pPr>
                  <w:spacing w:line="240" w:lineRule="auto"/>
                </w:pPr>
              </w:pPrChange>
            </w:pPr>
            <w:del w:id="18325"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8326" w:author="Dr Mamadou SANOGO" w:date="2023-10-25T17:57:00Z"/>
                <w:rFonts w:asciiTheme="majorHAnsi" w:hAnsiTheme="majorHAnsi" w:cstheme="majorHAnsi"/>
                <w:bCs/>
                <w:color w:val="000000" w:themeColor="text1"/>
                <w:sz w:val="20"/>
              </w:rPr>
              <w:pPrChange w:id="18327" w:author="Dr Mamadou SANOGO" w:date="2023-10-25T17:57:00Z">
                <w:pPr>
                  <w:spacing w:line="240" w:lineRule="auto"/>
                </w:pPr>
              </w:pPrChange>
            </w:pPr>
            <w:del w:id="18328"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8329" w:author="Dr Mamadou SANOGO" w:date="2023-10-25T17:57:00Z"/>
                <w:rFonts w:asciiTheme="majorHAnsi" w:hAnsiTheme="majorHAnsi" w:cstheme="majorHAnsi"/>
                <w:bCs/>
                <w:color w:val="000000" w:themeColor="text1"/>
                <w:sz w:val="20"/>
              </w:rPr>
              <w:pPrChange w:id="18330" w:author="Dr Mamadou SANOGO" w:date="2023-10-25T17:57:00Z">
                <w:pPr>
                  <w:spacing w:line="240" w:lineRule="auto"/>
                </w:pPr>
              </w:pPrChange>
            </w:pPr>
            <w:del w:id="18331"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8332" w:author="Dr Mamadou SANOGO" w:date="2023-10-25T17:57:00Z"/>
                <w:rFonts w:asciiTheme="majorHAnsi" w:hAnsiTheme="majorHAnsi" w:cstheme="majorHAnsi"/>
                <w:bCs/>
                <w:color w:val="000000" w:themeColor="text1"/>
                <w:sz w:val="20"/>
              </w:rPr>
              <w:pPrChange w:id="18333" w:author="Dr Mamadou SANOGO" w:date="2023-10-25T17:57:00Z">
                <w:pPr>
                  <w:spacing w:line="240" w:lineRule="auto"/>
                </w:pPr>
              </w:pPrChange>
            </w:pPr>
            <w:del w:id="18334"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8335" w:author="Dr Mamadou SANOGO" w:date="2023-10-25T17:57:00Z"/>
                <w:rFonts w:asciiTheme="majorHAnsi" w:hAnsiTheme="majorHAnsi" w:cstheme="majorHAnsi"/>
                <w:bCs/>
                <w:color w:val="000000" w:themeColor="text1"/>
                <w:sz w:val="20"/>
              </w:rPr>
              <w:pPrChange w:id="18336" w:author="Dr Mamadou SANOGO" w:date="2023-10-25T17:57:00Z">
                <w:pPr>
                  <w:spacing w:line="240" w:lineRule="auto"/>
                </w:pPr>
              </w:pPrChange>
            </w:pPr>
            <w:del w:id="18337"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8338" w:author="Dr Mamadou SANOGO" w:date="2023-10-25T17:57:00Z"/>
                <w:rFonts w:asciiTheme="majorHAnsi" w:hAnsiTheme="majorHAnsi"/>
                <w:color w:val="000000" w:themeColor="text1"/>
                <w:sz w:val="20"/>
              </w:rPr>
              <w:pPrChange w:id="18339" w:author="Dr Mamadou SANOGO" w:date="2023-10-25T17:57:00Z">
                <w:pPr>
                  <w:spacing w:line="240" w:lineRule="auto"/>
                  <w:jc w:val="center"/>
                </w:pPr>
              </w:pPrChange>
            </w:pPr>
            <w:del w:id="1834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8341" w:author="Dr Mamadou SANOGO" w:date="2023-10-25T17:57:00Z"/>
                <w:rFonts w:asciiTheme="majorHAnsi" w:hAnsiTheme="majorHAnsi" w:cstheme="majorHAnsi"/>
                <w:bCs/>
                <w:color w:val="000000" w:themeColor="text1"/>
                <w:sz w:val="20"/>
                <w:lang w:val="en-US"/>
              </w:rPr>
              <w:pPrChange w:id="18342" w:author="Dr Mamadou SANOGO" w:date="2023-10-25T17:57:00Z">
                <w:pPr>
                  <w:spacing w:line="240" w:lineRule="auto"/>
                </w:pPr>
              </w:pPrChange>
            </w:pPr>
            <w:del w:id="18343"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8344" w:author="Dr Mamadou SANOGO" w:date="2023-10-25T17:57:00Z"/>
                <w:rFonts w:asciiTheme="majorHAnsi" w:hAnsiTheme="majorHAnsi" w:cstheme="majorHAnsi"/>
                <w:bCs/>
                <w:color w:val="000000" w:themeColor="text1"/>
                <w:sz w:val="20"/>
                <w:lang w:val="en-US"/>
              </w:rPr>
              <w:pPrChange w:id="18345" w:author="Dr Mamadou SANOGO" w:date="2023-10-25T17:57:00Z">
                <w:pPr>
                  <w:spacing w:line="240" w:lineRule="auto"/>
                </w:pPr>
              </w:pPrChange>
            </w:pPr>
            <w:del w:id="18346"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347" w:author="Dr Mamadou SANOGO" w:date="2023-10-25T17:57:00Z"/>
                <w:rFonts w:asciiTheme="majorHAnsi" w:hAnsiTheme="majorHAnsi" w:cstheme="majorHAnsi"/>
                <w:bCs/>
                <w:color w:val="000000" w:themeColor="text1"/>
                <w:sz w:val="20"/>
              </w:rPr>
              <w:pPrChange w:id="18348" w:author="Dr Mamadou SANOGO" w:date="2023-10-25T17:57:00Z">
                <w:pPr>
                  <w:spacing w:line="240" w:lineRule="auto"/>
                </w:pPr>
              </w:pPrChange>
            </w:pPr>
            <w:del w:id="18349"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350" w:author="Dr Mamadou SANOGO" w:date="2023-10-25T17:57:00Z"/>
          <w:rFonts w:asciiTheme="minorHAnsi" w:hAnsiTheme="minorHAnsi"/>
          <w:b w:val="0"/>
          <w:bCs/>
          <w:color w:val="000000" w:themeColor="text1"/>
          <w:sz w:val="12"/>
          <w:rPrChange w:id="18351" w:author="Dr Mamadou SANOGO" w:date="2023-10-25T18:15:00Z">
            <w:rPr>
              <w:del w:id="18352" w:author="Dr Mamadou SANOGO" w:date="2023-10-25T17:57:00Z"/>
              <w:rFonts w:asciiTheme="minorHAnsi" w:hAnsiTheme="minorHAnsi"/>
              <w:b w:val="0"/>
              <w:bCs/>
              <w:color w:val="FF0000"/>
              <w:sz w:val="12"/>
            </w:rPr>
          </w:rPrChange>
        </w:rPr>
        <w:pPrChange w:id="18353"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354"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355" w:author="Dr Mamadou SANOGO" w:date="2023-10-25T17:57:00Z"/>
                <w:rFonts w:asciiTheme="minorHAnsi" w:hAnsiTheme="minorHAnsi"/>
                <w:color w:val="000000" w:themeColor="text1"/>
                <w:sz w:val="20"/>
              </w:rPr>
              <w:pPrChange w:id="18356" w:author="Dr Mamadou SANOGO" w:date="2023-10-25T17:57:00Z">
                <w:pPr>
                  <w:pStyle w:val="Titre"/>
                  <w:spacing w:line="276" w:lineRule="auto"/>
                </w:pPr>
              </w:pPrChange>
            </w:pPr>
            <w:del w:id="18357"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358"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359" w:author="Dr Mamadou SANOGO" w:date="2023-10-25T17:57:00Z"/>
                <w:rFonts w:asciiTheme="minorHAnsi" w:hAnsiTheme="minorHAnsi"/>
                <w:b w:val="0"/>
                <w:bCs/>
                <w:color w:val="000000" w:themeColor="text1"/>
                <w:sz w:val="20"/>
              </w:rPr>
              <w:pPrChange w:id="18360" w:author="Dr Mamadou SANOGO" w:date="2023-10-25T17:57:00Z">
                <w:pPr>
                  <w:pStyle w:val="Titre"/>
                  <w:spacing w:line="276" w:lineRule="auto"/>
                  <w:jc w:val="left"/>
                </w:pPr>
              </w:pPrChange>
            </w:pPr>
            <w:del w:id="18361"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362" w:author="Dr Mamadou SANOGO" w:date="2023-10-25T17:57:00Z"/>
                <w:rFonts w:asciiTheme="minorHAnsi" w:hAnsiTheme="minorHAnsi"/>
                <w:bCs/>
                <w:color w:val="000000" w:themeColor="text1"/>
                <w:sz w:val="20"/>
              </w:rPr>
              <w:pPrChange w:id="18363" w:author="Dr Mamadou SANOGO" w:date="2023-10-25T17:57:00Z">
                <w:pPr>
                  <w:pStyle w:val="Titre"/>
                  <w:spacing w:line="276" w:lineRule="auto"/>
                  <w:jc w:val="left"/>
                </w:pPr>
              </w:pPrChange>
            </w:pPr>
            <w:del w:id="18364"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365"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366" w:author="Dr Mamadou SANOGO" w:date="2023-10-25T17:57:00Z"/>
                <w:rFonts w:asciiTheme="minorHAnsi" w:hAnsiTheme="minorHAnsi"/>
                <w:b w:val="0"/>
                <w:bCs/>
                <w:color w:val="000000" w:themeColor="text1"/>
                <w:sz w:val="20"/>
              </w:rPr>
              <w:pPrChange w:id="18367" w:author="Dr Mamadou SANOGO" w:date="2023-10-25T17:57:00Z">
                <w:pPr>
                  <w:pStyle w:val="Titre"/>
                  <w:spacing w:line="276" w:lineRule="auto"/>
                  <w:jc w:val="left"/>
                </w:pPr>
              </w:pPrChange>
            </w:pPr>
            <w:del w:id="18368"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369" w:author="Dr Mamadou SANOGO" w:date="2023-10-25T17:57:00Z"/>
                <w:rFonts w:asciiTheme="minorHAnsi" w:hAnsiTheme="minorHAnsi"/>
                <w:bCs/>
                <w:color w:val="000000" w:themeColor="text1"/>
                <w:sz w:val="20"/>
              </w:rPr>
              <w:pPrChange w:id="18370" w:author="Dr Mamadou SANOGO" w:date="2023-10-25T17:57:00Z">
                <w:pPr>
                  <w:pStyle w:val="Titre"/>
                  <w:spacing w:line="276" w:lineRule="auto"/>
                  <w:jc w:val="left"/>
                </w:pPr>
              </w:pPrChange>
            </w:pPr>
            <w:del w:id="18371"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372" w:author="Dr Mamadou SANOGO" w:date="2023-10-25T17:57:00Z"/>
          <w:color w:val="000000" w:themeColor="text1"/>
          <w:sz w:val="28"/>
          <w:szCs w:val="28"/>
          <w:rPrChange w:id="18373" w:author="Dr Mamadou SANOGO" w:date="2023-10-25T18:15:00Z">
            <w:rPr>
              <w:del w:id="18374" w:author="Dr Mamadou SANOGO" w:date="2023-10-25T17:57:00Z"/>
              <w:color w:val="000000"/>
              <w:sz w:val="28"/>
              <w:szCs w:val="28"/>
            </w:rPr>
          </w:rPrChange>
        </w:rPr>
        <w:pPrChange w:id="18375" w:author="Dr Mamadou SANOGO" w:date="2023-10-25T17:57:00Z">
          <w:pPr>
            <w:pStyle w:val="Paragraphedeliste"/>
            <w:widowControl w:val="0"/>
            <w:autoSpaceDE w:val="0"/>
            <w:autoSpaceDN w:val="0"/>
            <w:adjustRightInd w:val="0"/>
            <w:spacing w:line="240" w:lineRule="auto"/>
            <w:ind w:right="9"/>
          </w:pPr>
        </w:pPrChange>
      </w:pPr>
    </w:p>
    <w:p w14:paraId="79ADF6A7" w14:textId="3EF10999" w:rsidR="00000000" w:rsidRDefault="00000000">
      <w:pPr>
        <w:pStyle w:val="Titre"/>
        <w:tabs>
          <w:tab w:val="num" w:pos="-4820"/>
        </w:tabs>
        <w:spacing w:line="276" w:lineRule="auto"/>
        <w:jc w:val="both"/>
        <w:rPr>
          <w:del w:id="18376" w:author="Dr Mamadou SANOGO" w:date="2023-10-25T17:57:00Z"/>
          <w:rFonts w:eastAsiaTheme="minorHAnsi"/>
          <w:b w:val="0"/>
          <w:color w:val="000000" w:themeColor="text1"/>
          <w:lang w:eastAsia="en-US"/>
          <w:rPrChange w:id="18377" w:author="Dr Mamadou SANOGO" w:date="2023-10-25T18:15:00Z">
            <w:rPr>
              <w:del w:id="18378" w:author="Dr Mamadou SANOGO" w:date="2023-10-25T17:57:00Z"/>
              <w:rFonts w:eastAsiaTheme="minorHAnsi" w:cs="Times New Roman"/>
              <w:b w:val="0"/>
              <w:color w:val="auto"/>
              <w:lang w:eastAsia="en-US"/>
            </w:rPr>
          </w:rPrChange>
        </w:rPr>
        <w:sectPr w:rsidR="00000000" w:rsidSect="00DE4E6D">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8379" w:author="Dr Mamadou SANOGO" w:date="2024-11-11T15:38:00Z" w16du:dateUtc="2024-11-11T15:38:00Z">
            <w:sectPr w:rsidR="00000000" w:rsidSect="00DE4E6D">
              <w:pgMar w:top="1417" w:right="1417" w:bottom="1417" w:left="1417" w:header="708" w:footer="708" w:gutter="0"/>
            </w:sectPr>
          </w:sectPrChange>
        </w:sectPr>
        <w:pPrChange w:id="18380" w:author="Dr Mamadou SANOGO" w:date="2023-10-25T17:57:00Z">
          <w:pPr>
            <w:pStyle w:val="Titre1"/>
            <w:spacing w:before="0" w:line="240" w:lineRule="auto"/>
            <w:jc w:val="center"/>
          </w:pPr>
        </w:pPrChange>
      </w:pPr>
      <w:bookmarkStart w:id="18381" w:name="_Toc95981777"/>
    </w:p>
    <w:p w14:paraId="71E07B04" w14:textId="0ACE885C" w:rsidR="00DD78EF" w:rsidRPr="007A4AFC" w:rsidDel="00744A71" w:rsidRDefault="00D66280">
      <w:pPr>
        <w:pStyle w:val="Titre"/>
        <w:tabs>
          <w:tab w:val="num" w:pos="-4820"/>
        </w:tabs>
        <w:spacing w:line="276" w:lineRule="auto"/>
        <w:jc w:val="both"/>
        <w:rPr>
          <w:del w:id="18382" w:author="Dr Mamadou SANOGO" w:date="2023-10-25T17:57:00Z"/>
          <w:rFonts w:eastAsiaTheme="minorHAnsi"/>
          <w:b w:val="0"/>
          <w:color w:val="000000" w:themeColor="text1"/>
          <w:lang w:eastAsia="en-US"/>
          <w:rPrChange w:id="18383" w:author="Dr Mamadou SANOGO" w:date="2023-10-25T18:15:00Z">
            <w:rPr>
              <w:del w:id="18384" w:author="Dr Mamadou SANOGO" w:date="2023-10-25T17:57:00Z"/>
              <w:rFonts w:eastAsiaTheme="minorHAnsi" w:cs="Times New Roman"/>
              <w:b w:val="0"/>
              <w:color w:val="auto"/>
              <w:lang w:eastAsia="en-US"/>
            </w:rPr>
          </w:rPrChange>
        </w:rPr>
        <w:pPrChange w:id="18385" w:author="Dr Mamadou SANOGO" w:date="2023-10-25T17:57:00Z">
          <w:pPr>
            <w:pStyle w:val="Titre1"/>
            <w:spacing w:before="0" w:line="240" w:lineRule="auto"/>
            <w:jc w:val="center"/>
          </w:pPr>
        </w:pPrChange>
      </w:pPr>
      <w:bookmarkStart w:id="18386" w:name="_Toc145944542"/>
      <w:del w:id="18387" w:author="Dr Mamadou SANOGO" w:date="2023-10-25T17:57:00Z">
        <w:r w:rsidRPr="007A4AFC" w:rsidDel="00744A71">
          <w:rPr>
            <w:rFonts w:eastAsiaTheme="minorHAnsi"/>
            <w:color w:val="000000" w:themeColor="text1"/>
            <w:sz w:val="28"/>
            <w:lang w:eastAsia="en-US"/>
            <w:rPrChange w:id="18388" w:author="Dr Mamadou SANOGO" w:date="2023-10-25T18:15:00Z">
              <w:rPr>
                <w:rFonts w:eastAsiaTheme="minorHAnsi"/>
                <w:color w:val="2E74B5" w:themeColor="accent1" w:themeShade="BF"/>
                <w:lang w:eastAsia="en-US"/>
              </w:rPr>
            </w:rPrChange>
          </w:rPr>
          <w:delText>Annexe 1</w:delText>
        </w:r>
        <w:r w:rsidR="000163AB" w:rsidRPr="007A4AFC" w:rsidDel="00744A71">
          <w:rPr>
            <w:rFonts w:eastAsiaTheme="minorHAnsi"/>
            <w:color w:val="000000" w:themeColor="text1"/>
            <w:sz w:val="28"/>
            <w:lang w:eastAsia="en-US"/>
            <w:rPrChange w:id="18389" w:author="Dr Mamadou SANOGO" w:date="2023-10-25T18:15:00Z">
              <w:rPr>
                <w:rFonts w:eastAsiaTheme="minorHAnsi"/>
                <w:color w:val="2E74B5" w:themeColor="accent1" w:themeShade="BF"/>
                <w:lang w:eastAsia="en-US"/>
              </w:rPr>
            </w:rPrChange>
          </w:rPr>
          <w:delText>4</w:delText>
        </w:r>
        <w:r w:rsidRPr="007A4AFC" w:rsidDel="00744A71">
          <w:rPr>
            <w:rFonts w:eastAsiaTheme="minorHAnsi"/>
            <w:color w:val="000000" w:themeColor="text1"/>
            <w:sz w:val="28"/>
            <w:lang w:eastAsia="en-US"/>
            <w:rPrChange w:id="18390" w:author="Dr Mamadou SANOGO" w:date="2023-10-25T18:15:00Z">
              <w:rPr>
                <w:rFonts w:eastAsiaTheme="minorHAnsi"/>
                <w:color w:val="2E74B5" w:themeColor="accent1" w:themeShade="BF"/>
                <w:lang w:eastAsia="en-US"/>
              </w:rPr>
            </w:rPrChange>
          </w:rPr>
          <w:delText xml:space="preserve"> : </w:delText>
        </w:r>
        <w:r w:rsidR="00DD78EF" w:rsidRPr="007A4AFC" w:rsidDel="00744A71">
          <w:rPr>
            <w:rFonts w:eastAsiaTheme="minorHAnsi"/>
            <w:color w:val="000000" w:themeColor="text1"/>
            <w:sz w:val="28"/>
            <w:lang w:eastAsia="en-US"/>
            <w:rPrChange w:id="18391" w:author="Dr Mamadou SANOGO" w:date="2023-10-25T18:15:00Z">
              <w:rPr>
                <w:rFonts w:eastAsiaTheme="minorHAnsi"/>
                <w:color w:val="2E74B5" w:themeColor="accent1" w:themeShade="BF"/>
                <w:lang w:eastAsia="en-US"/>
              </w:rPr>
            </w:rPrChange>
          </w:rPr>
          <w:delText>Infrastructure et équipements :</w:delText>
        </w:r>
        <w:bookmarkEnd w:id="18381"/>
        <w:bookmarkEnd w:id="18386"/>
      </w:del>
    </w:p>
    <w:p w14:paraId="4BDC44AF" w14:textId="3051EBB8" w:rsidR="00DD78EF" w:rsidRPr="007A4AFC" w:rsidDel="00744A71" w:rsidRDefault="00DD78EF">
      <w:pPr>
        <w:pStyle w:val="Titre"/>
        <w:tabs>
          <w:tab w:val="num" w:pos="-4820"/>
        </w:tabs>
        <w:spacing w:line="276" w:lineRule="auto"/>
        <w:jc w:val="both"/>
        <w:rPr>
          <w:del w:id="18392" w:author="Dr Mamadou SANOGO" w:date="2023-10-25T17:57:00Z"/>
          <w:rFonts w:ascii="Roboto Condensed" w:eastAsia="Calibri" w:hAnsi="Roboto Condensed"/>
          <w:b w:val="0"/>
          <w:color w:val="000000" w:themeColor="text1"/>
          <w:szCs w:val="24"/>
          <w:u w:val="single"/>
          <w:lang w:eastAsia="en-US"/>
          <w:rPrChange w:id="18393" w:author="Dr Mamadou SANOGO" w:date="2023-10-25T18:15:00Z">
            <w:rPr>
              <w:del w:id="18394" w:author="Dr Mamadou SANOGO" w:date="2023-10-25T17:57:00Z"/>
              <w:rFonts w:ascii="Roboto Condensed" w:eastAsia="Calibri" w:hAnsi="Roboto Condensed"/>
              <w:b/>
              <w:szCs w:val="24"/>
              <w:u w:val="single"/>
              <w:lang w:eastAsia="en-US"/>
            </w:rPr>
          </w:rPrChange>
        </w:rPr>
        <w:pPrChange w:id="18395"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396" w:author="Dr Mamadou SANOGO" w:date="2023-10-25T17:57:00Z"/>
          <w:b w:val="0"/>
          <w:color w:val="000000" w:themeColor="text1"/>
          <w:sz w:val="24"/>
          <w:szCs w:val="24"/>
          <w:rPrChange w:id="18397" w:author="Dr Mamadou SANOGO" w:date="2023-10-25T18:15:00Z">
            <w:rPr>
              <w:del w:id="18398" w:author="Dr Mamadou SANOGO" w:date="2023-10-25T17:57:00Z"/>
              <w:rFonts w:cs="Times New Roman"/>
              <w:b w:val="0"/>
              <w:color w:val="auto"/>
              <w:sz w:val="24"/>
              <w:szCs w:val="24"/>
            </w:rPr>
          </w:rPrChange>
        </w:rPr>
        <w:pPrChange w:id="18399" w:author="Dr Mamadou SANOGO" w:date="2023-10-25T17:57:00Z">
          <w:pPr>
            <w:pStyle w:val="Titre2"/>
            <w:numPr>
              <w:ilvl w:val="0"/>
              <w:numId w:val="22"/>
            </w:numPr>
            <w:ind w:left="720" w:hanging="360"/>
          </w:pPr>
        </w:pPrChange>
      </w:pPr>
      <w:bookmarkStart w:id="18400" w:name="_Toc95981778"/>
      <w:bookmarkStart w:id="18401" w:name="_Toc145944543"/>
      <w:del w:id="18402" w:author="Dr Mamadou SANOGO" w:date="2023-10-25T17:57:00Z">
        <w:r w:rsidRPr="007A4AFC" w:rsidDel="00744A71">
          <w:rPr>
            <w:color w:val="000000" w:themeColor="text1"/>
            <w:szCs w:val="24"/>
            <w:rPrChange w:id="18403" w:author="Dr Mamadou SANOGO" w:date="2023-10-25T18:15:00Z">
              <w:rPr>
                <w:color w:val="2E74B5" w:themeColor="accent1" w:themeShade="BF"/>
                <w:szCs w:val="24"/>
              </w:rPr>
            </w:rPrChange>
          </w:rPr>
          <w:delText>Infrastructures : Salles et Bureaux :</w:delText>
        </w:r>
        <w:bookmarkEnd w:id="18400"/>
        <w:bookmarkEnd w:id="18401"/>
        <w:r w:rsidRPr="007A4AFC" w:rsidDel="00744A71">
          <w:rPr>
            <w:color w:val="000000" w:themeColor="text1"/>
            <w:szCs w:val="24"/>
            <w:rPrChange w:id="18404" w:author="Dr Mamadou SANOGO" w:date="2023-10-25T18:15:00Z">
              <w:rPr>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405"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406" w:author="Dr Mamadou SANOGO" w:date="2023-10-25T17:57:00Z"/>
                <w:rFonts w:asciiTheme="majorHAnsi" w:hAnsiTheme="majorHAnsi" w:cstheme="majorHAnsi"/>
                <w:b w:val="0"/>
                <w:color w:val="000000" w:themeColor="text1"/>
                <w:szCs w:val="24"/>
                <w:rPrChange w:id="18407" w:author="Dr Mamadou SANOGO" w:date="2023-10-25T18:15:00Z">
                  <w:rPr>
                    <w:del w:id="18408" w:author="Dr Mamadou SANOGO" w:date="2023-10-25T17:57:00Z"/>
                    <w:rFonts w:asciiTheme="majorHAnsi" w:hAnsiTheme="majorHAnsi" w:cstheme="majorHAnsi"/>
                    <w:b/>
                    <w:szCs w:val="24"/>
                  </w:rPr>
                </w:rPrChange>
              </w:rPr>
              <w:pPrChange w:id="18409" w:author="Dr Mamadou SANOGO" w:date="2023-10-25T17:57:00Z">
                <w:pPr>
                  <w:spacing w:line="240" w:lineRule="auto"/>
                </w:pPr>
              </w:pPrChange>
            </w:pPr>
            <w:del w:id="18410" w:author="Dr Mamadou SANOGO" w:date="2023-10-25T17:57:00Z">
              <w:r w:rsidRPr="007A4AFC" w:rsidDel="00744A71">
                <w:rPr>
                  <w:rFonts w:asciiTheme="majorHAnsi" w:hAnsiTheme="majorHAnsi" w:cstheme="majorHAnsi"/>
                  <w:b w:val="0"/>
                  <w:color w:val="000000" w:themeColor="text1"/>
                  <w:szCs w:val="24"/>
                  <w:rPrChange w:id="18411"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412" w:author="Dr Mamadou SANOGO" w:date="2023-10-25T17:57:00Z"/>
                <w:rFonts w:asciiTheme="majorHAnsi" w:hAnsiTheme="majorHAnsi" w:cstheme="majorHAnsi"/>
                <w:b w:val="0"/>
                <w:color w:val="000000" w:themeColor="text1"/>
                <w:szCs w:val="24"/>
                <w:rPrChange w:id="18413" w:author="Dr Mamadou SANOGO" w:date="2023-10-25T18:15:00Z">
                  <w:rPr>
                    <w:del w:id="18414" w:author="Dr Mamadou SANOGO" w:date="2023-10-25T17:57:00Z"/>
                    <w:rFonts w:asciiTheme="majorHAnsi" w:hAnsiTheme="majorHAnsi" w:cstheme="majorHAnsi"/>
                    <w:b/>
                    <w:szCs w:val="24"/>
                  </w:rPr>
                </w:rPrChange>
              </w:rPr>
              <w:pPrChange w:id="18415" w:author="Dr Mamadou SANOGO" w:date="2023-10-25T17:57:00Z">
                <w:pPr>
                  <w:spacing w:line="240" w:lineRule="auto"/>
                </w:pPr>
              </w:pPrChange>
            </w:pPr>
            <w:del w:id="18416" w:author="Dr Mamadou SANOGO" w:date="2023-10-25T17:57:00Z">
              <w:r w:rsidRPr="007A4AFC" w:rsidDel="00744A71">
                <w:rPr>
                  <w:rFonts w:asciiTheme="majorHAnsi" w:hAnsiTheme="majorHAnsi" w:cstheme="majorHAnsi"/>
                  <w:b w:val="0"/>
                  <w:color w:val="000000" w:themeColor="text1"/>
                  <w:szCs w:val="24"/>
                  <w:rPrChange w:id="18417"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418" w:author="Dr Mamadou SANOGO" w:date="2023-10-25T17:57:00Z"/>
                <w:rFonts w:asciiTheme="majorHAnsi" w:hAnsiTheme="majorHAnsi" w:cstheme="majorHAnsi"/>
                <w:b w:val="0"/>
                <w:color w:val="000000" w:themeColor="text1"/>
                <w:szCs w:val="24"/>
                <w:rPrChange w:id="18419" w:author="Dr Mamadou SANOGO" w:date="2023-10-25T18:15:00Z">
                  <w:rPr>
                    <w:del w:id="18420" w:author="Dr Mamadou SANOGO" w:date="2023-10-25T17:57:00Z"/>
                    <w:rFonts w:asciiTheme="majorHAnsi" w:hAnsiTheme="majorHAnsi" w:cstheme="majorHAnsi"/>
                    <w:b/>
                    <w:szCs w:val="24"/>
                  </w:rPr>
                </w:rPrChange>
              </w:rPr>
              <w:pPrChange w:id="18421" w:author="Dr Mamadou SANOGO" w:date="2023-10-25T17:57:00Z">
                <w:pPr>
                  <w:spacing w:line="240" w:lineRule="auto"/>
                  <w:jc w:val="center"/>
                </w:pPr>
              </w:pPrChange>
            </w:pPr>
            <w:del w:id="18422" w:author="Dr Mamadou SANOGO" w:date="2023-10-25T17:57:00Z">
              <w:r w:rsidRPr="007A4AFC" w:rsidDel="00744A71">
                <w:rPr>
                  <w:rFonts w:asciiTheme="majorHAnsi" w:hAnsiTheme="majorHAnsi" w:cstheme="majorHAnsi"/>
                  <w:b w:val="0"/>
                  <w:color w:val="000000" w:themeColor="text1"/>
                  <w:szCs w:val="24"/>
                  <w:rPrChange w:id="18423"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424" w:author="Dr Mamadou SANOGO" w:date="2023-10-25T17:57:00Z"/>
                <w:rFonts w:asciiTheme="majorHAnsi" w:hAnsiTheme="majorHAnsi" w:cstheme="majorHAnsi"/>
                <w:b w:val="0"/>
                <w:color w:val="000000" w:themeColor="text1"/>
                <w:szCs w:val="24"/>
                <w:rPrChange w:id="18425" w:author="Dr Mamadou SANOGO" w:date="2023-10-25T18:15:00Z">
                  <w:rPr>
                    <w:del w:id="18426" w:author="Dr Mamadou SANOGO" w:date="2023-10-25T17:57:00Z"/>
                    <w:rFonts w:asciiTheme="majorHAnsi" w:hAnsiTheme="majorHAnsi" w:cstheme="majorHAnsi"/>
                    <w:b/>
                    <w:szCs w:val="24"/>
                  </w:rPr>
                </w:rPrChange>
              </w:rPr>
              <w:pPrChange w:id="18427" w:author="Dr Mamadou SANOGO" w:date="2023-10-25T17:57:00Z">
                <w:pPr>
                  <w:spacing w:line="240" w:lineRule="auto"/>
                  <w:jc w:val="center"/>
                </w:pPr>
              </w:pPrChange>
            </w:pPr>
            <w:del w:id="18428" w:author="Dr Mamadou SANOGO" w:date="2023-10-25T17:57:00Z">
              <w:r w:rsidRPr="007A4AFC" w:rsidDel="00744A71">
                <w:rPr>
                  <w:rFonts w:asciiTheme="majorHAnsi" w:hAnsiTheme="majorHAnsi" w:cstheme="majorHAnsi"/>
                  <w:b w:val="0"/>
                  <w:color w:val="000000" w:themeColor="text1"/>
                  <w:szCs w:val="24"/>
                  <w:rPrChange w:id="18429"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430"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431" w:author="Dr Mamadou SANOGO" w:date="2023-10-25T17:57:00Z"/>
                <w:rFonts w:asciiTheme="majorHAnsi" w:hAnsiTheme="majorHAnsi" w:cstheme="majorHAnsi"/>
                <w:b w:val="0"/>
                <w:color w:val="000000" w:themeColor="text1"/>
                <w:szCs w:val="24"/>
                <w:rPrChange w:id="18432" w:author="Dr Mamadou SANOGO" w:date="2023-10-25T18:15:00Z">
                  <w:rPr>
                    <w:del w:id="18433" w:author="Dr Mamadou SANOGO" w:date="2023-10-25T17:57:00Z"/>
                    <w:rFonts w:asciiTheme="majorHAnsi" w:hAnsiTheme="majorHAnsi" w:cstheme="majorHAnsi"/>
                    <w:b/>
                    <w:szCs w:val="24"/>
                  </w:rPr>
                </w:rPrChange>
              </w:rPr>
              <w:pPrChange w:id="18434"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435" w:author="Dr Mamadou SANOGO" w:date="2023-10-25T17:57:00Z"/>
                <w:rFonts w:asciiTheme="majorHAnsi" w:hAnsiTheme="majorHAnsi" w:cstheme="majorHAnsi"/>
                <w:color w:val="000000" w:themeColor="text1"/>
                <w:szCs w:val="24"/>
                <w:rPrChange w:id="18436" w:author="Dr Mamadou SANOGO" w:date="2023-10-25T18:15:00Z">
                  <w:rPr>
                    <w:del w:id="18437" w:author="Dr Mamadou SANOGO" w:date="2023-10-25T17:57:00Z"/>
                    <w:rFonts w:asciiTheme="majorHAnsi" w:hAnsiTheme="majorHAnsi" w:cstheme="majorHAnsi"/>
                    <w:szCs w:val="24"/>
                  </w:rPr>
                </w:rPrChange>
              </w:rPr>
              <w:pPrChange w:id="18438" w:author="Dr Mamadou SANOGO" w:date="2023-10-25T17:57:00Z">
                <w:pPr>
                  <w:spacing w:line="240" w:lineRule="auto"/>
                </w:pPr>
              </w:pPrChange>
            </w:pPr>
            <w:del w:id="18439" w:author="Dr Mamadou SANOGO" w:date="2023-10-25T17:57:00Z">
              <w:r w:rsidRPr="007A4AFC" w:rsidDel="00744A71">
                <w:rPr>
                  <w:rFonts w:asciiTheme="majorHAnsi" w:hAnsiTheme="majorHAnsi" w:cstheme="majorHAnsi"/>
                  <w:color w:val="000000" w:themeColor="text1"/>
                  <w:szCs w:val="24"/>
                  <w:rPrChange w:id="18440"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441" w:author="Dr Mamadou SANOGO" w:date="2023-10-25T17:57:00Z"/>
                <w:rFonts w:asciiTheme="majorHAnsi" w:hAnsiTheme="majorHAnsi" w:cstheme="majorHAnsi"/>
                <w:color w:val="000000" w:themeColor="text1"/>
                <w:szCs w:val="24"/>
                <w:rPrChange w:id="18442" w:author="Dr Mamadou SANOGO" w:date="2023-10-25T18:15:00Z">
                  <w:rPr>
                    <w:del w:id="18443" w:author="Dr Mamadou SANOGO" w:date="2023-10-25T17:57:00Z"/>
                    <w:rFonts w:asciiTheme="majorHAnsi" w:hAnsiTheme="majorHAnsi" w:cstheme="majorHAnsi"/>
                    <w:szCs w:val="24"/>
                  </w:rPr>
                </w:rPrChange>
              </w:rPr>
              <w:pPrChange w:id="18444" w:author="Dr Mamadou SANOGO" w:date="2023-10-25T17:57:00Z">
                <w:pPr>
                  <w:spacing w:line="240" w:lineRule="auto"/>
                  <w:jc w:val="center"/>
                </w:pPr>
              </w:pPrChange>
            </w:pPr>
            <w:del w:id="18445" w:author="Dr Mamadou SANOGO" w:date="2023-10-25T17:57:00Z">
              <w:r w:rsidRPr="007A4AFC" w:rsidDel="00744A71">
                <w:rPr>
                  <w:rFonts w:asciiTheme="majorHAnsi" w:hAnsiTheme="majorHAnsi" w:cstheme="majorHAnsi"/>
                  <w:color w:val="000000" w:themeColor="text1"/>
                  <w:szCs w:val="24"/>
                  <w:rPrChange w:id="18446"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447" w:author="Dr Mamadou SANOGO" w:date="2023-10-25T17:57:00Z"/>
                <w:rFonts w:asciiTheme="majorHAnsi" w:hAnsiTheme="majorHAnsi" w:cstheme="majorHAnsi"/>
                <w:color w:val="000000" w:themeColor="text1"/>
                <w:szCs w:val="24"/>
                <w:rPrChange w:id="18448" w:author="Dr Mamadou SANOGO" w:date="2023-10-25T18:15:00Z">
                  <w:rPr>
                    <w:del w:id="18449" w:author="Dr Mamadou SANOGO" w:date="2023-10-25T17:57:00Z"/>
                    <w:rFonts w:asciiTheme="majorHAnsi" w:hAnsiTheme="majorHAnsi" w:cstheme="majorHAnsi"/>
                    <w:szCs w:val="24"/>
                  </w:rPr>
                </w:rPrChange>
              </w:rPr>
              <w:pPrChange w:id="18450" w:author="Dr Mamadou SANOGO" w:date="2023-10-25T17:57:00Z">
                <w:pPr>
                  <w:spacing w:line="240" w:lineRule="auto"/>
                  <w:jc w:val="center"/>
                </w:pPr>
              </w:pPrChange>
            </w:pPr>
            <w:del w:id="18451" w:author="Dr Mamadou SANOGO" w:date="2023-10-25T17:57:00Z">
              <w:r w:rsidRPr="007A4AFC" w:rsidDel="00744A71">
                <w:rPr>
                  <w:rFonts w:asciiTheme="majorHAnsi" w:hAnsiTheme="majorHAnsi" w:cstheme="majorHAnsi"/>
                  <w:color w:val="000000" w:themeColor="text1"/>
                  <w:szCs w:val="24"/>
                  <w:rPrChange w:id="18452"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453"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454" w:author="Dr Mamadou SANOGO" w:date="2023-10-25T17:57:00Z"/>
                <w:rFonts w:asciiTheme="majorHAnsi" w:hAnsiTheme="majorHAnsi" w:cstheme="majorHAnsi"/>
                <w:b w:val="0"/>
                <w:color w:val="000000" w:themeColor="text1"/>
                <w:szCs w:val="24"/>
                <w:rPrChange w:id="18455" w:author="Dr Mamadou SANOGO" w:date="2023-10-25T18:15:00Z">
                  <w:rPr>
                    <w:del w:id="18456" w:author="Dr Mamadou SANOGO" w:date="2023-10-25T17:57:00Z"/>
                    <w:rFonts w:asciiTheme="majorHAnsi" w:hAnsiTheme="majorHAnsi" w:cstheme="majorHAnsi"/>
                    <w:b/>
                    <w:szCs w:val="24"/>
                  </w:rPr>
                </w:rPrChange>
              </w:rPr>
              <w:pPrChange w:id="18457"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458" w:author="Dr Mamadou SANOGO" w:date="2023-10-25T17:57:00Z"/>
                <w:rFonts w:asciiTheme="majorHAnsi" w:hAnsiTheme="majorHAnsi" w:cstheme="majorHAnsi"/>
                <w:color w:val="000000" w:themeColor="text1"/>
                <w:szCs w:val="24"/>
                <w:rPrChange w:id="18459" w:author="Dr Mamadou SANOGO" w:date="2023-10-25T18:15:00Z">
                  <w:rPr>
                    <w:del w:id="18460" w:author="Dr Mamadou SANOGO" w:date="2023-10-25T17:57:00Z"/>
                    <w:rFonts w:asciiTheme="majorHAnsi" w:hAnsiTheme="majorHAnsi" w:cstheme="majorHAnsi"/>
                    <w:szCs w:val="24"/>
                  </w:rPr>
                </w:rPrChange>
              </w:rPr>
              <w:pPrChange w:id="18461" w:author="Dr Mamadou SANOGO" w:date="2023-10-25T17:57:00Z">
                <w:pPr>
                  <w:spacing w:line="240" w:lineRule="auto"/>
                </w:pPr>
              </w:pPrChange>
            </w:pPr>
            <w:del w:id="18462" w:author="Dr Mamadou SANOGO" w:date="2023-10-25T17:57:00Z">
              <w:r w:rsidRPr="007A4AFC" w:rsidDel="00744A71">
                <w:rPr>
                  <w:rFonts w:asciiTheme="majorHAnsi" w:hAnsiTheme="majorHAnsi" w:cstheme="majorHAnsi"/>
                  <w:color w:val="000000" w:themeColor="text1"/>
                  <w:szCs w:val="24"/>
                  <w:rPrChange w:id="18463"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464" w:author="Dr Mamadou SANOGO" w:date="2023-10-25T17:57:00Z"/>
                <w:rFonts w:asciiTheme="majorHAnsi" w:hAnsiTheme="majorHAnsi" w:cstheme="majorHAnsi"/>
                <w:color w:val="000000" w:themeColor="text1"/>
                <w:szCs w:val="24"/>
                <w:rPrChange w:id="18465" w:author="Dr Mamadou SANOGO" w:date="2023-10-25T18:15:00Z">
                  <w:rPr>
                    <w:del w:id="18466" w:author="Dr Mamadou SANOGO" w:date="2023-10-25T17:57:00Z"/>
                    <w:rFonts w:asciiTheme="majorHAnsi" w:hAnsiTheme="majorHAnsi" w:cstheme="majorHAnsi"/>
                    <w:szCs w:val="24"/>
                  </w:rPr>
                </w:rPrChange>
              </w:rPr>
              <w:pPrChange w:id="18467" w:author="Dr Mamadou SANOGO" w:date="2023-10-25T17:57:00Z">
                <w:pPr>
                  <w:spacing w:line="240" w:lineRule="auto"/>
                  <w:jc w:val="center"/>
                </w:pPr>
              </w:pPrChange>
            </w:pPr>
            <w:del w:id="18468" w:author="Dr Mamadou SANOGO" w:date="2023-10-25T17:57:00Z">
              <w:r w:rsidRPr="007A4AFC" w:rsidDel="00744A71">
                <w:rPr>
                  <w:rFonts w:asciiTheme="majorHAnsi" w:hAnsiTheme="majorHAnsi" w:cstheme="majorHAnsi"/>
                  <w:color w:val="000000" w:themeColor="text1"/>
                  <w:szCs w:val="24"/>
                  <w:rPrChange w:id="18469"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470" w:author="Dr Mamadou SANOGO" w:date="2023-10-25T17:57:00Z"/>
                <w:rFonts w:asciiTheme="majorHAnsi" w:hAnsiTheme="majorHAnsi" w:cstheme="majorHAnsi"/>
                <w:color w:val="000000" w:themeColor="text1"/>
                <w:szCs w:val="24"/>
                <w:rPrChange w:id="18471" w:author="Dr Mamadou SANOGO" w:date="2023-10-25T18:15:00Z">
                  <w:rPr>
                    <w:del w:id="18472" w:author="Dr Mamadou SANOGO" w:date="2023-10-25T17:57:00Z"/>
                    <w:rFonts w:asciiTheme="majorHAnsi" w:hAnsiTheme="majorHAnsi" w:cstheme="majorHAnsi"/>
                    <w:szCs w:val="24"/>
                  </w:rPr>
                </w:rPrChange>
              </w:rPr>
              <w:pPrChange w:id="18473" w:author="Dr Mamadou SANOGO" w:date="2023-10-25T17:57:00Z">
                <w:pPr>
                  <w:spacing w:line="240" w:lineRule="auto"/>
                  <w:jc w:val="center"/>
                </w:pPr>
              </w:pPrChange>
            </w:pPr>
            <w:del w:id="18474" w:author="Dr Mamadou SANOGO" w:date="2023-10-25T17:57:00Z">
              <w:r w:rsidRPr="007A4AFC" w:rsidDel="00744A71">
                <w:rPr>
                  <w:rFonts w:asciiTheme="majorHAnsi" w:hAnsiTheme="majorHAnsi" w:cstheme="majorHAnsi"/>
                  <w:color w:val="000000" w:themeColor="text1"/>
                  <w:szCs w:val="24"/>
                  <w:rPrChange w:id="18475"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476"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477" w:author="Dr Mamadou SANOGO" w:date="2023-10-25T17:57:00Z"/>
                <w:rFonts w:asciiTheme="majorHAnsi" w:hAnsiTheme="majorHAnsi" w:cstheme="majorHAnsi"/>
                <w:b w:val="0"/>
                <w:color w:val="000000" w:themeColor="text1"/>
                <w:szCs w:val="24"/>
                <w:rPrChange w:id="18478" w:author="Dr Mamadou SANOGO" w:date="2023-10-25T18:15:00Z">
                  <w:rPr>
                    <w:del w:id="18479" w:author="Dr Mamadou SANOGO" w:date="2023-10-25T17:57:00Z"/>
                    <w:rFonts w:asciiTheme="majorHAnsi" w:hAnsiTheme="majorHAnsi" w:cstheme="majorHAnsi"/>
                    <w:b/>
                    <w:szCs w:val="24"/>
                  </w:rPr>
                </w:rPrChange>
              </w:rPr>
              <w:pPrChange w:id="18480"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481" w:author="Dr Mamadou SANOGO" w:date="2023-10-25T17:57:00Z"/>
                <w:rFonts w:asciiTheme="majorHAnsi" w:hAnsiTheme="majorHAnsi" w:cstheme="majorHAnsi"/>
                <w:color w:val="000000" w:themeColor="text1"/>
                <w:szCs w:val="24"/>
                <w:rPrChange w:id="18482" w:author="Dr Mamadou SANOGO" w:date="2023-10-25T18:15:00Z">
                  <w:rPr>
                    <w:del w:id="18483" w:author="Dr Mamadou SANOGO" w:date="2023-10-25T17:57:00Z"/>
                    <w:rFonts w:asciiTheme="majorHAnsi" w:hAnsiTheme="majorHAnsi" w:cstheme="majorHAnsi"/>
                    <w:szCs w:val="24"/>
                  </w:rPr>
                </w:rPrChange>
              </w:rPr>
              <w:pPrChange w:id="18484" w:author="Dr Mamadou SANOGO" w:date="2023-10-25T17:57:00Z">
                <w:pPr>
                  <w:spacing w:line="240" w:lineRule="auto"/>
                </w:pPr>
              </w:pPrChange>
            </w:pPr>
            <w:del w:id="18485" w:author="Dr Mamadou SANOGO" w:date="2023-10-25T17:57:00Z">
              <w:r w:rsidRPr="007A4AFC" w:rsidDel="00744A71">
                <w:rPr>
                  <w:rFonts w:asciiTheme="majorHAnsi" w:hAnsiTheme="majorHAnsi" w:cstheme="majorHAnsi"/>
                  <w:color w:val="000000" w:themeColor="text1"/>
                  <w:szCs w:val="24"/>
                  <w:rPrChange w:id="18486"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487" w:author="Dr Mamadou SANOGO" w:date="2023-10-25T17:57:00Z"/>
                <w:rFonts w:asciiTheme="majorHAnsi" w:hAnsiTheme="majorHAnsi" w:cstheme="majorHAnsi"/>
                <w:color w:val="000000" w:themeColor="text1"/>
                <w:szCs w:val="24"/>
                <w:rPrChange w:id="18488" w:author="Dr Mamadou SANOGO" w:date="2023-10-25T18:15:00Z">
                  <w:rPr>
                    <w:del w:id="18489" w:author="Dr Mamadou SANOGO" w:date="2023-10-25T17:57:00Z"/>
                    <w:rFonts w:asciiTheme="majorHAnsi" w:hAnsiTheme="majorHAnsi" w:cstheme="majorHAnsi"/>
                    <w:szCs w:val="24"/>
                  </w:rPr>
                </w:rPrChange>
              </w:rPr>
              <w:pPrChange w:id="18490" w:author="Dr Mamadou SANOGO" w:date="2023-10-25T17:57:00Z">
                <w:pPr>
                  <w:spacing w:line="240" w:lineRule="auto"/>
                  <w:jc w:val="center"/>
                </w:pPr>
              </w:pPrChange>
            </w:pPr>
            <w:del w:id="18491" w:author="Dr Mamadou SANOGO" w:date="2023-10-25T17:57:00Z">
              <w:r w:rsidRPr="007A4AFC" w:rsidDel="00744A71">
                <w:rPr>
                  <w:rFonts w:asciiTheme="majorHAnsi" w:hAnsiTheme="majorHAnsi" w:cstheme="majorHAnsi"/>
                  <w:color w:val="000000" w:themeColor="text1"/>
                  <w:szCs w:val="24"/>
                  <w:rPrChange w:id="18492"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493" w:author="Dr Mamadou SANOGO" w:date="2023-10-25T17:57:00Z"/>
                <w:rFonts w:asciiTheme="majorHAnsi" w:hAnsiTheme="majorHAnsi" w:cstheme="majorHAnsi"/>
                <w:color w:val="000000" w:themeColor="text1"/>
                <w:szCs w:val="24"/>
                <w:rPrChange w:id="18494" w:author="Dr Mamadou SANOGO" w:date="2023-10-25T18:15:00Z">
                  <w:rPr>
                    <w:del w:id="18495" w:author="Dr Mamadou SANOGO" w:date="2023-10-25T17:57:00Z"/>
                    <w:rFonts w:asciiTheme="majorHAnsi" w:hAnsiTheme="majorHAnsi" w:cstheme="majorHAnsi"/>
                    <w:szCs w:val="24"/>
                  </w:rPr>
                </w:rPrChange>
              </w:rPr>
              <w:pPrChange w:id="18496" w:author="Dr Mamadou SANOGO" w:date="2023-10-25T17:57:00Z">
                <w:pPr>
                  <w:spacing w:line="240" w:lineRule="auto"/>
                  <w:jc w:val="center"/>
                </w:pPr>
              </w:pPrChange>
            </w:pPr>
            <w:del w:id="18497" w:author="Dr Mamadou SANOGO" w:date="2023-10-25T17:57:00Z">
              <w:r w:rsidRPr="007A4AFC" w:rsidDel="00744A71">
                <w:rPr>
                  <w:rFonts w:asciiTheme="majorHAnsi" w:hAnsiTheme="majorHAnsi" w:cstheme="majorHAnsi"/>
                  <w:color w:val="000000" w:themeColor="text1"/>
                  <w:szCs w:val="24"/>
                  <w:rPrChange w:id="18498"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499"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500" w:author="Dr Mamadou SANOGO" w:date="2023-10-25T17:57:00Z"/>
                <w:rFonts w:asciiTheme="majorHAnsi" w:hAnsiTheme="majorHAnsi" w:cstheme="majorHAnsi"/>
                <w:b w:val="0"/>
                <w:color w:val="000000" w:themeColor="text1"/>
                <w:szCs w:val="24"/>
                <w:rPrChange w:id="18501" w:author="Dr Mamadou SANOGO" w:date="2023-10-25T18:15:00Z">
                  <w:rPr>
                    <w:del w:id="18502" w:author="Dr Mamadou SANOGO" w:date="2023-10-25T17:57:00Z"/>
                    <w:rFonts w:asciiTheme="majorHAnsi" w:hAnsiTheme="majorHAnsi" w:cstheme="majorHAnsi"/>
                    <w:b/>
                    <w:szCs w:val="24"/>
                  </w:rPr>
                </w:rPrChange>
              </w:rPr>
              <w:pPrChange w:id="18503"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504" w:author="Dr Mamadou SANOGO" w:date="2023-10-25T17:57:00Z"/>
                <w:rFonts w:asciiTheme="majorHAnsi" w:hAnsiTheme="majorHAnsi" w:cstheme="majorHAnsi"/>
                <w:color w:val="000000" w:themeColor="text1"/>
                <w:szCs w:val="24"/>
                <w:rPrChange w:id="18505" w:author="Dr Mamadou SANOGO" w:date="2023-10-25T18:15:00Z">
                  <w:rPr>
                    <w:del w:id="18506" w:author="Dr Mamadou SANOGO" w:date="2023-10-25T17:57:00Z"/>
                    <w:rFonts w:asciiTheme="majorHAnsi" w:hAnsiTheme="majorHAnsi" w:cstheme="majorHAnsi"/>
                    <w:szCs w:val="24"/>
                  </w:rPr>
                </w:rPrChange>
              </w:rPr>
              <w:pPrChange w:id="18507" w:author="Dr Mamadou SANOGO" w:date="2023-10-25T17:57:00Z">
                <w:pPr>
                  <w:spacing w:line="240" w:lineRule="auto"/>
                </w:pPr>
              </w:pPrChange>
            </w:pPr>
            <w:del w:id="18508" w:author="Dr Mamadou SANOGO" w:date="2023-10-25T17:57:00Z">
              <w:r w:rsidRPr="007A4AFC" w:rsidDel="00744A71">
                <w:rPr>
                  <w:rFonts w:asciiTheme="majorHAnsi" w:hAnsiTheme="majorHAnsi" w:cstheme="majorHAnsi"/>
                  <w:color w:val="000000" w:themeColor="text1"/>
                  <w:szCs w:val="24"/>
                  <w:rPrChange w:id="18509"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510" w:author="Dr Mamadou SANOGO" w:date="2023-10-25T17:57:00Z"/>
                <w:rFonts w:asciiTheme="majorHAnsi" w:hAnsiTheme="majorHAnsi" w:cstheme="majorHAnsi"/>
                <w:color w:val="000000" w:themeColor="text1"/>
                <w:szCs w:val="24"/>
                <w:rPrChange w:id="18511" w:author="Dr Mamadou SANOGO" w:date="2023-10-25T18:15:00Z">
                  <w:rPr>
                    <w:del w:id="18512" w:author="Dr Mamadou SANOGO" w:date="2023-10-25T17:57:00Z"/>
                    <w:rFonts w:asciiTheme="majorHAnsi" w:hAnsiTheme="majorHAnsi" w:cstheme="majorHAnsi"/>
                    <w:szCs w:val="24"/>
                  </w:rPr>
                </w:rPrChange>
              </w:rPr>
              <w:pPrChange w:id="18513" w:author="Dr Mamadou SANOGO" w:date="2023-10-25T17:57:00Z">
                <w:pPr>
                  <w:spacing w:line="240" w:lineRule="auto"/>
                  <w:jc w:val="center"/>
                </w:pPr>
              </w:pPrChange>
            </w:pPr>
            <w:del w:id="18514" w:author="Dr Mamadou SANOGO" w:date="2023-10-25T17:57:00Z">
              <w:r w:rsidRPr="007A4AFC" w:rsidDel="00744A71">
                <w:rPr>
                  <w:rFonts w:asciiTheme="majorHAnsi" w:hAnsiTheme="majorHAnsi" w:cstheme="majorHAnsi"/>
                  <w:color w:val="000000" w:themeColor="text1"/>
                  <w:szCs w:val="24"/>
                  <w:rPrChange w:id="18515"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516" w:author="Dr Mamadou SANOGO" w:date="2023-10-25T17:57:00Z"/>
                <w:rFonts w:asciiTheme="majorHAnsi" w:hAnsiTheme="majorHAnsi" w:cstheme="majorHAnsi"/>
                <w:color w:val="000000" w:themeColor="text1"/>
                <w:szCs w:val="24"/>
                <w:rPrChange w:id="18517" w:author="Dr Mamadou SANOGO" w:date="2023-10-25T18:15:00Z">
                  <w:rPr>
                    <w:del w:id="18518" w:author="Dr Mamadou SANOGO" w:date="2023-10-25T17:57:00Z"/>
                    <w:rFonts w:asciiTheme="majorHAnsi" w:hAnsiTheme="majorHAnsi" w:cstheme="majorHAnsi"/>
                    <w:szCs w:val="24"/>
                  </w:rPr>
                </w:rPrChange>
              </w:rPr>
              <w:pPrChange w:id="18519" w:author="Dr Mamadou SANOGO" w:date="2023-10-25T17:57:00Z">
                <w:pPr>
                  <w:spacing w:line="240" w:lineRule="auto"/>
                  <w:jc w:val="center"/>
                </w:pPr>
              </w:pPrChange>
            </w:pPr>
            <w:del w:id="18520" w:author="Dr Mamadou SANOGO" w:date="2023-10-25T17:57:00Z">
              <w:r w:rsidRPr="007A4AFC" w:rsidDel="00744A71">
                <w:rPr>
                  <w:rFonts w:asciiTheme="majorHAnsi" w:hAnsiTheme="majorHAnsi" w:cstheme="majorHAnsi"/>
                  <w:color w:val="000000" w:themeColor="text1"/>
                  <w:szCs w:val="24"/>
                  <w:rPrChange w:id="18521"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522"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523" w:author="Dr Mamadou SANOGO" w:date="2023-10-25T17:57:00Z"/>
                <w:rFonts w:asciiTheme="majorHAnsi" w:hAnsiTheme="majorHAnsi" w:cstheme="majorHAnsi"/>
                <w:b w:val="0"/>
                <w:color w:val="000000" w:themeColor="text1"/>
                <w:szCs w:val="24"/>
                <w:rPrChange w:id="18524" w:author="Dr Mamadou SANOGO" w:date="2023-10-25T18:15:00Z">
                  <w:rPr>
                    <w:del w:id="18525" w:author="Dr Mamadou SANOGO" w:date="2023-10-25T17:57:00Z"/>
                    <w:rFonts w:asciiTheme="majorHAnsi" w:hAnsiTheme="majorHAnsi" w:cstheme="majorHAnsi"/>
                    <w:b/>
                    <w:szCs w:val="24"/>
                  </w:rPr>
                </w:rPrChange>
              </w:rPr>
              <w:pPrChange w:id="18526"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527" w:author="Dr Mamadou SANOGO" w:date="2023-10-25T17:57:00Z"/>
                <w:rFonts w:asciiTheme="majorHAnsi" w:hAnsiTheme="majorHAnsi" w:cstheme="majorHAnsi"/>
                <w:color w:val="000000" w:themeColor="text1"/>
                <w:szCs w:val="24"/>
                <w:rPrChange w:id="18528" w:author="Dr Mamadou SANOGO" w:date="2023-10-25T18:15:00Z">
                  <w:rPr>
                    <w:del w:id="18529" w:author="Dr Mamadou SANOGO" w:date="2023-10-25T17:57:00Z"/>
                    <w:rFonts w:asciiTheme="majorHAnsi" w:hAnsiTheme="majorHAnsi" w:cstheme="majorHAnsi"/>
                    <w:szCs w:val="24"/>
                  </w:rPr>
                </w:rPrChange>
              </w:rPr>
              <w:pPrChange w:id="18530" w:author="Dr Mamadou SANOGO" w:date="2023-10-25T17:57:00Z">
                <w:pPr>
                  <w:spacing w:line="240" w:lineRule="auto"/>
                </w:pPr>
              </w:pPrChange>
            </w:pPr>
            <w:del w:id="18531" w:author="Dr Mamadou SANOGO" w:date="2023-10-25T17:57:00Z">
              <w:r w:rsidRPr="007A4AFC" w:rsidDel="00744A71">
                <w:rPr>
                  <w:rFonts w:asciiTheme="majorHAnsi" w:hAnsiTheme="majorHAnsi" w:cstheme="majorHAnsi"/>
                  <w:color w:val="000000" w:themeColor="text1"/>
                  <w:szCs w:val="24"/>
                  <w:rPrChange w:id="18532"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533" w:author="Dr Mamadou SANOGO" w:date="2023-10-25T17:57:00Z"/>
                <w:rFonts w:asciiTheme="majorHAnsi" w:hAnsiTheme="majorHAnsi" w:cstheme="majorHAnsi"/>
                <w:color w:val="000000" w:themeColor="text1"/>
                <w:szCs w:val="24"/>
                <w:rPrChange w:id="18534" w:author="Dr Mamadou SANOGO" w:date="2023-10-25T18:15:00Z">
                  <w:rPr>
                    <w:del w:id="18535" w:author="Dr Mamadou SANOGO" w:date="2023-10-25T17:57:00Z"/>
                    <w:rFonts w:asciiTheme="majorHAnsi" w:hAnsiTheme="majorHAnsi" w:cstheme="majorHAnsi"/>
                    <w:szCs w:val="24"/>
                  </w:rPr>
                </w:rPrChange>
              </w:rPr>
              <w:pPrChange w:id="18536" w:author="Dr Mamadou SANOGO" w:date="2023-10-25T17:57:00Z">
                <w:pPr>
                  <w:spacing w:line="240" w:lineRule="auto"/>
                  <w:jc w:val="center"/>
                </w:pPr>
              </w:pPrChange>
            </w:pPr>
            <w:del w:id="18537" w:author="Dr Mamadou SANOGO" w:date="2023-10-25T17:57:00Z">
              <w:r w:rsidRPr="007A4AFC" w:rsidDel="00744A71">
                <w:rPr>
                  <w:rFonts w:asciiTheme="majorHAnsi" w:hAnsiTheme="majorHAnsi" w:cstheme="majorHAnsi"/>
                  <w:color w:val="000000" w:themeColor="text1"/>
                  <w:szCs w:val="24"/>
                  <w:rPrChange w:id="18538"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539" w:author="Dr Mamadou SANOGO" w:date="2023-10-25T17:57:00Z"/>
                <w:rFonts w:asciiTheme="majorHAnsi" w:hAnsiTheme="majorHAnsi" w:cstheme="majorHAnsi"/>
                <w:color w:val="000000" w:themeColor="text1"/>
                <w:szCs w:val="24"/>
                <w:rPrChange w:id="18540" w:author="Dr Mamadou SANOGO" w:date="2023-10-25T18:15:00Z">
                  <w:rPr>
                    <w:del w:id="18541" w:author="Dr Mamadou SANOGO" w:date="2023-10-25T17:57:00Z"/>
                    <w:rFonts w:asciiTheme="majorHAnsi" w:hAnsiTheme="majorHAnsi" w:cstheme="majorHAnsi"/>
                    <w:szCs w:val="24"/>
                  </w:rPr>
                </w:rPrChange>
              </w:rPr>
              <w:pPrChange w:id="18542" w:author="Dr Mamadou SANOGO" w:date="2023-10-25T17:57:00Z">
                <w:pPr>
                  <w:spacing w:line="240" w:lineRule="auto"/>
                  <w:jc w:val="center"/>
                </w:pPr>
              </w:pPrChange>
            </w:pPr>
            <w:del w:id="18543" w:author="Dr Mamadou SANOGO" w:date="2023-10-25T17:57:00Z">
              <w:r w:rsidRPr="007A4AFC" w:rsidDel="00744A71">
                <w:rPr>
                  <w:rFonts w:asciiTheme="majorHAnsi" w:hAnsiTheme="majorHAnsi" w:cstheme="majorHAnsi"/>
                  <w:color w:val="000000" w:themeColor="text1"/>
                  <w:szCs w:val="24"/>
                  <w:rPrChange w:id="18544"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545"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546" w:author="Dr Mamadou SANOGO" w:date="2023-10-25T17:57:00Z"/>
                <w:rFonts w:asciiTheme="majorHAnsi" w:hAnsiTheme="majorHAnsi" w:cstheme="majorHAnsi"/>
                <w:b w:val="0"/>
                <w:color w:val="000000" w:themeColor="text1"/>
                <w:szCs w:val="24"/>
                <w:rPrChange w:id="18547" w:author="Dr Mamadou SANOGO" w:date="2023-10-25T18:15:00Z">
                  <w:rPr>
                    <w:del w:id="18548" w:author="Dr Mamadou SANOGO" w:date="2023-10-25T17:57:00Z"/>
                    <w:rFonts w:asciiTheme="majorHAnsi" w:hAnsiTheme="majorHAnsi" w:cstheme="majorHAnsi"/>
                    <w:b/>
                    <w:szCs w:val="24"/>
                  </w:rPr>
                </w:rPrChange>
              </w:rPr>
              <w:pPrChange w:id="18549"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550" w:author="Dr Mamadou SANOGO" w:date="2023-10-25T17:57:00Z"/>
                <w:rFonts w:asciiTheme="majorHAnsi" w:hAnsiTheme="majorHAnsi" w:cstheme="majorHAnsi"/>
                <w:color w:val="000000" w:themeColor="text1"/>
                <w:szCs w:val="24"/>
                <w:rPrChange w:id="18551" w:author="Dr Mamadou SANOGO" w:date="2023-10-25T18:15:00Z">
                  <w:rPr>
                    <w:del w:id="18552" w:author="Dr Mamadou SANOGO" w:date="2023-10-25T17:57:00Z"/>
                    <w:rFonts w:asciiTheme="majorHAnsi" w:hAnsiTheme="majorHAnsi" w:cstheme="majorHAnsi"/>
                    <w:szCs w:val="24"/>
                  </w:rPr>
                </w:rPrChange>
              </w:rPr>
              <w:pPrChange w:id="18553" w:author="Dr Mamadou SANOGO" w:date="2023-10-25T17:57:00Z">
                <w:pPr>
                  <w:spacing w:line="240" w:lineRule="auto"/>
                </w:pPr>
              </w:pPrChange>
            </w:pPr>
            <w:del w:id="18554" w:author="Dr Mamadou SANOGO" w:date="2023-10-25T17:57:00Z">
              <w:r w:rsidRPr="007A4AFC" w:rsidDel="00744A71">
                <w:rPr>
                  <w:rFonts w:asciiTheme="majorHAnsi" w:hAnsiTheme="majorHAnsi" w:cstheme="majorHAnsi"/>
                  <w:color w:val="000000" w:themeColor="text1"/>
                  <w:szCs w:val="24"/>
                  <w:rPrChange w:id="18555"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556" w:author="Dr Mamadou SANOGO" w:date="2023-10-25T17:57:00Z"/>
                <w:rFonts w:asciiTheme="majorHAnsi" w:hAnsiTheme="majorHAnsi" w:cstheme="majorHAnsi"/>
                <w:color w:val="000000" w:themeColor="text1"/>
                <w:szCs w:val="24"/>
                <w:rPrChange w:id="18557" w:author="Dr Mamadou SANOGO" w:date="2023-10-25T18:15:00Z">
                  <w:rPr>
                    <w:del w:id="18558" w:author="Dr Mamadou SANOGO" w:date="2023-10-25T17:57:00Z"/>
                    <w:rFonts w:asciiTheme="majorHAnsi" w:hAnsiTheme="majorHAnsi" w:cstheme="majorHAnsi"/>
                    <w:szCs w:val="24"/>
                  </w:rPr>
                </w:rPrChange>
              </w:rPr>
              <w:pPrChange w:id="18559" w:author="Dr Mamadou SANOGO" w:date="2023-10-25T17:57:00Z">
                <w:pPr>
                  <w:spacing w:line="240" w:lineRule="auto"/>
                  <w:jc w:val="center"/>
                </w:pPr>
              </w:pPrChange>
            </w:pPr>
            <w:del w:id="18560" w:author="Dr Mamadou SANOGO" w:date="2023-10-25T17:57:00Z">
              <w:r w:rsidRPr="007A4AFC" w:rsidDel="00744A71">
                <w:rPr>
                  <w:rFonts w:asciiTheme="majorHAnsi" w:hAnsiTheme="majorHAnsi" w:cstheme="majorHAnsi"/>
                  <w:color w:val="000000" w:themeColor="text1"/>
                  <w:szCs w:val="24"/>
                  <w:rPrChange w:id="18561"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562" w:author="Dr Mamadou SANOGO" w:date="2023-10-25T17:57:00Z"/>
                <w:rFonts w:asciiTheme="majorHAnsi" w:hAnsiTheme="majorHAnsi" w:cstheme="majorHAnsi"/>
                <w:color w:val="000000" w:themeColor="text1"/>
                <w:szCs w:val="24"/>
                <w:rPrChange w:id="18563" w:author="Dr Mamadou SANOGO" w:date="2023-10-25T18:15:00Z">
                  <w:rPr>
                    <w:del w:id="18564" w:author="Dr Mamadou SANOGO" w:date="2023-10-25T17:57:00Z"/>
                    <w:rFonts w:asciiTheme="majorHAnsi" w:hAnsiTheme="majorHAnsi" w:cstheme="majorHAnsi"/>
                    <w:szCs w:val="24"/>
                  </w:rPr>
                </w:rPrChange>
              </w:rPr>
              <w:pPrChange w:id="18565" w:author="Dr Mamadou SANOGO" w:date="2023-10-25T17:57:00Z">
                <w:pPr>
                  <w:spacing w:line="240" w:lineRule="auto"/>
                  <w:jc w:val="center"/>
                </w:pPr>
              </w:pPrChange>
            </w:pPr>
            <w:del w:id="18566" w:author="Dr Mamadou SANOGO" w:date="2023-10-25T17:57:00Z">
              <w:r w:rsidRPr="007A4AFC" w:rsidDel="00744A71">
                <w:rPr>
                  <w:rFonts w:asciiTheme="majorHAnsi" w:hAnsiTheme="majorHAnsi" w:cstheme="majorHAnsi"/>
                  <w:color w:val="000000" w:themeColor="text1"/>
                  <w:szCs w:val="24"/>
                  <w:rPrChange w:id="18567"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568"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569" w:author="Dr Mamadou SANOGO" w:date="2023-10-25T17:57:00Z"/>
                <w:rFonts w:asciiTheme="majorHAnsi" w:hAnsiTheme="majorHAnsi" w:cstheme="majorHAnsi"/>
                <w:b w:val="0"/>
                <w:color w:val="000000" w:themeColor="text1"/>
                <w:szCs w:val="24"/>
                <w:rPrChange w:id="18570" w:author="Dr Mamadou SANOGO" w:date="2023-10-25T18:15:00Z">
                  <w:rPr>
                    <w:del w:id="18571" w:author="Dr Mamadou SANOGO" w:date="2023-10-25T17:57:00Z"/>
                    <w:rFonts w:asciiTheme="majorHAnsi" w:hAnsiTheme="majorHAnsi" w:cstheme="majorHAnsi"/>
                    <w:b/>
                    <w:szCs w:val="24"/>
                  </w:rPr>
                </w:rPrChange>
              </w:rPr>
              <w:pPrChange w:id="18572"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573" w:author="Dr Mamadou SANOGO" w:date="2023-10-25T17:57:00Z"/>
                <w:rFonts w:asciiTheme="majorHAnsi" w:hAnsiTheme="majorHAnsi" w:cstheme="majorHAnsi"/>
                <w:color w:val="000000" w:themeColor="text1"/>
                <w:szCs w:val="24"/>
                <w:rPrChange w:id="18574" w:author="Dr Mamadou SANOGO" w:date="2023-10-25T18:15:00Z">
                  <w:rPr>
                    <w:del w:id="18575" w:author="Dr Mamadou SANOGO" w:date="2023-10-25T17:57:00Z"/>
                    <w:rFonts w:asciiTheme="majorHAnsi" w:hAnsiTheme="majorHAnsi" w:cstheme="majorHAnsi"/>
                    <w:szCs w:val="24"/>
                  </w:rPr>
                </w:rPrChange>
              </w:rPr>
              <w:pPrChange w:id="18576" w:author="Dr Mamadou SANOGO" w:date="2023-10-25T17:57:00Z">
                <w:pPr>
                  <w:spacing w:line="240" w:lineRule="auto"/>
                </w:pPr>
              </w:pPrChange>
            </w:pPr>
            <w:del w:id="18577" w:author="Dr Mamadou SANOGO" w:date="2023-10-25T17:57:00Z">
              <w:r w:rsidRPr="007A4AFC" w:rsidDel="00744A71">
                <w:rPr>
                  <w:rFonts w:asciiTheme="majorHAnsi" w:hAnsiTheme="majorHAnsi" w:cstheme="majorHAnsi"/>
                  <w:color w:val="000000" w:themeColor="text1"/>
                  <w:szCs w:val="24"/>
                  <w:rPrChange w:id="18578"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579" w:author="Dr Mamadou SANOGO" w:date="2023-10-25T17:57:00Z"/>
                <w:rFonts w:asciiTheme="majorHAnsi" w:hAnsiTheme="majorHAnsi" w:cstheme="majorHAnsi"/>
                <w:color w:val="000000" w:themeColor="text1"/>
                <w:szCs w:val="24"/>
                <w:rPrChange w:id="18580" w:author="Dr Mamadou SANOGO" w:date="2023-10-25T18:15:00Z">
                  <w:rPr>
                    <w:del w:id="18581" w:author="Dr Mamadou SANOGO" w:date="2023-10-25T17:57:00Z"/>
                    <w:rFonts w:asciiTheme="majorHAnsi" w:hAnsiTheme="majorHAnsi" w:cstheme="majorHAnsi"/>
                    <w:szCs w:val="24"/>
                  </w:rPr>
                </w:rPrChange>
              </w:rPr>
              <w:pPrChange w:id="18582" w:author="Dr Mamadou SANOGO" w:date="2023-10-25T17:57:00Z">
                <w:pPr>
                  <w:spacing w:line="240" w:lineRule="auto"/>
                  <w:jc w:val="center"/>
                </w:pPr>
              </w:pPrChange>
            </w:pPr>
            <w:del w:id="18583" w:author="Dr Mamadou SANOGO" w:date="2023-10-25T17:57:00Z">
              <w:r w:rsidRPr="007A4AFC" w:rsidDel="00744A71">
                <w:rPr>
                  <w:rFonts w:asciiTheme="majorHAnsi" w:hAnsiTheme="majorHAnsi" w:cstheme="majorHAnsi"/>
                  <w:color w:val="000000" w:themeColor="text1"/>
                  <w:szCs w:val="24"/>
                  <w:rPrChange w:id="18584"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585" w:author="Dr Mamadou SANOGO" w:date="2023-10-25T17:57:00Z"/>
                <w:rFonts w:asciiTheme="majorHAnsi" w:hAnsiTheme="majorHAnsi" w:cstheme="majorHAnsi"/>
                <w:color w:val="000000" w:themeColor="text1"/>
                <w:szCs w:val="24"/>
                <w:rPrChange w:id="18586" w:author="Dr Mamadou SANOGO" w:date="2023-10-25T18:15:00Z">
                  <w:rPr>
                    <w:del w:id="18587" w:author="Dr Mamadou SANOGO" w:date="2023-10-25T17:57:00Z"/>
                    <w:rFonts w:asciiTheme="majorHAnsi" w:hAnsiTheme="majorHAnsi" w:cstheme="majorHAnsi"/>
                    <w:szCs w:val="24"/>
                  </w:rPr>
                </w:rPrChange>
              </w:rPr>
              <w:pPrChange w:id="18588" w:author="Dr Mamadou SANOGO" w:date="2023-10-25T17:57:00Z">
                <w:pPr>
                  <w:spacing w:line="240" w:lineRule="auto"/>
                  <w:jc w:val="center"/>
                </w:pPr>
              </w:pPrChange>
            </w:pPr>
            <w:del w:id="18589" w:author="Dr Mamadou SANOGO" w:date="2023-10-25T17:57:00Z">
              <w:r w:rsidRPr="007A4AFC" w:rsidDel="00744A71">
                <w:rPr>
                  <w:rFonts w:asciiTheme="majorHAnsi" w:hAnsiTheme="majorHAnsi" w:cstheme="majorHAnsi"/>
                  <w:color w:val="000000" w:themeColor="text1"/>
                  <w:szCs w:val="24"/>
                  <w:rPrChange w:id="18590"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591"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592" w:author="Dr Mamadou SANOGO" w:date="2023-10-25T17:57:00Z"/>
                <w:rFonts w:asciiTheme="majorHAnsi" w:hAnsiTheme="majorHAnsi" w:cstheme="majorHAnsi"/>
                <w:b w:val="0"/>
                <w:color w:val="000000" w:themeColor="text1"/>
                <w:szCs w:val="24"/>
                <w:rPrChange w:id="18593" w:author="Dr Mamadou SANOGO" w:date="2023-10-25T18:15:00Z">
                  <w:rPr>
                    <w:del w:id="18594" w:author="Dr Mamadou SANOGO" w:date="2023-10-25T17:57:00Z"/>
                    <w:rFonts w:asciiTheme="majorHAnsi" w:hAnsiTheme="majorHAnsi" w:cstheme="majorHAnsi"/>
                    <w:b/>
                    <w:szCs w:val="24"/>
                  </w:rPr>
                </w:rPrChange>
              </w:rPr>
              <w:pPrChange w:id="18595"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596" w:author="Dr Mamadou SANOGO" w:date="2023-10-25T17:57:00Z"/>
                <w:rFonts w:asciiTheme="majorHAnsi" w:hAnsiTheme="majorHAnsi" w:cstheme="majorHAnsi"/>
                <w:color w:val="000000" w:themeColor="text1"/>
                <w:szCs w:val="24"/>
                <w:rPrChange w:id="18597" w:author="Dr Mamadou SANOGO" w:date="2023-10-25T18:15:00Z">
                  <w:rPr>
                    <w:del w:id="18598" w:author="Dr Mamadou SANOGO" w:date="2023-10-25T17:57:00Z"/>
                    <w:rFonts w:asciiTheme="majorHAnsi" w:hAnsiTheme="majorHAnsi" w:cstheme="majorHAnsi"/>
                    <w:szCs w:val="24"/>
                  </w:rPr>
                </w:rPrChange>
              </w:rPr>
              <w:pPrChange w:id="18599" w:author="Dr Mamadou SANOGO" w:date="2023-10-25T17:57:00Z">
                <w:pPr>
                  <w:spacing w:line="240" w:lineRule="auto"/>
                </w:pPr>
              </w:pPrChange>
            </w:pPr>
            <w:del w:id="18600" w:author="Dr Mamadou SANOGO" w:date="2023-10-25T17:57:00Z">
              <w:r w:rsidRPr="007A4AFC" w:rsidDel="00744A71">
                <w:rPr>
                  <w:rFonts w:asciiTheme="majorHAnsi" w:hAnsiTheme="majorHAnsi" w:cstheme="majorHAnsi"/>
                  <w:color w:val="000000" w:themeColor="text1"/>
                  <w:szCs w:val="24"/>
                  <w:rPrChange w:id="18601"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602"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603" w:author="Dr Mamadou SANOGO" w:date="2023-10-25T17:57:00Z"/>
                <w:rFonts w:asciiTheme="majorHAnsi" w:hAnsiTheme="majorHAnsi" w:cstheme="majorHAnsi"/>
                <w:color w:val="000000" w:themeColor="text1"/>
                <w:szCs w:val="24"/>
                <w:rPrChange w:id="18604" w:author="Dr Mamadou SANOGO" w:date="2023-10-25T18:15:00Z">
                  <w:rPr>
                    <w:del w:id="18605" w:author="Dr Mamadou SANOGO" w:date="2023-10-25T17:57:00Z"/>
                    <w:rFonts w:asciiTheme="majorHAnsi" w:hAnsiTheme="majorHAnsi" w:cstheme="majorHAnsi"/>
                    <w:szCs w:val="24"/>
                  </w:rPr>
                </w:rPrChange>
              </w:rPr>
              <w:pPrChange w:id="18606" w:author="Dr Mamadou SANOGO" w:date="2023-10-25T17:57:00Z">
                <w:pPr>
                  <w:spacing w:line="240" w:lineRule="auto"/>
                  <w:jc w:val="center"/>
                </w:pPr>
              </w:pPrChange>
            </w:pPr>
            <w:del w:id="18607" w:author="Dr Mamadou SANOGO" w:date="2023-10-25T17:57:00Z">
              <w:r w:rsidRPr="007A4AFC" w:rsidDel="00744A71">
                <w:rPr>
                  <w:rFonts w:asciiTheme="majorHAnsi" w:hAnsiTheme="majorHAnsi" w:cstheme="majorHAnsi"/>
                  <w:color w:val="000000" w:themeColor="text1"/>
                  <w:szCs w:val="24"/>
                  <w:rPrChange w:id="18608"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609" w:author="Dr Mamadou SANOGO" w:date="2023-10-25T17:57:00Z"/>
                <w:rFonts w:asciiTheme="majorHAnsi" w:hAnsiTheme="majorHAnsi" w:cstheme="majorHAnsi"/>
                <w:color w:val="000000" w:themeColor="text1"/>
                <w:szCs w:val="24"/>
                <w:rPrChange w:id="18610" w:author="Dr Mamadou SANOGO" w:date="2023-10-25T18:15:00Z">
                  <w:rPr>
                    <w:del w:id="18611" w:author="Dr Mamadou SANOGO" w:date="2023-10-25T17:57:00Z"/>
                    <w:rFonts w:asciiTheme="majorHAnsi" w:hAnsiTheme="majorHAnsi" w:cstheme="majorHAnsi"/>
                    <w:szCs w:val="24"/>
                  </w:rPr>
                </w:rPrChange>
              </w:rPr>
              <w:pPrChange w:id="18612" w:author="Dr Mamadou SANOGO" w:date="2023-10-25T17:57:00Z">
                <w:pPr>
                  <w:spacing w:line="240" w:lineRule="auto"/>
                  <w:jc w:val="center"/>
                </w:pPr>
              </w:pPrChange>
            </w:pPr>
            <w:del w:id="18613" w:author="Dr Mamadou SANOGO" w:date="2023-10-25T17:57:00Z">
              <w:r w:rsidRPr="007A4AFC" w:rsidDel="00744A71">
                <w:rPr>
                  <w:rFonts w:asciiTheme="majorHAnsi" w:hAnsiTheme="majorHAnsi" w:cstheme="majorHAnsi"/>
                  <w:color w:val="000000" w:themeColor="text1"/>
                  <w:szCs w:val="24"/>
                  <w:rPrChange w:id="18614"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615"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616" w:author="Dr Mamadou SANOGO" w:date="2023-10-25T17:57:00Z"/>
                <w:rFonts w:asciiTheme="majorHAnsi" w:hAnsiTheme="majorHAnsi" w:cstheme="majorHAnsi"/>
                <w:b w:val="0"/>
                <w:color w:val="000000" w:themeColor="text1"/>
                <w:szCs w:val="24"/>
                <w:rPrChange w:id="18617" w:author="Dr Mamadou SANOGO" w:date="2023-10-25T18:15:00Z">
                  <w:rPr>
                    <w:del w:id="18618" w:author="Dr Mamadou SANOGO" w:date="2023-10-25T17:57:00Z"/>
                    <w:rFonts w:asciiTheme="majorHAnsi" w:hAnsiTheme="majorHAnsi" w:cstheme="majorHAnsi"/>
                    <w:b/>
                    <w:szCs w:val="24"/>
                  </w:rPr>
                </w:rPrChange>
              </w:rPr>
              <w:pPrChange w:id="18619"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620" w:author="Dr Mamadou SANOGO" w:date="2023-10-25T17:57:00Z"/>
                <w:rFonts w:asciiTheme="majorHAnsi" w:hAnsiTheme="majorHAnsi" w:cstheme="majorHAnsi"/>
                <w:color w:val="000000" w:themeColor="text1"/>
                <w:szCs w:val="24"/>
                <w:rPrChange w:id="18621" w:author="Dr Mamadou SANOGO" w:date="2023-10-25T18:15:00Z">
                  <w:rPr>
                    <w:del w:id="18622" w:author="Dr Mamadou SANOGO" w:date="2023-10-25T17:57:00Z"/>
                    <w:rFonts w:asciiTheme="majorHAnsi" w:hAnsiTheme="majorHAnsi" w:cstheme="majorHAnsi"/>
                    <w:szCs w:val="24"/>
                  </w:rPr>
                </w:rPrChange>
              </w:rPr>
              <w:pPrChange w:id="18623" w:author="Dr Mamadou SANOGO" w:date="2023-10-25T17:57:00Z">
                <w:pPr>
                  <w:spacing w:line="240" w:lineRule="auto"/>
                </w:pPr>
              </w:pPrChange>
            </w:pPr>
            <w:del w:id="18624" w:author="Dr Mamadou SANOGO" w:date="2023-10-25T17:57:00Z">
              <w:r w:rsidRPr="007A4AFC" w:rsidDel="00744A71">
                <w:rPr>
                  <w:rFonts w:asciiTheme="majorHAnsi" w:hAnsiTheme="majorHAnsi" w:cstheme="majorHAnsi"/>
                  <w:color w:val="000000" w:themeColor="text1"/>
                  <w:szCs w:val="24"/>
                  <w:rPrChange w:id="18625"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626" w:author="Dr Mamadou SANOGO" w:date="2023-10-25T17:57:00Z"/>
                <w:rFonts w:asciiTheme="majorHAnsi" w:hAnsiTheme="majorHAnsi" w:cstheme="majorHAnsi"/>
                <w:color w:val="000000" w:themeColor="text1"/>
                <w:szCs w:val="24"/>
                <w:rPrChange w:id="18627" w:author="Dr Mamadou SANOGO" w:date="2023-10-25T18:15:00Z">
                  <w:rPr>
                    <w:del w:id="18628" w:author="Dr Mamadou SANOGO" w:date="2023-10-25T17:57:00Z"/>
                    <w:rFonts w:asciiTheme="majorHAnsi" w:hAnsiTheme="majorHAnsi" w:cstheme="majorHAnsi"/>
                    <w:szCs w:val="24"/>
                  </w:rPr>
                </w:rPrChange>
              </w:rPr>
              <w:pPrChange w:id="18629" w:author="Dr Mamadou SANOGO" w:date="2023-10-25T17:57:00Z">
                <w:pPr>
                  <w:spacing w:line="240" w:lineRule="auto"/>
                  <w:jc w:val="center"/>
                </w:pPr>
              </w:pPrChange>
            </w:pPr>
            <w:del w:id="18630" w:author="Dr Mamadou SANOGO" w:date="2023-10-25T17:57:00Z">
              <w:r w:rsidRPr="007A4AFC" w:rsidDel="00744A71">
                <w:rPr>
                  <w:rFonts w:asciiTheme="majorHAnsi" w:hAnsiTheme="majorHAnsi" w:cstheme="majorHAnsi"/>
                  <w:color w:val="000000" w:themeColor="text1"/>
                  <w:szCs w:val="24"/>
                  <w:rPrChange w:id="18631"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632" w:author="Dr Mamadou SANOGO" w:date="2023-10-25T17:57:00Z"/>
                <w:rFonts w:asciiTheme="majorHAnsi" w:hAnsiTheme="majorHAnsi" w:cstheme="majorHAnsi"/>
                <w:color w:val="000000" w:themeColor="text1"/>
                <w:szCs w:val="24"/>
                <w:rPrChange w:id="18633" w:author="Dr Mamadou SANOGO" w:date="2023-10-25T18:15:00Z">
                  <w:rPr>
                    <w:del w:id="18634" w:author="Dr Mamadou SANOGO" w:date="2023-10-25T17:57:00Z"/>
                    <w:rFonts w:asciiTheme="majorHAnsi" w:hAnsiTheme="majorHAnsi" w:cstheme="majorHAnsi"/>
                    <w:szCs w:val="24"/>
                  </w:rPr>
                </w:rPrChange>
              </w:rPr>
              <w:pPrChange w:id="18635" w:author="Dr Mamadou SANOGO" w:date="2023-10-25T17:57:00Z">
                <w:pPr>
                  <w:spacing w:line="240" w:lineRule="auto"/>
                  <w:jc w:val="center"/>
                </w:pPr>
              </w:pPrChange>
            </w:pPr>
            <w:del w:id="18636" w:author="Dr Mamadou SANOGO" w:date="2023-10-25T17:57:00Z">
              <w:r w:rsidRPr="007A4AFC" w:rsidDel="00744A71">
                <w:rPr>
                  <w:rFonts w:asciiTheme="majorHAnsi" w:hAnsiTheme="majorHAnsi" w:cstheme="majorHAnsi"/>
                  <w:color w:val="000000" w:themeColor="text1"/>
                  <w:szCs w:val="24"/>
                  <w:rPrChange w:id="18637"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638"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639" w:author="Dr Mamadou SANOGO" w:date="2023-10-25T17:57:00Z"/>
                <w:rFonts w:asciiTheme="majorHAnsi" w:hAnsiTheme="majorHAnsi" w:cstheme="majorHAnsi"/>
                <w:b w:val="0"/>
                <w:color w:val="000000" w:themeColor="text1"/>
                <w:szCs w:val="24"/>
                <w:rPrChange w:id="18640" w:author="Dr Mamadou SANOGO" w:date="2023-10-25T18:15:00Z">
                  <w:rPr>
                    <w:del w:id="18641" w:author="Dr Mamadou SANOGO" w:date="2023-10-25T17:57:00Z"/>
                    <w:rFonts w:asciiTheme="majorHAnsi" w:hAnsiTheme="majorHAnsi" w:cstheme="majorHAnsi"/>
                    <w:b/>
                    <w:szCs w:val="24"/>
                  </w:rPr>
                </w:rPrChange>
              </w:rPr>
              <w:pPrChange w:id="18642"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643" w:author="Dr Mamadou SANOGO" w:date="2023-10-25T17:57:00Z"/>
                <w:rFonts w:asciiTheme="majorHAnsi" w:hAnsiTheme="majorHAnsi" w:cstheme="majorHAnsi"/>
                <w:color w:val="000000" w:themeColor="text1"/>
                <w:szCs w:val="24"/>
                <w:rPrChange w:id="18644" w:author="Dr Mamadou SANOGO" w:date="2023-10-25T18:15:00Z">
                  <w:rPr>
                    <w:del w:id="18645" w:author="Dr Mamadou SANOGO" w:date="2023-10-25T17:57:00Z"/>
                    <w:rFonts w:asciiTheme="majorHAnsi" w:hAnsiTheme="majorHAnsi" w:cstheme="majorHAnsi"/>
                    <w:szCs w:val="24"/>
                  </w:rPr>
                </w:rPrChange>
              </w:rPr>
              <w:pPrChange w:id="18646" w:author="Dr Mamadou SANOGO" w:date="2023-10-25T17:57:00Z">
                <w:pPr>
                  <w:spacing w:line="240" w:lineRule="auto"/>
                </w:pPr>
              </w:pPrChange>
            </w:pPr>
            <w:del w:id="18647" w:author="Dr Mamadou SANOGO" w:date="2023-10-25T17:57:00Z">
              <w:r w:rsidRPr="007A4AFC" w:rsidDel="00744A71">
                <w:rPr>
                  <w:rFonts w:asciiTheme="majorHAnsi" w:hAnsiTheme="majorHAnsi" w:cstheme="majorHAnsi"/>
                  <w:color w:val="000000" w:themeColor="text1"/>
                  <w:szCs w:val="24"/>
                  <w:rPrChange w:id="18648"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649" w:author="Dr Mamadou SANOGO" w:date="2023-10-25T17:57:00Z"/>
                <w:rFonts w:asciiTheme="majorHAnsi" w:hAnsiTheme="majorHAnsi" w:cstheme="majorHAnsi"/>
                <w:color w:val="000000" w:themeColor="text1"/>
                <w:szCs w:val="24"/>
                <w:rPrChange w:id="18650" w:author="Dr Mamadou SANOGO" w:date="2023-10-25T18:15:00Z">
                  <w:rPr>
                    <w:del w:id="18651" w:author="Dr Mamadou SANOGO" w:date="2023-10-25T17:57:00Z"/>
                    <w:rFonts w:asciiTheme="majorHAnsi" w:hAnsiTheme="majorHAnsi" w:cstheme="majorHAnsi"/>
                    <w:szCs w:val="24"/>
                  </w:rPr>
                </w:rPrChange>
              </w:rPr>
              <w:pPrChange w:id="18652" w:author="Dr Mamadou SANOGO" w:date="2023-10-25T17:57:00Z">
                <w:pPr>
                  <w:spacing w:line="240" w:lineRule="auto"/>
                  <w:jc w:val="center"/>
                </w:pPr>
              </w:pPrChange>
            </w:pPr>
            <w:del w:id="18653" w:author="Dr Mamadou SANOGO" w:date="2023-10-25T17:57:00Z">
              <w:r w:rsidRPr="007A4AFC" w:rsidDel="00744A71">
                <w:rPr>
                  <w:rFonts w:asciiTheme="majorHAnsi" w:hAnsiTheme="majorHAnsi" w:cstheme="majorHAnsi"/>
                  <w:color w:val="000000" w:themeColor="text1"/>
                  <w:szCs w:val="24"/>
                  <w:rPrChange w:id="18654"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655" w:author="Dr Mamadou SANOGO" w:date="2023-10-25T17:57:00Z"/>
                <w:rFonts w:asciiTheme="majorHAnsi" w:hAnsiTheme="majorHAnsi" w:cstheme="majorHAnsi"/>
                <w:color w:val="000000" w:themeColor="text1"/>
                <w:szCs w:val="24"/>
                <w:rPrChange w:id="18656" w:author="Dr Mamadou SANOGO" w:date="2023-10-25T18:15:00Z">
                  <w:rPr>
                    <w:del w:id="18657" w:author="Dr Mamadou SANOGO" w:date="2023-10-25T17:57:00Z"/>
                    <w:rFonts w:asciiTheme="majorHAnsi" w:hAnsiTheme="majorHAnsi" w:cstheme="majorHAnsi"/>
                    <w:szCs w:val="24"/>
                  </w:rPr>
                </w:rPrChange>
              </w:rPr>
              <w:pPrChange w:id="18658" w:author="Dr Mamadou SANOGO" w:date="2023-10-25T17:57:00Z">
                <w:pPr>
                  <w:spacing w:line="240" w:lineRule="auto"/>
                  <w:jc w:val="center"/>
                </w:pPr>
              </w:pPrChange>
            </w:pPr>
            <w:del w:id="18659" w:author="Dr Mamadou SANOGO" w:date="2023-10-25T17:57:00Z">
              <w:r w:rsidRPr="007A4AFC" w:rsidDel="00744A71">
                <w:rPr>
                  <w:rFonts w:asciiTheme="majorHAnsi" w:hAnsiTheme="majorHAnsi" w:cstheme="majorHAnsi"/>
                  <w:color w:val="000000" w:themeColor="text1"/>
                  <w:szCs w:val="24"/>
                  <w:rPrChange w:id="18660"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661"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662" w:author="Dr Mamadou SANOGO" w:date="2023-10-25T17:57:00Z"/>
                <w:rFonts w:asciiTheme="majorHAnsi" w:hAnsiTheme="majorHAnsi" w:cstheme="majorHAnsi"/>
                <w:b w:val="0"/>
                <w:color w:val="000000" w:themeColor="text1"/>
                <w:szCs w:val="24"/>
                <w:rPrChange w:id="18663" w:author="Dr Mamadou SANOGO" w:date="2023-10-25T18:15:00Z">
                  <w:rPr>
                    <w:del w:id="18664" w:author="Dr Mamadou SANOGO" w:date="2023-10-25T17:57:00Z"/>
                    <w:rFonts w:asciiTheme="majorHAnsi" w:hAnsiTheme="majorHAnsi" w:cstheme="majorHAnsi"/>
                    <w:b/>
                    <w:szCs w:val="24"/>
                  </w:rPr>
                </w:rPrChange>
              </w:rPr>
              <w:pPrChange w:id="18665"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666" w:author="Dr Mamadou SANOGO" w:date="2023-10-25T17:57:00Z"/>
                <w:rFonts w:asciiTheme="majorHAnsi" w:hAnsiTheme="majorHAnsi" w:cstheme="majorHAnsi"/>
                <w:color w:val="000000" w:themeColor="text1"/>
                <w:szCs w:val="24"/>
                <w:rPrChange w:id="18667" w:author="Dr Mamadou SANOGO" w:date="2023-10-25T18:15:00Z">
                  <w:rPr>
                    <w:del w:id="18668" w:author="Dr Mamadou SANOGO" w:date="2023-10-25T17:57:00Z"/>
                    <w:rFonts w:asciiTheme="majorHAnsi" w:hAnsiTheme="majorHAnsi" w:cstheme="majorHAnsi"/>
                    <w:szCs w:val="24"/>
                  </w:rPr>
                </w:rPrChange>
              </w:rPr>
              <w:pPrChange w:id="18669" w:author="Dr Mamadou SANOGO" w:date="2023-10-25T17:57:00Z">
                <w:pPr>
                  <w:spacing w:line="240" w:lineRule="auto"/>
                </w:pPr>
              </w:pPrChange>
            </w:pPr>
            <w:del w:id="18670" w:author="Dr Mamadou SANOGO" w:date="2023-10-25T17:57:00Z">
              <w:r w:rsidRPr="007A4AFC" w:rsidDel="00744A71">
                <w:rPr>
                  <w:rFonts w:asciiTheme="majorHAnsi" w:hAnsiTheme="majorHAnsi" w:cstheme="majorHAnsi"/>
                  <w:color w:val="000000" w:themeColor="text1"/>
                  <w:szCs w:val="24"/>
                  <w:rPrChange w:id="18671"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672" w:author="Dr Mamadou SANOGO" w:date="2023-10-25T17:57:00Z"/>
                <w:rFonts w:asciiTheme="majorHAnsi" w:hAnsiTheme="majorHAnsi" w:cstheme="majorHAnsi"/>
                <w:color w:val="000000" w:themeColor="text1"/>
                <w:szCs w:val="24"/>
                <w:rPrChange w:id="18673" w:author="Dr Mamadou SANOGO" w:date="2023-10-25T18:15:00Z">
                  <w:rPr>
                    <w:del w:id="18674" w:author="Dr Mamadou SANOGO" w:date="2023-10-25T17:57:00Z"/>
                    <w:rFonts w:asciiTheme="majorHAnsi" w:hAnsiTheme="majorHAnsi" w:cstheme="majorHAnsi"/>
                    <w:szCs w:val="24"/>
                  </w:rPr>
                </w:rPrChange>
              </w:rPr>
              <w:pPrChange w:id="18675" w:author="Dr Mamadou SANOGO" w:date="2023-10-25T17:57:00Z">
                <w:pPr>
                  <w:spacing w:line="240" w:lineRule="auto"/>
                  <w:jc w:val="center"/>
                </w:pPr>
              </w:pPrChange>
            </w:pPr>
            <w:del w:id="18676" w:author="Dr Mamadou SANOGO" w:date="2023-10-25T17:57:00Z">
              <w:r w:rsidRPr="007A4AFC" w:rsidDel="00744A71">
                <w:rPr>
                  <w:rFonts w:asciiTheme="majorHAnsi" w:hAnsiTheme="majorHAnsi" w:cstheme="majorHAnsi"/>
                  <w:color w:val="000000" w:themeColor="text1"/>
                  <w:szCs w:val="24"/>
                  <w:rPrChange w:id="18677"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678" w:author="Dr Mamadou SANOGO" w:date="2023-10-25T17:57:00Z"/>
                <w:rFonts w:asciiTheme="majorHAnsi" w:hAnsiTheme="majorHAnsi" w:cstheme="majorHAnsi"/>
                <w:color w:val="000000" w:themeColor="text1"/>
                <w:szCs w:val="24"/>
                <w:rPrChange w:id="18679" w:author="Dr Mamadou SANOGO" w:date="2023-10-25T18:15:00Z">
                  <w:rPr>
                    <w:del w:id="18680" w:author="Dr Mamadou SANOGO" w:date="2023-10-25T17:57:00Z"/>
                    <w:rFonts w:asciiTheme="majorHAnsi" w:hAnsiTheme="majorHAnsi" w:cstheme="majorHAnsi"/>
                    <w:szCs w:val="24"/>
                  </w:rPr>
                </w:rPrChange>
              </w:rPr>
              <w:pPrChange w:id="18681" w:author="Dr Mamadou SANOGO" w:date="2023-10-25T17:57:00Z">
                <w:pPr>
                  <w:spacing w:line="240" w:lineRule="auto"/>
                  <w:jc w:val="center"/>
                </w:pPr>
              </w:pPrChange>
            </w:pPr>
            <w:del w:id="18682" w:author="Dr Mamadou SANOGO" w:date="2023-10-25T17:57:00Z">
              <w:r w:rsidRPr="007A4AFC" w:rsidDel="00744A71">
                <w:rPr>
                  <w:rFonts w:asciiTheme="majorHAnsi" w:hAnsiTheme="majorHAnsi" w:cstheme="majorHAnsi"/>
                  <w:color w:val="000000" w:themeColor="text1"/>
                  <w:szCs w:val="24"/>
                  <w:rPrChange w:id="18683"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684"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685" w:author="Dr Mamadou SANOGO" w:date="2023-10-25T17:57:00Z"/>
                <w:rFonts w:asciiTheme="majorHAnsi" w:hAnsiTheme="majorHAnsi" w:cstheme="majorHAnsi"/>
                <w:b w:val="0"/>
                <w:color w:val="000000" w:themeColor="text1"/>
                <w:szCs w:val="24"/>
                <w:rPrChange w:id="18686" w:author="Dr Mamadou SANOGO" w:date="2023-10-25T18:15:00Z">
                  <w:rPr>
                    <w:del w:id="18687" w:author="Dr Mamadou SANOGO" w:date="2023-10-25T17:57:00Z"/>
                    <w:rFonts w:asciiTheme="majorHAnsi" w:hAnsiTheme="majorHAnsi" w:cstheme="majorHAnsi"/>
                    <w:b/>
                    <w:szCs w:val="24"/>
                  </w:rPr>
                </w:rPrChange>
              </w:rPr>
              <w:pPrChange w:id="18688"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689" w:author="Dr Mamadou SANOGO" w:date="2023-10-25T17:57:00Z"/>
                <w:rFonts w:asciiTheme="majorHAnsi" w:hAnsiTheme="majorHAnsi" w:cstheme="majorHAnsi"/>
                <w:color w:val="000000" w:themeColor="text1"/>
                <w:szCs w:val="24"/>
                <w:rPrChange w:id="18690" w:author="Dr Mamadou SANOGO" w:date="2023-10-25T18:15:00Z">
                  <w:rPr>
                    <w:del w:id="18691" w:author="Dr Mamadou SANOGO" w:date="2023-10-25T17:57:00Z"/>
                    <w:rFonts w:asciiTheme="majorHAnsi" w:hAnsiTheme="majorHAnsi" w:cstheme="majorHAnsi"/>
                    <w:szCs w:val="24"/>
                  </w:rPr>
                </w:rPrChange>
              </w:rPr>
              <w:pPrChange w:id="18692" w:author="Dr Mamadou SANOGO" w:date="2023-10-25T17:57:00Z">
                <w:pPr>
                  <w:spacing w:line="240" w:lineRule="auto"/>
                </w:pPr>
              </w:pPrChange>
            </w:pPr>
            <w:del w:id="18693" w:author="Dr Mamadou SANOGO" w:date="2023-10-25T17:57:00Z">
              <w:r w:rsidRPr="007A4AFC" w:rsidDel="00744A71">
                <w:rPr>
                  <w:rFonts w:asciiTheme="majorHAnsi" w:hAnsiTheme="majorHAnsi" w:cstheme="majorHAnsi"/>
                  <w:color w:val="000000" w:themeColor="text1"/>
                  <w:szCs w:val="24"/>
                  <w:rPrChange w:id="18694"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695" w:author="Dr Mamadou SANOGO" w:date="2023-10-25T17:57:00Z"/>
                <w:rFonts w:asciiTheme="majorHAnsi" w:hAnsiTheme="majorHAnsi" w:cstheme="majorHAnsi"/>
                <w:color w:val="000000" w:themeColor="text1"/>
                <w:szCs w:val="24"/>
                <w:rPrChange w:id="18696" w:author="Dr Mamadou SANOGO" w:date="2023-10-25T18:15:00Z">
                  <w:rPr>
                    <w:del w:id="18697" w:author="Dr Mamadou SANOGO" w:date="2023-10-25T17:57:00Z"/>
                    <w:rFonts w:asciiTheme="majorHAnsi" w:hAnsiTheme="majorHAnsi" w:cstheme="majorHAnsi"/>
                    <w:szCs w:val="24"/>
                  </w:rPr>
                </w:rPrChange>
              </w:rPr>
              <w:pPrChange w:id="18698" w:author="Dr Mamadou SANOGO" w:date="2023-10-25T17:57:00Z">
                <w:pPr>
                  <w:spacing w:line="240" w:lineRule="auto"/>
                  <w:jc w:val="center"/>
                </w:pPr>
              </w:pPrChange>
            </w:pPr>
            <w:del w:id="18699" w:author="Dr Mamadou SANOGO" w:date="2023-10-25T17:57:00Z">
              <w:r w:rsidRPr="007A4AFC" w:rsidDel="00744A71">
                <w:rPr>
                  <w:rFonts w:asciiTheme="majorHAnsi" w:hAnsiTheme="majorHAnsi" w:cstheme="majorHAnsi"/>
                  <w:color w:val="000000" w:themeColor="text1"/>
                  <w:szCs w:val="24"/>
                  <w:rPrChange w:id="18700"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701" w:author="Dr Mamadou SANOGO" w:date="2023-10-25T17:57:00Z"/>
                <w:rFonts w:asciiTheme="majorHAnsi" w:hAnsiTheme="majorHAnsi" w:cstheme="majorHAnsi"/>
                <w:color w:val="000000" w:themeColor="text1"/>
                <w:szCs w:val="24"/>
                <w:rPrChange w:id="18702" w:author="Dr Mamadou SANOGO" w:date="2023-10-25T18:15:00Z">
                  <w:rPr>
                    <w:del w:id="18703" w:author="Dr Mamadou SANOGO" w:date="2023-10-25T17:57:00Z"/>
                    <w:rFonts w:asciiTheme="majorHAnsi" w:hAnsiTheme="majorHAnsi" w:cstheme="majorHAnsi"/>
                    <w:szCs w:val="24"/>
                  </w:rPr>
                </w:rPrChange>
              </w:rPr>
              <w:pPrChange w:id="18704" w:author="Dr Mamadou SANOGO" w:date="2023-10-25T17:57:00Z">
                <w:pPr>
                  <w:spacing w:line="240" w:lineRule="auto"/>
                  <w:jc w:val="center"/>
                </w:pPr>
              </w:pPrChange>
            </w:pPr>
            <w:del w:id="18705" w:author="Dr Mamadou SANOGO" w:date="2023-10-25T17:57:00Z">
              <w:r w:rsidRPr="007A4AFC" w:rsidDel="00744A71">
                <w:rPr>
                  <w:rFonts w:asciiTheme="majorHAnsi" w:hAnsiTheme="majorHAnsi" w:cstheme="majorHAnsi"/>
                  <w:color w:val="000000" w:themeColor="text1"/>
                  <w:szCs w:val="24"/>
                  <w:rPrChange w:id="18706"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707"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708" w:author="Dr Mamadou SANOGO" w:date="2023-10-25T17:57:00Z"/>
                <w:rFonts w:asciiTheme="majorHAnsi" w:hAnsiTheme="majorHAnsi" w:cstheme="majorHAnsi"/>
                <w:b w:val="0"/>
                <w:color w:val="000000" w:themeColor="text1"/>
                <w:szCs w:val="24"/>
                <w:rPrChange w:id="18709" w:author="Dr Mamadou SANOGO" w:date="2023-10-25T18:15:00Z">
                  <w:rPr>
                    <w:del w:id="18710" w:author="Dr Mamadou SANOGO" w:date="2023-10-25T17:57:00Z"/>
                    <w:rFonts w:asciiTheme="majorHAnsi" w:hAnsiTheme="majorHAnsi" w:cstheme="majorHAnsi"/>
                    <w:b/>
                    <w:szCs w:val="24"/>
                  </w:rPr>
                </w:rPrChange>
              </w:rPr>
              <w:pPrChange w:id="18711"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712" w:author="Dr Mamadou SANOGO" w:date="2023-10-25T17:57:00Z"/>
                <w:rFonts w:asciiTheme="majorHAnsi" w:hAnsiTheme="majorHAnsi" w:cstheme="majorHAnsi"/>
                <w:color w:val="000000" w:themeColor="text1"/>
                <w:szCs w:val="24"/>
                <w:rPrChange w:id="18713" w:author="Dr Mamadou SANOGO" w:date="2023-10-25T18:15:00Z">
                  <w:rPr>
                    <w:del w:id="18714" w:author="Dr Mamadou SANOGO" w:date="2023-10-25T17:57:00Z"/>
                    <w:rFonts w:asciiTheme="majorHAnsi" w:hAnsiTheme="majorHAnsi" w:cstheme="majorHAnsi"/>
                    <w:szCs w:val="24"/>
                  </w:rPr>
                </w:rPrChange>
              </w:rPr>
              <w:pPrChange w:id="18715" w:author="Dr Mamadou SANOGO" w:date="2023-10-25T17:57:00Z">
                <w:pPr>
                  <w:spacing w:line="240" w:lineRule="auto"/>
                </w:pPr>
              </w:pPrChange>
            </w:pPr>
            <w:del w:id="18716" w:author="Dr Mamadou SANOGO" w:date="2023-10-25T17:57:00Z">
              <w:r w:rsidRPr="007A4AFC" w:rsidDel="00744A71">
                <w:rPr>
                  <w:rFonts w:asciiTheme="majorHAnsi" w:hAnsiTheme="majorHAnsi" w:cstheme="majorHAnsi"/>
                  <w:color w:val="000000" w:themeColor="text1"/>
                  <w:szCs w:val="24"/>
                  <w:rPrChange w:id="18717"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718" w:author="Dr Mamadou SANOGO" w:date="2023-10-25T17:57:00Z"/>
                <w:rFonts w:asciiTheme="majorHAnsi" w:hAnsiTheme="majorHAnsi" w:cstheme="majorHAnsi"/>
                <w:color w:val="000000" w:themeColor="text1"/>
                <w:szCs w:val="24"/>
                <w:rPrChange w:id="18719" w:author="Dr Mamadou SANOGO" w:date="2023-10-25T18:15:00Z">
                  <w:rPr>
                    <w:del w:id="18720" w:author="Dr Mamadou SANOGO" w:date="2023-10-25T17:57:00Z"/>
                    <w:rFonts w:asciiTheme="majorHAnsi" w:hAnsiTheme="majorHAnsi" w:cstheme="majorHAnsi"/>
                    <w:szCs w:val="24"/>
                  </w:rPr>
                </w:rPrChange>
              </w:rPr>
              <w:pPrChange w:id="18721" w:author="Dr Mamadou SANOGO" w:date="2023-10-25T17:57:00Z">
                <w:pPr>
                  <w:spacing w:line="240" w:lineRule="auto"/>
                  <w:jc w:val="center"/>
                </w:pPr>
              </w:pPrChange>
            </w:pPr>
            <w:del w:id="18722" w:author="Dr Mamadou SANOGO" w:date="2023-10-25T17:57:00Z">
              <w:r w:rsidRPr="007A4AFC" w:rsidDel="00744A71">
                <w:rPr>
                  <w:rFonts w:asciiTheme="majorHAnsi" w:hAnsiTheme="majorHAnsi" w:cstheme="majorHAnsi"/>
                  <w:color w:val="000000" w:themeColor="text1"/>
                  <w:szCs w:val="24"/>
                  <w:rPrChange w:id="18723"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724" w:author="Dr Mamadou SANOGO" w:date="2023-10-25T17:57:00Z"/>
                <w:rFonts w:asciiTheme="majorHAnsi" w:hAnsiTheme="majorHAnsi" w:cstheme="majorHAnsi"/>
                <w:color w:val="000000" w:themeColor="text1"/>
                <w:szCs w:val="24"/>
                <w:rPrChange w:id="18725" w:author="Dr Mamadou SANOGO" w:date="2023-10-25T18:15:00Z">
                  <w:rPr>
                    <w:del w:id="18726" w:author="Dr Mamadou SANOGO" w:date="2023-10-25T17:57:00Z"/>
                    <w:rFonts w:asciiTheme="majorHAnsi" w:hAnsiTheme="majorHAnsi" w:cstheme="majorHAnsi"/>
                    <w:szCs w:val="24"/>
                  </w:rPr>
                </w:rPrChange>
              </w:rPr>
              <w:pPrChange w:id="18727" w:author="Dr Mamadou SANOGO" w:date="2023-10-25T17:57:00Z">
                <w:pPr>
                  <w:spacing w:line="240" w:lineRule="auto"/>
                  <w:jc w:val="center"/>
                </w:pPr>
              </w:pPrChange>
            </w:pPr>
            <w:del w:id="18728" w:author="Dr Mamadou SANOGO" w:date="2023-10-25T17:57:00Z">
              <w:r w:rsidRPr="007A4AFC" w:rsidDel="00744A71">
                <w:rPr>
                  <w:rFonts w:asciiTheme="majorHAnsi" w:hAnsiTheme="majorHAnsi" w:cstheme="majorHAnsi"/>
                  <w:color w:val="000000" w:themeColor="text1"/>
                  <w:szCs w:val="24"/>
                  <w:rPrChange w:id="18729"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730"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731" w:author="Dr Mamadou SANOGO" w:date="2023-10-25T17:57:00Z"/>
                <w:rFonts w:asciiTheme="majorHAnsi" w:hAnsiTheme="majorHAnsi" w:cstheme="majorHAnsi"/>
                <w:b w:val="0"/>
                <w:color w:val="000000" w:themeColor="text1"/>
                <w:szCs w:val="24"/>
                <w:rPrChange w:id="18732" w:author="Dr Mamadou SANOGO" w:date="2023-10-25T18:15:00Z">
                  <w:rPr>
                    <w:del w:id="18733" w:author="Dr Mamadou SANOGO" w:date="2023-10-25T17:57:00Z"/>
                    <w:rFonts w:asciiTheme="majorHAnsi" w:hAnsiTheme="majorHAnsi" w:cstheme="majorHAnsi"/>
                    <w:b/>
                    <w:szCs w:val="24"/>
                  </w:rPr>
                </w:rPrChange>
              </w:rPr>
              <w:pPrChange w:id="18734"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735" w:author="Dr Mamadou SANOGO" w:date="2023-10-25T17:57:00Z"/>
                <w:rFonts w:asciiTheme="majorHAnsi" w:hAnsiTheme="majorHAnsi" w:cstheme="majorHAnsi"/>
                <w:color w:val="000000" w:themeColor="text1"/>
                <w:szCs w:val="24"/>
                <w:rPrChange w:id="18736" w:author="Dr Mamadou SANOGO" w:date="2023-10-25T18:15:00Z">
                  <w:rPr>
                    <w:del w:id="18737" w:author="Dr Mamadou SANOGO" w:date="2023-10-25T17:57:00Z"/>
                    <w:rFonts w:asciiTheme="majorHAnsi" w:hAnsiTheme="majorHAnsi" w:cstheme="majorHAnsi"/>
                    <w:szCs w:val="24"/>
                  </w:rPr>
                </w:rPrChange>
              </w:rPr>
              <w:pPrChange w:id="18738" w:author="Dr Mamadou SANOGO" w:date="2023-10-25T17:57:00Z">
                <w:pPr>
                  <w:spacing w:line="240" w:lineRule="auto"/>
                </w:pPr>
              </w:pPrChange>
            </w:pPr>
            <w:del w:id="18739" w:author="Dr Mamadou SANOGO" w:date="2023-10-25T17:57:00Z">
              <w:r w:rsidRPr="007A4AFC" w:rsidDel="00744A71">
                <w:rPr>
                  <w:rFonts w:asciiTheme="majorHAnsi" w:hAnsiTheme="majorHAnsi" w:cstheme="majorHAnsi"/>
                  <w:color w:val="000000" w:themeColor="text1"/>
                  <w:szCs w:val="24"/>
                  <w:rPrChange w:id="18740"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741" w:author="Dr Mamadou SANOGO" w:date="2023-10-25T17:57:00Z"/>
                <w:rFonts w:asciiTheme="majorHAnsi" w:hAnsiTheme="majorHAnsi" w:cstheme="majorHAnsi"/>
                <w:color w:val="000000" w:themeColor="text1"/>
                <w:szCs w:val="24"/>
                <w:rPrChange w:id="18742" w:author="Dr Mamadou SANOGO" w:date="2023-10-25T18:15:00Z">
                  <w:rPr>
                    <w:del w:id="18743" w:author="Dr Mamadou SANOGO" w:date="2023-10-25T17:57:00Z"/>
                    <w:rFonts w:asciiTheme="majorHAnsi" w:hAnsiTheme="majorHAnsi" w:cstheme="majorHAnsi"/>
                    <w:szCs w:val="24"/>
                  </w:rPr>
                </w:rPrChange>
              </w:rPr>
              <w:pPrChange w:id="18744" w:author="Dr Mamadou SANOGO" w:date="2023-10-25T17:57:00Z">
                <w:pPr>
                  <w:spacing w:line="240" w:lineRule="auto"/>
                  <w:jc w:val="center"/>
                </w:pPr>
              </w:pPrChange>
            </w:pPr>
            <w:del w:id="18745" w:author="Dr Mamadou SANOGO" w:date="2023-10-25T17:57:00Z">
              <w:r w:rsidRPr="007A4AFC" w:rsidDel="00744A71">
                <w:rPr>
                  <w:rFonts w:asciiTheme="majorHAnsi" w:hAnsiTheme="majorHAnsi" w:cstheme="majorHAnsi"/>
                  <w:color w:val="000000" w:themeColor="text1"/>
                  <w:szCs w:val="24"/>
                  <w:rPrChange w:id="18746"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747" w:author="Dr Mamadou SANOGO" w:date="2023-10-25T17:57:00Z"/>
                <w:rFonts w:asciiTheme="majorHAnsi" w:hAnsiTheme="majorHAnsi" w:cstheme="majorHAnsi"/>
                <w:color w:val="000000" w:themeColor="text1"/>
                <w:szCs w:val="24"/>
                <w:rPrChange w:id="18748" w:author="Dr Mamadou SANOGO" w:date="2023-10-25T18:15:00Z">
                  <w:rPr>
                    <w:del w:id="18749" w:author="Dr Mamadou SANOGO" w:date="2023-10-25T17:57:00Z"/>
                    <w:rFonts w:asciiTheme="majorHAnsi" w:hAnsiTheme="majorHAnsi" w:cstheme="majorHAnsi"/>
                    <w:szCs w:val="24"/>
                  </w:rPr>
                </w:rPrChange>
              </w:rPr>
              <w:pPrChange w:id="18750" w:author="Dr Mamadou SANOGO" w:date="2023-10-25T17:57:00Z">
                <w:pPr>
                  <w:spacing w:line="240" w:lineRule="auto"/>
                  <w:jc w:val="center"/>
                </w:pPr>
              </w:pPrChange>
            </w:pPr>
            <w:del w:id="18751" w:author="Dr Mamadou SANOGO" w:date="2023-10-25T17:57:00Z">
              <w:r w:rsidRPr="007A4AFC" w:rsidDel="00744A71">
                <w:rPr>
                  <w:rFonts w:asciiTheme="majorHAnsi" w:hAnsiTheme="majorHAnsi" w:cstheme="majorHAnsi"/>
                  <w:color w:val="000000" w:themeColor="text1"/>
                  <w:szCs w:val="24"/>
                  <w:rPrChange w:id="18752"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753"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754" w:author="Dr Mamadou SANOGO" w:date="2023-10-25T17:57:00Z"/>
                <w:rFonts w:asciiTheme="majorHAnsi" w:hAnsiTheme="majorHAnsi" w:cstheme="majorHAnsi"/>
                <w:b w:val="0"/>
                <w:color w:val="000000" w:themeColor="text1"/>
                <w:szCs w:val="24"/>
                <w:rPrChange w:id="18755" w:author="Dr Mamadou SANOGO" w:date="2023-10-25T18:15:00Z">
                  <w:rPr>
                    <w:del w:id="18756" w:author="Dr Mamadou SANOGO" w:date="2023-10-25T17:57:00Z"/>
                    <w:rFonts w:asciiTheme="majorHAnsi" w:hAnsiTheme="majorHAnsi" w:cstheme="majorHAnsi"/>
                    <w:b/>
                    <w:szCs w:val="24"/>
                  </w:rPr>
                </w:rPrChange>
              </w:rPr>
              <w:pPrChange w:id="18757"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758" w:author="Dr Mamadou SANOGO" w:date="2023-10-25T17:57:00Z"/>
                <w:rFonts w:asciiTheme="majorHAnsi" w:hAnsiTheme="majorHAnsi" w:cstheme="majorHAnsi"/>
                <w:color w:val="000000" w:themeColor="text1"/>
                <w:szCs w:val="24"/>
                <w:rPrChange w:id="18759" w:author="Dr Mamadou SANOGO" w:date="2023-10-25T18:15:00Z">
                  <w:rPr>
                    <w:del w:id="18760" w:author="Dr Mamadou SANOGO" w:date="2023-10-25T17:57:00Z"/>
                    <w:rFonts w:asciiTheme="majorHAnsi" w:hAnsiTheme="majorHAnsi" w:cstheme="majorHAnsi"/>
                    <w:szCs w:val="24"/>
                  </w:rPr>
                </w:rPrChange>
              </w:rPr>
              <w:pPrChange w:id="18761" w:author="Dr Mamadou SANOGO" w:date="2023-10-25T17:57:00Z">
                <w:pPr>
                  <w:spacing w:line="240" w:lineRule="auto"/>
                </w:pPr>
              </w:pPrChange>
            </w:pPr>
            <w:del w:id="18762" w:author="Dr Mamadou SANOGO" w:date="2023-10-25T17:57:00Z">
              <w:r w:rsidRPr="007A4AFC" w:rsidDel="00744A71">
                <w:rPr>
                  <w:rFonts w:asciiTheme="majorHAnsi" w:hAnsiTheme="majorHAnsi" w:cstheme="majorHAnsi"/>
                  <w:color w:val="000000" w:themeColor="text1"/>
                  <w:szCs w:val="24"/>
                  <w:rPrChange w:id="18763"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764" w:author="Dr Mamadou SANOGO" w:date="2023-10-25T17:57:00Z"/>
                <w:rFonts w:asciiTheme="majorHAnsi" w:hAnsiTheme="majorHAnsi" w:cstheme="majorHAnsi"/>
                <w:color w:val="000000" w:themeColor="text1"/>
                <w:szCs w:val="24"/>
                <w:rPrChange w:id="18765" w:author="Dr Mamadou SANOGO" w:date="2023-10-25T18:15:00Z">
                  <w:rPr>
                    <w:del w:id="18766" w:author="Dr Mamadou SANOGO" w:date="2023-10-25T17:57:00Z"/>
                    <w:rFonts w:asciiTheme="majorHAnsi" w:hAnsiTheme="majorHAnsi" w:cstheme="majorHAnsi"/>
                    <w:szCs w:val="24"/>
                  </w:rPr>
                </w:rPrChange>
              </w:rPr>
              <w:pPrChange w:id="18767" w:author="Dr Mamadou SANOGO" w:date="2023-10-25T17:57:00Z">
                <w:pPr>
                  <w:spacing w:line="240" w:lineRule="auto"/>
                  <w:jc w:val="center"/>
                </w:pPr>
              </w:pPrChange>
            </w:pPr>
            <w:del w:id="18768" w:author="Dr Mamadou SANOGO" w:date="2023-10-25T17:57:00Z">
              <w:r w:rsidRPr="007A4AFC" w:rsidDel="00744A71">
                <w:rPr>
                  <w:rFonts w:asciiTheme="majorHAnsi" w:hAnsiTheme="majorHAnsi" w:cstheme="majorHAnsi"/>
                  <w:color w:val="000000" w:themeColor="text1"/>
                  <w:szCs w:val="24"/>
                  <w:rPrChange w:id="18769"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770" w:author="Dr Mamadou SANOGO" w:date="2023-10-25T17:57:00Z"/>
                <w:rFonts w:asciiTheme="majorHAnsi" w:hAnsiTheme="majorHAnsi" w:cstheme="majorHAnsi"/>
                <w:color w:val="000000" w:themeColor="text1"/>
                <w:szCs w:val="24"/>
                <w:rPrChange w:id="18771" w:author="Dr Mamadou SANOGO" w:date="2023-10-25T18:15:00Z">
                  <w:rPr>
                    <w:del w:id="18772" w:author="Dr Mamadou SANOGO" w:date="2023-10-25T17:57:00Z"/>
                    <w:rFonts w:asciiTheme="majorHAnsi" w:hAnsiTheme="majorHAnsi" w:cstheme="majorHAnsi"/>
                    <w:szCs w:val="24"/>
                  </w:rPr>
                </w:rPrChange>
              </w:rPr>
              <w:pPrChange w:id="18773" w:author="Dr Mamadou SANOGO" w:date="2023-10-25T17:57:00Z">
                <w:pPr>
                  <w:spacing w:line="240" w:lineRule="auto"/>
                  <w:jc w:val="center"/>
                </w:pPr>
              </w:pPrChange>
            </w:pPr>
            <w:del w:id="18774" w:author="Dr Mamadou SANOGO" w:date="2023-10-25T17:57:00Z">
              <w:r w:rsidRPr="007A4AFC" w:rsidDel="00744A71">
                <w:rPr>
                  <w:rFonts w:asciiTheme="majorHAnsi" w:hAnsiTheme="majorHAnsi" w:cstheme="majorHAnsi"/>
                  <w:color w:val="000000" w:themeColor="text1"/>
                  <w:szCs w:val="24"/>
                  <w:rPrChange w:id="18775"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776"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777" w:author="Dr Mamadou SANOGO" w:date="2023-10-25T17:57:00Z"/>
                <w:rFonts w:asciiTheme="majorHAnsi" w:hAnsiTheme="majorHAnsi" w:cstheme="majorHAnsi"/>
                <w:b w:val="0"/>
                <w:color w:val="000000" w:themeColor="text1"/>
                <w:szCs w:val="24"/>
                <w:rPrChange w:id="18778" w:author="Dr Mamadou SANOGO" w:date="2023-10-25T18:15:00Z">
                  <w:rPr>
                    <w:del w:id="18779" w:author="Dr Mamadou SANOGO" w:date="2023-10-25T17:57:00Z"/>
                    <w:rFonts w:asciiTheme="majorHAnsi" w:hAnsiTheme="majorHAnsi" w:cstheme="majorHAnsi"/>
                    <w:b/>
                    <w:szCs w:val="24"/>
                  </w:rPr>
                </w:rPrChange>
              </w:rPr>
              <w:pPrChange w:id="18780"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781" w:author="Dr Mamadou SANOGO" w:date="2023-10-25T17:57:00Z"/>
                <w:rFonts w:asciiTheme="majorHAnsi" w:hAnsiTheme="majorHAnsi" w:cstheme="majorHAnsi"/>
                <w:color w:val="000000" w:themeColor="text1"/>
                <w:szCs w:val="24"/>
                <w:rPrChange w:id="18782" w:author="Dr Mamadou SANOGO" w:date="2023-10-25T18:15:00Z">
                  <w:rPr>
                    <w:del w:id="18783" w:author="Dr Mamadou SANOGO" w:date="2023-10-25T17:57:00Z"/>
                    <w:rFonts w:asciiTheme="majorHAnsi" w:hAnsiTheme="majorHAnsi" w:cstheme="majorHAnsi"/>
                    <w:szCs w:val="24"/>
                  </w:rPr>
                </w:rPrChange>
              </w:rPr>
              <w:pPrChange w:id="18784" w:author="Dr Mamadou SANOGO" w:date="2023-10-25T17:57:00Z">
                <w:pPr>
                  <w:spacing w:line="240" w:lineRule="auto"/>
                </w:pPr>
              </w:pPrChange>
            </w:pPr>
            <w:del w:id="18785" w:author="Dr Mamadou SANOGO" w:date="2023-10-25T17:57:00Z">
              <w:r w:rsidRPr="007A4AFC" w:rsidDel="00744A71">
                <w:rPr>
                  <w:rFonts w:asciiTheme="majorHAnsi" w:hAnsiTheme="majorHAnsi" w:cstheme="majorHAnsi"/>
                  <w:color w:val="000000" w:themeColor="text1"/>
                  <w:szCs w:val="24"/>
                  <w:rPrChange w:id="18786"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787" w:author="Dr Mamadou SANOGO" w:date="2023-10-25T17:57:00Z"/>
                <w:rFonts w:asciiTheme="majorHAnsi" w:hAnsiTheme="majorHAnsi" w:cstheme="majorHAnsi"/>
                <w:color w:val="000000" w:themeColor="text1"/>
                <w:szCs w:val="24"/>
                <w:rPrChange w:id="18788" w:author="Dr Mamadou SANOGO" w:date="2023-10-25T18:15:00Z">
                  <w:rPr>
                    <w:del w:id="18789" w:author="Dr Mamadou SANOGO" w:date="2023-10-25T17:57:00Z"/>
                    <w:rFonts w:asciiTheme="majorHAnsi" w:hAnsiTheme="majorHAnsi" w:cstheme="majorHAnsi"/>
                    <w:szCs w:val="24"/>
                  </w:rPr>
                </w:rPrChange>
              </w:rPr>
              <w:pPrChange w:id="18790" w:author="Dr Mamadou SANOGO" w:date="2023-10-25T17:57:00Z">
                <w:pPr>
                  <w:spacing w:line="240" w:lineRule="auto"/>
                  <w:jc w:val="center"/>
                </w:pPr>
              </w:pPrChange>
            </w:pPr>
            <w:del w:id="18791" w:author="Dr Mamadou SANOGO" w:date="2023-10-25T17:57:00Z">
              <w:r w:rsidRPr="007A4AFC" w:rsidDel="00744A71">
                <w:rPr>
                  <w:rFonts w:asciiTheme="majorHAnsi" w:hAnsiTheme="majorHAnsi" w:cstheme="majorHAnsi"/>
                  <w:color w:val="000000" w:themeColor="text1"/>
                  <w:szCs w:val="24"/>
                  <w:rPrChange w:id="18792"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793" w:author="Dr Mamadou SANOGO" w:date="2023-10-25T17:57:00Z"/>
                <w:rFonts w:asciiTheme="majorHAnsi" w:hAnsiTheme="majorHAnsi" w:cstheme="majorHAnsi"/>
                <w:color w:val="000000" w:themeColor="text1"/>
                <w:szCs w:val="24"/>
                <w:rPrChange w:id="18794" w:author="Dr Mamadou SANOGO" w:date="2023-10-25T18:15:00Z">
                  <w:rPr>
                    <w:del w:id="18795" w:author="Dr Mamadou SANOGO" w:date="2023-10-25T17:57:00Z"/>
                    <w:rFonts w:asciiTheme="majorHAnsi" w:hAnsiTheme="majorHAnsi" w:cstheme="majorHAnsi"/>
                    <w:szCs w:val="24"/>
                  </w:rPr>
                </w:rPrChange>
              </w:rPr>
              <w:pPrChange w:id="18796" w:author="Dr Mamadou SANOGO" w:date="2023-10-25T17:57:00Z">
                <w:pPr>
                  <w:spacing w:line="240" w:lineRule="auto"/>
                  <w:jc w:val="center"/>
                </w:pPr>
              </w:pPrChange>
            </w:pPr>
            <w:del w:id="18797" w:author="Dr Mamadou SANOGO" w:date="2023-10-25T17:57:00Z">
              <w:r w:rsidRPr="007A4AFC" w:rsidDel="00744A71">
                <w:rPr>
                  <w:rFonts w:asciiTheme="majorHAnsi" w:hAnsiTheme="majorHAnsi" w:cstheme="majorHAnsi"/>
                  <w:color w:val="000000" w:themeColor="text1"/>
                  <w:szCs w:val="24"/>
                  <w:rPrChange w:id="18798"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799"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800" w:author="Dr Mamadou SANOGO" w:date="2023-10-25T17:57:00Z"/>
                <w:rFonts w:asciiTheme="majorHAnsi" w:hAnsiTheme="majorHAnsi" w:cstheme="majorHAnsi"/>
                <w:b w:val="0"/>
                <w:color w:val="000000" w:themeColor="text1"/>
                <w:szCs w:val="24"/>
                <w:rPrChange w:id="18801" w:author="Dr Mamadou SANOGO" w:date="2023-10-25T18:15:00Z">
                  <w:rPr>
                    <w:del w:id="18802" w:author="Dr Mamadou SANOGO" w:date="2023-10-25T17:57:00Z"/>
                    <w:rFonts w:asciiTheme="majorHAnsi" w:hAnsiTheme="majorHAnsi" w:cstheme="majorHAnsi"/>
                    <w:b/>
                    <w:szCs w:val="24"/>
                  </w:rPr>
                </w:rPrChange>
              </w:rPr>
              <w:pPrChange w:id="18803"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804" w:author="Dr Mamadou SANOGO" w:date="2023-10-25T17:57:00Z"/>
                <w:rFonts w:asciiTheme="majorHAnsi" w:hAnsiTheme="majorHAnsi" w:cstheme="majorHAnsi"/>
                <w:color w:val="000000" w:themeColor="text1"/>
                <w:szCs w:val="24"/>
                <w:rPrChange w:id="18805" w:author="Dr Mamadou SANOGO" w:date="2023-10-25T18:15:00Z">
                  <w:rPr>
                    <w:del w:id="18806" w:author="Dr Mamadou SANOGO" w:date="2023-10-25T17:57:00Z"/>
                    <w:rFonts w:asciiTheme="majorHAnsi" w:hAnsiTheme="majorHAnsi" w:cstheme="majorHAnsi"/>
                    <w:szCs w:val="24"/>
                  </w:rPr>
                </w:rPrChange>
              </w:rPr>
              <w:pPrChange w:id="18807" w:author="Dr Mamadou SANOGO" w:date="2023-10-25T17:57:00Z">
                <w:pPr>
                  <w:spacing w:line="240" w:lineRule="auto"/>
                </w:pPr>
              </w:pPrChange>
            </w:pPr>
            <w:del w:id="18808" w:author="Dr Mamadou SANOGO" w:date="2023-10-25T17:57:00Z">
              <w:r w:rsidRPr="007A4AFC" w:rsidDel="00744A71">
                <w:rPr>
                  <w:rFonts w:asciiTheme="majorHAnsi" w:hAnsiTheme="majorHAnsi" w:cstheme="majorHAnsi"/>
                  <w:color w:val="000000" w:themeColor="text1"/>
                  <w:szCs w:val="24"/>
                  <w:rPrChange w:id="18809"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810" w:author="Dr Mamadou SANOGO" w:date="2023-10-25T17:57:00Z"/>
                <w:rFonts w:asciiTheme="majorHAnsi" w:hAnsiTheme="majorHAnsi" w:cstheme="majorHAnsi"/>
                <w:color w:val="000000" w:themeColor="text1"/>
                <w:szCs w:val="24"/>
                <w:rPrChange w:id="18811" w:author="Dr Mamadou SANOGO" w:date="2023-10-25T18:15:00Z">
                  <w:rPr>
                    <w:del w:id="18812" w:author="Dr Mamadou SANOGO" w:date="2023-10-25T17:57:00Z"/>
                    <w:rFonts w:asciiTheme="majorHAnsi" w:hAnsiTheme="majorHAnsi" w:cstheme="majorHAnsi"/>
                    <w:szCs w:val="24"/>
                  </w:rPr>
                </w:rPrChange>
              </w:rPr>
              <w:pPrChange w:id="18813" w:author="Dr Mamadou SANOGO" w:date="2023-10-25T17:57:00Z">
                <w:pPr>
                  <w:spacing w:line="240" w:lineRule="auto"/>
                  <w:jc w:val="center"/>
                </w:pPr>
              </w:pPrChange>
            </w:pPr>
            <w:del w:id="18814" w:author="Dr Mamadou SANOGO" w:date="2023-10-25T17:57:00Z">
              <w:r w:rsidRPr="007A4AFC" w:rsidDel="00744A71">
                <w:rPr>
                  <w:rFonts w:asciiTheme="majorHAnsi" w:hAnsiTheme="majorHAnsi" w:cstheme="majorHAnsi"/>
                  <w:color w:val="000000" w:themeColor="text1"/>
                  <w:szCs w:val="24"/>
                  <w:rPrChange w:id="18815"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816" w:author="Dr Mamadou SANOGO" w:date="2023-10-25T17:57:00Z"/>
                <w:rFonts w:asciiTheme="majorHAnsi" w:hAnsiTheme="majorHAnsi" w:cstheme="majorHAnsi"/>
                <w:color w:val="000000" w:themeColor="text1"/>
                <w:szCs w:val="24"/>
                <w:rPrChange w:id="18817" w:author="Dr Mamadou SANOGO" w:date="2023-10-25T18:15:00Z">
                  <w:rPr>
                    <w:del w:id="18818" w:author="Dr Mamadou SANOGO" w:date="2023-10-25T17:57:00Z"/>
                    <w:rFonts w:asciiTheme="majorHAnsi" w:hAnsiTheme="majorHAnsi" w:cstheme="majorHAnsi"/>
                    <w:szCs w:val="24"/>
                  </w:rPr>
                </w:rPrChange>
              </w:rPr>
              <w:pPrChange w:id="18819" w:author="Dr Mamadou SANOGO" w:date="2023-10-25T17:57:00Z">
                <w:pPr>
                  <w:spacing w:line="240" w:lineRule="auto"/>
                  <w:jc w:val="center"/>
                </w:pPr>
              </w:pPrChange>
            </w:pPr>
            <w:del w:id="18820" w:author="Dr Mamadou SANOGO" w:date="2023-10-25T17:57:00Z">
              <w:r w:rsidRPr="007A4AFC" w:rsidDel="00744A71">
                <w:rPr>
                  <w:rFonts w:asciiTheme="majorHAnsi" w:hAnsiTheme="majorHAnsi" w:cstheme="majorHAnsi"/>
                  <w:color w:val="000000" w:themeColor="text1"/>
                  <w:szCs w:val="24"/>
                  <w:rPrChange w:id="18821"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822"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823" w:author="Dr Mamadou SANOGO" w:date="2023-10-25T17:57:00Z"/>
                <w:rFonts w:asciiTheme="majorHAnsi" w:hAnsiTheme="majorHAnsi" w:cstheme="majorHAnsi"/>
                <w:b w:val="0"/>
                <w:color w:val="000000" w:themeColor="text1"/>
                <w:szCs w:val="24"/>
                <w:rPrChange w:id="18824" w:author="Dr Mamadou SANOGO" w:date="2023-10-25T18:15:00Z">
                  <w:rPr>
                    <w:del w:id="18825" w:author="Dr Mamadou SANOGO" w:date="2023-10-25T17:57:00Z"/>
                    <w:rFonts w:asciiTheme="majorHAnsi" w:hAnsiTheme="majorHAnsi" w:cstheme="majorHAnsi"/>
                    <w:b/>
                    <w:szCs w:val="24"/>
                  </w:rPr>
                </w:rPrChange>
              </w:rPr>
              <w:pPrChange w:id="18826"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827" w:author="Dr Mamadou SANOGO" w:date="2023-10-25T17:57:00Z"/>
                <w:rFonts w:asciiTheme="majorHAnsi" w:hAnsiTheme="majorHAnsi" w:cstheme="majorHAnsi"/>
                <w:color w:val="000000" w:themeColor="text1"/>
                <w:szCs w:val="24"/>
                <w:rPrChange w:id="18828" w:author="Dr Mamadou SANOGO" w:date="2023-10-25T18:15:00Z">
                  <w:rPr>
                    <w:del w:id="18829" w:author="Dr Mamadou SANOGO" w:date="2023-10-25T17:57:00Z"/>
                    <w:rFonts w:asciiTheme="majorHAnsi" w:hAnsiTheme="majorHAnsi" w:cstheme="majorHAnsi"/>
                    <w:szCs w:val="24"/>
                  </w:rPr>
                </w:rPrChange>
              </w:rPr>
              <w:pPrChange w:id="18830" w:author="Dr Mamadou SANOGO" w:date="2023-10-25T17:57:00Z">
                <w:pPr>
                  <w:spacing w:line="240" w:lineRule="auto"/>
                </w:pPr>
              </w:pPrChange>
            </w:pPr>
            <w:del w:id="18831" w:author="Dr Mamadou SANOGO" w:date="2023-10-25T17:57:00Z">
              <w:r w:rsidRPr="007A4AFC" w:rsidDel="00744A71">
                <w:rPr>
                  <w:rFonts w:asciiTheme="majorHAnsi" w:hAnsiTheme="majorHAnsi" w:cstheme="majorHAnsi"/>
                  <w:color w:val="000000" w:themeColor="text1"/>
                  <w:szCs w:val="24"/>
                  <w:rPrChange w:id="18832"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833" w:author="Dr Mamadou SANOGO" w:date="2023-10-25T17:57:00Z"/>
                <w:rFonts w:asciiTheme="majorHAnsi" w:hAnsiTheme="majorHAnsi" w:cstheme="majorHAnsi"/>
                <w:color w:val="000000" w:themeColor="text1"/>
                <w:szCs w:val="24"/>
                <w:rPrChange w:id="18834" w:author="Dr Mamadou SANOGO" w:date="2023-10-25T18:15:00Z">
                  <w:rPr>
                    <w:del w:id="18835" w:author="Dr Mamadou SANOGO" w:date="2023-10-25T17:57:00Z"/>
                    <w:rFonts w:asciiTheme="majorHAnsi" w:hAnsiTheme="majorHAnsi" w:cstheme="majorHAnsi"/>
                    <w:szCs w:val="24"/>
                  </w:rPr>
                </w:rPrChange>
              </w:rPr>
              <w:pPrChange w:id="18836" w:author="Dr Mamadou SANOGO" w:date="2023-10-25T17:57:00Z">
                <w:pPr>
                  <w:spacing w:line="240" w:lineRule="auto"/>
                  <w:jc w:val="center"/>
                </w:pPr>
              </w:pPrChange>
            </w:pPr>
            <w:del w:id="18837" w:author="Dr Mamadou SANOGO" w:date="2023-10-25T17:57:00Z">
              <w:r w:rsidRPr="007A4AFC" w:rsidDel="00744A71">
                <w:rPr>
                  <w:rFonts w:asciiTheme="majorHAnsi" w:hAnsiTheme="majorHAnsi" w:cstheme="majorHAnsi"/>
                  <w:color w:val="000000" w:themeColor="text1"/>
                  <w:szCs w:val="24"/>
                  <w:rPrChange w:id="18838"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839" w:author="Dr Mamadou SANOGO" w:date="2023-10-25T17:57:00Z"/>
                <w:rFonts w:asciiTheme="majorHAnsi" w:hAnsiTheme="majorHAnsi" w:cstheme="majorHAnsi"/>
                <w:color w:val="000000" w:themeColor="text1"/>
                <w:szCs w:val="24"/>
                <w:rPrChange w:id="18840" w:author="Dr Mamadou SANOGO" w:date="2023-10-25T18:15:00Z">
                  <w:rPr>
                    <w:del w:id="18841" w:author="Dr Mamadou SANOGO" w:date="2023-10-25T17:57:00Z"/>
                    <w:rFonts w:asciiTheme="majorHAnsi" w:hAnsiTheme="majorHAnsi" w:cstheme="majorHAnsi"/>
                    <w:szCs w:val="24"/>
                  </w:rPr>
                </w:rPrChange>
              </w:rPr>
              <w:pPrChange w:id="18842" w:author="Dr Mamadou SANOGO" w:date="2023-10-25T17:57:00Z">
                <w:pPr>
                  <w:spacing w:line="240" w:lineRule="auto"/>
                  <w:jc w:val="center"/>
                </w:pPr>
              </w:pPrChange>
            </w:pPr>
            <w:del w:id="18843" w:author="Dr Mamadou SANOGO" w:date="2023-10-25T17:57:00Z">
              <w:r w:rsidRPr="007A4AFC" w:rsidDel="00744A71">
                <w:rPr>
                  <w:rFonts w:asciiTheme="majorHAnsi" w:hAnsiTheme="majorHAnsi" w:cstheme="majorHAnsi"/>
                  <w:color w:val="000000" w:themeColor="text1"/>
                  <w:szCs w:val="24"/>
                  <w:rPrChange w:id="18844"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845" w:author="Dr Mamadou SANOGO" w:date="2023-10-25T17:57:00Z"/>
          <w:rFonts w:asciiTheme="majorHAnsi" w:eastAsia="Calibri" w:hAnsiTheme="majorHAnsi" w:cstheme="majorHAnsi"/>
          <w:color w:val="000000" w:themeColor="text1"/>
          <w:szCs w:val="24"/>
          <w:lang w:eastAsia="en-US"/>
          <w:rPrChange w:id="18846" w:author="Dr Mamadou SANOGO" w:date="2023-10-25T18:15:00Z">
            <w:rPr>
              <w:del w:id="18847" w:author="Dr Mamadou SANOGO" w:date="2023-10-25T17:57:00Z"/>
              <w:rFonts w:asciiTheme="majorHAnsi" w:eastAsia="Calibri" w:hAnsiTheme="majorHAnsi" w:cstheme="majorHAnsi"/>
              <w:szCs w:val="24"/>
              <w:lang w:eastAsia="en-US"/>
            </w:rPr>
          </w:rPrChange>
        </w:rPr>
        <w:pPrChange w:id="18848"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849" w:author="Dr Mamadou SANOGO" w:date="2023-10-25T17:57:00Z"/>
          <w:b w:val="0"/>
          <w:color w:val="000000" w:themeColor="text1"/>
          <w:sz w:val="24"/>
          <w:szCs w:val="24"/>
          <w:rPrChange w:id="18850" w:author="Dr Mamadou SANOGO" w:date="2023-10-25T18:15:00Z">
            <w:rPr>
              <w:del w:id="18851" w:author="Dr Mamadou SANOGO" w:date="2023-10-25T17:57:00Z"/>
              <w:rFonts w:cs="Times New Roman"/>
              <w:b w:val="0"/>
              <w:color w:val="auto"/>
              <w:sz w:val="24"/>
              <w:szCs w:val="24"/>
            </w:rPr>
          </w:rPrChange>
        </w:rPr>
        <w:pPrChange w:id="18852" w:author="Dr Mamadou SANOGO" w:date="2023-10-25T17:57:00Z">
          <w:pPr>
            <w:pStyle w:val="Titre2"/>
            <w:numPr>
              <w:ilvl w:val="0"/>
              <w:numId w:val="22"/>
            </w:numPr>
            <w:ind w:left="720" w:hanging="360"/>
          </w:pPr>
        </w:pPrChange>
      </w:pPr>
      <w:bookmarkStart w:id="18853" w:name="_Toc95981779"/>
      <w:bookmarkStart w:id="18854" w:name="_Toc145944544"/>
      <w:del w:id="18855" w:author="Dr Mamadou SANOGO" w:date="2023-10-25T17:57:00Z">
        <w:r w:rsidRPr="007A4AFC" w:rsidDel="00744A71">
          <w:rPr>
            <w:color w:val="000000" w:themeColor="text1"/>
            <w:szCs w:val="24"/>
            <w:rPrChange w:id="18856" w:author="Dr Mamadou SANOGO" w:date="2023-10-25T18:15:00Z">
              <w:rPr>
                <w:color w:val="2E74B5" w:themeColor="accent1" w:themeShade="BF"/>
                <w:szCs w:val="24"/>
              </w:rPr>
            </w:rPrChange>
          </w:rPr>
          <w:delText>Matériel / Équipements :</w:delText>
        </w:r>
        <w:bookmarkEnd w:id="18853"/>
        <w:bookmarkEnd w:id="18854"/>
        <w:r w:rsidRPr="007A4AFC" w:rsidDel="00744A71">
          <w:rPr>
            <w:color w:val="000000" w:themeColor="text1"/>
            <w:szCs w:val="24"/>
            <w:rPrChange w:id="18857" w:author="Dr Mamadou SANOGO" w:date="2023-10-25T18:15:00Z">
              <w:rPr>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858" w:author="Dr Mamadou SANOGO" w:date="2023-10-25T17:57:00Z"/>
          <w:rFonts w:asciiTheme="majorHAnsi" w:eastAsia="Calibri" w:hAnsiTheme="majorHAnsi" w:cstheme="majorHAnsi"/>
          <w:color w:val="000000" w:themeColor="text1"/>
          <w:lang w:eastAsia="en-US"/>
          <w:rPrChange w:id="18859" w:author="Dr Mamadou SANOGO" w:date="2023-10-25T18:15:00Z">
            <w:rPr>
              <w:del w:id="18860" w:author="Dr Mamadou SANOGO" w:date="2023-10-25T17:57:00Z"/>
              <w:rFonts w:asciiTheme="majorHAnsi" w:eastAsia="Calibri" w:hAnsiTheme="majorHAnsi" w:cstheme="majorHAnsi"/>
              <w:lang w:eastAsia="en-US"/>
            </w:rPr>
          </w:rPrChange>
        </w:rPr>
        <w:pPrChange w:id="18861"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862"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863" w:author="Dr Mamadou SANOGO" w:date="2023-10-25T17:57:00Z"/>
                <w:rFonts w:asciiTheme="majorHAnsi" w:hAnsiTheme="majorHAnsi" w:cstheme="majorHAnsi"/>
                <w:b w:val="0"/>
                <w:color w:val="000000" w:themeColor="text1"/>
                <w:szCs w:val="24"/>
                <w:rPrChange w:id="18864" w:author="Dr Mamadou SANOGO" w:date="2023-10-25T18:15:00Z">
                  <w:rPr>
                    <w:del w:id="18865" w:author="Dr Mamadou SANOGO" w:date="2023-10-25T17:57:00Z"/>
                    <w:rFonts w:asciiTheme="majorHAnsi" w:hAnsiTheme="majorHAnsi" w:cstheme="majorHAnsi"/>
                    <w:b/>
                    <w:szCs w:val="24"/>
                  </w:rPr>
                </w:rPrChange>
              </w:rPr>
              <w:pPrChange w:id="18866" w:author="Dr Mamadou SANOGO" w:date="2023-10-25T17:57:00Z">
                <w:pPr>
                  <w:spacing w:line="240" w:lineRule="auto"/>
                </w:pPr>
              </w:pPrChange>
            </w:pPr>
            <w:del w:id="18867" w:author="Dr Mamadou SANOGO" w:date="2023-10-25T17:57:00Z">
              <w:r w:rsidRPr="007A4AFC" w:rsidDel="00744A71">
                <w:rPr>
                  <w:rFonts w:asciiTheme="majorHAnsi" w:hAnsiTheme="majorHAnsi" w:cstheme="majorHAnsi"/>
                  <w:b w:val="0"/>
                  <w:color w:val="000000" w:themeColor="text1"/>
                  <w:szCs w:val="24"/>
                  <w:rPrChange w:id="18868"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869" w:author="Dr Mamadou SANOGO" w:date="2023-10-25T17:57:00Z"/>
                <w:rFonts w:asciiTheme="majorHAnsi" w:hAnsiTheme="majorHAnsi" w:cstheme="majorHAnsi"/>
                <w:b w:val="0"/>
                <w:color w:val="000000" w:themeColor="text1"/>
                <w:szCs w:val="24"/>
                <w:rPrChange w:id="18870" w:author="Dr Mamadou SANOGO" w:date="2023-10-25T18:15:00Z">
                  <w:rPr>
                    <w:del w:id="18871" w:author="Dr Mamadou SANOGO" w:date="2023-10-25T17:57:00Z"/>
                    <w:rFonts w:asciiTheme="majorHAnsi" w:hAnsiTheme="majorHAnsi" w:cstheme="majorHAnsi"/>
                    <w:b/>
                    <w:szCs w:val="24"/>
                  </w:rPr>
                </w:rPrChange>
              </w:rPr>
              <w:pPrChange w:id="18872" w:author="Dr Mamadou SANOGO" w:date="2023-10-25T17:57:00Z">
                <w:pPr>
                  <w:spacing w:line="240" w:lineRule="auto"/>
                </w:pPr>
              </w:pPrChange>
            </w:pPr>
            <w:del w:id="18873" w:author="Dr Mamadou SANOGO" w:date="2023-10-25T17:57:00Z">
              <w:r w:rsidRPr="007A4AFC" w:rsidDel="00744A71">
                <w:rPr>
                  <w:rFonts w:asciiTheme="majorHAnsi" w:hAnsiTheme="majorHAnsi" w:cstheme="majorHAnsi"/>
                  <w:b w:val="0"/>
                  <w:color w:val="000000" w:themeColor="text1"/>
                  <w:szCs w:val="24"/>
                  <w:rPrChange w:id="18874"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875" w:author="Dr Mamadou SANOGO" w:date="2023-10-25T17:57:00Z"/>
                <w:rFonts w:asciiTheme="majorHAnsi" w:hAnsiTheme="majorHAnsi" w:cstheme="majorHAnsi"/>
                <w:b w:val="0"/>
                <w:color w:val="000000" w:themeColor="text1"/>
                <w:szCs w:val="24"/>
                <w:rPrChange w:id="18876" w:author="Dr Mamadou SANOGO" w:date="2023-10-25T18:15:00Z">
                  <w:rPr>
                    <w:del w:id="18877" w:author="Dr Mamadou SANOGO" w:date="2023-10-25T17:57:00Z"/>
                    <w:rFonts w:asciiTheme="majorHAnsi" w:hAnsiTheme="majorHAnsi" w:cstheme="majorHAnsi"/>
                    <w:b/>
                    <w:szCs w:val="24"/>
                  </w:rPr>
                </w:rPrChange>
              </w:rPr>
              <w:pPrChange w:id="18878" w:author="Dr Mamadou SANOGO" w:date="2023-10-25T17:57:00Z">
                <w:pPr>
                  <w:spacing w:line="240" w:lineRule="auto"/>
                  <w:jc w:val="center"/>
                </w:pPr>
              </w:pPrChange>
            </w:pPr>
            <w:del w:id="18879" w:author="Dr Mamadou SANOGO" w:date="2023-10-25T17:57:00Z">
              <w:r w:rsidRPr="007A4AFC" w:rsidDel="00744A71">
                <w:rPr>
                  <w:rFonts w:asciiTheme="majorHAnsi" w:hAnsiTheme="majorHAnsi" w:cstheme="majorHAnsi"/>
                  <w:b w:val="0"/>
                  <w:color w:val="000000" w:themeColor="text1"/>
                  <w:szCs w:val="24"/>
                  <w:rPrChange w:id="18880"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881" w:author="Dr Mamadou SANOGO" w:date="2023-10-25T17:57:00Z"/>
                <w:rFonts w:asciiTheme="majorHAnsi" w:hAnsiTheme="majorHAnsi" w:cstheme="majorHAnsi"/>
                <w:b w:val="0"/>
                <w:color w:val="000000" w:themeColor="text1"/>
                <w:szCs w:val="24"/>
                <w:rPrChange w:id="18882" w:author="Dr Mamadou SANOGO" w:date="2023-10-25T18:15:00Z">
                  <w:rPr>
                    <w:del w:id="18883" w:author="Dr Mamadou SANOGO" w:date="2023-10-25T17:57:00Z"/>
                    <w:rFonts w:asciiTheme="majorHAnsi" w:hAnsiTheme="majorHAnsi" w:cstheme="majorHAnsi"/>
                    <w:b/>
                    <w:szCs w:val="24"/>
                  </w:rPr>
                </w:rPrChange>
              </w:rPr>
              <w:pPrChange w:id="18884" w:author="Dr Mamadou SANOGO" w:date="2023-10-25T17:57:00Z">
                <w:pPr>
                  <w:spacing w:line="240" w:lineRule="auto"/>
                  <w:jc w:val="center"/>
                </w:pPr>
              </w:pPrChange>
            </w:pPr>
            <w:del w:id="18885" w:author="Dr Mamadou SANOGO" w:date="2023-10-25T17:57:00Z">
              <w:r w:rsidRPr="007A4AFC" w:rsidDel="00744A71">
                <w:rPr>
                  <w:rFonts w:asciiTheme="majorHAnsi" w:hAnsiTheme="majorHAnsi" w:cstheme="majorHAnsi"/>
                  <w:b w:val="0"/>
                  <w:color w:val="000000" w:themeColor="text1"/>
                  <w:szCs w:val="24"/>
                  <w:rPrChange w:id="18886"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887"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888" w:author="Dr Mamadou SANOGO" w:date="2023-10-25T17:57:00Z"/>
                <w:rFonts w:asciiTheme="majorHAnsi" w:hAnsiTheme="majorHAnsi" w:cstheme="majorHAnsi"/>
                <w:b w:val="0"/>
                <w:color w:val="000000" w:themeColor="text1"/>
                <w:szCs w:val="24"/>
                <w:rPrChange w:id="18889" w:author="Dr Mamadou SANOGO" w:date="2023-10-25T18:15:00Z">
                  <w:rPr>
                    <w:del w:id="18890" w:author="Dr Mamadou SANOGO" w:date="2023-10-25T17:57:00Z"/>
                    <w:rFonts w:asciiTheme="majorHAnsi" w:hAnsiTheme="majorHAnsi" w:cstheme="majorHAnsi"/>
                    <w:b/>
                    <w:szCs w:val="24"/>
                  </w:rPr>
                </w:rPrChange>
              </w:rPr>
              <w:pPrChange w:id="18891"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892" w:author="Dr Mamadou SANOGO" w:date="2023-10-25T17:57:00Z"/>
                <w:rFonts w:asciiTheme="majorHAnsi" w:hAnsiTheme="majorHAnsi" w:cstheme="majorHAnsi"/>
                <w:color w:val="000000" w:themeColor="text1"/>
                <w:szCs w:val="24"/>
                <w:rPrChange w:id="18893" w:author="Dr Mamadou SANOGO" w:date="2023-10-25T18:15:00Z">
                  <w:rPr>
                    <w:del w:id="18894" w:author="Dr Mamadou SANOGO" w:date="2023-10-25T17:57:00Z"/>
                    <w:rFonts w:asciiTheme="majorHAnsi" w:hAnsiTheme="majorHAnsi" w:cstheme="majorHAnsi"/>
                    <w:szCs w:val="24"/>
                  </w:rPr>
                </w:rPrChange>
              </w:rPr>
              <w:pPrChange w:id="18895" w:author="Dr Mamadou SANOGO" w:date="2023-10-25T17:57:00Z">
                <w:pPr>
                  <w:spacing w:line="240" w:lineRule="auto"/>
                </w:pPr>
              </w:pPrChange>
            </w:pPr>
            <w:del w:id="18896" w:author="Dr Mamadou SANOGO" w:date="2023-10-25T17:57:00Z">
              <w:r w:rsidRPr="007A4AFC" w:rsidDel="00744A71">
                <w:rPr>
                  <w:rFonts w:asciiTheme="majorHAnsi" w:hAnsiTheme="majorHAnsi" w:cstheme="majorHAnsi"/>
                  <w:color w:val="000000" w:themeColor="text1"/>
                  <w:szCs w:val="24"/>
                  <w:rPrChange w:id="18897"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898" w:author="Dr Mamadou SANOGO" w:date="2023-10-25T17:57:00Z"/>
                <w:rFonts w:asciiTheme="majorHAnsi" w:hAnsiTheme="majorHAnsi" w:cstheme="majorHAnsi"/>
                <w:color w:val="000000" w:themeColor="text1"/>
                <w:szCs w:val="24"/>
                <w:rPrChange w:id="18899" w:author="Dr Mamadou SANOGO" w:date="2023-10-25T18:15:00Z">
                  <w:rPr>
                    <w:del w:id="18900" w:author="Dr Mamadou SANOGO" w:date="2023-10-25T17:57:00Z"/>
                    <w:rFonts w:asciiTheme="majorHAnsi" w:hAnsiTheme="majorHAnsi" w:cstheme="majorHAnsi"/>
                    <w:szCs w:val="24"/>
                  </w:rPr>
                </w:rPrChange>
              </w:rPr>
              <w:pPrChange w:id="18901" w:author="Dr Mamadou SANOGO" w:date="2023-10-25T17:57:00Z">
                <w:pPr>
                  <w:spacing w:line="240" w:lineRule="auto"/>
                  <w:jc w:val="center"/>
                </w:pPr>
              </w:pPrChange>
            </w:pPr>
            <w:del w:id="18902" w:author="Dr Mamadou SANOGO" w:date="2023-10-25T17:57:00Z">
              <w:r w:rsidRPr="007A4AFC" w:rsidDel="00744A71">
                <w:rPr>
                  <w:rFonts w:asciiTheme="majorHAnsi" w:hAnsiTheme="majorHAnsi" w:cstheme="majorHAnsi"/>
                  <w:color w:val="000000" w:themeColor="text1"/>
                  <w:szCs w:val="24"/>
                  <w:rPrChange w:id="18903"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904" w:author="Dr Mamadou SANOGO" w:date="2023-10-25T17:57:00Z"/>
                <w:rFonts w:asciiTheme="majorHAnsi" w:hAnsiTheme="majorHAnsi" w:cstheme="majorHAnsi"/>
                <w:color w:val="000000" w:themeColor="text1"/>
                <w:szCs w:val="24"/>
                <w:rPrChange w:id="18905" w:author="Dr Mamadou SANOGO" w:date="2023-10-25T18:15:00Z">
                  <w:rPr>
                    <w:del w:id="18906" w:author="Dr Mamadou SANOGO" w:date="2023-10-25T17:57:00Z"/>
                    <w:rFonts w:asciiTheme="majorHAnsi" w:hAnsiTheme="majorHAnsi" w:cstheme="majorHAnsi"/>
                    <w:szCs w:val="24"/>
                  </w:rPr>
                </w:rPrChange>
              </w:rPr>
              <w:pPrChange w:id="18907" w:author="Dr Mamadou SANOGO" w:date="2023-10-25T17:57:00Z">
                <w:pPr>
                  <w:spacing w:line="240" w:lineRule="auto"/>
                  <w:jc w:val="center"/>
                </w:pPr>
              </w:pPrChange>
            </w:pPr>
            <w:del w:id="18908" w:author="Dr Mamadou SANOGO" w:date="2023-10-25T17:57:00Z">
              <w:r w:rsidRPr="007A4AFC" w:rsidDel="00744A71">
                <w:rPr>
                  <w:rFonts w:asciiTheme="majorHAnsi" w:hAnsiTheme="majorHAnsi" w:cstheme="majorHAnsi"/>
                  <w:color w:val="000000" w:themeColor="text1"/>
                  <w:szCs w:val="24"/>
                  <w:rPrChange w:id="18909"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910"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911" w:author="Dr Mamadou SANOGO" w:date="2023-10-25T17:57:00Z"/>
                <w:rFonts w:asciiTheme="majorHAnsi" w:hAnsiTheme="majorHAnsi" w:cstheme="majorHAnsi"/>
                <w:b w:val="0"/>
                <w:color w:val="000000" w:themeColor="text1"/>
                <w:szCs w:val="24"/>
                <w:rPrChange w:id="18912" w:author="Dr Mamadou SANOGO" w:date="2023-10-25T18:15:00Z">
                  <w:rPr>
                    <w:del w:id="18913" w:author="Dr Mamadou SANOGO" w:date="2023-10-25T17:57:00Z"/>
                    <w:rFonts w:asciiTheme="majorHAnsi" w:hAnsiTheme="majorHAnsi" w:cstheme="majorHAnsi"/>
                    <w:b/>
                    <w:szCs w:val="24"/>
                  </w:rPr>
                </w:rPrChange>
              </w:rPr>
              <w:pPrChange w:id="18914"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915" w:author="Dr Mamadou SANOGO" w:date="2023-10-25T17:57:00Z"/>
                <w:rFonts w:asciiTheme="majorHAnsi" w:hAnsiTheme="majorHAnsi" w:cstheme="majorHAnsi"/>
                <w:color w:val="000000" w:themeColor="text1"/>
                <w:szCs w:val="24"/>
                <w:rPrChange w:id="18916" w:author="Dr Mamadou SANOGO" w:date="2023-10-25T18:15:00Z">
                  <w:rPr>
                    <w:del w:id="18917" w:author="Dr Mamadou SANOGO" w:date="2023-10-25T17:57:00Z"/>
                    <w:rFonts w:asciiTheme="majorHAnsi" w:hAnsiTheme="majorHAnsi" w:cstheme="majorHAnsi"/>
                    <w:szCs w:val="24"/>
                  </w:rPr>
                </w:rPrChange>
              </w:rPr>
              <w:pPrChange w:id="18918" w:author="Dr Mamadou SANOGO" w:date="2023-10-25T17:57:00Z">
                <w:pPr>
                  <w:spacing w:line="240" w:lineRule="auto"/>
                </w:pPr>
              </w:pPrChange>
            </w:pPr>
            <w:del w:id="18919" w:author="Dr Mamadou SANOGO" w:date="2023-10-25T17:57:00Z">
              <w:r w:rsidRPr="007A4AFC" w:rsidDel="00744A71">
                <w:rPr>
                  <w:rFonts w:asciiTheme="majorHAnsi" w:hAnsiTheme="majorHAnsi" w:cstheme="majorHAnsi"/>
                  <w:color w:val="000000" w:themeColor="text1"/>
                  <w:szCs w:val="24"/>
                  <w:rPrChange w:id="18920"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921" w:author="Dr Mamadou SANOGO" w:date="2023-10-25T17:57:00Z"/>
                <w:rFonts w:asciiTheme="majorHAnsi" w:hAnsiTheme="majorHAnsi" w:cstheme="majorHAnsi"/>
                <w:color w:val="000000" w:themeColor="text1"/>
                <w:szCs w:val="24"/>
                <w:rPrChange w:id="18922" w:author="Dr Mamadou SANOGO" w:date="2023-10-25T18:15:00Z">
                  <w:rPr>
                    <w:del w:id="18923" w:author="Dr Mamadou SANOGO" w:date="2023-10-25T17:57:00Z"/>
                    <w:rFonts w:asciiTheme="majorHAnsi" w:hAnsiTheme="majorHAnsi" w:cstheme="majorHAnsi"/>
                    <w:szCs w:val="24"/>
                  </w:rPr>
                </w:rPrChange>
              </w:rPr>
              <w:pPrChange w:id="18924" w:author="Dr Mamadou SANOGO" w:date="2023-10-25T17:57:00Z">
                <w:pPr>
                  <w:spacing w:line="240" w:lineRule="auto"/>
                  <w:jc w:val="center"/>
                </w:pPr>
              </w:pPrChange>
            </w:pPr>
            <w:del w:id="18925" w:author="Dr Mamadou SANOGO" w:date="2023-10-25T17:57:00Z">
              <w:r w:rsidRPr="007A4AFC" w:rsidDel="00744A71">
                <w:rPr>
                  <w:rFonts w:asciiTheme="majorHAnsi" w:hAnsiTheme="majorHAnsi" w:cstheme="majorHAnsi"/>
                  <w:color w:val="000000" w:themeColor="text1"/>
                  <w:szCs w:val="24"/>
                  <w:rPrChange w:id="18926"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927" w:author="Dr Mamadou SANOGO" w:date="2023-10-25T17:57:00Z"/>
                <w:rFonts w:asciiTheme="majorHAnsi" w:hAnsiTheme="majorHAnsi" w:cstheme="majorHAnsi"/>
                <w:color w:val="000000" w:themeColor="text1"/>
                <w:szCs w:val="24"/>
                <w:rPrChange w:id="18928" w:author="Dr Mamadou SANOGO" w:date="2023-10-25T18:15:00Z">
                  <w:rPr>
                    <w:del w:id="18929" w:author="Dr Mamadou SANOGO" w:date="2023-10-25T17:57:00Z"/>
                    <w:rFonts w:asciiTheme="majorHAnsi" w:hAnsiTheme="majorHAnsi" w:cstheme="majorHAnsi"/>
                    <w:szCs w:val="24"/>
                  </w:rPr>
                </w:rPrChange>
              </w:rPr>
              <w:pPrChange w:id="18930" w:author="Dr Mamadou SANOGO" w:date="2023-10-25T17:57:00Z">
                <w:pPr>
                  <w:spacing w:line="240" w:lineRule="auto"/>
                  <w:jc w:val="center"/>
                </w:pPr>
              </w:pPrChange>
            </w:pPr>
            <w:del w:id="18931" w:author="Dr Mamadou SANOGO" w:date="2023-10-25T17:57:00Z">
              <w:r w:rsidRPr="007A4AFC" w:rsidDel="00744A71">
                <w:rPr>
                  <w:rFonts w:asciiTheme="majorHAnsi" w:hAnsiTheme="majorHAnsi" w:cstheme="majorHAnsi"/>
                  <w:color w:val="000000" w:themeColor="text1"/>
                  <w:szCs w:val="24"/>
                  <w:rPrChange w:id="18932"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933"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934" w:author="Dr Mamadou SANOGO" w:date="2023-10-25T17:57:00Z"/>
                <w:rFonts w:asciiTheme="majorHAnsi" w:hAnsiTheme="majorHAnsi" w:cstheme="majorHAnsi"/>
                <w:b w:val="0"/>
                <w:color w:val="000000" w:themeColor="text1"/>
                <w:szCs w:val="24"/>
                <w:rPrChange w:id="18935" w:author="Dr Mamadou SANOGO" w:date="2023-10-25T18:15:00Z">
                  <w:rPr>
                    <w:del w:id="18936" w:author="Dr Mamadou SANOGO" w:date="2023-10-25T17:57:00Z"/>
                    <w:rFonts w:asciiTheme="majorHAnsi" w:hAnsiTheme="majorHAnsi" w:cstheme="majorHAnsi"/>
                    <w:b/>
                    <w:szCs w:val="24"/>
                  </w:rPr>
                </w:rPrChange>
              </w:rPr>
              <w:pPrChange w:id="18937"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938" w:author="Dr Mamadou SANOGO" w:date="2023-10-25T17:57:00Z"/>
                <w:rFonts w:asciiTheme="majorHAnsi" w:hAnsiTheme="majorHAnsi" w:cstheme="majorHAnsi"/>
                <w:color w:val="000000" w:themeColor="text1"/>
                <w:szCs w:val="24"/>
                <w:rPrChange w:id="18939" w:author="Dr Mamadou SANOGO" w:date="2023-10-25T18:15:00Z">
                  <w:rPr>
                    <w:del w:id="18940" w:author="Dr Mamadou SANOGO" w:date="2023-10-25T17:57:00Z"/>
                    <w:rFonts w:asciiTheme="majorHAnsi" w:hAnsiTheme="majorHAnsi" w:cstheme="majorHAnsi"/>
                    <w:szCs w:val="24"/>
                  </w:rPr>
                </w:rPrChange>
              </w:rPr>
              <w:pPrChange w:id="18941" w:author="Dr Mamadou SANOGO" w:date="2023-10-25T17:57:00Z">
                <w:pPr>
                  <w:spacing w:line="240" w:lineRule="auto"/>
                </w:pPr>
              </w:pPrChange>
            </w:pPr>
            <w:del w:id="18942" w:author="Dr Mamadou SANOGO" w:date="2023-10-25T17:57:00Z">
              <w:r w:rsidRPr="007A4AFC" w:rsidDel="00744A71">
                <w:rPr>
                  <w:rFonts w:asciiTheme="majorHAnsi" w:hAnsiTheme="majorHAnsi" w:cstheme="majorHAnsi"/>
                  <w:color w:val="000000" w:themeColor="text1"/>
                  <w:szCs w:val="24"/>
                  <w:rPrChange w:id="18943"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944" w:author="Dr Mamadou SANOGO" w:date="2023-10-25T17:57:00Z"/>
                <w:rFonts w:asciiTheme="majorHAnsi" w:hAnsiTheme="majorHAnsi" w:cstheme="majorHAnsi"/>
                <w:color w:val="000000" w:themeColor="text1"/>
                <w:szCs w:val="24"/>
                <w:rPrChange w:id="18945" w:author="Dr Mamadou SANOGO" w:date="2023-10-25T18:15:00Z">
                  <w:rPr>
                    <w:del w:id="18946" w:author="Dr Mamadou SANOGO" w:date="2023-10-25T17:57:00Z"/>
                    <w:rFonts w:asciiTheme="majorHAnsi" w:hAnsiTheme="majorHAnsi" w:cstheme="majorHAnsi"/>
                    <w:szCs w:val="24"/>
                  </w:rPr>
                </w:rPrChange>
              </w:rPr>
              <w:pPrChange w:id="18947" w:author="Dr Mamadou SANOGO" w:date="2023-10-25T17:57:00Z">
                <w:pPr>
                  <w:spacing w:line="240" w:lineRule="auto"/>
                  <w:jc w:val="center"/>
                </w:pPr>
              </w:pPrChange>
            </w:pPr>
            <w:del w:id="18948" w:author="Dr Mamadou SANOGO" w:date="2023-10-25T17:57:00Z">
              <w:r w:rsidRPr="007A4AFC" w:rsidDel="00744A71">
                <w:rPr>
                  <w:rFonts w:asciiTheme="majorHAnsi" w:hAnsiTheme="majorHAnsi" w:cstheme="majorHAnsi"/>
                  <w:color w:val="000000" w:themeColor="text1"/>
                  <w:szCs w:val="24"/>
                  <w:rPrChange w:id="18949"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950" w:author="Dr Mamadou SANOGO" w:date="2023-10-25T17:57:00Z"/>
                <w:rFonts w:asciiTheme="majorHAnsi" w:hAnsiTheme="majorHAnsi" w:cstheme="majorHAnsi"/>
                <w:color w:val="000000" w:themeColor="text1"/>
                <w:szCs w:val="24"/>
                <w:rPrChange w:id="18951" w:author="Dr Mamadou SANOGO" w:date="2023-10-25T18:15:00Z">
                  <w:rPr>
                    <w:del w:id="18952" w:author="Dr Mamadou SANOGO" w:date="2023-10-25T17:57:00Z"/>
                    <w:rFonts w:asciiTheme="majorHAnsi" w:hAnsiTheme="majorHAnsi" w:cstheme="majorHAnsi"/>
                    <w:szCs w:val="24"/>
                  </w:rPr>
                </w:rPrChange>
              </w:rPr>
              <w:pPrChange w:id="18953" w:author="Dr Mamadou SANOGO" w:date="2023-10-25T17:57:00Z">
                <w:pPr>
                  <w:spacing w:line="240" w:lineRule="auto"/>
                  <w:jc w:val="center"/>
                </w:pPr>
              </w:pPrChange>
            </w:pPr>
            <w:del w:id="18954" w:author="Dr Mamadou SANOGO" w:date="2023-10-25T17:57:00Z">
              <w:r w:rsidRPr="007A4AFC" w:rsidDel="00744A71">
                <w:rPr>
                  <w:rFonts w:asciiTheme="majorHAnsi" w:hAnsiTheme="majorHAnsi" w:cstheme="majorHAnsi"/>
                  <w:color w:val="000000" w:themeColor="text1"/>
                  <w:szCs w:val="24"/>
                  <w:rPrChange w:id="18955"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956"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957" w:author="Dr Mamadou SANOGO" w:date="2023-10-25T17:57:00Z"/>
                <w:rFonts w:asciiTheme="majorHAnsi" w:hAnsiTheme="majorHAnsi" w:cstheme="majorHAnsi"/>
                <w:b w:val="0"/>
                <w:color w:val="000000" w:themeColor="text1"/>
                <w:szCs w:val="24"/>
                <w:rPrChange w:id="18958" w:author="Dr Mamadou SANOGO" w:date="2023-10-25T18:15:00Z">
                  <w:rPr>
                    <w:del w:id="18959" w:author="Dr Mamadou SANOGO" w:date="2023-10-25T17:57:00Z"/>
                    <w:rFonts w:asciiTheme="majorHAnsi" w:hAnsiTheme="majorHAnsi" w:cstheme="majorHAnsi"/>
                    <w:b/>
                    <w:szCs w:val="24"/>
                  </w:rPr>
                </w:rPrChange>
              </w:rPr>
              <w:pPrChange w:id="18960"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961" w:author="Dr Mamadou SANOGO" w:date="2023-10-25T17:57:00Z"/>
                <w:rFonts w:asciiTheme="majorHAnsi" w:hAnsiTheme="majorHAnsi" w:cstheme="majorHAnsi"/>
                <w:color w:val="000000" w:themeColor="text1"/>
                <w:szCs w:val="24"/>
                <w:rPrChange w:id="18962" w:author="Dr Mamadou SANOGO" w:date="2023-10-25T18:15:00Z">
                  <w:rPr>
                    <w:del w:id="18963" w:author="Dr Mamadou SANOGO" w:date="2023-10-25T17:57:00Z"/>
                    <w:rFonts w:asciiTheme="majorHAnsi" w:hAnsiTheme="majorHAnsi" w:cstheme="majorHAnsi"/>
                    <w:szCs w:val="24"/>
                  </w:rPr>
                </w:rPrChange>
              </w:rPr>
              <w:pPrChange w:id="18964" w:author="Dr Mamadou SANOGO" w:date="2023-10-25T17:57:00Z">
                <w:pPr>
                  <w:spacing w:line="240" w:lineRule="auto"/>
                </w:pPr>
              </w:pPrChange>
            </w:pPr>
            <w:del w:id="18965" w:author="Dr Mamadou SANOGO" w:date="2023-10-25T17:57:00Z">
              <w:r w:rsidRPr="007A4AFC" w:rsidDel="00744A71">
                <w:rPr>
                  <w:rFonts w:asciiTheme="majorHAnsi" w:hAnsiTheme="majorHAnsi" w:cstheme="majorHAnsi"/>
                  <w:color w:val="000000" w:themeColor="text1"/>
                  <w:szCs w:val="24"/>
                  <w:rPrChange w:id="18966"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967" w:author="Dr Mamadou SANOGO" w:date="2023-10-25T17:57:00Z"/>
                <w:rFonts w:asciiTheme="majorHAnsi" w:hAnsiTheme="majorHAnsi" w:cstheme="majorHAnsi"/>
                <w:color w:val="000000" w:themeColor="text1"/>
                <w:szCs w:val="24"/>
                <w:rPrChange w:id="18968" w:author="Dr Mamadou SANOGO" w:date="2023-10-25T18:15:00Z">
                  <w:rPr>
                    <w:del w:id="18969" w:author="Dr Mamadou SANOGO" w:date="2023-10-25T17:57:00Z"/>
                    <w:rFonts w:asciiTheme="majorHAnsi" w:hAnsiTheme="majorHAnsi" w:cstheme="majorHAnsi"/>
                    <w:szCs w:val="24"/>
                  </w:rPr>
                </w:rPrChange>
              </w:rPr>
              <w:pPrChange w:id="18970" w:author="Dr Mamadou SANOGO" w:date="2023-10-25T17:57:00Z">
                <w:pPr>
                  <w:spacing w:line="240" w:lineRule="auto"/>
                  <w:jc w:val="center"/>
                </w:pPr>
              </w:pPrChange>
            </w:pPr>
            <w:del w:id="18971" w:author="Dr Mamadou SANOGO" w:date="2023-10-25T17:57:00Z">
              <w:r w:rsidRPr="007A4AFC" w:rsidDel="00744A71">
                <w:rPr>
                  <w:rFonts w:asciiTheme="majorHAnsi" w:hAnsiTheme="majorHAnsi" w:cstheme="majorHAnsi"/>
                  <w:color w:val="000000" w:themeColor="text1"/>
                  <w:szCs w:val="24"/>
                  <w:rPrChange w:id="18972"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973" w:author="Dr Mamadou SANOGO" w:date="2023-10-25T17:57:00Z"/>
                <w:rFonts w:asciiTheme="majorHAnsi" w:hAnsiTheme="majorHAnsi" w:cstheme="majorHAnsi"/>
                <w:color w:val="000000" w:themeColor="text1"/>
                <w:szCs w:val="24"/>
                <w:rPrChange w:id="18974" w:author="Dr Mamadou SANOGO" w:date="2023-10-25T18:15:00Z">
                  <w:rPr>
                    <w:del w:id="18975" w:author="Dr Mamadou SANOGO" w:date="2023-10-25T17:57:00Z"/>
                    <w:rFonts w:asciiTheme="majorHAnsi" w:hAnsiTheme="majorHAnsi" w:cstheme="majorHAnsi"/>
                    <w:szCs w:val="24"/>
                  </w:rPr>
                </w:rPrChange>
              </w:rPr>
              <w:pPrChange w:id="18976" w:author="Dr Mamadou SANOGO" w:date="2023-10-25T17:57:00Z">
                <w:pPr>
                  <w:spacing w:line="240" w:lineRule="auto"/>
                  <w:jc w:val="center"/>
                </w:pPr>
              </w:pPrChange>
            </w:pPr>
            <w:del w:id="18977" w:author="Dr Mamadou SANOGO" w:date="2023-10-25T17:57:00Z">
              <w:r w:rsidRPr="007A4AFC" w:rsidDel="00744A71">
                <w:rPr>
                  <w:rFonts w:asciiTheme="majorHAnsi" w:hAnsiTheme="majorHAnsi" w:cstheme="majorHAnsi"/>
                  <w:color w:val="000000" w:themeColor="text1"/>
                  <w:szCs w:val="24"/>
                  <w:rPrChange w:id="18978"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979"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980" w:author="Dr Mamadou SANOGO" w:date="2023-10-25T17:57:00Z"/>
                <w:rFonts w:asciiTheme="majorHAnsi" w:hAnsiTheme="majorHAnsi" w:cstheme="majorHAnsi"/>
                <w:b w:val="0"/>
                <w:color w:val="000000" w:themeColor="text1"/>
                <w:szCs w:val="24"/>
                <w:rPrChange w:id="18981" w:author="Dr Mamadou SANOGO" w:date="2023-10-25T18:15:00Z">
                  <w:rPr>
                    <w:del w:id="18982" w:author="Dr Mamadou SANOGO" w:date="2023-10-25T17:57:00Z"/>
                    <w:rFonts w:asciiTheme="majorHAnsi" w:hAnsiTheme="majorHAnsi" w:cstheme="majorHAnsi"/>
                    <w:b/>
                    <w:szCs w:val="24"/>
                  </w:rPr>
                </w:rPrChange>
              </w:rPr>
              <w:pPrChange w:id="18983"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984" w:author="Dr Mamadou SANOGO" w:date="2023-10-25T17:57:00Z"/>
                <w:rFonts w:asciiTheme="majorHAnsi" w:hAnsiTheme="majorHAnsi" w:cstheme="majorHAnsi"/>
                <w:color w:val="000000" w:themeColor="text1"/>
                <w:szCs w:val="24"/>
                <w:rPrChange w:id="18985" w:author="Dr Mamadou SANOGO" w:date="2023-10-25T18:15:00Z">
                  <w:rPr>
                    <w:del w:id="18986" w:author="Dr Mamadou SANOGO" w:date="2023-10-25T17:57:00Z"/>
                    <w:rFonts w:asciiTheme="majorHAnsi" w:hAnsiTheme="majorHAnsi" w:cstheme="majorHAnsi"/>
                    <w:szCs w:val="24"/>
                  </w:rPr>
                </w:rPrChange>
              </w:rPr>
              <w:pPrChange w:id="18987" w:author="Dr Mamadou SANOGO" w:date="2023-10-25T17:57:00Z">
                <w:pPr>
                  <w:spacing w:line="240" w:lineRule="auto"/>
                </w:pPr>
              </w:pPrChange>
            </w:pPr>
            <w:del w:id="18988" w:author="Dr Mamadou SANOGO" w:date="2023-10-25T17:57:00Z">
              <w:r w:rsidRPr="007A4AFC" w:rsidDel="00744A71">
                <w:rPr>
                  <w:rFonts w:asciiTheme="majorHAnsi" w:hAnsiTheme="majorHAnsi" w:cstheme="majorHAnsi"/>
                  <w:color w:val="000000" w:themeColor="text1"/>
                  <w:szCs w:val="24"/>
                  <w:rPrChange w:id="18989"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990" w:author="Dr Mamadou SANOGO" w:date="2023-10-25T17:57:00Z"/>
                <w:rFonts w:asciiTheme="majorHAnsi" w:hAnsiTheme="majorHAnsi" w:cstheme="majorHAnsi"/>
                <w:color w:val="000000" w:themeColor="text1"/>
                <w:szCs w:val="24"/>
                <w:rPrChange w:id="18991" w:author="Dr Mamadou SANOGO" w:date="2023-10-25T18:15:00Z">
                  <w:rPr>
                    <w:del w:id="18992" w:author="Dr Mamadou SANOGO" w:date="2023-10-25T17:57:00Z"/>
                    <w:rFonts w:asciiTheme="majorHAnsi" w:hAnsiTheme="majorHAnsi" w:cstheme="majorHAnsi"/>
                    <w:szCs w:val="24"/>
                  </w:rPr>
                </w:rPrChange>
              </w:rPr>
              <w:pPrChange w:id="18993" w:author="Dr Mamadou SANOGO" w:date="2023-10-25T17:57:00Z">
                <w:pPr>
                  <w:spacing w:line="240" w:lineRule="auto"/>
                  <w:jc w:val="center"/>
                </w:pPr>
              </w:pPrChange>
            </w:pPr>
            <w:del w:id="18994" w:author="Dr Mamadou SANOGO" w:date="2023-10-25T17:57:00Z">
              <w:r w:rsidRPr="007A4AFC" w:rsidDel="00744A71">
                <w:rPr>
                  <w:rFonts w:asciiTheme="majorHAnsi" w:hAnsiTheme="majorHAnsi" w:cstheme="majorHAnsi"/>
                  <w:color w:val="000000" w:themeColor="text1"/>
                  <w:szCs w:val="24"/>
                  <w:rPrChange w:id="18995"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996" w:author="Dr Mamadou SANOGO" w:date="2023-10-25T17:57:00Z"/>
                <w:rFonts w:asciiTheme="majorHAnsi" w:hAnsiTheme="majorHAnsi" w:cstheme="majorHAnsi"/>
                <w:color w:val="000000" w:themeColor="text1"/>
                <w:szCs w:val="24"/>
                <w:rPrChange w:id="18997" w:author="Dr Mamadou SANOGO" w:date="2023-10-25T18:15:00Z">
                  <w:rPr>
                    <w:del w:id="18998" w:author="Dr Mamadou SANOGO" w:date="2023-10-25T17:57:00Z"/>
                    <w:rFonts w:asciiTheme="majorHAnsi" w:hAnsiTheme="majorHAnsi" w:cstheme="majorHAnsi"/>
                    <w:szCs w:val="24"/>
                  </w:rPr>
                </w:rPrChange>
              </w:rPr>
              <w:pPrChange w:id="18999" w:author="Dr Mamadou SANOGO" w:date="2023-10-25T17:57:00Z">
                <w:pPr>
                  <w:spacing w:line="240" w:lineRule="auto"/>
                  <w:jc w:val="center"/>
                </w:pPr>
              </w:pPrChange>
            </w:pPr>
            <w:del w:id="19000" w:author="Dr Mamadou SANOGO" w:date="2023-10-25T17:57:00Z">
              <w:r w:rsidRPr="007A4AFC" w:rsidDel="00744A71">
                <w:rPr>
                  <w:rFonts w:asciiTheme="majorHAnsi" w:hAnsiTheme="majorHAnsi" w:cstheme="majorHAnsi"/>
                  <w:color w:val="000000" w:themeColor="text1"/>
                  <w:szCs w:val="24"/>
                  <w:rPrChange w:id="19001"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9002"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9003" w:author="Dr Mamadou SANOGO" w:date="2023-10-25T17:57:00Z"/>
                <w:rFonts w:asciiTheme="majorHAnsi" w:hAnsiTheme="majorHAnsi" w:cstheme="majorHAnsi"/>
                <w:b w:val="0"/>
                <w:color w:val="000000" w:themeColor="text1"/>
                <w:szCs w:val="24"/>
                <w:rPrChange w:id="19004" w:author="Dr Mamadou SANOGO" w:date="2023-10-25T18:15:00Z">
                  <w:rPr>
                    <w:del w:id="19005" w:author="Dr Mamadou SANOGO" w:date="2023-10-25T17:57:00Z"/>
                    <w:rFonts w:asciiTheme="majorHAnsi" w:hAnsiTheme="majorHAnsi" w:cstheme="majorHAnsi"/>
                    <w:b/>
                    <w:szCs w:val="24"/>
                  </w:rPr>
                </w:rPrChange>
              </w:rPr>
              <w:pPrChange w:id="19006"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9007" w:author="Dr Mamadou SANOGO" w:date="2023-10-25T17:57:00Z"/>
                <w:rFonts w:asciiTheme="majorHAnsi" w:hAnsiTheme="majorHAnsi" w:cstheme="majorHAnsi"/>
                <w:color w:val="000000" w:themeColor="text1"/>
                <w:szCs w:val="24"/>
                <w:rPrChange w:id="19008" w:author="Dr Mamadou SANOGO" w:date="2023-10-25T18:15:00Z">
                  <w:rPr>
                    <w:del w:id="19009" w:author="Dr Mamadou SANOGO" w:date="2023-10-25T17:57:00Z"/>
                    <w:rFonts w:asciiTheme="majorHAnsi" w:hAnsiTheme="majorHAnsi" w:cstheme="majorHAnsi"/>
                    <w:szCs w:val="24"/>
                  </w:rPr>
                </w:rPrChange>
              </w:rPr>
              <w:pPrChange w:id="19010" w:author="Dr Mamadou SANOGO" w:date="2023-10-25T17:57:00Z">
                <w:pPr>
                  <w:spacing w:line="240" w:lineRule="auto"/>
                </w:pPr>
              </w:pPrChange>
            </w:pPr>
            <w:del w:id="19011" w:author="Dr Mamadou SANOGO" w:date="2023-10-25T17:57:00Z">
              <w:r w:rsidRPr="007A4AFC" w:rsidDel="00744A71">
                <w:rPr>
                  <w:rFonts w:asciiTheme="majorHAnsi" w:hAnsiTheme="majorHAnsi" w:cstheme="majorHAnsi"/>
                  <w:color w:val="000000" w:themeColor="text1"/>
                  <w:szCs w:val="24"/>
                  <w:rPrChange w:id="19012"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9013" w:author="Dr Mamadou SANOGO" w:date="2023-10-25T17:57:00Z"/>
                <w:rFonts w:asciiTheme="majorHAnsi" w:hAnsiTheme="majorHAnsi" w:cstheme="majorHAnsi"/>
                <w:color w:val="000000" w:themeColor="text1"/>
                <w:szCs w:val="24"/>
                <w:rPrChange w:id="19014" w:author="Dr Mamadou SANOGO" w:date="2023-10-25T18:15:00Z">
                  <w:rPr>
                    <w:del w:id="19015" w:author="Dr Mamadou SANOGO" w:date="2023-10-25T17:57:00Z"/>
                    <w:rFonts w:asciiTheme="majorHAnsi" w:hAnsiTheme="majorHAnsi" w:cstheme="majorHAnsi"/>
                    <w:szCs w:val="24"/>
                  </w:rPr>
                </w:rPrChange>
              </w:rPr>
              <w:pPrChange w:id="19016" w:author="Dr Mamadou SANOGO" w:date="2023-10-25T17:57:00Z">
                <w:pPr>
                  <w:spacing w:line="240" w:lineRule="auto"/>
                  <w:jc w:val="center"/>
                </w:pPr>
              </w:pPrChange>
            </w:pPr>
            <w:del w:id="19017" w:author="Dr Mamadou SANOGO" w:date="2023-10-25T17:57:00Z">
              <w:r w:rsidRPr="007A4AFC" w:rsidDel="00744A71">
                <w:rPr>
                  <w:rFonts w:asciiTheme="majorHAnsi" w:hAnsiTheme="majorHAnsi" w:cstheme="majorHAnsi"/>
                  <w:color w:val="000000" w:themeColor="text1"/>
                  <w:szCs w:val="24"/>
                  <w:rPrChange w:id="19018"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9019" w:author="Dr Mamadou SANOGO" w:date="2023-10-25T17:57:00Z"/>
                <w:rFonts w:asciiTheme="majorHAnsi" w:hAnsiTheme="majorHAnsi" w:cstheme="majorHAnsi"/>
                <w:color w:val="000000" w:themeColor="text1"/>
                <w:szCs w:val="24"/>
                <w:rPrChange w:id="19020" w:author="Dr Mamadou SANOGO" w:date="2023-10-25T18:15:00Z">
                  <w:rPr>
                    <w:del w:id="19021" w:author="Dr Mamadou SANOGO" w:date="2023-10-25T17:57:00Z"/>
                    <w:rFonts w:asciiTheme="majorHAnsi" w:hAnsiTheme="majorHAnsi" w:cstheme="majorHAnsi"/>
                    <w:szCs w:val="24"/>
                  </w:rPr>
                </w:rPrChange>
              </w:rPr>
              <w:pPrChange w:id="19022" w:author="Dr Mamadou SANOGO" w:date="2023-10-25T17:57:00Z">
                <w:pPr>
                  <w:spacing w:line="240" w:lineRule="auto"/>
                  <w:jc w:val="center"/>
                </w:pPr>
              </w:pPrChange>
            </w:pPr>
            <w:del w:id="19023" w:author="Dr Mamadou SANOGO" w:date="2023-10-25T17:57:00Z">
              <w:r w:rsidRPr="007A4AFC" w:rsidDel="00744A71">
                <w:rPr>
                  <w:rFonts w:asciiTheme="majorHAnsi" w:hAnsiTheme="majorHAnsi" w:cstheme="majorHAnsi"/>
                  <w:color w:val="000000" w:themeColor="text1"/>
                  <w:szCs w:val="24"/>
                  <w:rPrChange w:id="19024"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9025"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9026" w:author="Dr Mamadou SANOGO" w:date="2023-10-25T17:57:00Z"/>
                <w:rFonts w:asciiTheme="majorHAnsi" w:hAnsiTheme="majorHAnsi" w:cstheme="majorHAnsi"/>
                <w:b w:val="0"/>
                <w:color w:val="000000" w:themeColor="text1"/>
                <w:szCs w:val="24"/>
                <w:rPrChange w:id="19027" w:author="Dr Mamadou SANOGO" w:date="2023-10-25T18:15:00Z">
                  <w:rPr>
                    <w:del w:id="19028" w:author="Dr Mamadou SANOGO" w:date="2023-10-25T17:57:00Z"/>
                    <w:rFonts w:asciiTheme="majorHAnsi" w:hAnsiTheme="majorHAnsi" w:cstheme="majorHAnsi"/>
                    <w:b/>
                    <w:szCs w:val="24"/>
                  </w:rPr>
                </w:rPrChange>
              </w:rPr>
              <w:pPrChange w:id="19029"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9030" w:author="Dr Mamadou SANOGO" w:date="2023-10-25T17:57:00Z"/>
                <w:rFonts w:asciiTheme="majorHAnsi" w:hAnsiTheme="majorHAnsi" w:cstheme="majorHAnsi"/>
                <w:color w:val="000000" w:themeColor="text1"/>
                <w:szCs w:val="24"/>
                <w:rPrChange w:id="19031" w:author="Dr Mamadou SANOGO" w:date="2023-10-25T18:15:00Z">
                  <w:rPr>
                    <w:del w:id="19032" w:author="Dr Mamadou SANOGO" w:date="2023-10-25T17:57:00Z"/>
                    <w:rFonts w:asciiTheme="majorHAnsi" w:hAnsiTheme="majorHAnsi" w:cstheme="majorHAnsi"/>
                    <w:szCs w:val="24"/>
                  </w:rPr>
                </w:rPrChange>
              </w:rPr>
              <w:pPrChange w:id="19033" w:author="Dr Mamadou SANOGO" w:date="2023-10-25T17:57:00Z">
                <w:pPr>
                  <w:spacing w:line="240" w:lineRule="auto"/>
                </w:pPr>
              </w:pPrChange>
            </w:pPr>
            <w:del w:id="19034" w:author="Dr Mamadou SANOGO" w:date="2023-10-25T17:57:00Z">
              <w:r w:rsidRPr="007A4AFC" w:rsidDel="00744A71">
                <w:rPr>
                  <w:rFonts w:asciiTheme="majorHAnsi" w:hAnsiTheme="majorHAnsi" w:cstheme="majorHAnsi"/>
                  <w:color w:val="000000" w:themeColor="text1"/>
                  <w:szCs w:val="24"/>
                  <w:rPrChange w:id="19035"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9036" w:author="Dr Mamadou SANOGO" w:date="2023-10-25T17:57:00Z"/>
                <w:rFonts w:asciiTheme="majorHAnsi" w:hAnsiTheme="majorHAnsi" w:cstheme="majorHAnsi"/>
                <w:color w:val="000000" w:themeColor="text1"/>
                <w:szCs w:val="24"/>
                <w:rPrChange w:id="19037" w:author="Dr Mamadou SANOGO" w:date="2023-10-25T18:15:00Z">
                  <w:rPr>
                    <w:del w:id="19038" w:author="Dr Mamadou SANOGO" w:date="2023-10-25T17:57:00Z"/>
                    <w:rFonts w:asciiTheme="majorHAnsi" w:hAnsiTheme="majorHAnsi" w:cstheme="majorHAnsi"/>
                    <w:szCs w:val="24"/>
                  </w:rPr>
                </w:rPrChange>
              </w:rPr>
              <w:pPrChange w:id="19039" w:author="Dr Mamadou SANOGO" w:date="2023-10-25T17:57:00Z">
                <w:pPr>
                  <w:spacing w:line="240" w:lineRule="auto"/>
                  <w:jc w:val="center"/>
                </w:pPr>
              </w:pPrChange>
            </w:pPr>
            <w:del w:id="19040" w:author="Dr Mamadou SANOGO" w:date="2023-10-25T17:57:00Z">
              <w:r w:rsidRPr="007A4AFC" w:rsidDel="00744A71">
                <w:rPr>
                  <w:rFonts w:asciiTheme="majorHAnsi" w:hAnsiTheme="majorHAnsi" w:cstheme="majorHAnsi"/>
                  <w:color w:val="000000" w:themeColor="text1"/>
                  <w:szCs w:val="24"/>
                  <w:rPrChange w:id="19041"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9042" w:author="Dr Mamadou SANOGO" w:date="2023-10-25T17:57:00Z"/>
                <w:rFonts w:asciiTheme="majorHAnsi" w:hAnsiTheme="majorHAnsi" w:cstheme="majorHAnsi"/>
                <w:color w:val="000000" w:themeColor="text1"/>
                <w:szCs w:val="24"/>
                <w:rPrChange w:id="19043" w:author="Dr Mamadou SANOGO" w:date="2023-10-25T18:15:00Z">
                  <w:rPr>
                    <w:del w:id="19044" w:author="Dr Mamadou SANOGO" w:date="2023-10-25T17:57:00Z"/>
                    <w:rFonts w:asciiTheme="majorHAnsi" w:hAnsiTheme="majorHAnsi" w:cstheme="majorHAnsi"/>
                    <w:szCs w:val="24"/>
                  </w:rPr>
                </w:rPrChange>
              </w:rPr>
              <w:pPrChange w:id="19045" w:author="Dr Mamadou SANOGO" w:date="2023-10-25T17:57:00Z">
                <w:pPr>
                  <w:spacing w:line="240" w:lineRule="auto"/>
                  <w:jc w:val="center"/>
                </w:pPr>
              </w:pPrChange>
            </w:pPr>
            <w:del w:id="19046" w:author="Dr Mamadou SANOGO" w:date="2023-10-25T17:57:00Z">
              <w:r w:rsidRPr="007A4AFC" w:rsidDel="00744A71">
                <w:rPr>
                  <w:rFonts w:asciiTheme="majorHAnsi" w:hAnsiTheme="majorHAnsi" w:cstheme="majorHAnsi"/>
                  <w:color w:val="000000" w:themeColor="text1"/>
                  <w:szCs w:val="24"/>
                  <w:rPrChange w:id="19047"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9048"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9049" w:author="Dr Mamadou SANOGO" w:date="2023-10-25T17:57:00Z"/>
                <w:rFonts w:asciiTheme="majorHAnsi" w:hAnsiTheme="majorHAnsi" w:cstheme="majorHAnsi"/>
                <w:b w:val="0"/>
                <w:color w:val="000000" w:themeColor="text1"/>
                <w:szCs w:val="24"/>
                <w:rPrChange w:id="19050" w:author="Dr Mamadou SANOGO" w:date="2023-10-25T18:15:00Z">
                  <w:rPr>
                    <w:del w:id="19051" w:author="Dr Mamadou SANOGO" w:date="2023-10-25T17:57:00Z"/>
                    <w:rFonts w:asciiTheme="majorHAnsi" w:hAnsiTheme="majorHAnsi" w:cstheme="majorHAnsi"/>
                    <w:b/>
                    <w:szCs w:val="24"/>
                  </w:rPr>
                </w:rPrChange>
              </w:rPr>
              <w:pPrChange w:id="19052"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9053" w:author="Dr Mamadou SANOGO" w:date="2023-10-25T17:57:00Z"/>
                <w:rFonts w:asciiTheme="majorHAnsi" w:hAnsiTheme="majorHAnsi" w:cstheme="majorHAnsi"/>
                <w:color w:val="000000" w:themeColor="text1"/>
                <w:szCs w:val="24"/>
                <w:rPrChange w:id="19054" w:author="Dr Mamadou SANOGO" w:date="2023-10-25T18:15:00Z">
                  <w:rPr>
                    <w:del w:id="19055" w:author="Dr Mamadou SANOGO" w:date="2023-10-25T17:57:00Z"/>
                    <w:rFonts w:asciiTheme="majorHAnsi" w:hAnsiTheme="majorHAnsi" w:cstheme="majorHAnsi"/>
                    <w:szCs w:val="24"/>
                  </w:rPr>
                </w:rPrChange>
              </w:rPr>
              <w:pPrChange w:id="19056" w:author="Dr Mamadou SANOGO" w:date="2023-10-25T17:57:00Z">
                <w:pPr>
                  <w:spacing w:line="240" w:lineRule="auto"/>
                </w:pPr>
              </w:pPrChange>
            </w:pPr>
            <w:del w:id="19057" w:author="Dr Mamadou SANOGO" w:date="2023-10-25T17:57:00Z">
              <w:r w:rsidRPr="007A4AFC" w:rsidDel="00744A71">
                <w:rPr>
                  <w:rFonts w:asciiTheme="majorHAnsi" w:hAnsiTheme="majorHAnsi" w:cstheme="majorHAnsi"/>
                  <w:color w:val="000000" w:themeColor="text1"/>
                  <w:szCs w:val="24"/>
                  <w:rPrChange w:id="19058"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9059" w:author="Dr Mamadou SANOGO" w:date="2023-10-25T17:57:00Z"/>
                <w:rFonts w:asciiTheme="majorHAnsi" w:hAnsiTheme="majorHAnsi" w:cstheme="majorHAnsi"/>
                <w:color w:val="000000" w:themeColor="text1"/>
                <w:szCs w:val="24"/>
                <w:rPrChange w:id="19060" w:author="Dr Mamadou SANOGO" w:date="2023-10-25T18:15:00Z">
                  <w:rPr>
                    <w:del w:id="19061" w:author="Dr Mamadou SANOGO" w:date="2023-10-25T17:57:00Z"/>
                    <w:rFonts w:asciiTheme="majorHAnsi" w:hAnsiTheme="majorHAnsi" w:cstheme="majorHAnsi"/>
                    <w:szCs w:val="24"/>
                  </w:rPr>
                </w:rPrChange>
              </w:rPr>
              <w:pPrChange w:id="19062" w:author="Dr Mamadou SANOGO" w:date="2023-10-25T17:57:00Z">
                <w:pPr>
                  <w:spacing w:line="240" w:lineRule="auto"/>
                  <w:jc w:val="center"/>
                </w:pPr>
              </w:pPrChange>
            </w:pPr>
            <w:del w:id="19063" w:author="Dr Mamadou SANOGO" w:date="2023-10-25T17:57:00Z">
              <w:r w:rsidRPr="007A4AFC" w:rsidDel="00744A71">
                <w:rPr>
                  <w:rFonts w:asciiTheme="majorHAnsi" w:hAnsiTheme="majorHAnsi" w:cstheme="majorHAnsi"/>
                  <w:color w:val="000000" w:themeColor="text1"/>
                  <w:szCs w:val="24"/>
                  <w:rPrChange w:id="19064"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9065" w:author="Dr Mamadou SANOGO" w:date="2023-10-25T17:57:00Z"/>
                <w:rFonts w:asciiTheme="majorHAnsi" w:hAnsiTheme="majorHAnsi" w:cstheme="majorHAnsi"/>
                <w:color w:val="000000" w:themeColor="text1"/>
                <w:szCs w:val="24"/>
                <w:rPrChange w:id="19066" w:author="Dr Mamadou SANOGO" w:date="2023-10-25T18:15:00Z">
                  <w:rPr>
                    <w:del w:id="19067" w:author="Dr Mamadou SANOGO" w:date="2023-10-25T17:57:00Z"/>
                    <w:rFonts w:asciiTheme="majorHAnsi" w:hAnsiTheme="majorHAnsi" w:cstheme="majorHAnsi"/>
                    <w:szCs w:val="24"/>
                  </w:rPr>
                </w:rPrChange>
              </w:rPr>
              <w:pPrChange w:id="19068" w:author="Dr Mamadou SANOGO" w:date="2023-10-25T17:57:00Z">
                <w:pPr>
                  <w:spacing w:line="240" w:lineRule="auto"/>
                  <w:jc w:val="center"/>
                </w:pPr>
              </w:pPrChange>
            </w:pPr>
            <w:del w:id="19069" w:author="Dr Mamadou SANOGO" w:date="2023-10-25T17:57:00Z">
              <w:r w:rsidRPr="007A4AFC" w:rsidDel="00744A71">
                <w:rPr>
                  <w:rFonts w:asciiTheme="majorHAnsi" w:hAnsiTheme="majorHAnsi" w:cstheme="majorHAnsi"/>
                  <w:color w:val="000000" w:themeColor="text1"/>
                  <w:szCs w:val="24"/>
                  <w:rPrChange w:id="19070"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9071"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9072" w:author="Dr Mamadou SANOGO" w:date="2023-10-25T17:57:00Z"/>
                <w:rFonts w:asciiTheme="majorHAnsi" w:hAnsiTheme="majorHAnsi" w:cstheme="majorHAnsi"/>
                <w:b w:val="0"/>
                <w:color w:val="000000" w:themeColor="text1"/>
                <w:szCs w:val="24"/>
                <w:rPrChange w:id="19073" w:author="Dr Mamadou SANOGO" w:date="2023-10-25T18:15:00Z">
                  <w:rPr>
                    <w:del w:id="19074" w:author="Dr Mamadou SANOGO" w:date="2023-10-25T17:57:00Z"/>
                    <w:rFonts w:asciiTheme="majorHAnsi" w:hAnsiTheme="majorHAnsi" w:cstheme="majorHAnsi"/>
                    <w:b/>
                    <w:szCs w:val="24"/>
                  </w:rPr>
                </w:rPrChange>
              </w:rPr>
              <w:pPrChange w:id="19075"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9076" w:author="Dr Mamadou SANOGO" w:date="2023-10-25T17:57:00Z"/>
                <w:rFonts w:asciiTheme="majorHAnsi" w:hAnsiTheme="majorHAnsi" w:cstheme="majorHAnsi"/>
                <w:color w:val="000000" w:themeColor="text1"/>
                <w:szCs w:val="24"/>
                <w:rPrChange w:id="19077" w:author="Dr Mamadou SANOGO" w:date="2023-10-25T18:15:00Z">
                  <w:rPr>
                    <w:del w:id="19078" w:author="Dr Mamadou SANOGO" w:date="2023-10-25T17:57:00Z"/>
                    <w:rFonts w:asciiTheme="majorHAnsi" w:hAnsiTheme="majorHAnsi" w:cstheme="majorHAnsi"/>
                    <w:szCs w:val="24"/>
                  </w:rPr>
                </w:rPrChange>
              </w:rPr>
              <w:pPrChange w:id="19079" w:author="Dr Mamadou SANOGO" w:date="2023-10-25T17:57:00Z">
                <w:pPr>
                  <w:spacing w:line="240" w:lineRule="auto"/>
                </w:pPr>
              </w:pPrChange>
            </w:pPr>
            <w:del w:id="19080" w:author="Dr Mamadou SANOGO" w:date="2023-10-25T17:57:00Z">
              <w:r w:rsidRPr="007A4AFC" w:rsidDel="00744A71">
                <w:rPr>
                  <w:rFonts w:asciiTheme="majorHAnsi" w:hAnsiTheme="majorHAnsi" w:cstheme="majorHAnsi"/>
                  <w:color w:val="000000" w:themeColor="text1"/>
                  <w:szCs w:val="24"/>
                  <w:rPrChange w:id="19081"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9082" w:author="Dr Mamadou SANOGO" w:date="2023-10-25T17:57:00Z"/>
                <w:rFonts w:asciiTheme="majorHAnsi" w:hAnsiTheme="majorHAnsi" w:cstheme="majorHAnsi"/>
                <w:color w:val="000000" w:themeColor="text1"/>
                <w:szCs w:val="24"/>
                <w:rPrChange w:id="19083" w:author="Dr Mamadou SANOGO" w:date="2023-10-25T18:15:00Z">
                  <w:rPr>
                    <w:del w:id="19084" w:author="Dr Mamadou SANOGO" w:date="2023-10-25T17:57:00Z"/>
                    <w:rFonts w:asciiTheme="majorHAnsi" w:hAnsiTheme="majorHAnsi" w:cstheme="majorHAnsi"/>
                    <w:szCs w:val="24"/>
                  </w:rPr>
                </w:rPrChange>
              </w:rPr>
              <w:pPrChange w:id="19085" w:author="Dr Mamadou SANOGO" w:date="2023-10-25T17:57:00Z">
                <w:pPr>
                  <w:spacing w:line="240" w:lineRule="auto"/>
                  <w:jc w:val="center"/>
                </w:pPr>
              </w:pPrChange>
            </w:pPr>
            <w:del w:id="19086" w:author="Dr Mamadou SANOGO" w:date="2023-10-25T17:57:00Z">
              <w:r w:rsidRPr="007A4AFC" w:rsidDel="00744A71">
                <w:rPr>
                  <w:rFonts w:asciiTheme="majorHAnsi" w:hAnsiTheme="majorHAnsi" w:cstheme="majorHAnsi"/>
                  <w:color w:val="000000" w:themeColor="text1"/>
                  <w:szCs w:val="24"/>
                  <w:rPrChange w:id="19087"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9088" w:author="Dr Mamadou SANOGO" w:date="2023-10-25T17:57:00Z"/>
                <w:rFonts w:asciiTheme="majorHAnsi" w:hAnsiTheme="majorHAnsi" w:cstheme="majorHAnsi"/>
                <w:color w:val="000000" w:themeColor="text1"/>
                <w:szCs w:val="24"/>
                <w:rPrChange w:id="19089" w:author="Dr Mamadou SANOGO" w:date="2023-10-25T18:15:00Z">
                  <w:rPr>
                    <w:del w:id="19090" w:author="Dr Mamadou SANOGO" w:date="2023-10-25T17:57:00Z"/>
                    <w:rFonts w:asciiTheme="majorHAnsi" w:hAnsiTheme="majorHAnsi" w:cstheme="majorHAnsi"/>
                    <w:szCs w:val="24"/>
                  </w:rPr>
                </w:rPrChange>
              </w:rPr>
              <w:pPrChange w:id="19091" w:author="Dr Mamadou SANOGO" w:date="2023-10-25T17:57:00Z">
                <w:pPr>
                  <w:spacing w:line="240" w:lineRule="auto"/>
                  <w:jc w:val="center"/>
                </w:pPr>
              </w:pPrChange>
            </w:pPr>
            <w:del w:id="19092" w:author="Dr Mamadou SANOGO" w:date="2023-10-25T17:57:00Z">
              <w:r w:rsidRPr="007A4AFC" w:rsidDel="00744A71">
                <w:rPr>
                  <w:rFonts w:asciiTheme="majorHAnsi" w:hAnsiTheme="majorHAnsi" w:cstheme="majorHAnsi"/>
                  <w:color w:val="000000" w:themeColor="text1"/>
                  <w:szCs w:val="24"/>
                  <w:rPrChange w:id="19093"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9094"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9095" w:author="Dr Mamadou SANOGO" w:date="2023-10-25T17:57:00Z"/>
                <w:rFonts w:asciiTheme="majorHAnsi" w:hAnsiTheme="majorHAnsi" w:cstheme="majorHAnsi"/>
                <w:b w:val="0"/>
                <w:color w:val="000000" w:themeColor="text1"/>
                <w:szCs w:val="24"/>
                <w:rPrChange w:id="19096" w:author="Dr Mamadou SANOGO" w:date="2023-10-25T18:15:00Z">
                  <w:rPr>
                    <w:del w:id="19097" w:author="Dr Mamadou SANOGO" w:date="2023-10-25T17:57:00Z"/>
                    <w:rFonts w:asciiTheme="majorHAnsi" w:hAnsiTheme="majorHAnsi" w:cstheme="majorHAnsi"/>
                    <w:b/>
                    <w:szCs w:val="24"/>
                  </w:rPr>
                </w:rPrChange>
              </w:rPr>
              <w:pPrChange w:id="19098"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9099" w:author="Dr Mamadou SANOGO" w:date="2023-10-25T17:57:00Z"/>
                <w:rFonts w:asciiTheme="majorHAnsi" w:hAnsiTheme="majorHAnsi" w:cstheme="majorHAnsi"/>
                <w:color w:val="000000" w:themeColor="text1"/>
                <w:szCs w:val="24"/>
                <w:rPrChange w:id="19100" w:author="Dr Mamadou SANOGO" w:date="2023-10-25T18:15:00Z">
                  <w:rPr>
                    <w:del w:id="19101" w:author="Dr Mamadou SANOGO" w:date="2023-10-25T17:57:00Z"/>
                    <w:rFonts w:asciiTheme="majorHAnsi" w:hAnsiTheme="majorHAnsi" w:cstheme="majorHAnsi"/>
                    <w:szCs w:val="24"/>
                  </w:rPr>
                </w:rPrChange>
              </w:rPr>
              <w:pPrChange w:id="19102" w:author="Dr Mamadou SANOGO" w:date="2023-10-25T17:57:00Z">
                <w:pPr>
                  <w:spacing w:line="240" w:lineRule="auto"/>
                </w:pPr>
              </w:pPrChange>
            </w:pPr>
            <w:del w:id="19103" w:author="Dr Mamadou SANOGO" w:date="2023-10-25T17:57:00Z">
              <w:r w:rsidRPr="007A4AFC" w:rsidDel="00744A71">
                <w:rPr>
                  <w:rFonts w:asciiTheme="majorHAnsi" w:hAnsiTheme="majorHAnsi" w:cstheme="majorHAnsi"/>
                  <w:color w:val="000000" w:themeColor="text1"/>
                  <w:szCs w:val="24"/>
                  <w:rPrChange w:id="19104"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9105" w:author="Dr Mamadou SANOGO" w:date="2023-10-25T17:57:00Z"/>
                <w:rFonts w:asciiTheme="majorHAnsi" w:hAnsiTheme="majorHAnsi" w:cstheme="majorHAnsi"/>
                <w:color w:val="000000" w:themeColor="text1"/>
                <w:szCs w:val="24"/>
                <w:rPrChange w:id="19106" w:author="Dr Mamadou SANOGO" w:date="2023-10-25T18:15:00Z">
                  <w:rPr>
                    <w:del w:id="19107" w:author="Dr Mamadou SANOGO" w:date="2023-10-25T17:57:00Z"/>
                    <w:rFonts w:asciiTheme="majorHAnsi" w:hAnsiTheme="majorHAnsi" w:cstheme="majorHAnsi"/>
                    <w:szCs w:val="24"/>
                  </w:rPr>
                </w:rPrChange>
              </w:rPr>
              <w:pPrChange w:id="19108" w:author="Dr Mamadou SANOGO" w:date="2023-10-25T17:57:00Z">
                <w:pPr>
                  <w:spacing w:line="240" w:lineRule="auto"/>
                  <w:jc w:val="center"/>
                </w:pPr>
              </w:pPrChange>
            </w:pPr>
            <w:del w:id="19109" w:author="Dr Mamadou SANOGO" w:date="2023-10-25T17:57:00Z">
              <w:r w:rsidRPr="007A4AFC" w:rsidDel="00744A71">
                <w:rPr>
                  <w:rFonts w:asciiTheme="majorHAnsi" w:hAnsiTheme="majorHAnsi" w:cstheme="majorHAnsi"/>
                  <w:color w:val="000000" w:themeColor="text1"/>
                  <w:szCs w:val="24"/>
                  <w:rPrChange w:id="19110"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9111" w:author="Dr Mamadou SANOGO" w:date="2023-10-25T17:57:00Z"/>
                <w:rFonts w:asciiTheme="majorHAnsi" w:hAnsiTheme="majorHAnsi" w:cstheme="majorHAnsi"/>
                <w:color w:val="000000" w:themeColor="text1"/>
                <w:szCs w:val="24"/>
                <w:rPrChange w:id="19112" w:author="Dr Mamadou SANOGO" w:date="2023-10-25T18:15:00Z">
                  <w:rPr>
                    <w:del w:id="19113" w:author="Dr Mamadou SANOGO" w:date="2023-10-25T17:57:00Z"/>
                    <w:rFonts w:asciiTheme="majorHAnsi" w:hAnsiTheme="majorHAnsi" w:cstheme="majorHAnsi"/>
                    <w:szCs w:val="24"/>
                  </w:rPr>
                </w:rPrChange>
              </w:rPr>
              <w:pPrChange w:id="19114" w:author="Dr Mamadou SANOGO" w:date="2023-10-25T17:57:00Z">
                <w:pPr>
                  <w:spacing w:line="240" w:lineRule="auto"/>
                  <w:jc w:val="center"/>
                </w:pPr>
              </w:pPrChange>
            </w:pPr>
            <w:del w:id="19115" w:author="Dr Mamadou SANOGO" w:date="2023-10-25T17:57:00Z">
              <w:r w:rsidRPr="007A4AFC" w:rsidDel="00744A71">
                <w:rPr>
                  <w:rFonts w:asciiTheme="majorHAnsi" w:hAnsiTheme="majorHAnsi" w:cstheme="majorHAnsi"/>
                  <w:color w:val="000000" w:themeColor="text1"/>
                  <w:szCs w:val="24"/>
                  <w:rPrChange w:id="19116"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9117"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9118" w:author="Dr Mamadou SANOGO" w:date="2023-10-25T17:57:00Z"/>
                <w:rFonts w:asciiTheme="majorHAnsi" w:hAnsiTheme="majorHAnsi" w:cstheme="majorHAnsi"/>
                <w:b w:val="0"/>
                <w:color w:val="000000" w:themeColor="text1"/>
                <w:szCs w:val="24"/>
                <w:rPrChange w:id="19119" w:author="Dr Mamadou SANOGO" w:date="2023-10-25T18:15:00Z">
                  <w:rPr>
                    <w:del w:id="19120" w:author="Dr Mamadou SANOGO" w:date="2023-10-25T17:57:00Z"/>
                    <w:rFonts w:asciiTheme="majorHAnsi" w:hAnsiTheme="majorHAnsi" w:cstheme="majorHAnsi"/>
                    <w:b/>
                    <w:szCs w:val="24"/>
                  </w:rPr>
                </w:rPrChange>
              </w:rPr>
              <w:pPrChange w:id="19121"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9122" w:author="Dr Mamadou SANOGO" w:date="2023-10-25T17:57:00Z"/>
                <w:rFonts w:asciiTheme="majorHAnsi" w:hAnsiTheme="majorHAnsi" w:cstheme="majorHAnsi"/>
                <w:color w:val="000000" w:themeColor="text1"/>
                <w:szCs w:val="24"/>
                <w:rPrChange w:id="19123" w:author="Dr Mamadou SANOGO" w:date="2023-10-25T18:15:00Z">
                  <w:rPr>
                    <w:del w:id="19124" w:author="Dr Mamadou SANOGO" w:date="2023-10-25T17:57:00Z"/>
                    <w:rFonts w:asciiTheme="majorHAnsi" w:hAnsiTheme="majorHAnsi" w:cstheme="majorHAnsi"/>
                    <w:szCs w:val="24"/>
                  </w:rPr>
                </w:rPrChange>
              </w:rPr>
              <w:pPrChange w:id="19125" w:author="Dr Mamadou SANOGO" w:date="2023-10-25T17:57:00Z">
                <w:pPr>
                  <w:spacing w:line="240" w:lineRule="auto"/>
                </w:pPr>
              </w:pPrChange>
            </w:pPr>
            <w:del w:id="19126" w:author="Dr Mamadou SANOGO" w:date="2023-10-25T17:57:00Z">
              <w:r w:rsidRPr="007A4AFC" w:rsidDel="00744A71">
                <w:rPr>
                  <w:rFonts w:asciiTheme="majorHAnsi" w:hAnsiTheme="majorHAnsi" w:cstheme="majorHAnsi"/>
                  <w:color w:val="000000" w:themeColor="text1"/>
                  <w:szCs w:val="24"/>
                  <w:rPrChange w:id="19127"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9128" w:author="Dr Mamadou SANOGO" w:date="2023-10-25T17:57:00Z"/>
                <w:rFonts w:asciiTheme="majorHAnsi" w:hAnsiTheme="majorHAnsi" w:cstheme="majorHAnsi"/>
                <w:color w:val="000000" w:themeColor="text1"/>
                <w:szCs w:val="24"/>
                <w:rPrChange w:id="19129" w:author="Dr Mamadou SANOGO" w:date="2023-10-25T18:15:00Z">
                  <w:rPr>
                    <w:del w:id="19130" w:author="Dr Mamadou SANOGO" w:date="2023-10-25T17:57:00Z"/>
                    <w:rFonts w:asciiTheme="majorHAnsi" w:hAnsiTheme="majorHAnsi" w:cstheme="majorHAnsi"/>
                    <w:szCs w:val="24"/>
                  </w:rPr>
                </w:rPrChange>
              </w:rPr>
              <w:pPrChange w:id="19131" w:author="Dr Mamadou SANOGO" w:date="2023-10-25T17:57:00Z">
                <w:pPr>
                  <w:spacing w:line="240" w:lineRule="auto"/>
                  <w:jc w:val="center"/>
                </w:pPr>
              </w:pPrChange>
            </w:pPr>
            <w:del w:id="19132" w:author="Dr Mamadou SANOGO" w:date="2023-10-25T17:57:00Z">
              <w:r w:rsidRPr="007A4AFC" w:rsidDel="00744A71">
                <w:rPr>
                  <w:rFonts w:asciiTheme="majorHAnsi" w:hAnsiTheme="majorHAnsi" w:cstheme="majorHAnsi"/>
                  <w:color w:val="000000" w:themeColor="text1"/>
                  <w:szCs w:val="24"/>
                  <w:rPrChange w:id="19133"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9134" w:author="Dr Mamadou SANOGO" w:date="2023-10-25T17:57:00Z"/>
                <w:rFonts w:asciiTheme="majorHAnsi" w:hAnsiTheme="majorHAnsi" w:cstheme="majorHAnsi"/>
                <w:color w:val="000000" w:themeColor="text1"/>
                <w:szCs w:val="24"/>
                <w:rPrChange w:id="19135" w:author="Dr Mamadou SANOGO" w:date="2023-10-25T18:15:00Z">
                  <w:rPr>
                    <w:del w:id="19136" w:author="Dr Mamadou SANOGO" w:date="2023-10-25T17:57:00Z"/>
                    <w:rFonts w:asciiTheme="majorHAnsi" w:hAnsiTheme="majorHAnsi" w:cstheme="majorHAnsi"/>
                    <w:szCs w:val="24"/>
                  </w:rPr>
                </w:rPrChange>
              </w:rPr>
              <w:pPrChange w:id="19137" w:author="Dr Mamadou SANOGO" w:date="2023-10-25T17:57:00Z">
                <w:pPr>
                  <w:spacing w:line="240" w:lineRule="auto"/>
                  <w:jc w:val="center"/>
                </w:pPr>
              </w:pPrChange>
            </w:pPr>
            <w:del w:id="19138" w:author="Dr Mamadou SANOGO" w:date="2023-10-25T17:57:00Z">
              <w:r w:rsidRPr="007A4AFC" w:rsidDel="00744A71">
                <w:rPr>
                  <w:rFonts w:asciiTheme="majorHAnsi" w:hAnsiTheme="majorHAnsi" w:cstheme="majorHAnsi"/>
                  <w:color w:val="000000" w:themeColor="text1"/>
                  <w:szCs w:val="24"/>
                  <w:rPrChange w:id="19139"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9140"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9141" w:author="Dr Mamadou SANOGO" w:date="2023-10-25T17:57:00Z"/>
                <w:rFonts w:asciiTheme="majorHAnsi" w:hAnsiTheme="majorHAnsi" w:cstheme="majorHAnsi"/>
                <w:b w:val="0"/>
                <w:color w:val="000000" w:themeColor="text1"/>
                <w:szCs w:val="24"/>
                <w:rPrChange w:id="19142" w:author="Dr Mamadou SANOGO" w:date="2023-10-25T18:15:00Z">
                  <w:rPr>
                    <w:del w:id="19143" w:author="Dr Mamadou SANOGO" w:date="2023-10-25T17:57:00Z"/>
                    <w:rFonts w:asciiTheme="majorHAnsi" w:hAnsiTheme="majorHAnsi" w:cstheme="majorHAnsi"/>
                    <w:b/>
                    <w:szCs w:val="24"/>
                  </w:rPr>
                </w:rPrChange>
              </w:rPr>
              <w:pPrChange w:id="19144"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9145" w:author="Dr Mamadou SANOGO" w:date="2023-10-25T17:57:00Z"/>
                <w:rFonts w:asciiTheme="majorHAnsi" w:hAnsiTheme="majorHAnsi" w:cstheme="majorHAnsi"/>
                <w:color w:val="000000" w:themeColor="text1"/>
                <w:szCs w:val="24"/>
                <w:rPrChange w:id="19146" w:author="Dr Mamadou SANOGO" w:date="2023-10-25T18:15:00Z">
                  <w:rPr>
                    <w:del w:id="19147" w:author="Dr Mamadou SANOGO" w:date="2023-10-25T17:57:00Z"/>
                    <w:rFonts w:asciiTheme="majorHAnsi" w:hAnsiTheme="majorHAnsi" w:cstheme="majorHAnsi"/>
                    <w:szCs w:val="24"/>
                  </w:rPr>
                </w:rPrChange>
              </w:rPr>
              <w:pPrChange w:id="19148" w:author="Dr Mamadou SANOGO" w:date="2023-10-25T17:57:00Z">
                <w:pPr>
                  <w:spacing w:line="240" w:lineRule="auto"/>
                </w:pPr>
              </w:pPrChange>
            </w:pPr>
            <w:del w:id="19149" w:author="Dr Mamadou SANOGO" w:date="2023-10-25T17:57:00Z">
              <w:r w:rsidRPr="007A4AFC" w:rsidDel="00744A71">
                <w:rPr>
                  <w:rFonts w:asciiTheme="majorHAnsi" w:hAnsiTheme="majorHAnsi" w:cstheme="majorHAnsi"/>
                  <w:color w:val="000000" w:themeColor="text1"/>
                  <w:szCs w:val="24"/>
                  <w:rPrChange w:id="19150"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9151" w:author="Dr Mamadou SANOGO" w:date="2023-10-25T17:57:00Z"/>
                <w:rFonts w:asciiTheme="majorHAnsi" w:hAnsiTheme="majorHAnsi" w:cstheme="majorHAnsi"/>
                <w:color w:val="000000" w:themeColor="text1"/>
                <w:szCs w:val="24"/>
                <w:rPrChange w:id="19152" w:author="Dr Mamadou SANOGO" w:date="2023-10-25T18:15:00Z">
                  <w:rPr>
                    <w:del w:id="19153" w:author="Dr Mamadou SANOGO" w:date="2023-10-25T17:57:00Z"/>
                    <w:rFonts w:asciiTheme="majorHAnsi" w:hAnsiTheme="majorHAnsi" w:cstheme="majorHAnsi"/>
                    <w:szCs w:val="24"/>
                  </w:rPr>
                </w:rPrChange>
              </w:rPr>
              <w:pPrChange w:id="19154" w:author="Dr Mamadou SANOGO" w:date="2023-10-25T17:57:00Z">
                <w:pPr>
                  <w:spacing w:line="240" w:lineRule="auto"/>
                  <w:jc w:val="center"/>
                </w:pPr>
              </w:pPrChange>
            </w:pPr>
            <w:del w:id="19155" w:author="Dr Mamadou SANOGO" w:date="2023-10-25T17:57:00Z">
              <w:r w:rsidRPr="007A4AFC" w:rsidDel="00744A71">
                <w:rPr>
                  <w:rFonts w:asciiTheme="majorHAnsi" w:hAnsiTheme="majorHAnsi" w:cstheme="majorHAnsi"/>
                  <w:color w:val="000000" w:themeColor="text1"/>
                  <w:szCs w:val="24"/>
                  <w:rPrChange w:id="19156"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9157" w:author="Dr Mamadou SANOGO" w:date="2023-10-25T17:57:00Z"/>
                <w:rFonts w:asciiTheme="majorHAnsi" w:hAnsiTheme="majorHAnsi" w:cstheme="majorHAnsi"/>
                <w:color w:val="000000" w:themeColor="text1"/>
                <w:szCs w:val="24"/>
                <w:rPrChange w:id="19158" w:author="Dr Mamadou SANOGO" w:date="2023-10-25T18:15:00Z">
                  <w:rPr>
                    <w:del w:id="19159" w:author="Dr Mamadou SANOGO" w:date="2023-10-25T17:57:00Z"/>
                    <w:rFonts w:asciiTheme="majorHAnsi" w:hAnsiTheme="majorHAnsi" w:cstheme="majorHAnsi"/>
                    <w:szCs w:val="24"/>
                  </w:rPr>
                </w:rPrChange>
              </w:rPr>
              <w:pPrChange w:id="19160" w:author="Dr Mamadou SANOGO" w:date="2023-10-25T17:57:00Z">
                <w:pPr>
                  <w:spacing w:line="240" w:lineRule="auto"/>
                  <w:jc w:val="center"/>
                </w:pPr>
              </w:pPrChange>
            </w:pPr>
            <w:del w:id="19161" w:author="Dr Mamadou SANOGO" w:date="2023-10-25T17:57:00Z">
              <w:r w:rsidRPr="007A4AFC" w:rsidDel="00744A71">
                <w:rPr>
                  <w:rFonts w:asciiTheme="majorHAnsi" w:hAnsiTheme="majorHAnsi" w:cstheme="majorHAnsi"/>
                  <w:color w:val="000000" w:themeColor="text1"/>
                  <w:szCs w:val="24"/>
                  <w:rPrChange w:id="19162"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9163"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9164" w:author="Dr Mamadou SANOGO" w:date="2023-10-25T17:57:00Z"/>
                <w:rFonts w:asciiTheme="majorHAnsi" w:hAnsiTheme="majorHAnsi" w:cstheme="majorHAnsi"/>
                <w:b w:val="0"/>
                <w:color w:val="000000" w:themeColor="text1"/>
                <w:szCs w:val="24"/>
                <w:rPrChange w:id="19165" w:author="Dr Mamadou SANOGO" w:date="2023-10-25T18:15:00Z">
                  <w:rPr>
                    <w:del w:id="19166" w:author="Dr Mamadou SANOGO" w:date="2023-10-25T17:57:00Z"/>
                    <w:rFonts w:asciiTheme="majorHAnsi" w:hAnsiTheme="majorHAnsi" w:cstheme="majorHAnsi"/>
                    <w:b/>
                    <w:szCs w:val="24"/>
                  </w:rPr>
                </w:rPrChange>
              </w:rPr>
              <w:pPrChange w:id="19167"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9168" w:author="Dr Mamadou SANOGO" w:date="2023-10-25T17:57:00Z"/>
                <w:rFonts w:asciiTheme="majorHAnsi" w:hAnsiTheme="majorHAnsi" w:cstheme="majorHAnsi"/>
                <w:color w:val="000000" w:themeColor="text1"/>
                <w:szCs w:val="24"/>
                <w:rPrChange w:id="19169" w:author="Dr Mamadou SANOGO" w:date="2023-10-25T18:15:00Z">
                  <w:rPr>
                    <w:del w:id="19170" w:author="Dr Mamadou SANOGO" w:date="2023-10-25T17:57:00Z"/>
                    <w:rFonts w:asciiTheme="majorHAnsi" w:hAnsiTheme="majorHAnsi" w:cstheme="majorHAnsi"/>
                    <w:szCs w:val="24"/>
                  </w:rPr>
                </w:rPrChange>
              </w:rPr>
              <w:pPrChange w:id="19171" w:author="Dr Mamadou SANOGO" w:date="2023-10-25T17:57:00Z">
                <w:pPr>
                  <w:spacing w:line="240" w:lineRule="auto"/>
                </w:pPr>
              </w:pPrChange>
            </w:pPr>
            <w:del w:id="19172" w:author="Dr Mamadou SANOGO" w:date="2023-10-25T17:57:00Z">
              <w:r w:rsidRPr="007A4AFC" w:rsidDel="00744A71">
                <w:rPr>
                  <w:rFonts w:asciiTheme="majorHAnsi" w:hAnsiTheme="majorHAnsi" w:cstheme="majorHAnsi"/>
                  <w:color w:val="000000" w:themeColor="text1"/>
                  <w:szCs w:val="24"/>
                  <w:rPrChange w:id="19173"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9174" w:author="Dr Mamadou SANOGO" w:date="2023-10-25T17:57:00Z"/>
                <w:rFonts w:asciiTheme="majorHAnsi" w:hAnsiTheme="majorHAnsi" w:cstheme="majorHAnsi"/>
                <w:color w:val="000000" w:themeColor="text1"/>
                <w:szCs w:val="24"/>
                <w:rPrChange w:id="19175" w:author="Dr Mamadou SANOGO" w:date="2023-10-25T18:15:00Z">
                  <w:rPr>
                    <w:del w:id="19176" w:author="Dr Mamadou SANOGO" w:date="2023-10-25T17:57:00Z"/>
                    <w:rFonts w:asciiTheme="majorHAnsi" w:hAnsiTheme="majorHAnsi" w:cstheme="majorHAnsi"/>
                    <w:szCs w:val="24"/>
                  </w:rPr>
                </w:rPrChange>
              </w:rPr>
              <w:pPrChange w:id="19177" w:author="Dr Mamadou SANOGO" w:date="2023-10-25T17:57:00Z">
                <w:pPr>
                  <w:spacing w:line="240" w:lineRule="auto"/>
                  <w:jc w:val="center"/>
                </w:pPr>
              </w:pPrChange>
            </w:pPr>
            <w:del w:id="19178" w:author="Dr Mamadou SANOGO" w:date="2023-10-25T17:57:00Z">
              <w:r w:rsidRPr="007A4AFC" w:rsidDel="00744A71">
                <w:rPr>
                  <w:rFonts w:asciiTheme="majorHAnsi" w:hAnsiTheme="majorHAnsi" w:cstheme="majorHAnsi"/>
                  <w:color w:val="000000" w:themeColor="text1"/>
                  <w:szCs w:val="24"/>
                  <w:rPrChange w:id="19179"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9180" w:author="Dr Mamadou SANOGO" w:date="2023-10-25T17:57:00Z"/>
                <w:rFonts w:asciiTheme="majorHAnsi" w:hAnsiTheme="majorHAnsi" w:cstheme="majorHAnsi"/>
                <w:color w:val="000000" w:themeColor="text1"/>
                <w:szCs w:val="24"/>
                <w:rPrChange w:id="19181" w:author="Dr Mamadou SANOGO" w:date="2023-10-25T18:15:00Z">
                  <w:rPr>
                    <w:del w:id="19182" w:author="Dr Mamadou SANOGO" w:date="2023-10-25T17:57:00Z"/>
                    <w:rFonts w:asciiTheme="majorHAnsi" w:hAnsiTheme="majorHAnsi" w:cstheme="majorHAnsi"/>
                    <w:szCs w:val="24"/>
                  </w:rPr>
                </w:rPrChange>
              </w:rPr>
              <w:pPrChange w:id="19183" w:author="Dr Mamadou SANOGO" w:date="2023-10-25T17:57:00Z">
                <w:pPr>
                  <w:spacing w:line="240" w:lineRule="auto"/>
                  <w:jc w:val="center"/>
                </w:pPr>
              </w:pPrChange>
            </w:pPr>
            <w:del w:id="19184" w:author="Dr Mamadou SANOGO" w:date="2023-10-25T17:57:00Z">
              <w:r w:rsidRPr="007A4AFC" w:rsidDel="00744A71">
                <w:rPr>
                  <w:rFonts w:asciiTheme="majorHAnsi" w:hAnsiTheme="majorHAnsi" w:cstheme="majorHAnsi"/>
                  <w:color w:val="000000" w:themeColor="text1"/>
                  <w:szCs w:val="24"/>
                  <w:rPrChange w:id="19185"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9186"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9187" w:author="Dr Mamadou SANOGO" w:date="2023-10-25T17:57:00Z"/>
                <w:rFonts w:asciiTheme="majorHAnsi" w:hAnsiTheme="majorHAnsi" w:cstheme="majorHAnsi"/>
                <w:b w:val="0"/>
                <w:color w:val="000000" w:themeColor="text1"/>
                <w:szCs w:val="24"/>
                <w:rPrChange w:id="19188" w:author="Dr Mamadou SANOGO" w:date="2023-10-25T18:15:00Z">
                  <w:rPr>
                    <w:del w:id="19189" w:author="Dr Mamadou SANOGO" w:date="2023-10-25T17:57:00Z"/>
                    <w:rFonts w:asciiTheme="majorHAnsi" w:hAnsiTheme="majorHAnsi" w:cstheme="majorHAnsi"/>
                    <w:b/>
                    <w:szCs w:val="24"/>
                  </w:rPr>
                </w:rPrChange>
              </w:rPr>
              <w:pPrChange w:id="19190"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9191" w:author="Dr Mamadou SANOGO" w:date="2023-10-25T17:57:00Z"/>
                <w:rFonts w:asciiTheme="majorHAnsi" w:hAnsiTheme="majorHAnsi" w:cstheme="majorHAnsi"/>
                <w:color w:val="000000" w:themeColor="text1"/>
                <w:szCs w:val="24"/>
                <w:rPrChange w:id="19192" w:author="Dr Mamadou SANOGO" w:date="2023-10-25T18:15:00Z">
                  <w:rPr>
                    <w:del w:id="19193" w:author="Dr Mamadou SANOGO" w:date="2023-10-25T17:57:00Z"/>
                    <w:rFonts w:asciiTheme="majorHAnsi" w:hAnsiTheme="majorHAnsi" w:cstheme="majorHAnsi"/>
                    <w:szCs w:val="24"/>
                  </w:rPr>
                </w:rPrChange>
              </w:rPr>
              <w:pPrChange w:id="19194" w:author="Dr Mamadou SANOGO" w:date="2023-10-25T17:57:00Z">
                <w:pPr>
                  <w:spacing w:line="240" w:lineRule="auto"/>
                </w:pPr>
              </w:pPrChange>
            </w:pPr>
            <w:del w:id="19195" w:author="Dr Mamadou SANOGO" w:date="2023-10-25T17:57:00Z">
              <w:r w:rsidRPr="007A4AFC" w:rsidDel="00744A71">
                <w:rPr>
                  <w:rFonts w:asciiTheme="majorHAnsi" w:hAnsiTheme="majorHAnsi" w:cstheme="majorHAnsi"/>
                  <w:color w:val="000000" w:themeColor="text1"/>
                  <w:szCs w:val="24"/>
                  <w:rPrChange w:id="19196"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9197" w:author="Dr Mamadou SANOGO" w:date="2023-10-25T17:57:00Z"/>
                <w:rFonts w:asciiTheme="majorHAnsi" w:hAnsiTheme="majorHAnsi" w:cstheme="majorHAnsi"/>
                <w:color w:val="000000" w:themeColor="text1"/>
                <w:szCs w:val="24"/>
                <w:rPrChange w:id="19198" w:author="Dr Mamadou SANOGO" w:date="2023-10-25T18:15:00Z">
                  <w:rPr>
                    <w:del w:id="19199" w:author="Dr Mamadou SANOGO" w:date="2023-10-25T17:57:00Z"/>
                    <w:rFonts w:asciiTheme="majorHAnsi" w:hAnsiTheme="majorHAnsi" w:cstheme="majorHAnsi"/>
                    <w:szCs w:val="24"/>
                  </w:rPr>
                </w:rPrChange>
              </w:rPr>
              <w:pPrChange w:id="19200" w:author="Dr Mamadou SANOGO" w:date="2023-10-25T17:57:00Z">
                <w:pPr>
                  <w:spacing w:line="240" w:lineRule="auto"/>
                  <w:jc w:val="center"/>
                </w:pPr>
              </w:pPrChange>
            </w:pPr>
            <w:del w:id="19201" w:author="Dr Mamadou SANOGO" w:date="2023-10-25T17:57:00Z">
              <w:r w:rsidRPr="007A4AFC" w:rsidDel="00744A71">
                <w:rPr>
                  <w:rFonts w:asciiTheme="majorHAnsi" w:hAnsiTheme="majorHAnsi" w:cstheme="majorHAnsi"/>
                  <w:color w:val="000000" w:themeColor="text1"/>
                  <w:szCs w:val="24"/>
                  <w:rPrChange w:id="19202"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9203" w:author="Dr Mamadou SANOGO" w:date="2023-10-25T17:57:00Z"/>
                <w:rFonts w:asciiTheme="majorHAnsi" w:hAnsiTheme="majorHAnsi" w:cstheme="majorHAnsi"/>
                <w:color w:val="000000" w:themeColor="text1"/>
                <w:szCs w:val="24"/>
                <w:rPrChange w:id="19204" w:author="Dr Mamadou SANOGO" w:date="2023-10-25T18:15:00Z">
                  <w:rPr>
                    <w:del w:id="19205" w:author="Dr Mamadou SANOGO" w:date="2023-10-25T17:57:00Z"/>
                    <w:rFonts w:asciiTheme="majorHAnsi" w:hAnsiTheme="majorHAnsi" w:cstheme="majorHAnsi"/>
                    <w:szCs w:val="24"/>
                  </w:rPr>
                </w:rPrChange>
              </w:rPr>
              <w:pPrChange w:id="19206" w:author="Dr Mamadou SANOGO" w:date="2023-10-25T17:57:00Z">
                <w:pPr>
                  <w:spacing w:line="240" w:lineRule="auto"/>
                  <w:jc w:val="center"/>
                </w:pPr>
              </w:pPrChange>
            </w:pPr>
            <w:del w:id="19207" w:author="Dr Mamadou SANOGO" w:date="2023-10-25T17:57:00Z">
              <w:r w:rsidRPr="007A4AFC" w:rsidDel="00744A71">
                <w:rPr>
                  <w:rFonts w:asciiTheme="majorHAnsi" w:hAnsiTheme="majorHAnsi" w:cstheme="majorHAnsi"/>
                  <w:color w:val="000000" w:themeColor="text1"/>
                  <w:szCs w:val="24"/>
                  <w:rPrChange w:id="19208"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9209"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9210" w:author="Dr Mamadou SANOGO" w:date="2023-10-25T17:57:00Z"/>
                <w:rFonts w:asciiTheme="majorHAnsi" w:hAnsiTheme="majorHAnsi" w:cstheme="majorHAnsi"/>
                <w:b w:val="0"/>
                <w:color w:val="000000" w:themeColor="text1"/>
                <w:szCs w:val="24"/>
                <w:rPrChange w:id="19211" w:author="Dr Mamadou SANOGO" w:date="2023-10-25T18:15:00Z">
                  <w:rPr>
                    <w:del w:id="19212" w:author="Dr Mamadou SANOGO" w:date="2023-10-25T17:57:00Z"/>
                    <w:rFonts w:asciiTheme="majorHAnsi" w:hAnsiTheme="majorHAnsi" w:cstheme="majorHAnsi"/>
                    <w:b/>
                    <w:szCs w:val="24"/>
                  </w:rPr>
                </w:rPrChange>
              </w:rPr>
              <w:pPrChange w:id="19213"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9214" w:author="Dr Mamadou SANOGO" w:date="2023-10-25T17:57:00Z"/>
                <w:rFonts w:asciiTheme="majorHAnsi" w:hAnsiTheme="majorHAnsi" w:cstheme="majorHAnsi"/>
                <w:color w:val="000000" w:themeColor="text1"/>
                <w:szCs w:val="24"/>
                <w:rPrChange w:id="19215" w:author="Dr Mamadou SANOGO" w:date="2023-10-25T18:15:00Z">
                  <w:rPr>
                    <w:del w:id="19216" w:author="Dr Mamadou SANOGO" w:date="2023-10-25T17:57:00Z"/>
                    <w:rFonts w:asciiTheme="majorHAnsi" w:hAnsiTheme="majorHAnsi" w:cstheme="majorHAnsi"/>
                    <w:szCs w:val="24"/>
                  </w:rPr>
                </w:rPrChange>
              </w:rPr>
              <w:pPrChange w:id="19217" w:author="Dr Mamadou SANOGO" w:date="2023-10-25T17:57:00Z">
                <w:pPr>
                  <w:spacing w:line="240" w:lineRule="auto"/>
                </w:pPr>
              </w:pPrChange>
            </w:pPr>
            <w:del w:id="19218" w:author="Dr Mamadou SANOGO" w:date="2023-10-25T17:57:00Z">
              <w:r w:rsidRPr="007A4AFC" w:rsidDel="00744A71">
                <w:rPr>
                  <w:rFonts w:asciiTheme="majorHAnsi" w:hAnsiTheme="majorHAnsi" w:cstheme="majorHAnsi"/>
                  <w:color w:val="000000" w:themeColor="text1"/>
                  <w:szCs w:val="24"/>
                  <w:rPrChange w:id="19219"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9220" w:author="Dr Mamadou SANOGO" w:date="2023-10-25T17:57:00Z"/>
                <w:rFonts w:asciiTheme="majorHAnsi" w:hAnsiTheme="majorHAnsi" w:cstheme="majorHAnsi"/>
                <w:color w:val="000000" w:themeColor="text1"/>
                <w:szCs w:val="24"/>
                <w:rPrChange w:id="19221" w:author="Dr Mamadou SANOGO" w:date="2023-10-25T18:15:00Z">
                  <w:rPr>
                    <w:del w:id="19222" w:author="Dr Mamadou SANOGO" w:date="2023-10-25T17:57:00Z"/>
                    <w:rFonts w:asciiTheme="majorHAnsi" w:hAnsiTheme="majorHAnsi" w:cstheme="majorHAnsi"/>
                    <w:szCs w:val="24"/>
                  </w:rPr>
                </w:rPrChange>
              </w:rPr>
              <w:pPrChange w:id="19223" w:author="Dr Mamadou SANOGO" w:date="2023-10-25T17:57:00Z">
                <w:pPr>
                  <w:spacing w:line="240" w:lineRule="auto"/>
                  <w:jc w:val="center"/>
                </w:pPr>
              </w:pPrChange>
            </w:pPr>
            <w:del w:id="19224" w:author="Dr Mamadou SANOGO" w:date="2023-10-25T17:57:00Z">
              <w:r w:rsidRPr="007A4AFC" w:rsidDel="00744A71">
                <w:rPr>
                  <w:rFonts w:asciiTheme="majorHAnsi" w:hAnsiTheme="majorHAnsi" w:cstheme="majorHAnsi"/>
                  <w:color w:val="000000" w:themeColor="text1"/>
                  <w:szCs w:val="24"/>
                  <w:rPrChange w:id="19225"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9226" w:author="Dr Mamadou SANOGO" w:date="2023-10-25T17:57:00Z"/>
                <w:rFonts w:asciiTheme="majorHAnsi" w:hAnsiTheme="majorHAnsi" w:cstheme="majorHAnsi"/>
                <w:color w:val="000000" w:themeColor="text1"/>
                <w:szCs w:val="24"/>
                <w:rPrChange w:id="19227" w:author="Dr Mamadou SANOGO" w:date="2023-10-25T18:15:00Z">
                  <w:rPr>
                    <w:del w:id="19228" w:author="Dr Mamadou SANOGO" w:date="2023-10-25T17:57:00Z"/>
                    <w:rFonts w:asciiTheme="majorHAnsi" w:hAnsiTheme="majorHAnsi" w:cstheme="majorHAnsi"/>
                    <w:szCs w:val="24"/>
                  </w:rPr>
                </w:rPrChange>
              </w:rPr>
              <w:pPrChange w:id="19229" w:author="Dr Mamadou SANOGO" w:date="2023-10-25T17:57:00Z">
                <w:pPr>
                  <w:spacing w:line="240" w:lineRule="auto"/>
                  <w:jc w:val="center"/>
                </w:pPr>
              </w:pPrChange>
            </w:pPr>
            <w:del w:id="19230" w:author="Dr Mamadou SANOGO" w:date="2023-10-25T17:57:00Z">
              <w:r w:rsidRPr="007A4AFC" w:rsidDel="00744A71">
                <w:rPr>
                  <w:rFonts w:asciiTheme="majorHAnsi" w:hAnsiTheme="majorHAnsi" w:cstheme="majorHAnsi"/>
                  <w:color w:val="000000" w:themeColor="text1"/>
                  <w:szCs w:val="24"/>
                  <w:rPrChange w:id="19231"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9232" w:author="Dr Mamadou SANOGO" w:date="2023-10-25T17:57:00Z"/>
          <w:rFonts w:asciiTheme="majorHAnsi" w:hAnsiTheme="majorHAnsi" w:cstheme="majorHAnsi"/>
          <w:color w:val="000000" w:themeColor="text1"/>
          <w:sz w:val="28"/>
          <w:szCs w:val="28"/>
          <w:rPrChange w:id="19233" w:author="Dr Mamadou SANOGO" w:date="2023-10-25T18:15:00Z">
            <w:rPr>
              <w:del w:id="19234" w:author="Dr Mamadou SANOGO" w:date="2023-10-25T17:57:00Z"/>
            </w:rPr>
          </w:rPrChange>
        </w:rPr>
        <w:pPrChange w:id="19235"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9236" w:author="Dr Mamadou SANOGO" w:date="2023-10-25T17:56:00Z"/>
          <w:color w:val="000000" w:themeColor="text1"/>
          <w:sz w:val="28"/>
          <w:szCs w:val="28"/>
          <w:rPrChange w:id="19237" w:author="Dr Mamadou SANOGO" w:date="2023-10-25T18:15:00Z">
            <w:rPr>
              <w:del w:id="19238" w:author="Dr Mamadou SANOGO" w:date="2023-10-25T17:56:00Z"/>
              <w:color w:val="000000"/>
              <w:sz w:val="28"/>
              <w:szCs w:val="28"/>
            </w:rPr>
          </w:rPrChange>
        </w:rPr>
        <w:pPrChange w:id="19239" w:author="Dr Mamadou SANOGO" w:date="2023-10-25T17:57:00Z">
          <w:pPr>
            <w:spacing w:line="240" w:lineRule="auto"/>
          </w:pPr>
        </w:pPrChange>
      </w:pPr>
      <w:del w:id="19240" w:author="Dr Mamadou SANOGO" w:date="2023-10-25T17:57:00Z">
        <w:r w:rsidRPr="007A4AFC" w:rsidDel="00744A71">
          <w:rPr>
            <w:color w:val="000000" w:themeColor="text1"/>
            <w:sz w:val="28"/>
            <w:szCs w:val="28"/>
            <w:rPrChange w:id="19241"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9242" w:author="Dr Mamadou SANOGO" w:date="2023-10-25T17:56:00Z"/>
          <w:rFonts w:eastAsiaTheme="minorHAnsi"/>
          <w:b w:val="0"/>
          <w:color w:val="000000" w:themeColor="text1"/>
          <w:lang w:eastAsia="en-US"/>
          <w:rPrChange w:id="19243" w:author="Dr Mamadou SANOGO" w:date="2023-10-25T18:15:00Z">
            <w:rPr>
              <w:del w:id="19244" w:author="Dr Mamadou SANOGO" w:date="2023-10-25T17:56:00Z"/>
              <w:rFonts w:eastAsiaTheme="minorHAnsi" w:cs="Times New Roman"/>
              <w:b w:val="0"/>
              <w:color w:val="auto"/>
              <w:lang w:eastAsia="en-US"/>
            </w:rPr>
          </w:rPrChange>
        </w:rPr>
        <w:pPrChange w:id="19245" w:author="Dr Mamadou SANOGO" w:date="2023-10-25T17:57:00Z">
          <w:pPr>
            <w:pStyle w:val="Titre1"/>
            <w:spacing w:before="0" w:line="240" w:lineRule="auto"/>
            <w:jc w:val="center"/>
          </w:pPr>
        </w:pPrChange>
      </w:pPr>
      <w:bookmarkStart w:id="19246" w:name="_Toc145944545"/>
      <w:del w:id="19247" w:author="Dr Mamadou SANOGO" w:date="2023-10-25T17:56:00Z">
        <w:r w:rsidRPr="007A4AFC" w:rsidDel="00166699">
          <w:rPr>
            <w:rFonts w:eastAsiaTheme="minorHAnsi"/>
            <w:color w:val="000000" w:themeColor="text1"/>
            <w:sz w:val="28"/>
            <w:lang w:eastAsia="en-US"/>
            <w:rPrChange w:id="19248" w:author="Dr Mamadou SANOGO" w:date="2023-10-25T18:15:00Z">
              <w:rPr>
                <w:rFonts w:eastAsiaTheme="minorHAnsi"/>
                <w:color w:val="2E74B5" w:themeColor="accent1" w:themeShade="BF"/>
                <w:lang w:eastAsia="en-US"/>
              </w:rPr>
            </w:rPrChange>
          </w:rPr>
          <w:delText>Annexe 1</w:delText>
        </w:r>
        <w:r w:rsidR="000163AB" w:rsidRPr="007A4AFC" w:rsidDel="00166699">
          <w:rPr>
            <w:rFonts w:eastAsiaTheme="minorHAnsi"/>
            <w:color w:val="000000" w:themeColor="text1"/>
            <w:sz w:val="28"/>
            <w:lang w:eastAsia="en-US"/>
            <w:rPrChange w:id="19249" w:author="Dr Mamadou SANOGO" w:date="2023-10-25T18:15:00Z">
              <w:rPr>
                <w:rFonts w:eastAsiaTheme="minorHAnsi"/>
                <w:color w:val="2E74B5" w:themeColor="accent1" w:themeShade="BF"/>
                <w:lang w:eastAsia="en-US"/>
              </w:rPr>
            </w:rPrChange>
          </w:rPr>
          <w:delText>5</w:delText>
        </w:r>
        <w:r w:rsidRPr="007A4AFC" w:rsidDel="00166699">
          <w:rPr>
            <w:rFonts w:eastAsiaTheme="minorHAnsi"/>
            <w:color w:val="000000" w:themeColor="text1"/>
            <w:sz w:val="28"/>
            <w:lang w:eastAsia="en-US"/>
            <w:rPrChange w:id="19250" w:author="Dr Mamadou SANOGO" w:date="2023-10-25T18:15:00Z">
              <w:rPr>
                <w:rFonts w:eastAsiaTheme="minorHAnsi"/>
                <w:color w:val="2E74B5" w:themeColor="accent1" w:themeShade="BF"/>
                <w:lang w:eastAsia="en-US"/>
              </w:rPr>
            </w:rPrChange>
          </w:rPr>
          <w:delText> : Composition du jury de soutenance</w:delText>
        </w:r>
        <w:bookmarkEnd w:id="19246"/>
        <w:r w:rsidRPr="007A4AFC" w:rsidDel="00166699">
          <w:rPr>
            <w:rFonts w:eastAsiaTheme="minorHAnsi"/>
            <w:color w:val="000000" w:themeColor="text1"/>
            <w:sz w:val="28"/>
            <w:lang w:eastAsia="en-US"/>
            <w:rPrChange w:id="19251" w:author="Dr Mamadou SANOGO" w:date="2023-10-25T18:15:00Z">
              <w:rPr>
                <w:rFonts w:eastAsiaTheme="minorHAnsi"/>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9252" w:author="Dr Mamadou SANOGO" w:date="2023-10-25T17:56:00Z"/>
          <w:color w:val="000000" w:themeColor="text1"/>
          <w:szCs w:val="24"/>
          <w:lang w:val="fr-ML"/>
          <w:rPrChange w:id="19253" w:author="Dr Mamadou SANOGO" w:date="2023-10-25T18:15:00Z">
            <w:rPr>
              <w:del w:id="19254" w:author="Dr Mamadou SANOGO" w:date="2023-10-25T17:56:00Z"/>
              <w:color w:val="000000"/>
              <w:szCs w:val="24"/>
              <w:lang w:val="fr-ML"/>
            </w:rPr>
          </w:rPrChange>
        </w:rPr>
        <w:pPrChange w:id="19255" w:author="Dr Mamadou SANOGO" w:date="2023-10-25T17:57:00Z">
          <w:pPr>
            <w:widowControl w:val="0"/>
            <w:autoSpaceDE w:val="0"/>
            <w:autoSpaceDN w:val="0"/>
            <w:adjustRightInd w:val="0"/>
            <w:spacing w:line="240" w:lineRule="auto"/>
            <w:ind w:left="116" w:right="-36"/>
          </w:pPr>
        </w:pPrChange>
      </w:pPr>
      <w:del w:id="19256" w:author="Dr Mamadou SANOGO" w:date="2023-10-25T17:56:00Z">
        <w:r w:rsidRPr="007A4AFC" w:rsidDel="00166699">
          <w:rPr>
            <w:b w:val="0"/>
            <w:bCs/>
            <w:color w:val="000000" w:themeColor="text1"/>
            <w:spacing w:val="1"/>
            <w:szCs w:val="24"/>
            <w:lang w:val="fr-ML"/>
            <w:rPrChange w:id="19257"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9258"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9259"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9260"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261"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262"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263"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9264"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265"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926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26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268"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9269"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9270"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9271"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9272"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9273"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9274" w:author="Dr Mamadou SANOGO" w:date="2023-10-25T17:56:00Z"/>
          <w:color w:val="000000" w:themeColor="text1"/>
          <w:szCs w:val="24"/>
          <w:lang w:val="fr-ML"/>
          <w:rPrChange w:id="19275" w:author="Dr Mamadou SANOGO" w:date="2023-10-25T18:15:00Z">
            <w:rPr>
              <w:del w:id="19276" w:author="Dr Mamadou SANOGO" w:date="2023-10-25T17:56:00Z"/>
              <w:color w:val="000000"/>
              <w:szCs w:val="24"/>
              <w:lang w:val="fr-ML"/>
            </w:rPr>
          </w:rPrChange>
        </w:rPr>
        <w:pPrChange w:id="19277" w:author="Dr Mamadou SANOGO" w:date="2023-10-25T17:57:00Z">
          <w:pPr>
            <w:widowControl w:val="0"/>
            <w:autoSpaceDE w:val="0"/>
            <w:autoSpaceDN w:val="0"/>
            <w:adjustRightInd w:val="0"/>
            <w:spacing w:line="240" w:lineRule="auto"/>
            <w:ind w:left="400" w:right="-36"/>
          </w:pPr>
        </w:pPrChange>
      </w:pPr>
      <w:del w:id="19278" w:author="Dr Mamadou SANOGO" w:date="2023-10-25T17:56:00Z">
        <w:r w:rsidRPr="007A4AFC" w:rsidDel="00166699">
          <w:rPr>
            <w:color w:val="000000" w:themeColor="text1"/>
            <w:spacing w:val="-3"/>
            <w:szCs w:val="24"/>
            <w:lang w:val="fr-ML"/>
            <w:rPrChange w:id="19279" w:author="Dr Mamadou SANOGO" w:date="2023-10-25T18:15:00Z">
              <w:rPr>
                <w:color w:val="000000"/>
                <w:spacing w:val="-3"/>
                <w:szCs w:val="24"/>
                <w:lang w:val="fr-ML"/>
              </w:rPr>
            </w:rPrChange>
          </w:rPr>
          <w:delText>L</w:delText>
        </w:r>
        <w:r w:rsidRPr="007A4AFC" w:rsidDel="00166699">
          <w:rPr>
            <w:color w:val="000000" w:themeColor="text1"/>
            <w:szCs w:val="24"/>
            <w:lang w:val="fr-ML"/>
            <w:rPrChange w:id="19280" w:author="Dr Mamadou SANOGO" w:date="2023-10-25T18:15:00Z">
              <w:rPr>
                <w:color w:val="000000"/>
                <w:szCs w:val="24"/>
                <w:lang w:val="fr-ML"/>
              </w:rPr>
            </w:rPrChange>
          </w:rPr>
          <w:delText>e</w:delText>
        </w:r>
        <w:r w:rsidRPr="007A4AFC" w:rsidDel="00166699">
          <w:rPr>
            <w:color w:val="000000" w:themeColor="text1"/>
            <w:spacing w:val="-1"/>
            <w:szCs w:val="24"/>
            <w:lang w:val="fr-ML"/>
            <w:rPrChange w:id="192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82" w:author="Dr Mamadou SANOGO" w:date="2023-10-25T18:15:00Z">
              <w:rPr>
                <w:color w:val="000000"/>
                <w:szCs w:val="24"/>
                <w:lang w:val="fr-ML"/>
              </w:rPr>
            </w:rPrChange>
          </w:rPr>
          <w:delText>j</w:delText>
        </w:r>
        <w:r w:rsidRPr="007A4AFC" w:rsidDel="00166699">
          <w:rPr>
            <w:color w:val="000000" w:themeColor="text1"/>
            <w:spacing w:val="3"/>
            <w:szCs w:val="24"/>
            <w:lang w:val="fr-ML"/>
            <w:rPrChange w:id="19283"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9284" w:author="Dr Mamadou SANOGO" w:date="2023-10-25T18:15:00Z">
              <w:rPr>
                <w:color w:val="000000"/>
                <w:spacing w:val="4"/>
                <w:szCs w:val="24"/>
                <w:lang w:val="fr-ML"/>
              </w:rPr>
            </w:rPrChange>
          </w:rPr>
          <w:delText>r</w:delText>
        </w:r>
        <w:r w:rsidRPr="007A4AFC" w:rsidDel="00166699">
          <w:rPr>
            <w:color w:val="000000" w:themeColor="text1"/>
            <w:szCs w:val="24"/>
            <w:lang w:val="fr-ML"/>
            <w:rPrChange w:id="19285" w:author="Dr Mamadou SANOGO" w:date="2023-10-25T18:15:00Z">
              <w:rPr>
                <w:color w:val="000000"/>
                <w:szCs w:val="24"/>
                <w:lang w:val="fr-ML"/>
              </w:rPr>
            </w:rPrChange>
          </w:rPr>
          <w:delText>y</w:delText>
        </w:r>
        <w:r w:rsidRPr="007A4AFC" w:rsidDel="00166699">
          <w:rPr>
            <w:color w:val="000000" w:themeColor="text1"/>
            <w:spacing w:val="-5"/>
            <w:szCs w:val="24"/>
            <w:lang w:val="fr-ML"/>
            <w:rPrChange w:id="1928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87" w:author="Dr Mamadou SANOGO" w:date="2023-10-25T18:15:00Z">
              <w:rPr>
                <w:color w:val="000000"/>
                <w:szCs w:val="24"/>
                <w:lang w:val="fr-ML"/>
              </w:rPr>
            </w:rPrChange>
          </w:rPr>
          <w:delText>se</w:delText>
        </w:r>
        <w:r w:rsidRPr="007A4AFC" w:rsidDel="00166699">
          <w:rPr>
            <w:color w:val="000000" w:themeColor="text1"/>
            <w:spacing w:val="-1"/>
            <w:szCs w:val="24"/>
            <w:lang w:val="fr-ML"/>
            <w:rPrChange w:id="1928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289"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929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291" w:author="Dr Mamadou SANOGO" w:date="2023-10-25T18:15:00Z">
              <w:rPr>
                <w:color w:val="000000"/>
                <w:spacing w:val="2"/>
                <w:szCs w:val="24"/>
                <w:lang w:val="fr-ML"/>
              </w:rPr>
            </w:rPrChange>
          </w:rPr>
          <w:delText>d</w:delText>
        </w:r>
        <w:r w:rsidRPr="007A4AFC" w:rsidDel="00166699">
          <w:rPr>
            <w:color w:val="000000" w:themeColor="text1"/>
            <w:szCs w:val="24"/>
            <w:lang w:val="fr-ML"/>
            <w:rPrChange w:id="19292" w:author="Dr Mamadou SANOGO" w:date="2023-10-25T18:15:00Z">
              <w:rPr>
                <w:color w:val="000000"/>
                <w:szCs w:val="24"/>
                <w:lang w:val="fr-ML"/>
              </w:rPr>
            </w:rPrChange>
          </w:rPr>
          <w:delText>e</w:delText>
        </w:r>
        <w:r w:rsidRPr="007A4AFC" w:rsidDel="00166699">
          <w:rPr>
            <w:color w:val="000000" w:themeColor="text1"/>
            <w:spacing w:val="-1"/>
            <w:szCs w:val="24"/>
            <w:lang w:val="fr-ML"/>
            <w:rPrChange w:id="192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94" w:author="Dr Mamadou SANOGO" w:date="2023-10-25T18:15:00Z">
              <w:rPr>
                <w:color w:val="000000"/>
                <w:szCs w:val="24"/>
                <w:lang w:val="fr-ML"/>
              </w:rPr>
            </w:rPrChange>
          </w:rPr>
          <w:delText>4</w:delText>
        </w:r>
        <w:r w:rsidRPr="007A4AFC" w:rsidDel="00166699">
          <w:rPr>
            <w:color w:val="000000" w:themeColor="text1"/>
            <w:spacing w:val="2"/>
            <w:szCs w:val="24"/>
            <w:lang w:val="fr-ML"/>
            <w:rPrChange w:id="1929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96" w:author="Dr Mamadou SANOGO" w:date="2023-10-25T18:15:00Z">
              <w:rPr>
                <w:color w:val="000000"/>
                <w:szCs w:val="24"/>
                <w:lang w:val="fr-ML"/>
              </w:rPr>
            </w:rPrChange>
          </w:rPr>
          <w:delText>à</w:delText>
        </w:r>
        <w:r w:rsidRPr="007A4AFC" w:rsidDel="00166699">
          <w:rPr>
            <w:color w:val="000000" w:themeColor="text1"/>
            <w:spacing w:val="-1"/>
            <w:szCs w:val="24"/>
            <w:lang w:val="fr-ML"/>
            <w:rPrChange w:id="1929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98"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9299" w:author="Dr Mamadou SANOGO" w:date="2023-10-25T18:15:00Z">
              <w:rPr>
                <w:color w:val="000000"/>
                <w:spacing w:val="-1"/>
                <w:szCs w:val="24"/>
                <w:lang w:val="fr-ML"/>
              </w:rPr>
            </w:rPrChange>
          </w:rPr>
          <w:delText>re</w:delText>
        </w:r>
        <w:r w:rsidRPr="007A4AFC" w:rsidDel="00166699">
          <w:rPr>
            <w:color w:val="000000" w:themeColor="text1"/>
            <w:szCs w:val="24"/>
            <w:lang w:val="fr-ML"/>
            <w:rPrChange w:id="1930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01" w:author="Dr Mamadou SANOGO" w:date="2023-10-25T18:15:00Z">
              <w:rPr>
                <w:color w:val="000000"/>
                <w:spacing w:val="-1"/>
                <w:szCs w:val="24"/>
                <w:lang w:val="fr-ML"/>
              </w:rPr>
            </w:rPrChange>
          </w:rPr>
          <w:delText>e</w:delText>
        </w:r>
        <w:r w:rsidRPr="007A4AFC" w:rsidDel="00166699">
          <w:rPr>
            <w:color w:val="000000" w:themeColor="text1"/>
            <w:szCs w:val="24"/>
            <w:lang w:val="fr-ML"/>
            <w:rPrChange w:id="19302" w:author="Dr Mamadou SANOGO" w:date="2023-10-25T18:15:00Z">
              <w:rPr>
                <w:color w:val="000000"/>
                <w:szCs w:val="24"/>
                <w:lang w:val="fr-ML"/>
              </w:rPr>
            </w:rPrChange>
          </w:rPr>
          <w:delText>t p</w:delText>
        </w:r>
        <w:r w:rsidRPr="007A4AFC" w:rsidDel="00166699">
          <w:rPr>
            <w:color w:val="000000" w:themeColor="text1"/>
            <w:spacing w:val="1"/>
            <w:szCs w:val="24"/>
            <w:lang w:val="fr-ML"/>
            <w:rPrChange w:id="19303" w:author="Dr Mamadou SANOGO" w:date="2023-10-25T18:15:00Z">
              <w:rPr>
                <w:color w:val="000000"/>
                <w:spacing w:val="1"/>
                <w:szCs w:val="24"/>
                <w:lang w:val="fr-ML"/>
              </w:rPr>
            </w:rPrChange>
          </w:rPr>
          <w:delText>l</w:delText>
        </w:r>
        <w:r w:rsidRPr="007A4AFC" w:rsidDel="00166699">
          <w:rPr>
            <w:color w:val="000000" w:themeColor="text1"/>
            <w:szCs w:val="24"/>
            <w:lang w:val="fr-ML"/>
            <w:rPrChange w:id="19304" w:author="Dr Mamadou SANOGO" w:date="2023-10-25T18:15:00Z">
              <w:rPr>
                <w:color w:val="000000"/>
                <w:szCs w:val="24"/>
                <w:lang w:val="fr-ML"/>
              </w:rPr>
            </w:rPrChange>
          </w:rPr>
          <w:delText>us p</w:delText>
        </w:r>
        <w:r w:rsidRPr="007A4AFC" w:rsidDel="00166699">
          <w:rPr>
            <w:color w:val="000000" w:themeColor="text1"/>
            <w:spacing w:val="2"/>
            <w:szCs w:val="24"/>
            <w:lang w:val="fr-ML"/>
            <w:rPrChange w:id="19305"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9306"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9307" w:author="Dr Mamadou SANOGO" w:date="2023-10-25T18:15:00Z">
              <w:rPr>
                <w:color w:val="000000"/>
                <w:spacing w:val="1"/>
                <w:szCs w:val="24"/>
                <w:lang w:val="fr-ML"/>
              </w:rPr>
            </w:rPrChange>
          </w:rPr>
          <w:delText>c</w:delText>
        </w:r>
        <w:r w:rsidRPr="007A4AFC" w:rsidDel="00166699">
          <w:rPr>
            <w:color w:val="000000" w:themeColor="text1"/>
            <w:szCs w:val="24"/>
            <w:lang w:val="fr-ML"/>
            <w:rPrChange w:id="19308"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9309" w:author="Dr Mamadou SANOGO" w:date="2023-10-25T18:15:00Z">
              <w:rPr>
                <w:color w:val="000000"/>
                <w:spacing w:val="-1"/>
                <w:szCs w:val="24"/>
                <w:lang w:val="fr-ML"/>
              </w:rPr>
            </w:rPrChange>
          </w:rPr>
          <w:delText>e</w:delText>
        </w:r>
        <w:r w:rsidRPr="007A4AFC" w:rsidDel="00166699">
          <w:rPr>
            <w:color w:val="000000" w:themeColor="text1"/>
            <w:szCs w:val="24"/>
            <w:lang w:val="fr-ML"/>
            <w:rPrChange w:id="19310"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9311" w:author="Dr Mamadou SANOGO" w:date="2023-10-25T17:56:00Z"/>
          <w:color w:val="000000" w:themeColor="text1"/>
          <w:szCs w:val="24"/>
          <w:lang w:val="fr-ML"/>
          <w:rPrChange w:id="19312" w:author="Dr Mamadou SANOGO" w:date="2023-10-25T18:15:00Z">
            <w:rPr>
              <w:del w:id="19313" w:author="Dr Mamadou SANOGO" w:date="2023-10-25T17:56:00Z"/>
              <w:color w:val="000000"/>
              <w:szCs w:val="24"/>
              <w:lang w:val="fr-ML"/>
            </w:rPr>
          </w:rPrChange>
        </w:rPr>
        <w:pPrChange w:id="19314" w:author="Dr Mamadou SANOGO" w:date="2023-10-25T17:57:00Z">
          <w:pPr>
            <w:widowControl w:val="0"/>
            <w:numPr>
              <w:numId w:val="9"/>
            </w:numPr>
            <w:autoSpaceDE w:val="0"/>
            <w:autoSpaceDN w:val="0"/>
            <w:adjustRightInd w:val="0"/>
            <w:spacing w:line="240" w:lineRule="auto"/>
            <w:ind w:left="904" w:right="-36" w:hanging="360"/>
          </w:pPr>
        </w:pPrChange>
      </w:pPr>
      <w:del w:id="19315" w:author="Dr Mamadou SANOGO" w:date="2023-10-25T17:56:00Z">
        <w:r w:rsidRPr="007A4AFC" w:rsidDel="00166699">
          <w:rPr>
            <w:color w:val="000000" w:themeColor="text1"/>
            <w:szCs w:val="24"/>
            <w:lang w:val="fr-ML"/>
            <w:rPrChange w:id="19316"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9317" w:author="Dr Mamadou SANOGO" w:date="2023-10-25T17:56:00Z"/>
          <w:color w:val="000000" w:themeColor="text1"/>
          <w:szCs w:val="24"/>
          <w:lang w:val="fr-ML"/>
          <w:rPrChange w:id="19318" w:author="Dr Mamadou SANOGO" w:date="2023-10-25T18:15:00Z">
            <w:rPr>
              <w:del w:id="19319" w:author="Dr Mamadou SANOGO" w:date="2023-10-25T17:56:00Z"/>
              <w:color w:val="000000"/>
              <w:szCs w:val="24"/>
              <w:lang w:val="fr-ML"/>
            </w:rPr>
          </w:rPrChange>
        </w:rPr>
        <w:pPrChange w:id="19320" w:author="Dr Mamadou SANOGO" w:date="2023-10-25T17:57:00Z">
          <w:pPr>
            <w:widowControl w:val="0"/>
            <w:numPr>
              <w:numId w:val="9"/>
            </w:numPr>
            <w:autoSpaceDE w:val="0"/>
            <w:autoSpaceDN w:val="0"/>
            <w:adjustRightInd w:val="0"/>
            <w:spacing w:line="240" w:lineRule="auto"/>
            <w:ind w:left="904" w:right="-36" w:hanging="360"/>
          </w:pPr>
        </w:pPrChange>
      </w:pPr>
      <w:del w:id="19321" w:author="Dr Mamadou SANOGO" w:date="2023-10-25T17:56:00Z">
        <w:r w:rsidRPr="007A4AFC" w:rsidDel="00166699">
          <w:rPr>
            <w:color w:val="000000" w:themeColor="text1"/>
            <w:szCs w:val="24"/>
            <w:lang w:val="fr-ML"/>
            <w:rPrChange w:id="19322"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9323" w:author="Dr Mamadou SANOGO" w:date="2023-10-25T17:56:00Z"/>
          <w:color w:val="000000" w:themeColor="text1"/>
          <w:szCs w:val="24"/>
          <w:lang w:val="fr-ML"/>
          <w:rPrChange w:id="19324" w:author="Dr Mamadou SANOGO" w:date="2023-10-25T18:15:00Z">
            <w:rPr>
              <w:del w:id="19325" w:author="Dr Mamadou SANOGO" w:date="2023-10-25T17:56:00Z"/>
              <w:color w:val="000000"/>
              <w:szCs w:val="24"/>
              <w:lang w:val="fr-ML"/>
            </w:rPr>
          </w:rPrChange>
        </w:rPr>
        <w:pPrChange w:id="19326" w:author="Dr Mamadou SANOGO" w:date="2023-10-25T17:57:00Z">
          <w:pPr>
            <w:widowControl w:val="0"/>
            <w:numPr>
              <w:numId w:val="9"/>
            </w:numPr>
            <w:autoSpaceDE w:val="0"/>
            <w:autoSpaceDN w:val="0"/>
            <w:adjustRightInd w:val="0"/>
            <w:spacing w:line="240" w:lineRule="auto"/>
            <w:ind w:left="904" w:right="-36" w:hanging="360"/>
          </w:pPr>
        </w:pPrChange>
      </w:pPr>
      <w:del w:id="19327" w:author="Dr Mamadou SANOGO" w:date="2023-10-25T17:56:00Z">
        <w:r w:rsidRPr="007A4AFC" w:rsidDel="00166699">
          <w:rPr>
            <w:color w:val="000000" w:themeColor="text1"/>
            <w:szCs w:val="24"/>
            <w:lang w:val="fr-ML"/>
            <w:rPrChange w:id="19328"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9329" w:author="Dr Mamadou SANOGO" w:date="2023-10-25T17:56:00Z"/>
          <w:color w:val="000000" w:themeColor="text1"/>
          <w:szCs w:val="24"/>
          <w:lang w:val="fr-ML"/>
          <w:rPrChange w:id="19330" w:author="Dr Mamadou SANOGO" w:date="2023-10-25T18:15:00Z">
            <w:rPr>
              <w:del w:id="19331" w:author="Dr Mamadou SANOGO" w:date="2023-10-25T17:56:00Z"/>
              <w:color w:val="000000"/>
              <w:szCs w:val="24"/>
              <w:lang w:val="fr-ML"/>
            </w:rPr>
          </w:rPrChange>
        </w:rPr>
        <w:pPrChange w:id="19332" w:author="Dr Mamadou SANOGO" w:date="2023-10-25T17:57:00Z">
          <w:pPr>
            <w:widowControl w:val="0"/>
            <w:numPr>
              <w:numId w:val="9"/>
            </w:numPr>
            <w:autoSpaceDE w:val="0"/>
            <w:autoSpaceDN w:val="0"/>
            <w:adjustRightInd w:val="0"/>
            <w:spacing w:line="240" w:lineRule="auto"/>
            <w:ind w:left="904" w:right="-36" w:hanging="360"/>
          </w:pPr>
        </w:pPrChange>
      </w:pPr>
      <w:del w:id="19333" w:author="Dr Mamadou SANOGO" w:date="2023-10-25T17:56:00Z">
        <w:r w:rsidRPr="007A4AFC" w:rsidDel="00166699">
          <w:rPr>
            <w:color w:val="000000" w:themeColor="text1"/>
            <w:szCs w:val="24"/>
            <w:lang w:val="fr-ML"/>
            <w:rPrChange w:id="19334"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9335" w:author="Dr Mamadou SANOGO" w:date="2023-10-25T17:56:00Z"/>
          <w:color w:val="000000" w:themeColor="text1"/>
          <w:szCs w:val="24"/>
          <w:lang w:val="fr-ML"/>
          <w:rPrChange w:id="19336" w:author="Dr Mamadou SANOGO" w:date="2023-10-25T18:15:00Z">
            <w:rPr>
              <w:del w:id="19337" w:author="Dr Mamadou SANOGO" w:date="2023-10-25T17:56:00Z"/>
              <w:color w:val="000000"/>
              <w:szCs w:val="24"/>
              <w:lang w:val="fr-ML"/>
            </w:rPr>
          </w:rPrChange>
        </w:rPr>
        <w:pPrChange w:id="19338" w:author="Dr Mamadou SANOGO" w:date="2023-10-25T17:57:00Z">
          <w:pPr>
            <w:widowControl w:val="0"/>
            <w:autoSpaceDE w:val="0"/>
            <w:autoSpaceDN w:val="0"/>
            <w:adjustRightInd w:val="0"/>
            <w:spacing w:line="240" w:lineRule="auto"/>
            <w:ind w:left="116" w:right="-36"/>
          </w:pPr>
        </w:pPrChange>
      </w:pPr>
      <w:del w:id="19339" w:author="Dr Mamadou SANOGO" w:date="2023-10-25T17:56:00Z">
        <w:r w:rsidRPr="007A4AFC" w:rsidDel="00166699">
          <w:rPr>
            <w:b w:val="0"/>
            <w:bCs/>
            <w:color w:val="000000" w:themeColor="text1"/>
            <w:spacing w:val="1"/>
            <w:szCs w:val="24"/>
            <w:lang w:val="fr-ML"/>
            <w:rPrChange w:id="19340"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9341"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9342"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9343"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9344"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9345"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346"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347"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348"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349"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350"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35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35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35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354"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355"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35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35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358"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359"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360"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361"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362"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363"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364"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365" w:author="Dr Mamadou SANOGO" w:date="2023-10-25T17:56:00Z"/>
          <w:color w:val="000000" w:themeColor="text1"/>
          <w:szCs w:val="24"/>
          <w:lang w:val="fr-ML"/>
          <w:rPrChange w:id="19366" w:author="Dr Mamadou SANOGO" w:date="2023-10-25T18:15:00Z">
            <w:rPr>
              <w:del w:id="19367" w:author="Dr Mamadou SANOGO" w:date="2023-10-25T17:56:00Z"/>
              <w:color w:val="000000"/>
              <w:szCs w:val="24"/>
              <w:lang w:val="fr-ML"/>
            </w:rPr>
          </w:rPrChange>
        </w:rPr>
        <w:pPrChange w:id="19368" w:author="Dr Mamadou SANOGO" w:date="2023-10-25T17:57:00Z">
          <w:pPr>
            <w:widowControl w:val="0"/>
            <w:autoSpaceDE w:val="0"/>
            <w:autoSpaceDN w:val="0"/>
            <w:adjustRightInd w:val="0"/>
            <w:spacing w:line="240" w:lineRule="auto"/>
            <w:ind w:left="400" w:right="-36"/>
          </w:pPr>
        </w:pPrChange>
      </w:pPr>
      <w:del w:id="19369" w:author="Dr Mamadou SANOGO" w:date="2023-10-25T17:56:00Z">
        <w:r w:rsidRPr="007A4AFC" w:rsidDel="00166699">
          <w:rPr>
            <w:color w:val="000000" w:themeColor="text1"/>
            <w:szCs w:val="24"/>
            <w:lang w:val="fr-ML"/>
            <w:rPrChange w:id="19370" w:author="Dr Mamadou SANOGO" w:date="2023-10-25T18:15:00Z">
              <w:rPr>
                <w:color w:val="000000"/>
                <w:szCs w:val="24"/>
                <w:lang w:val="fr-ML"/>
              </w:rPr>
            </w:rPrChange>
          </w:rPr>
          <w:delText>Qu</w:delText>
        </w:r>
        <w:r w:rsidRPr="007A4AFC" w:rsidDel="00166699">
          <w:rPr>
            <w:color w:val="000000" w:themeColor="text1"/>
            <w:spacing w:val="-1"/>
            <w:szCs w:val="24"/>
            <w:lang w:val="fr-ML"/>
            <w:rPrChange w:id="19371" w:author="Dr Mamadou SANOGO" w:date="2023-10-25T18:15:00Z">
              <w:rPr>
                <w:color w:val="000000"/>
                <w:spacing w:val="-1"/>
                <w:szCs w:val="24"/>
                <w:lang w:val="fr-ML"/>
              </w:rPr>
            </w:rPrChange>
          </w:rPr>
          <w:delText>e</w:delText>
        </w:r>
        <w:r w:rsidRPr="007A4AFC" w:rsidDel="00166699">
          <w:rPr>
            <w:color w:val="000000" w:themeColor="text1"/>
            <w:szCs w:val="24"/>
            <w:lang w:val="fr-ML"/>
            <w:rPrChange w:id="19372"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37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74"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375"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376"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377" w:author="Dr Mamadou SANOGO" w:date="2023-10-25T18:15:00Z">
              <w:rPr>
                <w:color w:val="000000"/>
                <w:spacing w:val="-1"/>
                <w:szCs w:val="24"/>
                <w:lang w:val="fr-ML"/>
              </w:rPr>
            </w:rPrChange>
          </w:rPr>
          <w:delText>e</w:delText>
        </w:r>
        <w:r w:rsidRPr="007A4AFC" w:rsidDel="00166699">
          <w:rPr>
            <w:color w:val="000000" w:themeColor="text1"/>
            <w:szCs w:val="24"/>
            <w:lang w:val="fr-ML"/>
            <w:rPrChange w:id="1937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379" w:author="Dr Mamadou SANOGO" w:date="2023-10-25T18:15:00Z">
              <w:rPr>
                <w:color w:val="000000"/>
                <w:spacing w:val="-1"/>
                <w:szCs w:val="24"/>
                <w:lang w:val="fr-ML"/>
              </w:rPr>
            </w:rPrChange>
          </w:rPr>
          <w:delText>e</w:delText>
        </w:r>
        <w:r w:rsidRPr="007A4AFC" w:rsidDel="00166699">
          <w:rPr>
            <w:color w:val="000000" w:themeColor="text1"/>
            <w:szCs w:val="24"/>
            <w:lang w:val="fr-ML"/>
            <w:rPrChange w:id="1938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381" w:author="Dr Mamadou SANOGO" w:date="2023-10-25T18:15:00Z">
              <w:rPr>
                <w:color w:val="000000"/>
                <w:spacing w:val="-1"/>
                <w:szCs w:val="24"/>
                <w:lang w:val="fr-ML"/>
              </w:rPr>
            </w:rPrChange>
          </w:rPr>
          <w:delText>r</w:delText>
        </w:r>
        <w:r w:rsidRPr="007A4AFC" w:rsidDel="00166699">
          <w:rPr>
            <w:color w:val="000000" w:themeColor="text1"/>
            <w:szCs w:val="24"/>
            <w:lang w:val="fr-ML"/>
            <w:rPrChange w:id="19382" w:author="Dr Mamadou SANOGO" w:date="2023-10-25T18:15:00Z">
              <w:rPr>
                <w:color w:val="000000"/>
                <w:szCs w:val="24"/>
                <w:lang w:val="fr-ML"/>
              </w:rPr>
            </w:rPrChange>
          </w:rPr>
          <w:delText>e</w:delText>
        </w:r>
        <w:r w:rsidRPr="007A4AFC" w:rsidDel="00166699">
          <w:rPr>
            <w:color w:val="000000" w:themeColor="text1"/>
            <w:spacing w:val="-1"/>
            <w:szCs w:val="24"/>
            <w:lang w:val="fr-ML"/>
            <w:rPrChange w:id="193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84"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385" w:author="Dr Mamadou SANOGO" w:date="2023-10-25T18:15:00Z">
              <w:rPr>
                <w:color w:val="000000"/>
                <w:spacing w:val="-1"/>
                <w:szCs w:val="24"/>
                <w:lang w:val="fr-ML"/>
              </w:rPr>
            </w:rPrChange>
          </w:rPr>
          <w:delText>a</w:delText>
        </w:r>
        <w:r w:rsidRPr="007A4AFC" w:rsidDel="00166699">
          <w:rPr>
            <w:color w:val="000000" w:themeColor="text1"/>
            <w:szCs w:val="24"/>
            <w:lang w:val="fr-ML"/>
            <w:rPrChange w:id="19386"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38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88" w:author="Dr Mamadou SANOGO" w:date="2023-10-25T18:15:00Z">
              <w:rPr>
                <w:color w:val="000000"/>
                <w:szCs w:val="24"/>
                <w:lang w:val="fr-ML"/>
              </w:rPr>
            </w:rPrChange>
          </w:rPr>
          <w:delText>mes</w:delText>
        </w:r>
        <w:r w:rsidRPr="007A4AFC" w:rsidDel="00166699">
          <w:rPr>
            <w:color w:val="000000" w:themeColor="text1"/>
            <w:spacing w:val="2"/>
            <w:szCs w:val="24"/>
            <w:lang w:val="fr-ML"/>
            <w:rPrChange w:id="19389" w:author="Dr Mamadou SANOGO" w:date="2023-10-25T18:15:00Z">
              <w:rPr>
                <w:color w:val="000000"/>
                <w:spacing w:val="2"/>
                <w:szCs w:val="24"/>
                <w:lang w:val="fr-ML"/>
              </w:rPr>
            </w:rPrChange>
          </w:rPr>
          <w:delText>u</w:delText>
        </w:r>
        <w:r w:rsidRPr="007A4AFC" w:rsidDel="00166699">
          <w:rPr>
            <w:color w:val="000000" w:themeColor="text1"/>
            <w:szCs w:val="24"/>
            <w:lang w:val="fr-ML"/>
            <w:rPrChange w:id="19390" w:author="Dr Mamadou SANOGO" w:date="2023-10-25T18:15:00Z">
              <w:rPr>
                <w:color w:val="000000"/>
                <w:szCs w:val="24"/>
                <w:lang w:val="fr-ML"/>
              </w:rPr>
            </w:rPrChange>
          </w:rPr>
          <w:delText>re</w:delText>
        </w:r>
        <w:r w:rsidRPr="007A4AFC" w:rsidDel="00166699">
          <w:rPr>
            <w:color w:val="000000" w:themeColor="text1"/>
            <w:spacing w:val="-2"/>
            <w:szCs w:val="24"/>
            <w:lang w:val="fr-ML"/>
            <w:rPrChange w:id="1939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92"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393" w:author="Dr Mamadou SANOGO" w:date="2023-10-25T18:15:00Z">
              <w:rPr>
                <w:color w:val="000000"/>
                <w:spacing w:val="1"/>
                <w:szCs w:val="24"/>
                <w:lang w:val="fr-ML"/>
              </w:rPr>
            </w:rPrChange>
          </w:rPr>
          <w:delText>i</w:delText>
        </w:r>
        <w:r w:rsidRPr="007A4AFC" w:rsidDel="00166699">
          <w:rPr>
            <w:color w:val="000000" w:themeColor="text1"/>
            <w:szCs w:val="24"/>
            <w:lang w:val="fr-ML"/>
            <w:rPrChange w:id="19394"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395"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396" w:author="Dr Mamadou SANOGO" w:date="2023-10-25T18:15:00Z">
              <w:rPr>
                <w:color w:val="000000"/>
                <w:szCs w:val="24"/>
                <w:lang w:val="fr-ML"/>
              </w:rPr>
            </w:rPrChange>
          </w:rPr>
          <w:delText>om</w:delText>
        </w:r>
        <w:r w:rsidRPr="007A4AFC" w:rsidDel="00166699">
          <w:rPr>
            <w:color w:val="000000" w:themeColor="text1"/>
            <w:spacing w:val="3"/>
            <w:szCs w:val="24"/>
            <w:lang w:val="fr-ML"/>
            <w:rPrChange w:id="19397" w:author="Dr Mamadou SANOGO" w:date="2023-10-25T18:15:00Z">
              <w:rPr>
                <w:color w:val="000000"/>
                <w:spacing w:val="3"/>
                <w:szCs w:val="24"/>
                <w:lang w:val="fr-ML"/>
              </w:rPr>
            </w:rPrChange>
          </w:rPr>
          <w:delText>p</w:delText>
        </w:r>
        <w:r w:rsidRPr="007A4AFC" w:rsidDel="00166699">
          <w:rPr>
            <w:color w:val="000000" w:themeColor="text1"/>
            <w:szCs w:val="24"/>
            <w:lang w:val="fr-ML"/>
            <w:rPrChange w:id="19398" w:author="Dr Mamadou SANOGO" w:date="2023-10-25T18:15:00Z">
              <w:rPr>
                <w:color w:val="000000"/>
                <w:szCs w:val="24"/>
                <w:lang w:val="fr-ML"/>
              </w:rPr>
            </w:rPrChange>
          </w:rPr>
          <w:delText>os</w:delText>
        </w:r>
        <w:r w:rsidRPr="007A4AFC" w:rsidDel="00166699">
          <w:rPr>
            <w:color w:val="000000" w:themeColor="text1"/>
            <w:spacing w:val="-1"/>
            <w:szCs w:val="24"/>
            <w:lang w:val="fr-ML"/>
            <w:rPrChange w:id="19399" w:author="Dr Mamadou SANOGO" w:date="2023-10-25T18:15:00Z">
              <w:rPr>
                <w:color w:val="000000"/>
                <w:spacing w:val="-1"/>
                <w:szCs w:val="24"/>
                <w:lang w:val="fr-ML"/>
              </w:rPr>
            </w:rPrChange>
          </w:rPr>
          <w:delText>e</w:delText>
        </w:r>
        <w:r w:rsidRPr="007A4AFC" w:rsidDel="00166699">
          <w:rPr>
            <w:color w:val="000000" w:themeColor="text1"/>
            <w:szCs w:val="24"/>
            <w:lang w:val="fr-ML"/>
            <w:rPrChange w:id="19400"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40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02" w:author="Dr Mamadou SANOGO" w:date="2023-10-25T18:15:00Z">
              <w:rPr>
                <w:color w:val="000000"/>
                <w:szCs w:val="24"/>
                <w:lang w:val="fr-ML"/>
              </w:rPr>
            </w:rPrChange>
          </w:rPr>
          <w:delText>ju</w:delText>
        </w:r>
        <w:r w:rsidRPr="007A4AFC" w:rsidDel="00166699">
          <w:rPr>
            <w:color w:val="000000" w:themeColor="text1"/>
            <w:spacing w:val="4"/>
            <w:szCs w:val="24"/>
            <w:lang w:val="fr-ML"/>
            <w:rPrChange w:id="19403" w:author="Dr Mamadou SANOGO" w:date="2023-10-25T18:15:00Z">
              <w:rPr>
                <w:color w:val="000000"/>
                <w:spacing w:val="4"/>
                <w:szCs w:val="24"/>
                <w:lang w:val="fr-ML"/>
              </w:rPr>
            </w:rPrChange>
          </w:rPr>
          <w:delText>r</w:delText>
        </w:r>
        <w:r w:rsidRPr="007A4AFC" w:rsidDel="00166699">
          <w:rPr>
            <w:color w:val="000000" w:themeColor="text1"/>
            <w:szCs w:val="24"/>
            <w:lang w:val="fr-ML"/>
            <w:rPrChange w:id="19404" w:author="Dr Mamadou SANOGO" w:date="2023-10-25T18:15:00Z">
              <w:rPr>
                <w:color w:val="000000"/>
                <w:szCs w:val="24"/>
                <w:lang w:val="fr-ML"/>
              </w:rPr>
            </w:rPrChange>
          </w:rPr>
          <w:delText>y</w:delText>
        </w:r>
        <w:r w:rsidRPr="007A4AFC" w:rsidDel="00166699">
          <w:rPr>
            <w:color w:val="000000" w:themeColor="text1"/>
            <w:spacing w:val="-5"/>
            <w:szCs w:val="24"/>
            <w:lang w:val="fr-ML"/>
            <w:rPrChange w:id="1940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406"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407" w:author="Dr Mamadou SANOGO" w:date="2023-10-25T17:56:00Z"/>
          <w:color w:val="000000" w:themeColor="text1"/>
          <w:szCs w:val="24"/>
          <w:lang w:val="fr-ML"/>
          <w:rPrChange w:id="19408" w:author="Dr Mamadou SANOGO" w:date="2023-10-25T18:15:00Z">
            <w:rPr>
              <w:del w:id="19409" w:author="Dr Mamadou SANOGO" w:date="2023-10-25T17:56:00Z"/>
              <w:color w:val="000000"/>
              <w:szCs w:val="24"/>
              <w:lang w:val="fr-ML"/>
            </w:rPr>
          </w:rPrChange>
        </w:rPr>
        <w:pPrChange w:id="19410" w:author="Dr Mamadou SANOGO" w:date="2023-10-25T17:57:00Z">
          <w:pPr>
            <w:widowControl w:val="0"/>
            <w:numPr>
              <w:numId w:val="10"/>
            </w:numPr>
            <w:autoSpaceDE w:val="0"/>
            <w:autoSpaceDN w:val="0"/>
            <w:adjustRightInd w:val="0"/>
            <w:spacing w:line="240" w:lineRule="auto"/>
            <w:ind w:left="903" w:right="-36" w:hanging="360"/>
          </w:pPr>
        </w:pPrChange>
      </w:pPr>
      <w:del w:id="19411" w:author="Dr Mamadou SANOGO" w:date="2023-10-25T17:56:00Z">
        <w:r w:rsidRPr="007A4AFC" w:rsidDel="00166699">
          <w:rPr>
            <w:color w:val="000000" w:themeColor="text1"/>
            <w:szCs w:val="24"/>
            <w:lang w:val="fr-ML"/>
            <w:rPrChange w:id="19412"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413" w:author="Dr Mamadou SANOGO" w:date="2023-10-25T18:15:00Z">
              <w:rPr>
                <w:color w:val="000000"/>
                <w:spacing w:val="1"/>
                <w:szCs w:val="24"/>
                <w:lang w:val="fr-ML"/>
              </w:rPr>
            </w:rPrChange>
          </w:rPr>
          <w:delText>i</w:delText>
        </w:r>
        <w:r w:rsidRPr="007A4AFC" w:rsidDel="00166699">
          <w:rPr>
            <w:color w:val="000000" w:themeColor="text1"/>
            <w:szCs w:val="24"/>
            <w:lang w:val="fr-ML"/>
            <w:rPrChange w:id="19414" w:author="Dr Mamadou SANOGO" w:date="2023-10-25T18:15:00Z">
              <w:rPr>
                <w:color w:val="000000"/>
                <w:szCs w:val="24"/>
                <w:lang w:val="fr-ML"/>
              </w:rPr>
            </w:rPrChange>
          </w:rPr>
          <w:delText>t</w:delText>
        </w:r>
        <w:r w:rsidRPr="007A4AFC" w:rsidDel="00166699">
          <w:rPr>
            <w:color w:val="000000" w:themeColor="text1"/>
            <w:spacing w:val="1"/>
            <w:szCs w:val="24"/>
            <w:lang w:val="fr-ML"/>
            <w:rPrChange w:id="19415" w:author="Dr Mamadou SANOGO" w:date="2023-10-25T18:15:00Z">
              <w:rPr>
                <w:color w:val="000000"/>
                <w:spacing w:val="1"/>
                <w:szCs w:val="24"/>
                <w:lang w:val="fr-ML"/>
              </w:rPr>
            </w:rPrChange>
          </w:rPr>
          <w:delText>i</w:delText>
        </w:r>
        <w:r w:rsidRPr="007A4AFC" w:rsidDel="00166699">
          <w:rPr>
            <w:color w:val="000000" w:themeColor="text1"/>
            <w:szCs w:val="24"/>
            <w:lang w:val="fr-ML"/>
            <w:rPrChange w:id="19416"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417" w:author="Dr Mamadou SANOGO" w:date="2023-10-25T18:15:00Z">
              <w:rPr>
                <w:color w:val="000000"/>
                <w:spacing w:val="2"/>
                <w:szCs w:val="24"/>
                <w:lang w:val="fr-ML"/>
              </w:rPr>
            </w:rPrChange>
          </w:rPr>
          <w:delText>r</w:delText>
        </w:r>
        <w:r w:rsidRPr="007A4AFC" w:rsidDel="00166699">
          <w:rPr>
            <w:color w:val="000000" w:themeColor="text1"/>
            <w:szCs w:val="24"/>
            <w:lang w:val="fr-ML"/>
            <w:rPrChange w:id="19418"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419" w:author="Dr Mamadou SANOGO" w:date="2023-10-25T18:15:00Z">
              <w:rPr>
                <w:color w:val="000000"/>
                <w:spacing w:val="-1"/>
                <w:szCs w:val="24"/>
                <w:lang w:val="fr-ML"/>
              </w:rPr>
            </w:rPrChange>
          </w:rPr>
          <w:delText>a</w:delText>
        </w:r>
        <w:r w:rsidRPr="007A4AFC" w:rsidDel="00166699">
          <w:rPr>
            <w:color w:val="000000" w:themeColor="text1"/>
            <w:szCs w:val="24"/>
            <w:lang w:val="fr-ML"/>
            <w:rPrChange w:id="19420"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421" w:author="Dr Mamadou SANOGO" w:date="2023-10-25T18:15:00Z">
              <w:rPr>
                <w:color w:val="000000"/>
                <w:spacing w:val="1"/>
                <w:szCs w:val="24"/>
                <w:lang w:val="fr-ML"/>
              </w:rPr>
            </w:rPrChange>
          </w:rPr>
          <w:delText>i</w:delText>
        </w:r>
        <w:r w:rsidRPr="007A4AFC" w:rsidDel="00166699">
          <w:rPr>
            <w:color w:val="000000" w:themeColor="text1"/>
            <w:szCs w:val="24"/>
            <w:lang w:val="fr-ML"/>
            <w:rPrChange w:id="19422"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423" w:author="Dr Mamadou SANOGO" w:date="2023-10-25T18:15:00Z">
              <w:rPr>
                <w:color w:val="000000"/>
                <w:spacing w:val="-1"/>
                <w:szCs w:val="24"/>
                <w:lang w:val="fr-ML"/>
              </w:rPr>
            </w:rPrChange>
          </w:rPr>
          <w:delText>ê</w:delText>
        </w:r>
        <w:r w:rsidRPr="007A4AFC" w:rsidDel="00166699">
          <w:rPr>
            <w:color w:val="000000" w:themeColor="text1"/>
            <w:szCs w:val="24"/>
            <w:lang w:val="fr-ML"/>
            <w:rPrChange w:id="19424"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425" w:author="Dr Mamadou SANOGO" w:date="2023-10-25T18:15:00Z">
              <w:rPr>
                <w:color w:val="000000"/>
                <w:spacing w:val="-1"/>
                <w:szCs w:val="24"/>
                <w:lang w:val="fr-ML"/>
              </w:rPr>
            </w:rPrChange>
          </w:rPr>
          <w:delText>c</w:delText>
        </w:r>
        <w:r w:rsidRPr="007A4AFC" w:rsidDel="00166699">
          <w:rPr>
            <w:color w:val="000000" w:themeColor="text1"/>
            <w:szCs w:val="24"/>
            <w:lang w:val="fr-ML"/>
            <w:rPrChange w:id="19426"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427" w:author="Dr Mamadou SANOGO" w:date="2023-10-25T18:15:00Z">
              <w:rPr>
                <w:color w:val="000000"/>
                <w:spacing w:val="-1"/>
                <w:szCs w:val="24"/>
                <w:lang w:val="fr-ML"/>
              </w:rPr>
            </w:rPrChange>
          </w:rPr>
          <w:delText>é</w:delText>
        </w:r>
        <w:r w:rsidRPr="007A4AFC" w:rsidDel="00166699">
          <w:rPr>
            <w:color w:val="000000" w:themeColor="text1"/>
            <w:szCs w:val="24"/>
            <w:lang w:val="fr-ML"/>
            <w:rPrChange w:id="19428"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429" w:author="Dr Mamadou SANOGO" w:date="2023-10-25T18:15:00Z">
              <w:rPr>
                <w:color w:val="000000"/>
                <w:spacing w:val="2"/>
                <w:szCs w:val="24"/>
                <w:lang w:val="fr-ML"/>
              </w:rPr>
            </w:rPrChange>
          </w:rPr>
          <w:delText>p</w:delText>
        </w:r>
        <w:r w:rsidRPr="007A4AFC" w:rsidDel="00166699">
          <w:rPr>
            <w:color w:val="000000" w:themeColor="text1"/>
            <w:szCs w:val="24"/>
            <w:lang w:val="fr-ML"/>
            <w:rPrChange w:id="19430" w:author="Dr Mamadou SANOGO" w:date="2023-10-25T18:15:00Z">
              <w:rPr>
                <w:color w:val="000000"/>
                <w:szCs w:val="24"/>
                <w:lang w:val="fr-ML"/>
              </w:rPr>
            </w:rPrChange>
          </w:rPr>
          <w:delText>ro</w:delText>
        </w:r>
        <w:r w:rsidRPr="007A4AFC" w:rsidDel="00166699">
          <w:rPr>
            <w:color w:val="000000" w:themeColor="text1"/>
            <w:spacing w:val="-1"/>
            <w:szCs w:val="24"/>
            <w:lang w:val="fr-ML"/>
            <w:rPrChange w:id="19431" w:author="Dr Mamadou SANOGO" w:date="2023-10-25T18:15:00Z">
              <w:rPr>
                <w:color w:val="000000"/>
                <w:spacing w:val="-1"/>
                <w:szCs w:val="24"/>
                <w:lang w:val="fr-ML"/>
              </w:rPr>
            </w:rPrChange>
          </w:rPr>
          <w:delText>fe</w:delText>
        </w:r>
        <w:r w:rsidRPr="007A4AFC" w:rsidDel="00166699">
          <w:rPr>
            <w:color w:val="000000" w:themeColor="text1"/>
            <w:szCs w:val="24"/>
            <w:lang w:val="fr-ML"/>
            <w:rPrChange w:id="19432" w:author="Dr Mamadou SANOGO" w:date="2023-10-25T18:15:00Z">
              <w:rPr>
                <w:color w:val="000000"/>
                <w:szCs w:val="24"/>
                <w:lang w:val="fr-ML"/>
              </w:rPr>
            </w:rPrChange>
          </w:rPr>
          <w:delText>s</w:delText>
        </w:r>
        <w:r w:rsidRPr="007A4AFC" w:rsidDel="00166699">
          <w:rPr>
            <w:color w:val="000000" w:themeColor="text1"/>
            <w:spacing w:val="3"/>
            <w:szCs w:val="24"/>
            <w:lang w:val="fr-ML"/>
            <w:rPrChange w:id="19433"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43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435" w:author="Dr Mamadou SANOGO" w:date="2023-10-25T18:15:00Z">
              <w:rPr>
                <w:color w:val="000000"/>
                <w:szCs w:val="24"/>
                <w:lang w:val="fr-ML"/>
              </w:rPr>
            </w:rPrChange>
          </w:rPr>
          <w:delText>urs (U</w:delText>
        </w:r>
        <w:r w:rsidRPr="007A4AFC" w:rsidDel="00166699">
          <w:rPr>
            <w:color w:val="000000" w:themeColor="text1"/>
            <w:szCs w:val="24"/>
            <w:lang w:val="fr-ML"/>
            <w:rPrChange w:id="19436"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437" w:author="Dr Mamadou SANOGO" w:date="2023-10-25T18:15:00Z">
              <w:rPr>
                <w:color w:val="000000"/>
                <w:spacing w:val="2"/>
                <w:szCs w:val="24"/>
                <w:lang w:val="fr-ML"/>
              </w:rPr>
            </w:rPrChange>
          </w:rPr>
          <w:delText>d</w:delText>
        </w:r>
        <w:r w:rsidRPr="007A4AFC" w:rsidDel="00166699">
          <w:rPr>
            <w:color w:val="000000" w:themeColor="text1"/>
            <w:szCs w:val="24"/>
            <w:lang w:val="fr-ML"/>
            <w:rPrChange w:id="1943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439" w:author="Dr Mamadou SANOGO" w:date="2023-10-25T18:15:00Z">
              <w:rPr>
                <w:color w:val="000000"/>
                <w:spacing w:val="-1"/>
                <w:szCs w:val="24"/>
                <w:lang w:val="fr-ML"/>
              </w:rPr>
            </w:rPrChange>
          </w:rPr>
          <w:delText>c</w:delText>
        </w:r>
        <w:r w:rsidRPr="007A4AFC" w:rsidDel="00166699">
          <w:rPr>
            <w:color w:val="000000" w:themeColor="text1"/>
            <w:szCs w:val="24"/>
            <w:lang w:val="fr-ML"/>
            <w:rPrChange w:id="19440" w:author="Dr Mamadou SANOGO" w:date="2023-10-25T18:15:00Z">
              <w:rPr>
                <w:color w:val="000000"/>
                <w:szCs w:val="24"/>
                <w:lang w:val="fr-ML"/>
              </w:rPr>
            </w:rPrChange>
          </w:rPr>
          <w:delText>onf</w:delText>
        </w:r>
        <w:r w:rsidRPr="007A4AFC" w:rsidDel="00166699">
          <w:rPr>
            <w:color w:val="000000" w:themeColor="text1"/>
            <w:spacing w:val="-2"/>
            <w:szCs w:val="24"/>
            <w:lang w:val="fr-ML"/>
            <w:rPrChange w:id="19441"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44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443" w:author="Dr Mamadou SANOGO" w:date="2023-10-25T18:15:00Z">
              <w:rPr>
                <w:color w:val="000000"/>
                <w:spacing w:val="-1"/>
                <w:szCs w:val="24"/>
                <w:lang w:val="fr-ML"/>
              </w:rPr>
            </w:rPrChange>
          </w:rPr>
          <w:delText>e</w:delText>
        </w:r>
        <w:r w:rsidRPr="007A4AFC" w:rsidDel="00166699">
          <w:rPr>
            <w:color w:val="000000" w:themeColor="text1"/>
            <w:szCs w:val="24"/>
            <w:lang w:val="fr-ML"/>
            <w:rPrChange w:id="19444" w:author="Dr Mamadou SANOGO" w:date="2023-10-25T18:15:00Z">
              <w:rPr>
                <w:color w:val="000000"/>
                <w:szCs w:val="24"/>
                <w:lang w:val="fr-ML"/>
              </w:rPr>
            </w:rPrChange>
          </w:rPr>
          <w:delText>n</w:delText>
        </w:r>
        <w:r w:rsidRPr="007A4AFC" w:rsidDel="00166699">
          <w:rPr>
            <w:color w:val="000000" w:themeColor="text1"/>
            <w:spacing w:val="1"/>
            <w:szCs w:val="24"/>
            <w:lang w:val="fr-ML"/>
            <w:rPrChange w:id="19445"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446"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447" w:author="Dr Mamadou SANOGO" w:date="2023-10-25T18:15:00Z">
              <w:rPr>
                <w:color w:val="000000"/>
                <w:szCs w:val="24"/>
                <w:lang w:val="fr-ML"/>
              </w:rPr>
            </w:rPrChange>
          </w:rPr>
          <w:delText>s</w:delText>
        </w:r>
        <w:r w:rsidRPr="007A4AFC" w:rsidDel="00166699">
          <w:rPr>
            <w:color w:val="000000" w:themeColor="text1"/>
            <w:spacing w:val="1"/>
            <w:szCs w:val="24"/>
            <w:lang w:val="fr-ML"/>
            <w:rPrChange w:id="1944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49" w:author="Dr Mamadou SANOGO" w:date="2023-10-25T18:15:00Z">
              <w:rPr>
                <w:color w:val="000000"/>
                <w:szCs w:val="24"/>
                <w:lang w:val="fr-ML"/>
              </w:rPr>
            </w:rPrChange>
          </w:rPr>
          <w:delText>h</w:delText>
        </w:r>
        <w:r w:rsidRPr="007A4AFC" w:rsidDel="00166699">
          <w:rPr>
            <w:color w:val="000000" w:themeColor="text1"/>
            <w:spacing w:val="-1"/>
            <w:szCs w:val="24"/>
            <w:lang w:val="fr-ML"/>
            <w:rPrChange w:id="19450" w:author="Dr Mamadou SANOGO" w:date="2023-10-25T18:15:00Z">
              <w:rPr>
                <w:color w:val="000000"/>
                <w:spacing w:val="-1"/>
                <w:szCs w:val="24"/>
                <w:lang w:val="fr-ML"/>
              </w:rPr>
            </w:rPrChange>
          </w:rPr>
          <w:delText>a</w:delText>
        </w:r>
        <w:r w:rsidRPr="007A4AFC" w:rsidDel="00166699">
          <w:rPr>
            <w:color w:val="000000" w:themeColor="text1"/>
            <w:szCs w:val="24"/>
            <w:lang w:val="fr-ML"/>
            <w:rPrChange w:id="19451" w:author="Dr Mamadou SANOGO" w:date="2023-10-25T18:15:00Z">
              <w:rPr>
                <w:color w:val="000000"/>
                <w:szCs w:val="24"/>
                <w:lang w:val="fr-ML"/>
              </w:rPr>
            </w:rPrChange>
          </w:rPr>
          <w:delText>b</w:delText>
        </w:r>
        <w:r w:rsidRPr="007A4AFC" w:rsidDel="00166699">
          <w:rPr>
            <w:color w:val="000000" w:themeColor="text1"/>
            <w:spacing w:val="3"/>
            <w:szCs w:val="24"/>
            <w:lang w:val="fr-ML"/>
            <w:rPrChange w:id="19452" w:author="Dr Mamadou SANOGO" w:date="2023-10-25T18:15:00Z">
              <w:rPr>
                <w:color w:val="000000"/>
                <w:spacing w:val="3"/>
                <w:szCs w:val="24"/>
                <w:lang w:val="fr-ML"/>
              </w:rPr>
            </w:rPrChange>
          </w:rPr>
          <w:delText>i</w:delText>
        </w:r>
        <w:r w:rsidRPr="007A4AFC" w:rsidDel="00166699">
          <w:rPr>
            <w:color w:val="000000" w:themeColor="text1"/>
            <w:szCs w:val="24"/>
            <w:lang w:val="fr-ML"/>
            <w:rPrChange w:id="19453" w:author="Dr Mamadou SANOGO" w:date="2023-10-25T18:15:00Z">
              <w:rPr>
                <w:color w:val="000000"/>
                <w:szCs w:val="24"/>
                <w:lang w:val="fr-ML"/>
              </w:rPr>
            </w:rPrChange>
          </w:rPr>
          <w:delText>l</w:delText>
        </w:r>
        <w:r w:rsidRPr="007A4AFC" w:rsidDel="00166699">
          <w:rPr>
            <w:color w:val="000000" w:themeColor="text1"/>
            <w:spacing w:val="1"/>
            <w:szCs w:val="24"/>
            <w:lang w:val="fr-ML"/>
            <w:rPrChange w:id="19454" w:author="Dr Mamadou SANOGO" w:date="2023-10-25T18:15:00Z">
              <w:rPr>
                <w:color w:val="000000"/>
                <w:spacing w:val="1"/>
                <w:szCs w:val="24"/>
                <w:lang w:val="fr-ML"/>
              </w:rPr>
            </w:rPrChange>
          </w:rPr>
          <w:delText>i</w:delText>
        </w:r>
        <w:r w:rsidRPr="007A4AFC" w:rsidDel="00166699">
          <w:rPr>
            <w:color w:val="000000" w:themeColor="text1"/>
            <w:szCs w:val="24"/>
            <w:lang w:val="fr-ML"/>
            <w:rPrChange w:id="19455" w:author="Dr Mamadou SANOGO" w:date="2023-10-25T18:15:00Z">
              <w:rPr>
                <w:color w:val="000000"/>
                <w:szCs w:val="24"/>
                <w:lang w:val="fr-ML"/>
              </w:rPr>
            </w:rPrChange>
          </w:rPr>
          <w:delText>té</w:delText>
        </w:r>
        <w:r w:rsidRPr="007A4AFC" w:rsidDel="00166699">
          <w:rPr>
            <w:color w:val="000000" w:themeColor="text1"/>
            <w:spacing w:val="1"/>
            <w:szCs w:val="24"/>
            <w:lang w:val="fr-ML"/>
            <w:rPrChange w:id="194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7"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458"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459" w:author="Dr Mamadou SANOGO" w:date="2023-10-25T18:15:00Z">
              <w:rPr>
                <w:color w:val="000000"/>
                <w:spacing w:val="-1"/>
                <w:szCs w:val="24"/>
                <w:lang w:val="fr-ML"/>
              </w:rPr>
            </w:rPrChange>
          </w:rPr>
          <w:delText>e</w:delText>
        </w:r>
        <w:r w:rsidRPr="007A4AFC" w:rsidDel="00166699">
          <w:rPr>
            <w:color w:val="000000" w:themeColor="text1"/>
            <w:szCs w:val="24"/>
            <w:lang w:val="fr-ML"/>
            <w:rPrChange w:id="1946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461"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462" w:author="Dr Mamadou SANOGO" w:date="2023-10-25T18:15:00Z">
              <w:rPr>
                <w:color w:val="000000"/>
                <w:spacing w:val="-1"/>
                <w:szCs w:val="24"/>
                <w:lang w:val="fr-ML"/>
              </w:rPr>
            </w:rPrChange>
          </w:rPr>
          <w:delText>e</w:delText>
        </w:r>
        <w:r w:rsidRPr="007A4AFC" w:rsidDel="00166699">
          <w:rPr>
            <w:color w:val="000000" w:themeColor="text1"/>
            <w:szCs w:val="24"/>
            <w:lang w:val="fr-ML"/>
            <w:rPrChange w:id="19463" w:author="Dr Mamadou SANOGO" w:date="2023-10-25T18:15:00Z">
              <w:rPr>
                <w:color w:val="000000"/>
                <w:szCs w:val="24"/>
                <w:lang w:val="fr-ML"/>
              </w:rPr>
            </w:rPrChange>
          </w:rPr>
          <w:delText>s</w:delText>
        </w:r>
        <w:r w:rsidRPr="007A4AFC" w:rsidDel="00166699">
          <w:rPr>
            <w:color w:val="000000" w:themeColor="text1"/>
            <w:spacing w:val="1"/>
            <w:szCs w:val="24"/>
            <w:lang w:val="fr-ML"/>
            <w:rPrChange w:id="194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65" w:author="Dr Mamadou SANOGO" w:date="2023-10-25T18:15:00Z">
              <w:rPr>
                <w:color w:val="000000"/>
                <w:szCs w:val="24"/>
                <w:lang w:val="fr-ML"/>
              </w:rPr>
            </w:rPrChange>
          </w:rPr>
          <w:delText>re</w:delText>
        </w:r>
        <w:r w:rsidRPr="007A4AFC" w:rsidDel="00166699">
          <w:rPr>
            <w:color w:val="000000" w:themeColor="text1"/>
            <w:spacing w:val="-1"/>
            <w:szCs w:val="24"/>
            <w:lang w:val="fr-ML"/>
            <w:rPrChange w:id="19466" w:author="Dr Mamadou SANOGO" w:date="2023-10-25T18:15:00Z">
              <w:rPr>
                <w:color w:val="000000"/>
                <w:spacing w:val="-1"/>
                <w:szCs w:val="24"/>
                <w:lang w:val="fr-ML"/>
              </w:rPr>
            </w:rPrChange>
          </w:rPr>
          <w:delText>c</w:delText>
        </w:r>
        <w:r w:rsidRPr="007A4AFC" w:rsidDel="00166699">
          <w:rPr>
            <w:color w:val="000000" w:themeColor="text1"/>
            <w:szCs w:val="24"/>
            <w:lang w:val="fr-ML"/>
            <w:rPrChange w:id="19467" w:author="Dr Mamadou SANOGO" w:date="2023-10-25T18:15:00Z">
              <w:rPr>
                <w:color w:val="000000"/>
                <w:szCs w:val="24"/>
                <w:lang w:val="fr-ML"/>
              </w:rPr>
            </w:rPrChange>
          </w:rPr>
          <w:delText>h</w:delText>
        </w:r>
        <w:r w:rsidRPr="007A4AFC" w:rsidDel="00166699">
          <w:rPr>
            <w:color w:val="000000" w:themeColor="text1"/>
            <w:spacing w:val="-1"/>
            <w:szCs w:val="24"/>
            <w:lang w:val="fr-ML"/>
            <w:rPrChange w:id="19468"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469" w:author="Dr Mamadou SANOGO" w:date="2023-10-25T18:15:00Z">
              <w:rPr>
                <w:color w:val="000000"/>
                <w:spacing w:val="1"/>
                <w:szCs w:val="24"/>
                <w:lang w:val="fr-ML"/>
              </w:rPr>
            </w:rPrChange>
          </w:rPr>
          <w:delText>rc</w:delText>
        </w:r>
        <w:r w:rsidRPr="007A4AFC" w:rsidDel="00166699">
          <w:rPr>
            <w:color w:val="000000" w:themeColor="text1"/>
            <w:szCs w:val="24"/>
            <w:lang w:val="fr-ML"/>
            <w:rPrChange w:id="19470" w:author="Dr Mamadou SANOGO" w:date="2023-10-25T18:15:00Z">
              <w:rPr>
                <w:color w:val="000000"/>
                <w:szCs w:val="24"/>
                <w:lang w:val="fr-ML"/>
              </w:rPr>
            </w:rPrChange>
          </w:rPr>
          <w:delText>h</w:delText>
        </w:r>
        <w:r w:rsidRPr="007A4AFC" w:rsidDel="00166699">
          <w:rPr>
            <w:color w:val="000000" w:themeColor="text1"/>
            <w:spacing w:val="-1"/>
            <w:szCs w:val="24"/>
            <w:lang w:val="fr-ML"/>
            <w:rPrChange w:id="19471" w:author="Dr Mamadou SANOGO" w:date="2023-10-25T18:15:00Z">
              <w:rPr>
                <w:color w:val="000000"/>
                <w:spacing w:val="-1"/>
                <w:szCs w:val="24"/>
                <w:lang w:val="fr-ML"/>
              </w:rPr>
            </w:rPrChange>
          </w:rPr>
          <w:delText>e</w:delText>
        </w:r>
        <w:r w:rsidRPr="007A4AFC" w:rsidDel="00166699">
          <w:rPr>
            <w:color w:val="000000" w:themeColor="text1"/>
            <w:szCs w:val="24"/>
            <w:lang w:val="fr-ML"/>
            <w:rPrChange w:id="19472" w:author="Dr Mamadou SANOGO" w:date="2023-10-25T18:15:00Z">
              <w:rPr>
                <w:color w:val="000000"/>
                <w:szCs w:val="24"/>
                <w:lang w:val="fr-ML"/>
              </w:rPr>
            </w:rPrChange>
          </w:rPr>
          <w:delText>s</w:delText>
        </w:r>
        <w:r w:rsidRPr="007A4AFC" w:rsidDel="00166699">
          <w:rPr>
            <w:color w:val="000000" w:themeColor="text1"/>
            <w:spacing w:val="1"/>
            <w:szCs w:val="24"/>
            <w:lang w:val="fr-ML"/>
            <w:rPrChange w:id="1947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474"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47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476" w:author="Dr Mamadou SANOGO" w:date="2023-10-25T18:15:00Z">
              <w:rPr>
                <w:color w:val="000000"/>
                <w:spacing w:val="-1"/>
                <w:szCs w:val="24"/>
                <w:lang w:val="fr-ML"/>
              </w:rPr>
            </w:rPrChange>
          </w:rPr>
          <w:delText>e</w:delText>
        </w:r>
        <w:r w:rsidRPr="007A4AFC" w:rsidDel="00166699">
          <w:rPr>
            <w:color w:val="000000" w:themeColor="text1"/>
            <w:szCs w:val="24"/>
            <w:lang w:val="fr-ML"/>
            <w:rPrChange w:id="19477" w:author="Dr Mamadou SANOGO" w:date="2023-10-25T18:15:00Z">
              <w:rPr>
                <w:color w:val="000000"/>
                <w:szCs w:val="24"/>
                <w:lang w:val="fr-ML"/>
              </w:rPr>
            </w:rPrChange>
          </w:rPr>
          <w:delText>st</w:delText>
        </w:r>
        <w:r w:rsidRPr="007A4AFC" w:rsidDel="00166699">
          <w:rPr>
            <w:color w:val="000000" w:themeColor="text1"/>
            <w:spacing w:val="2"/>
            <w:szCs w:val="24"/>
            <w:lang w:val="fr-ML"/>
            <w:rPrChange w:id="1947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79" w:author="Dr Mamadou SANOGO" w:date="2023-10-25T18:15:00Z">
              <w:rPr>
                <w:color w:val="000000"/>
                <w:szCs w:val="24"/>
                <w:lang w:val="fr-ML"/>
              </w:rPr>
            </w:rPrChange>
          </w:rPr>
          <w:delText>p</w:delText>
        </w:r>
        <w:r w:rsidRPr="007A4AFC" w:rsidDel="00166699">
          <w:rPr>
            <w:color w:val="000000" w:themeColor="text1"/>
            <w:spacing w:val="-1"/>
            <w:szCs w:val="24"/>
            <w:lang w:val="fr-ML"/>
            <w:rPrChange w:id="19480" w:author="Dr Mamadou SANOGO" w:date="2023-10-25T18:15:00Z">
              <w:rPr>
                <w:color w:val="000000"/>
                <w:spacing w:val="-1"/>
                <w:szCs w:val="24"/>
                <w:lang w:val="fr-ML"/>
              </w:rPr>
            </w:rPrChange>
          </w:rPr>
          <w:delText>a</w:delText>
        </w:r>
        <w:r w:rsidRPr="007A4AFC" w:rsidDel="00166699">
          <w:rPr>
            <w:color w:val="000000" w:themeColor="text1"/>
            <w:szCs w:val="24"/>
            <w:lang w:val="fr-ML"/>
            <w:rPrChange w:id="19481" w:author="Dr Mamadou SANOGO" w:date="2023-10-25T18:15:00Z">
              <w:rPr>
                <w:color w:val="000000"/>
                <w:szCs w:val="24"/>
                <w:lang w:val="fr-ML"/>
              </w:rPr>
            </w:rPrChange>
          </w:rPr>
          <w:delText>s</w:delText>
        </w:r>
        <w:r w:rsidRPr="007A4AFC" w:rsidDel="00166699">
          <w:rPr>
            <w:color w:val="000000" w:themeColor="text1"/>
            <w:spacing w:val="1"/>
            <w:szCs w:val="24"/>
            <w:lang w:val="fr-ML"/>
            <w:rPrChange w:id="194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83"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484"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485" w:author="Dr Mamadou SANOGO" w:date="2023-10-25T18:15:00Z">
              <w:rPr>
                <w:color w:val="000000"/>
                <w:spacing w:val="-1"/>
                <w:szCs w:val="24"/>
                <w:lang w:val="fr-ML"/>
              </w:rPr>
            </w:rPrChange>
          </w:rPr>
          <w:delText>e</w:delText>
        </w:r>
        <w:r w:rsidRPr="007A4AFC" w:rsidDel="00166699">
          <w:rPr>
            <w:color w:val="000000" w:themeColor="text1"/>
            <w:szCs w:val="24"/>
            <w:lang w:val="fr-ML"/>
            <w:rPrChange w:id="19486" w:author="Dr Mamadou SANOGO" w:date="2023-10-25T18:15:00Z">
              <w:rPr>
                <w:color w:val="000000"/>
                <w:szCs w:val="24"/>
                <w:lang w:val="fr-ML"/>
              </w:rPr>
            </w:rPrChange>
          </w:rPr>
          <w:delText>n</w:delText>
        </w:r>
        <w:r w:rsidRPr="007A4AFC" w:rsidDel="00166699">
          <w:rPr>
            <w:color w:val="000000" w:themeColor="text1"/>
            <w:spacing w:val="1"/>
            <w:szCs w:val="24"/>
            <w:lang w:val="fr-ML"/>
            <w:rPrChange w:id="1948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488" w:author="Dr Mamadou SANOGO" w:date="2023-10-25T18:15:00Z">
              <w:rPr>
                <w:color w:val="000000"/>
                <w:spacing w:val="-1"/>
                <w:szCs w:val="24"/>
                <w:lang w:val="fr-ML"/>
              </w:rPr>
            </w:rPrChange>
          </w:rPr>
          <w:delText>c</w:delText>
        </w:r>
        <w:r w:rsidRPr="007A4AFC" w:rsidDel="00166699">
          <w:rPr>
            <w:color w:val="000000" w:themeColor="text1"/>
            <w:szCs w:val="24"/>
            <w:lang w:val="fr-ML"/>
            <w:rPrChange w:id="19489" w:author="Dr Mamadou SANOGO" w:date="2023-10-25T18:15:00Z">
              <w:rPr>
                <w:color w:val="000000"/>
                <w:szCs w:val="24"/>
                <w:lang w:val="fr-ML"/>
              </w:rPr>
            </w:rPrChange>
          </w:rPr>
          <w:delText>omp</w:delText>
        </w:r>
        <w:r w:rsidRPr="007A4AFC" w:rsidDel="00166699">
          <w:rPr>
            <w:color w:val="000000" w:themeColor="text1"/>
            <w:spacing w:val="1"/>
            <w:szCs w:val="24"/>
            <w:lang w:val="fr-ML"/>
            <w:rPrChange w:id="19490" w:author="Dr Mamadou SANOGO" w:date="2023-10-25T18:15:00Z">
              <w:rPr>
                <w:color w:val="000000"/>
                <w:spacing w:val="1"/>
                <w:szCs w:val="24"/>
                <w:lang w:val="fr-ML"/>
              </w:rPr>
            </w:rPrChange>
          </w:rPr>
          <w:delText>t</w:delText>
        </w:r>
        <w:r w:rsidRPr="007A4AFC" w:rsidDel="00166699">
          <w:rPr>
            <w:color w:val="000000" w:themeColor="text1"/>
            <w:szCs w:val="24"/>
            <w:lang w:val="fr-ML"/>
            <w:rPrChange w:id="1949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492" w:author="Dr Mamadou SANOGO" w:date="2023-10-25T18:15:00Z">
              <w:rPr>
                <w:color w:val="000000"/>
                <w:spacing w:val="-1"/>
                <w:szCs w:val="24"/>
                <w:lang w:val="fr-ML"/>
              </w:rPr>
            </w:rPrChange>
          </w:rPr>
          <w:delText>c</w:delText>
        </w:r>
        <w:r w:rsidRPr="007A4AFC" w:rsidDel="00166699">
          <w:rPr>
            <w:color w:val="000000" w:themeColor="text1"/>
            <w:szCs w:val="24"/>
            <w:lang w:val="fr-ML"/>
            <w:rPrChange w:id="19493" w:author="Dr Mamadou SANOGO" w:date="2023-10-25T18:15:00Z">
              <w:rPr>
                <w:color w:val="000000"/>
                <w:szCs w:val="24"/>
                <w:lang w:val="fr-ML"/>
              </w:rPr>
            </w:rPrChange>
          </w:rPr>
          <w:delText>om</w:delText>
        </w:r>
        <w:r w:rsidRPr="007A4AFC" w:rsidDel="00166699">
          <w:rPr>
            <w:color w:val="000000" w:themeColor="text1"/>
            <w:spacing w:val="1"/>
            <w:szCs w:val="24"/>
            <w:lang w:val="fr-ML"/>
            <w:rPrChange w:id="19494" w:author="Dr Mamadou SANOGO" w:date="2023-10-25T18:15:00Z">
              <w:rPr>
                <w:color w:val="000000"/>
                <w:spacing w:val="1"/>
                <w:szCs w:val="24"/>
                <w:lang w:val="fr-ML"/>
              </w:rPr>
            </w:rPrChange>
          </w:rPr>
          <w:delText>m</w:delText>
        </w:r>
        <w:r w:rsidRPr="007A4AFC" w:rsidDel="00166699">
          <w:rPr>
            <w:color w:val="000000" w:themeColor="text1"/>
            <w:szCs w:val="24"/>
            <w:lang w:val="fr-ML"/>
            <w:rPrChange w:id="19495" w:author="Dr Mamadou SANOGO" w:date="2023-10-25T18:15:00Z">
              <w:rPr>
                <w:color w:val="000000"/>
                <w:szCs w:val="24"/>
                <w:lang w:val="fr-ML"/>
              </w:rPr>
            </w:rPrChange>
          </w:rPr>
          <w:delText>e</w:delText>
        </w:r>
        <w:r w:rsidRPr="007A4AFC" w:rsidDel="00166699">
          <w:rPr>
            <w:color w:val="000000" w:themeColor="text1"/>
            <w:spacing w:val="18"/>
            <w:szCs w:val="24"/>
            <w:lang w:val="fr-ML"/>
            <w:rPrChange w:id="19496"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497" w:author="Dr Mamadou SANOGO" w:date="2023-10-25T18:15:00Z">
              <w:rPr>
                <w:color w:val="000000"/>
                <w:szCs w:val="24"/>
                <w:lang w:val="fr-ML"/>
              </w:rPr>
            </w:rPrChange>
          </w:rPr>
          <w:delText>pro</w:delText>
        </w:r>
        <w:r w:rsidRPr="007A4AFC" w:rsidDel="00166699">
          <w:rPr>
            <w:color w:val="000000" w:themeColor="text1"/>
            <w:spacing w:val="1"/>
            <w:szCs w:val="24"/>
            <w:lang w:val="fr-ML"/>
            <w:rPrChange w:id="1949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499" w:author="Dr Mamadou SANOGO" w:date="2023-10-25T18:15:00Z">
              <w:rPr>
                <w:color w:val="000000"/>
                <w:spacing w:val="-1"/>
                <w:szCs w:val="24"/>
                <w:lang w:val="fr-ML"/>
              </w:rPr>
            </w:rPrChange>
          </w:rPr>
          <w:delText>e</w:delText>
        </w:r>
        <w:r w:rsidRPr="007A4AFC" w:rsidDel="00166699">
          <w:rPr>
            <w:color w:val="000000" w:themeColor="text1"/>
            <w:szCs w:val="24"/>
            <w:lang w:val="fr-ML"/>
            <w:rPrChange w:id="19500"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501" w:author="Dr Mamadou SANOGO" w:date="2023-10-25T18:15:00Z">
              <w:rPr>
                <w:color w:val="000000"/>
                <w:spacing w:val="-1"/>
                <w:szCs w:val="24"/>
                <w:lang w:val="fr-ML"/>
              </w:rPr>
            </w:rPrChange>
          </w:rPr>
          <w:delText>r</w:delText>
        </w:r>
        <w:r w:rsidRPr="007A4AFC" w:rsidDel="00166699">
          <w:rPr>
            <w:color w:val="000000" w:themeColor="text1"/>
            <w:szCs w:val="24"/>
            <w:lang w:val="fr-ML"/>
            <w:rPrChange w:id="19502" w:author="Dr Mamadou SANOGO" w:date="2023-10-25T18:15:00Z">
              <w:rPr>
                <w:color w:val="000000"/>
                <w:szCs w:val="24"/>
                <w:lang w:val="fr-ML"/>
              </w:rPr>
            </w:rPrChange>
          </w:rPr>
          <w:delText>)</w:delText>
        </w:r>
        <w:r w:rsidRPr="007A4AFC" w:rsidDel="00166699">
          <w:rPr>
            <w:color w:val="000000" w:themeColor="text1"/>
            <w:spacing w:val="22"/>
            <w:szCs w:val="24"/>
            <w:lang w:val="fr-ML"/>
            <w:rPrChange w:id="1950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504" w:author="Dr Mamadou SANOGO" w:date="2023-10-25T18:15:00Z">
              <w:rPr>
                <w:color w:val="000000"/>
                <w:szCs w:val="24"/>
                <w:lang w:val="fr-ML"/>
              </w:rPr>
            </w:rPrChange>
          </w:rPr>
          <w:delText>ou</w:delText>
        </w:r>
        <w:r w:rsidRPr="007A4AFC" w:rsidDel="00166699">
          <w:rPr>
            <w:color w:val="000000" w:themeColor="text1"/>
            <w:spacing w:val="19"/>
            <w:szCs w:val="24"/>
            <w:lang w:val="fr-ML"/>
            <w:rPrChange w:id="19505"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506" w:author="Dr Mamadou SANOGO" w:date="2023-10-25T18:15:00Z">
              <w:rPr>
                <w:color w:val="000000"/>
                <w:spacing w:val="1"/>
                <w:szCs w:val="24"/>
                <w:lang w:val="fr-ML"/>
              </w:rPr>
            </w:rPrChange>
          </w:rPr>
          <w:delText>a</w:delText>
        </w:r>
        <w:r w:rsidRPr="007A4AFC" w:rsidDel="00166699">
          <w:rPr>
            <w:color w:val="000000" w:themeColor="text1"/>
            <w:szCs w:val="24"/>
            <w:lang w:val="fr-ML"/>
            <w:rPrChange w:id="19507" w:author="Dr Mamadou SANOGO" w:date="2023-10-25T18:15:00Z">
              <w:rPr>
                <w:color w:val="000000"/>
                <w:szCs w:val="24"/>
                <w:lang w:val="fr-ML"/>
              </w:rPr>
            </w:rPrChange>
          </w:rPr>
          <w:delText>ss</w:delText>
        </w:r>
        <w:r w:rsidRPr="007A4AFC" w:rsidDel="00166699">
          <w:rPr>
            <w:color w:val="000000" w:themeColor="text1"/>
            <w:spacing w:val="1"/>
            <w:szCs w:val="24"/>
            <w:lang w:val="fr-ML"/>
            <w:rPrChange w:id="19508" w:author="Dr Mamadou SANOGO" w:date="2023-10-25T18:15:00Z">
              <w:rPr>
                <w:color w:val="000000"/>
                <w:spacing w:val="1"/>
                <w:szCs w:val="24"/>
                <w:lang w:val="fr-ML"/>
              </w:rPr>
            </w:rPrChange>
          </w:rPr>
          <w:delText>i</w:delText>
        </w:r>
        <w:r w:rsidRPr="007A4AFC" w:rsidDel="00166699">
          <w:rPr>
            <w:color w:val="000000" w:themeColor="text1"/>
            <w:szCs w:val="24"/>
            <w:lang w:val="fr-ML"/>
            <w:rPrChange w:id="19509" w:author="Dr Mamadou SANOGO" w:date="2023-10-25T18:15:00Z">
              <w:rPr>
                <w:color w:val="000000"/>
                <w:szCs w:val="24"/>
                <w:lang w:val="fr-ML"/>
              </w:rPr>
            </w:rPrChange>
          </w:rPr>
          <w:delText>m</w:delText>
        </w:r>
        <w:r w:rsidRPr="007A4AFC" w:rsidDel="00166699">
          <w:rPr>
            <w:color w:val="000000" w:themeColor="text1"/>
            <w:spacing w:val="1"/>
            <w:szCs w:val="24"/>
            <w:lang w:val="fr-ML"/>
            <w:rPrChange w:id="19510" w:author="Dr Mamadou SANOGO" w:date="2023-10-25T18:15:00Z">
              <w:rPr>
                <w:color w:val="000000"/>
                <w:spacing w:val="1"/>
                <w:szCs w:val="24"/>
                <w:lang w:val="fr-ML"/>
              </w:rPr>
            </w:rPrChange>
          </w:rPr>
          <w:delText>i</w:delText>
        </w:r>
        <w:r w:rsidRPr="007A4AFC" w:rsidDel="00166699">
          <w:rPr>
            <w:color w:val="000000" w:themeColor="text1"/>
            <w:szCs w:val="24"/>
            <w:lang w:val="fr-ML"/>
            <w:rPrChange w:id="19511"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512" w:author="Dr Mamadou SANOGO" w:date="2023-10-25T17:56:00Z"/>
          <w:color w:val="000000" w:themeColor="text1"/>
          <w:szCs w:val="24"/>
          <w:lang w:val="fr-ML"/>
          <w:rPrChange w:id="19513" w:author="Dr Mamadou SANOGO" w:date="2023-10-25T18:15:00Z">
            <w:rPr>
              <w:del w:id="19514" w:author="Dr Mamadou SANOGO" w:date="2023-10-25T17:56:00Z"/>
              <w:color w:val="000000"/>
              <w:szCs w:val="24"/>
              <w:lang w:val="fr-ML"/>
            </w:rPr>
          </w:rPrChange>
        </w:rPr>
        <w:pPrChange w:id="19515" w:author="Dr Mamadou SANOGO" w:date="2023-10-25T17:57:00Z">
          <w:pPr>
            <w:widowControl w:val="0"/>
            <w:numPr>
              <w:numId w:val="10"/>
            </w:numPr>
            <w:autoSpaceDE w:val="0"/>
            <w:autoSpaceDN w:val="0"/>
            <w:adjustRightInd w:val="0"/>
            <w:spacing w:line="240" w:lineRule="auto"/>
            <w:ind w:left="903" w:right="-36" w:hanging="360"/>
          </w:pPr>
        </w:pPrChange>
      </w:pPr>
      <w:del w:id="19516" w:author="Dr Mamadou SANOGO" w:date="2023-10-25T17:56:00Z">
        <w:r w:rsidRPr="007A4AFC" w:rsidDel="00166699">
          <w:rPr>
            <w:color w:val="000000" w:themeColor="text1"/>
            <w:szCs w:val="24"/>
            <w:lang w:val="fr-ML"/>
            <w:rPrChange w:id="19517" w:author="Dr Mamadou SANOGO" w:date="2023-10-25T18:15:00Z">
              <w:rPr>
                <w:color w:val="000000"/>
                <w:szCs w:val="24"/>
                <w:lang w:val="fr-ML"/>
              </w:rPr>
            </w:rPrChange>
          </w:rPr>
          <w:delText>la</w:delText>
        </w:r>
        <w:r w:rsidRPr="007A4AFC" w:rsidDel="00166699">
          <w:rPr>
            <w:color w:val="000000" w:themeColor="text1"/>
            <w:spacing w:val="21"/>
            <w:szCs w:val="24"/>
            <w:lang w:val="fr-ML"/>
            <w:rPrChange w:id="19518"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519" w:author="Dr Mamadou SANOGO" w:date="2023-10-25T18:15:00Z">
              <w:rPr>
                <w:color w:val="000000"/>
                <w:szCs w:val="24"/>
                <w:lang w:val="fr-ML"/>
              </w:rPr>
            </w:rPrChange>
          </w:rPr>
          <w:delText>mo</w:delText>
        </w:r>
        <w:r w:rsidRPr="007A4AFC" w:rsidDel="00166699">
          <w:rPr>
            <w:color w:val="000000" w:themeColor="text1"/>
            <w:spacing w:val="1"/>
            <w:szCs w:val="24"/>
            <w:lang w:val="fr-ML"/>
            <w:rPrChange w:id="19520" w:author="Dr Mamadou SANOGO" w:date="2023-10-25T18:15:00Z">
              <w:rPr>
                <w:color w:val="000000"/>
                <w:spacing w:val="1"/>
                <w:szCs w:val="24"/>
                <w:lang w:val="fr-ML"/>
              </w:rPr>
            </w:rPrChange>
          </w:rPr>
          <w:delText>i</w:delText>
        </w:r>
        <w:r w:rsidRPr="007A4AFC" w:rsidDel="00166699">
          <w:rPr>
            <w:color w:val="000000" w:themeColor="text1"/>
            <w:szCs w:val="24"/>
            <w:lang w:val="fr-ML"/>
            <w:rPrChange w:id="19521" w:author="Dr Mamadou SANOGO" w:date="2023-10-25T18:15:00Z">
              <w:rPr>
                <w:color w:val="000000"/>
                <w:szCs w:val="24"/>
                <w:lang w:val="fr-ML"/>
              </w:rPr>
            </w:rPrChange>
          </w:rPr>
          <w:delText>t</w:delText>
        </w:r>
        <w:r w:rsidRPr="007A4AFC" w:rsidDel="00166699">
          <w:rPr>
            <w:color w:val="000000" w:themeColor="text1"/>
            <w:spacing w:val="1"/>
            <w:szCs w:val="24"/>
            <w:lang w:val="fr-ML"/>
            <w:rPrChange w:id="19522" w:author="Dr Mamadou SANOGO" w:date="2023-10-25T18:15:00Z">
              <w:rPr>
                <w:color w:val="000000"/>
                <w:spacing w:val="1"/>
                <w:szCs w:val="24"/>
                <w:lang w:val="fr-ML"/>
              </w:rPr>
            </w:rPrChange>
          </w:rPr>
          <w:delText>i</w:delText>
        </w:r>
        <w:r w:rsidRPr="007A4AFC" w:rsidDel="00166699">
          <w:rPr>
            <w:color w:val="000000" w:themeColor="text1"/>
            <w:szCs w:val="24"/>
            <w:lang w:val="fr-ML"/>
            <w:rPrChange w:id="19523" w:author="Dr Mamadou SANOGO" w:date="2023-10-25T18:15:00Z">
              <w:rPr>
                <w:color w:val="000000"/>
                <w:szCs w:val="24"/>
                <w:lang w:val="fr-ML"/>
              </w:rPr>
            </w:rPrChange>
          </w:rPr>
          <w:delText>é</w:delText>
        </w:r>
        <w:r w:rsidRPr="007A4AFC" w:rsidDel="00166699">
          <w:rPr>
            <w:color w:val="000000" w:themeColor="text1"/>
            <w:spacing w:val="20"/>
            <w:szCs w:val="24"/>
            <w:lang w:val="fr-ML"/>
            <w:rPrChange w:id="19524"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525" w:author="Dr Mamadou SANOGO" w:date="2023-10-25T18:15:00Z">
              <w:rPr>
                <w:color w:val="000000"/>
                <w:szCs w:val="24"/>
                <w:lang w:val="fr-ML"/>
              </w:rPr>
            </w:rPrChange>
          </w:rPr>
          <w:delText>du</w:delText>
        </w:r>
        <w:r w:rsidRPr="007A4AFC" w:rsidDel="00166699">
          <w:rPr>
            <w:color w:val="000000" w:themeColor="text1"/>
            <w:spacing w:val="21"/>
            <w:szCs w:val="24"/>
            <w:lang w:val="fr-ML"/>
            <w:rPrChange w:id="1952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527" w:author="Dr Mamadou SANOGO" w:date="2023-10-25T18:15:00Z">
              <w:rPr>
                <w:color w:val="000000"/>
                <w:szCs w:val="24"/>
                <w:lang w:val="fr-ML"/>
              </w:rPr>
            </w:rPrChange>
          </w:rPr>
          <w:delText>ju</w:delText>
        </w:r>
        <w:r w:rsidRPr="007A4AFC" w:rsidDel="00166699">
          <w:rPr>
            <w:color w:val="000000" w:themeColor="text1"/>
            <w:spacing w:val="4"/>
            <w:szCs w:val="24"/>
            <w:lang w:val="fr-ML"/>
            <w:rPrChange w:id="19528" w:author="Dr Mamadou SANOGO" w:date="2023-10-25T18:15:00Z">
              <w:rPr>
                <w:color w:val="000000"/>
                <w:spacing w:val="4"/>
                <w:szCs w:val="24"/>
                <w:lang w:val="fr-ML"/>
              </w:rPr>
            </w:rPrChange>
          </w:rPr>
          <w:delText>r</w:delText>
        </w:r>
        <w:r w:rsidRPr="007A4AFC" w:rsidDel="00166699">
          <w:rPr>
            <w:color w:val="000000" w:themeColor="text1"/>
            <w:szCs w:val="24"/>
            <w:lang w:val="fr-ML"/>
            <w:rPrChange w:id="19529" w:author="Dr Mamadou SANOGO" w:date="2023-10-25T18:15:00Z">
              <w:rPr>
                <w:color w:val="000000"/>
                <w:szCs w:val="24"/>
                <w:lang w:val="fr-ML"/>
              </w:rPr>
            </w:rPrChange>
          </w:rPr>
          <w:delText>y</w:delText>
        </w:r>
        <w:r w:rsidRPr="007A4AFC" w:rsidDel="00166699">
          <w:rPr>
            <w:color w:val="000000" w:themeColor="text1"/>
            <w:spacing w:val="19"/>
            <w:szCs w:val="24"/>
            <w:lang w:val="fr-ML"/>
            <w:rPrChange w:id="19530"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531"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532"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533" w:author="Dr Mamadou SANOGO" w:date="2023-10-25T18:15:00Z">
              <w:rPr>
                <w:color w:val="000000"/>
                <w:spacing w:val="-1"/>
                <w:szCs w:val="24"/>
                <w:lang w:val="fr-ML"/>
              </w:rPr>
            </w:rPrChange>
          </w:rPr>
          <w:delText>ê</w:delText>
        </w:r>
        <w:r w:rsidRPr="007A4AFC" w:rsidDel="00166699">
          <w:rPr>
            <w:color w:val="000000" w:themeColor="text1"/>
            <w:szCs w:val="24"/>
            <w:lang w:val="fr-ML"/>
            <w:rPrChange w:id="19534" w:author="Dr Mamadou SANOGO" w:date="2023-10-25T18:15:00Z">
              <w:rPr>
                <w:color w:val="000000"/>
                <w:szCs w:val="24"/>
                <w:lang w:val="fr-ML"/>
              </w:rPr>
            </w:rPrChange>
          </w:rPr>
          <w:delText>t</w:delText>
        </w:r>
        <w:r w:rsidRPr="007A4AFC" w:rsidDel="00166699">
          <w:rPr>
            <w:color w:val="000000" w:themeColor="text1"/>
            <w:spacing w:val="2"/>
            <w:szCs w:val="24"/>
            <w:lang w:val="fr-ML"/>
            <w:rPrChange w:id="19535" w:author="Dr Mamadou SANOGO" w:date="2023-10-25T18:15:00Z">
              <w:rPr>
                <w:color w:val="000000"/>
                <w:spacing w:val="2"/>
                <w:szCs w:val="24"/>
                <w:lang w:val="fr-ML"/>
              </w:rPr>
            </w:rPrChange>
          </w:rPr>
          <w:delText>r</w:delText>
        </w:r>
        <w:r w:rsidRPr="007A4AFC" w:rsidDel="00166699">
          <w:rPr>
            <w:color w:val="000000" w:themeColor="text1"/>
            <w:szCs w:val="24"/>
            <w:lang w:val="fr-ML"/>
            <w:rPrChange w:id="19536" w:author="Dr Mamadou SANOGO" w:date="2023-10-25T18:15:00Z">
              <w:rPr>
                <w:color w:val="000000"/>
                <w:szCs w:val="24"/>
                <w:lang w:val="fr-ML"/>
              </w:rPr>
            </w:rPrChange>
          </w:rPr>
          <w:delText>e</w:delText>
        </w:r>
        <w:r w:rsidRPr="007A4AFC" w:rsidDel="00166699">
          <w:rPr>
            <w:color w:val="000000" w:themeColor="text1"/>
            <w:spacing w:val="20"/>
            <w:szCs w:val="24"/>
            <w:lang w:val="fr-ML"/>
            <w:rPrChange w:id="19537"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538" w:author="Dr Mamadou SANOGO" w:date="2023-10-25T18:15:00Z">
              <w:rPr>
                <w:color w:val="000000"/>
                <w:spacing w:val="-1"/>
                <w:szCs w:val="24"/>
                <w:lang w:val="fr-ML"/>
              </w:rPr>
            </w:rPrChange>
          </w:rPr>
          <w:delText>c</w:delText>
        </w:r>
        <w:r w:rsidRPr="007A4AFC" w:rsidDel="00166699">
          <w:rPr>
            <w:color w:val="000000" w:themeColor="text1"/>
            <w:szCs w:val="24"/>
            <w:lang w:val="fr-ML"/>
            <w:rPrChange w:id="1953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é</w:delText>
        </w:r>
        <w:r w:rsidRPr="007A4AFC" w:rsidDel="00166699">
          <w:rPr>
            <w:color w:val="000000" w:themeColor="text1"/>
            <w:szCs w:val="24"/>
            <w:lang w:val="fr-ML"/>
            <w:rPrChange w:id="19541" w:author="Dr Mamadou SANOGO" w:date="2023-10-25T18:15:00Z">
              <w:rPr>
                <w:color w:val="000000"/>
                <w:szCs w:val="24"/>
                <w:lang w:val="fr-ML"/>
              </w:rPr>
            </w:rPrChange>
          </w:rPr>
          <w:delText>e</w:delText>
        </w:r>
        <w:r w:rsidRPr="007A4AFC" w:rsidDel="00166699">
          <w:rPr>
            <w:color w:val="000000" w:themeColor="text1"/>
            <w:spacing w:val="20"/>
            <w:szCs w:val="24"/>
            <w:lang w:val="fr-ML"/>
            <w:rPrChange w:id="19542"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543" w:author="Dr Mamadou SANOGO" w:date="2023-10-25T18:15:00Z">
              <w:rPr>
                <w:color w:val="000000"/>
                <w:spacing w:val="2"/>
                <w:szCs w:val="24"/>
                <w:lang w:val="fr-ML"/>
              </w:rPr>
            </w:rPrChange>
          </w:rPr>
          <w:delText>d</w:delText>
        </w:r>
        <w:r w:rsidRPr="007A4AFC" w:rsidDel="00166699">
          <w:rPr>
            <w:color w:val="000000" w:themeColor="text1"/>
            <w:szCs w:val="24"/>
            <w:lang w:val="fr-ML"/>
            <w:rPrChange w:id="19544" w:author="Dr Mamadou SANOGO" w:date="2023-10-25T18:15:00Z">
              <w:rPr>
                <w:color w:val="000000"/>
                <w:szCs w:val="24"/>
                <w:lang w:val="fr-ML"/>
              </w:rPr>
            </w:rPrChange>
          </w:rPr>
          <w:delText>e</w:delText>
        </w:r>
        <w:r w:rsidRPr="007A4AFC" w:rsidDel="00166699">
          <w:rPr>
            <w:color w:val="000000" w:themeColor="text1"/>
            <w:spacing w:val="20"/>
            <w:szCs w:val="24"/>
            <w:lang w:val="fr-ML"/>
            <w:rPrChange w:id="1954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546"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547" w:author="Dr Mamadou SANOGO" w:date="2023-10-25T18:15:00Z">
              <w:rPr>
                <w:color w:val="000000"/>
                <w:spacing w:val="-1"/>
                <w:szCs w:val="24"/>
                <w:lang w:val="fr-ML"/>
              </w:rPr>
            </w:rPrChange>
          </w:rPr>
          <w:delText>e</w:delText>
        </w:r>
        <w:r w:rsidRPr="007A4AFC" w:rsidDel="00166699">
          <w:rPr>
            <w:color w:val="000000" w:themeColor="text1"/>
            <w:szCs w:val="24"/>
            <w:lang w:val="fr-ML"/>
            <w:rPrChange w:id="19548"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549" w:author="Dr Mamadou SANOGO" w:date="2023-10-25T18:15:00Z">
              <w:rPr>
                <w:color w:val="000000"/>
                <w:spacing w:val="1"/>
                <w:szCs w:val="24"/>
                <w:lang w:val="fr-ML"/>
              </w:rPr>
            </w:rPrChange>
          </w:rPr>
          <w:delText>a</w:delText>
        </w:r>
        <w:r w:rsidRPr="007A4AFC" w:rsidDel="00166699">
          <w:rPr>
            <w:color w:val="000000" w:themeColor="text1"/>
            <w:szCs w:val="24"/>
            <w:lang w:val="fr-ML"/>
            <w:rPrChange w:id="19550" w:author="Dr Mamadou SANOGO" w:date="2023-10-25T18:15:00Z">
              <w:rPr>
                <w:color w:val="000000"/>
                <w:szCs w:val="24"/>
                <w:lang w:val="fr-ML"/>
              </w:rPr>
            </w:rPrChange>
          </w:rPr>
          <w:delText>l</w:delText>
        </w:r>
        <w:r w:rsidRPr="007A4AFC" w:rsidDel="00166699">
          <w:rPr>
            <w:color w:val="000000" w:themeColor="text1"/>
            <w:spacing w:val="1"/>
            <w:szCs w:val="24"/>
            <w:lang w:val="fr-ML"/>
            <w:rPrChange w:id="19551" w:author="Dr Mamadou SANOGO" w:date="2023-10-25T18:15:00Z">
              <w:rPr>
                <w:color w:val="000000"/>
                <w:spacing w:val="1"/>
                <w:szCs w:val="24"/>
                <w:lang w:val="fr-ML"/>
              </w:rPr>
            </w:rPrChange>
          </w:rPr>
          <w:delText>i</w:delText>
        </w:r>
        <w:r w:rsidRPr="007A4AFC" w:rsidDel="00166699">
          <w:rPr>
            <w:color w:val="000000" w:themeColor="text1"/>
            <w:szCs w:val="24"/>
            <w:lang w:val="fr-ML"/>
            <w:rPrChange w:id="19552"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55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55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555" w:author="Dr Mamadou SANOGO" w:date="2023-10-25T18:15:00Z">
              <w:rPr>
                <w:color w:val="000000"/>
                <w:spacing w:val="2"/>
                <w:szCs w:val="24"/>
                <w:lang w:val="fr-ML"/>
              </w:rPr>
            </w:rPrChange>
          </w:rPr>
          <w:delText>x</w:delText>
        </w:r>
        <w:r w:rsidRPr="007A4AFC" w:rsidDel="00166699">
          <w:rPr>
            <w:color w:val="000000" w:themeColor="text1"/>
            <w:szCs w:val="24"/>
            <w:lang w:val="fr-ML"/>
            <w:rPrChange w:id="19556" w:author="Dr Mamadou SANOGO" w:date="2023-10-25T18:15:00Z">
              <w:rPr>
                <w:color w:val="000000"/>
                <w:szCs w:val="24"/>
                <w:lang w:val="fr-ML"/>
              </w:rPr>
            </w:rPrChange>
          </w:rPr>
          <w:delText>té</w:delText>
        </w:r>
        <w:r w:rsidRPr="007A4AFC" w:rsidDel="00166699">
          <w:rPr>
            <w:color w:val="000000" w:themeColor="text1"/>
            <w:spacing w:val="-1"/>
            <w:szCs w:val="24"/>
            <w:lang w:val="fr-ML"/>
            <w:rPrChange w:id="19557" w:author="Dr Mamadou SANOGO" w:date="2023-10-25T18:15:00Z">
              <w:rPr>
                <w:color w:val="000000"/>
                <w:spacing w:val="-1"/>
                <w:szCs w:val="24"/>
                <w:lang w:val="fr-ML"/>
              </w:rPr>
            </w:rPrChange>
          </w:rPr>
          <w:delText>r</w:delText>
        </w:r>
        <w:r w:rsidRPr="007A4AFC" w:rsidDel="00166699">
          <w:rPr>
            <w:color w:val="000000" w:themeColor="text1"/>
            <w:szCs w:val="24"/>
            <w:lang w:val="fr-ML"/>
            <w:rPrChange w:id="19558" w:author="Dr Mamadou SANOGO" w:date="2023-10-25T18:15:00Z">
              <w:rPr>
                <w:color w:val="000000"/>
                <w:szCs w:val="24"/>
                <w:lang w:val="fr-ML"/>
              </w:rPr>
            </w:rPrChange>
          </w:rPr>
          <w:delText>ieu</w:delText>
        </w:r>
        <w:r w:rsidRPr="007A4AFC" w:rsidDel="00166699">
          <w:rPr>
            <w:color w:val="000000" w:themeColor="text1"/>
            <w:spacing w:val="-1"/>
            <w:szCs w:val="24"/>
            <w:lang w:val="fr-ML"/>
            <w:rPrChange w:id="19559" w:author="Dr Mamadou SANOGO" w:date="2023-10-25T18:15:00Z">
              <w:rPr>
                <w:color w:val="000000"/>
                <w:spacing w:val="-1"/>
                <w:szCs w:val="24"/>
                <w:lang w:val="fr-ML"/>
              </w:rPr>
            </w:rPrChange>
          </w:rPr>
          <w:delText>re</w:delText>
        </w:r>
        <w:r w:rsidRPr="007A4AFC" w:rsidDel="00166699">
          <w:rPr>
            <w:color w:val="000000" w:themeColor="text1"/>
            <w:szCs w:val="24"/>
            <w:lang w:val="fr-ML"/>
            <w:rPrChange w:id="19560" w:author="Dr Mamadou SANOGO" w:date="2023-10-25T18:15:00Z">
              <w:rPr>
                <w:color w:val="000000"/>
                <w:szCs w:val="24"/>
                <w:lang w:val="fr-ML"/>
              </w:rPr>
            </w:rPrChange>
          </w:rPr>
          <w:delText>s</w:delText>
        </w:r>
        <w:r w:rsidRPr="007A4AFC" w:rsidDel="00166699">
          <w:rPr>
            <w:color w:val="000000" w:themeColor="text1"/>
            <w:spacing w:val="24"/>
            <w:szCs w:val="24"/>
            <w:lang w:val="fr-ML"/>
            <w:rPrChange w:id="19561"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562" w:author="Dr Mamadou SANOGO" w:date="2023-10-25T18:15:00Z">
              <w:rPr>
                <w:color w:val="000000"/>
                <w:szCs w:val="24"/>
                <w:lang w:val="fr-ML"/>
              </w:rPr>
            </w:rPrChange>
          </w:rPr>
          <w:delText>à</w:delText>
        </w:r>
        <w:r w:rsidRPr="007A4AFC" w:rsidDel="00166699">
          <w:rPr>
            <w:color w:val="000000" w:themeColor="text1"/>
            <w:spacing w:val="20"/>
            <w:szCs w:val="24"/>
            <w:lang w:val="fr-ML"/>
            <w:rPrChange w:id="19563"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564"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565"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566"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567" w:author="Dr Mamadou SANOGO" w:date="2023-10-25T17:56:00Z"/>
          <w:color w:val="000000" w:themeColor="text1"/>
          <w:szCs w:val="24"/>
          <w:lang w:val="fr-ML"/>
          <w:rPrChange w:id="19568" w:author="Dr Mamadou SANOGO" w:date="2023-10-25T18:15:00Z">
            <w:rPr>
              <w:del w:id="19569" w:author="Dr Mamadou SANOGO" w:date="2023-10-25T17:56:00Z"/>
              <w:color w:val="000000"/>
              <w:szCs w:val="24"/>
              <w:lang w:val="fr-ML"/>
            </w:rPr>
          </w:rPrChange>
        </w:rPr>
        <w:pPrChange w:id="19570" w:author="Dr Mamadou SANOGO" w:date="2023-10-25T17:57:00Z">
          <w:pPr>
            <w:widowControl w:val="0"/>
            <w:numPr>
              <w:numId w:val="10"/>
            </w:numPr>
            <w:autoSpaceDE w:val="0"/>
            <w:autoSpaceDN w:val="0"/>
            <w:adjustRightInd w:val="0"/>
            <w:spacing w:line="240" w:lineRule="auto"/>
            <w:ind w:left="903" w:right="-36" w:hanging="360"/>
          </w:pPr>
        </w:pPrChange>
      </w:pPr>
      <w:del w:id="19571" w:author="Dr Mamadou SANOGO" w:date="2023-10-25T17:56:00Z">
        <w:r w:rsidRPr="007A4AFC" w:rsidDel="00166699">
          <w:rPr>
            <w:color w:val="000000" w:themeColor="text1"/>
            <w:szCs w:val="24"/>
            <w:lang w:val="fr-ML"/>
            <w:rPrChange w:id="19572"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573" w:author="Dr Mamadou SANOGO" w:date="2023-10-25T18:15:00Z">
              <w:rPr>
                <w:color w:val="000000"/>
                <w:spacing w:val="1"/>
                <w:szCs w:val="24"/>
                <w:lang w:val="fr-ML"/>
              </w:rPr>
            </w:rPrChange>
          </w:rPr>
          <w:delText>r</w:delText>
        </w:r>
        <w:r w:rsidRPr="007A4AFC" w:rsidDel="00166699">
          <w:rPr>
            <w:color w:val="000000" w:themeColor="text1"/>
            <w:szCs w:val="24"/>
            <w:lang w:val="fr-ML"/>
            <w:rPrChange w:id="19574" w:author="Dr Mamadou SANOGO" w:date="2023-10-25T18:15:00Z">
              <w:rPr>
                <w:color w:val="000000"/>
                <w:szCs w:val="24"/>
                <w:lang w:val="fr-ML"/>
              </w:rPr>
            </w:rPrChange>
          </w:rPr>
          <w:delText>y</w:delText>
        </w:r>
        <w:r w:rsidRPr="007A4AFC" w:rsidDel="00166699">
          <w:rPr>
            <w:color w:val="000000" w:themeColor="text1"/>
            <w:spacing w:val="-5"/>
            <w:szCs w:val="24"/>
            <w:lang w:val="fr-ML"/>
            <w:rPrChange w:id="1957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576"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57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78" w:author="Dr Mamadou SANOGO" w:date="2023-10-25T18:15:00Z">
              <w:rPr>
                <w:color w:val="000000"/>
                <w:spacing w:val="-1"/>
                <w:szCs w:val="24"/>
                <w:lang w:val="fr-ML"/>
              </w:rPr>
            </w:rPrChange>
          </w:rPr>
          <w:delText>ê</w:delText>
        </w:r>
        <w:r w:rsidRPr="007A4AFC" w:rsidDel="00166699">
          <w:rPr>
            <w:color w:val="000000" w:themeColor="text1"/>
            <w:szCs w:val="24"/>
            <w:lang w:val="fr-ML"/>
            <w:rPrChange w:id="19579" w:author="Dr Mamadou SANOGO" w:date="2023-10-25T18:15:00Z">
              <w:rPr>
                <w:color w:val="000000"/>
                <w:szCs w:val="24"/>
                <w:lang w:val="fr-ML"/>
              </w:rPr>
            </w:rPrChange>
          </w:rPr>
          <w:delText>t</w:delText>
        </w:r>
        <w:r w:rsidRPr="007A4AFC" w:rsidDel="00166699">
          <w:rPr>
            <w:color w:val="000000" w:themeColor="text1"/>
            <w:spacing w:val="2"/>
            <w:szCs w:val="24"/>
            <w:lang w:val="fr-ML"/>
            <w:rPrChange w:id="19580" w:author="Dr Mamadou SANOGO" w:date="2023-10-25T18:15:00Z">
              <w:rPr>
                <w:color w:val="000000"/>
                <w:spacing w:val="2"/>
                <w:szCs w:val="24"/>
                <w:lang w:val="fr-ML"/>
              </w:rPr>
            </w:rPrChange>
          </w:rPr>
          <w:delText>r</w:delText>
        </w:r>
        <w:r w:rsidRPr="007A4AFC" w:rsidDel="00166699">
          <w:rPr>
            <w:color w:val="000000" w:themeColor="text1"/>
            <w:szCs w:val="24"/>
            <w:lang w:val="fr-ML"/>
            <w:rPrChange w:id="19581" w:author="Dr Mamadou SANOGO" w:date="2023-10-25T18:15:00Z">
              <w:rPr>
                <w:color w:val="000000"/>
                <w:szCs w:val="24"/>
                <w:lang w:val="fr-ML"/>
              </w:rPr>
            </w:rPrChange>
          </w:rPr>
          <w:delText>e</w:delText>
        </w:r>
        <w:r w:rsidRPr="007A4AFC" w:rsidDel="00166699">
          <w:rPr>
            <w:color w:val="000000" w:themeColor="text1"/>
            <w:spacing w:val="-1"/>
            <w:szCs w:val="24"/>
            <w:lang w:val="fr-ML"/>
            <w:rPrChange w:id="195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83" w:author="Dr Mamadou SANOGO" w:date="2023-10-25T18:15:00Z">
              <w:rPr>
                <w:color w:val="000000"/>
                <w:szCs w:val="24"/>
                <w:lang w:val="fr-ML"/>
              </w:rPr>
            </w:rPrChange>
          </w:rPr>
          <w:delText>une</w:delText>
        </w:r>
        <w:r w:rsidRPr="007A4AFC" w:rsidDel="00166699">
          <w:rPr>
            <w:color w:val="000000" w:themeColor="text1"/>
            <w:spacing w:val="-1"/>
            <w:szCs w:val="24"/>
            <w:lang w:val="fr-ML"/>
            <w:rPrChange w:id="1958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8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86" w:author="Dr Mamadou SANOGO" w:date="2023-10-25T18:15:00Z">
              <w:rPr>
                <w:color w:val="000000"/>
                <w:spacing w:val="-1"/>
                <w:szCs w:val="24"/>
                <w:lang w:val="fr-ML"/>
              </w:rPr>
            </w:rPrChange>
          </w:rPr>
          <w:delText>e</w:delText>
        </w:r>
        <w:r w:rsidRPr="007A4AFC" w:rsidDel="00166699">
          <w:rPr>
            <w:color w:val="000000" w:themeColor="text1"/>
            <w:szCs w:val="24"/>
            <w:lang w:val="fr-ML"/>
            <w:rPrChange w:id="19587" w:author="Dr Mamadou SANOGO" w:date="2023-10-25T18:15:00Z">
              <w:rPr>
                <w:color w:val="000000"/>
                <w:szCs w:val="24"/>
                <w:lang w:val="fr-ML"/>
              </w:rPr>
            </w:rPrChange>
          </w:rPr>
          <w:delText>p</w:delText>
        </w:r>
        <w:r w:rsidRPr="007A4AFC" w:rsidDel="00166699">
          <w:rPr>
            <w:color w:val="000000" w:themeColor="text1"/>
            <w:spacing w:val="1"/>
            <w:szCs w:val="24"/>
            <w:lang w:val="fr-ML"/>
            <w:rPrChange w:id="19588" w:author="Dr Mamadou SANOGO" w:date="2023-10-25T18:15:00Z">
              <w:rPr>
                <w:color w:val="000000"/>
                <w:spacing w:val="1"/>
                <w:szCs w:val="24"/>
                <w:lang w:val="fr-ML"/>
              </w:rPr>
            </w:rPrChange>
          </w:rPr>
          <w:delText>ré</w:delText>
        </w:r>
        <w:r w:rsidRPr="007A4AFC" w:rsidDel="00166699">
          <w:rPr>
            <w:color w:val="000000" w:themeColor="text1"/>
            <w:szCs w:val="24"/>
            <w:lang w:val="fr-ML"/>
            <w:rPrChange w:id="19589" w:author="Dr Mamadou SANOGO" w:date="2023-10-25T18:15:00Z">
              <w:rPr>
                <w:color w:val="000000"/>
                <w:szCs w:val="24"/>
                <w:lang w:val="fr-ML"/>
              </w:rPr>
            </w:rPrChange>
          </w:rPr>
          <w:delText>s</w:delText>
        </w:r>
        <w:r w:rsidRPr="007A4AFC" w:rsidDel="00166699">
          <w:rPr>
            <w:color w:val="000000" w:themeColor="text1"/>
            <w:spacing w:val="-1"/>
            <w:szCs w:val="24"/>
            <w:lang w:val="fr-ML"/>
            <w:rPrChange w:id="19590" w:author="Dr Mamadou SANOGO" w:date="2023-10-25T18:15:00Z">
              <w:rPr>
                <w:color w:val="000000"/>
                <w:spacing w:val="-1"/>
                <w:szCs w:val="24"/>
                <w:lang w:val="fr-ML"/>
              </w:rPr>
            </w:rPrChange>
          </w:rPr>
          <w:delText>e</w:delText>
        </w:r>
        <w:r w:rsidRPr="007A4AFC" w:rsidDel="00166699">
          <w:rPr>
            <w:color w:val="000000" w:themeColor="text1"/>
            <w:szCs w:val="24"/>
            <w:lang w:val="fr-ML"/>
            <w:rPrChange w:id="19591"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592" w:author="Dr Mamadou SANOGO" w:date="2023-10-25T18:15:00Z">
              <w:rPr>
                <w:color w:val="000000"/>
                <w:spacing w:val="1"/>
                <w:szCs w:val="24"/>
                <w:lang w:val="fr-ML"/>
              </w:rPr>
            </w:rPrChange>
          </w:rPr>
          <w:delText>i</w:delText>
        </w:r>
        <w:r w:rsidRPr="007A4AFC" w:rsidDel="00166699">
          <w:rPr>
            <w:color w:val="000000" w:themeColor="text1"/>
            <w:szCs w:val="24"/>
            <w:lang w:val="fr-ML"/>
            <w:rPrChange w:id="19593" w:author="Dr Mamadou SANOGO" w:date="2023-10-25T18:15:00Z">
              <w:rPr>
                <w:color w:val="000000"/>
                <w:szCs w:val="24"/>
                <w:lang w:val="fr-ML"/>
              </w:rPr>
            </w:rPrChange>
          </w:rPr>
          <w:delText>br</w:delText>
        </w:r>
        <w:r w:rsidRPr="007A4AFC" w:rsidDel="00166699">
          <w:rPr>
            <w:color w:val="000000" w:themeColor="text1"/>
            <w:spacing w:val="-2"/>
            <w:szCs w:val="24"/>
            <w:lang w:val="fr-ML"/>
            <w:rPrChange w:id="19594" w:author="Dr Mamadou SANOGO" w:date="2023-10-25T18:15:00Z">
              <w:rPr>
                <w:color w:val="000000"/>
                <w:spacing w:val="-2"/>
                <w:szCs w:val="24"/>
                <w:lang w:val="fr-ML"/>
              </w:rPr>
            </w:rPrChange>
          </w:rPr>
          <w:delText>é</w:delText>
        </w:r>
        <w:r w:rsidRPr="007A4AFC" w:rsidDel="00166699">
          <w:rPr>
            <w:color w:val="000000" w:themeColor="text1"/>
            <w:szCs w:val="24"/>
            <w:lang w:val="fr-ML"/>
            <w:rPrChange w:id="19595" w:author="Dr Mamadou SANOGO" w:date="2023-10-25T18:15:00Z">
              <w:rPr>
                <w:color w:val="000000"/>
                <w:szCs w:val="24"/>
                <w:lang w:val="fr-ML"/>
              </w:rPr>
            </w:rPrChange>
          </w:rPr>
          <w:delText>e</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597" w:author="Dr Mamadou SANOGO" w:date="2023-10-25T18:15:00Z">
              <w:rPr>
                <w:color w:val="000000"/>
                <w:szCs w:val="24"/>
                <w:lang w:val="fr-ML"/>
              </w:rPr>
            </w:rPrChange>
          </w:rPr>
          <w:delText>nt</w:delText>
        </w:r>
        <w:r w:rsidRPr="007A4AFC" w:rsidDel="00166699">
          <w:rPr>
            <w:color w:val="000000" w:themeColor="text1"/>
            <w:spacing w:val="2"/>
            <w:szCs w:val="24"/>
            <w:lang w:val="fr-ML"/>
            <w:rPrChange w:id="19598" w:author="Dr Mamadou SANOGO" w:date="2023-10-25T18:15:00Z">
              <w:rPr>
                <w:color w:val="000000"/>
                <w:spacing w:val="2"/>
                <w:szCs w:val="24"/>
                <w:lang w:val="fr-ML"/>
              </w:rPr>
            </w:rPrChange>
          </w:rPr>
          <w:delText>r</w:delText>
        </w:r>
        <w:r w:rsidRPr="007A4AFC" w:rsidDel="00166699">
          <w:rPr>
            <w:color w:val="000000" w:themeColor="text1"/>
            <w:szCs w:val="24"/>
            <w:lang w:val="fr-ML"/>
            <w:rPrChange w:id="19599" w:author="Dr Mamadou SANOGO" w:date="2023-10-25T18:15:00Z">
              <w:rPr>
                <w:color w:val="000000"/>
                <w:szCs w:val="24"/>
                <w:lang w:val="fr-ML"/>
              </w:rPr>
            </w:rPrChange>
          </w:rPr>
          <w:delText>e</w:delText>
        </w:r>
        <w:r w:rsidRPr="007A4AFC" w:rsidDel="00166699">
          <w:rPr>
            <w:color w:val="000000" w:themeColor="text1"/>
            <w:spacing w:val="1"/>
            <w:szCs w:val="24"/>
            <w:lang w:val="fr-ML"/>
            <w:rPrChange w:id="1960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01" w:author="Dr Mamadou SANOGO" w:date="2023-10-25T18:15:00Z">
              <w:rPr>
                <w:color w:val="000000"/>
                <w:szCs w:val="24"/>
                <w:lang w:val="fr-ML"/>
              </w:rPr>
            </w:rPrChange>
          </w:rPr>
          <w:delText>f</w:delText>
        </w:r>
        <w:r w:rsidRPr="007A4AFC" w:rsidDel="00166699">
          <w:rPr>
            <w:color w:val="000000" w:themeColor="text1"/>
            <w:spacing w:val="-2"/>
            <w:szCs w:val="24"/>
            <w:lang w:val="fr-ML"/>
            <w:rPrChange w:id="19602" w:author="Dr Mamadou SANOGO" w:date="2023-10-25T18:15:00Z">
              <w:rPr>
                <w:color w:val="000000"/>
                <w:spacing w:val="-2"/>
                <w:szCs w:val="24"/>
                <w:lang w:val="fr-ML"/>
              </w:rPr>
            </w:rPrChange>
          </w:rPr>
          <w:delText>e</w:delText>
        </w:r>
        <w:r w:rsidRPr="007A4AFC" w:rsidDel="00166699">
          <w:rPr>
            <w:color w:val="000000" w:themeColor="text1"/>
            <w:szCs w:val="24"/>
            <w:lang w:val="fr-ML"/>
            <w:rPrChange w:id="19603" w:author="Dr Mamadou SANOGO" w:date="2023-10-25T18:15:00Z">
              <w:rPr>
                <w:color w:val="000000"/>
                <w:szCs w:val="24"/>
                <w:lang w:val="fr-ML"/>
              </w:rPr>
            </w:rPrChange>
          </w:rPr>
          <w:delText>m</w:delText>
        </w:r>
        <w:r w:rsidRPr="007A4AFC" w:rsidDel="00166699">
          <w:rPr>
            <w:color w:val="000000" w:themeColor="text1"/>
            <w:spacing w:val="1"/>
            <w:szCs w:val="24"/>
            <w:lang w:val="fr-ML"/>
            <w:rPrChange w:id="19604"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605" w:author="Dr Mamadou SANOGO" w:date="2023-10-25T18:15:00Z">
              <w:rPr>
                <w:color w:val="000000"/>
                <w:spacing w:val="-1"/>
                <w:szCs w:val="24"/>
                <w:lang w:val="fr-ML"/>
              </w:rPr>
            </w:rPrChange>
          </w:rPr>
          <w:delText>e</w:delText>
        </w:r>
        <w:r w:rsidRPr="007A4AFC" w:rsidDel="00166699">
          <w:rPr>
            <w:color w:val="000000" w:themeColor="text1"/>
            <w:szCs w:val="24"/>
            <w:lang w:val="fr-ML"/>
            <w:rPrChange w:id="1960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607" w:author="Dr Mamadou SANOGO" w:date="2023-10-25T18:15:00Z">
              <w:rPr>
                <w:color w:val="000000"/>
                <w:spacing w:val="-1"/>
                <w:szCs w:val="24"/>
                <w:lang w:val="fr-ML"/>
              </w:rPr>
            </w:rPrChange>
          </w:rPr>
          <w:delText>e</w:delText>
        </w:r>
        <w:r w:rsidRPr="007A4AFC" w:rsidDel="00166699">
          <w:rPr>
            <w:color w:val="000000" w:themeColor="text1"/>
            <w:szCs w:val="24"/>
            <w:lang w:val="fr-ML"/>
            <w:rPrChange w:id="19608"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609" w:author="Dr Mamadou SANOGO" w:date="2023-10-25T18:15:00Z">
              <w:rPr>
                <w:color w:val="000000"/>
                <w:spacing w:val="1"/>
                <w:szCs w:val="24"/>
                <w:lang w:val="fr-ML"/>
              </w:rPr>
            </w:rPrChange>
          </w:rPr>
          <w:delText>m</w:delText>
        </w:r>
        <w:r w:rsidRPr="007A4AFC" w:rsidDel="00166699">
          <w:rPr>
            <w:color w:val="000000" w:themeColor="text1"/>
            <w:szCs w:val="24"/>
            <w:lang w:val="fr-ML"/>
            <w:rPrChange w:id="19610"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611" w:author="Dr Mamadou SANOGO" w:date="2023-10-25T17:56:00Z"/>
          <w:color w:val="000000" w:themeColor="text1"/>
          <w:szCs w:val="24"/>
          <w:lang w:val="fr-ML"/>
          <w:rPrChange w:id="19612" w:author="Dr Mamadou SANOGO" w:date="2023-10-25T18:15:00Z">
            <w:rPr>
              <w:del w:id="19613" w:author="Dr Mamadou SANOGO" w:date="2023-10-25T17:56:00Z"/>
              <w:color w:val="000000"/>
              <w:szCs w:val="24"/>
              <w:lang w:val="fr-ML"/>
            </w:rPr>
          </w:rPrChange>
        </w:rPr>
        <w:pPrChange w:id="19614" w:author="Dr Mamadou SANOGO" w:date="2023-10-25T17:57:00Z">
          <w:pPr>
            <w:widowControl w:val="0"/>
            <w:autoSpaceDE w:val="0"/>
            <w:autoSpaceDN w:val="0"/>
            <w:adjustRightInd w:val="0"/>
            <w:spacing w:line="240" w:lineRule="auto"/>
            <w:ind w:left="116" w:right="-36"/>
          </w:pPr>
        </w:pPrChange>
      </w:pPr>
      <w:del w:id="19615" w:author="Dr Mamadou SANOGO" w:date="2023-10-25T17:56:00Z">
        <w:r w:rsidRPr="007A4AFC" w:rsidDel="00166699">
          <w:rPr>
            <w:b w:val="0"/>
            <w:bCs/>
            <w:color w:val="000000" w:themeColor="text1"/>
            <w:spacing w:val="1"/>
            <w:szCs w:val="24"/>
            <w:lang w:val="fr-ML"/>
            <w:rPrChange w:id="19616"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617"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61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619"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620"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621"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62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623"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624"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625"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626"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627"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62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629"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630"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63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632"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633"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634"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635" w:author="Dr Mamadou SANOGO" w:date="2023-10-25T17:56:00Z"/>
          <w:color w:val="000000" w:themeColor="text1"/>
          <w:szCs w:val="24"/>
          <w:lang w:val="fr-ML"/>
          <w:rPrChange w:id="19636" w:author="Dr Mamadou SANOGO" w:date="2023-10-25T18:15:00Z">
            <w:rPr>
              <w:del w:id="19637" w:author="Dr Mamadou SANOGO" w:date="2023-10-25T17:56:00Z"/>
              <w:color w:val="000000"/>
              <w:szCs w:val="24"/>
              <w:lang w:val="fr-ML"/>
            </w:rPr>
          </w:rPrChange>
        </w:rPr>
        <w:pPrChange w:id="19638" w:author="Dr Mamadou SANOGO" w:date="2023-10-25T17:57:00Z">
          <w:pPr>
            <w:widowControl w:val="0"/>
            <w:autoSpaceDE w:val="0"/>
            <w:autoSpaceDN w:val="0"/>
            <w:adjustRightInd w:val="0"/>
            <w:spacing w:line="240" w:lineRule="auto"/>
            <w:ind w:left="400" w:right="-36"/>
          </w:pPr>
        </w:pPrChange>
      </w:pPr>
      <w:del w:id="19639" w:author="Dr Mamadou SANOGO" w:date="2023-10-25T17:56:00Z">
        <w:r w:rsidRPr="007A4AFC" w:rsidDel="00166699">
          <w:rPr>
            <w:color w:val="000000" w:themeColor="text1"/>
            <w:spacing w:val="-3"/>
            <w:szCs w:val="24"/>
            <w:lang w:val="fr-ML"/>
            <w:rPrChange w:id="19640" w:author="Dr Mamadou SANOGO" w:date="2023-10-25T18:15:00Z">
              <w:rPr>
                <w:color w:val="000000"/>
                <w:spacing w:val="-3"/>
                <w:szCs w:val="24"/>
                <w:lang w:val="fr-ML"/>
              </w:rPr>
            </w:rPrChange>
          </w:rPr>
          <w:delText>L</w:delText>
        </w:r>
        <w:r w:rsidRPr="007A4AFC" w:rsidDel="00166699">
          <w:rPr>
            <w:color w:val="000000" w:themeColor="text1"/>
            <w:szCs w:val="24"/>
            <w:lang w:val="fr-ML"/>
            <w:rPrChange w:id="19641" w:author="Dr Mamadou SANOGO" w:date="2023-10-25T18:15:00Z">
              <w:rPr>
                <w:color w:val="000000"/>
                <w:szCs w:val="24"/>
                <w:lang w:val="fr-ML"/>
              </w:rPr>
            </w:rPrChange>
          </w:rPr>
          <w:delText>e</w:delText>
        </w:r>
        <w:r w:rsidRPr="007A4AFC" w:rsidDel="00166699">
          <w:rPr>
            <w:color w:val="000000" w:themeColor="text1"/>
            <w:spacing w:val="1"/>
            <w:szCs w:val="24"/>
            <w:lang w:val="fr-ML"/>
            <w:rPrChange w:id="1964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643" w:author="Dr Mamadou SANOGO" w:date="2023-10-25T18:15:00Z">
              <w:rPr>
                <w:color w:val="000000"/>
                <w:spacing w:val="-1"/>
                <w:szCs w:val="24"/>
                <w:lang w:val="fr-ML"/>
              </w:rPr>
            </w:rPrChange>
          </w:rPr>
          <w:delText>c</w:delText>
        </w:r>
        <w:r w:rsidRPr="007A4AFC" w:rsidDel="00166699">
          <w:rPr>
            <w:color w:val="000000" w:themeColor="text1"/>
            <w:szCs w:val="24"/>
            <w:lang w:val="fr-ML"/>
            <w:rPrChange w:id="19644"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64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646" w:author="Dr Mamadou SANOGO" w:date="2023-10-25T18:15:00Z">
              <w:rPr>
                <w:color w:val="000000"/>
                <w:szCs w:val="24"/>
                <w:lang w:val="fr-ML"/>
              </w:rPr>
            </w:rPrChange>
          </w:rPr>
          <w:delText>d</w:delText>
        </w:r>
        <w:r w:rsidRPr="007A4AFC" w:rsidDel="00166699">
          <w:rPr>
            <w:color w:val="000000" w:themeColor="text1"/>
            <w:spacing w:val="-1"/>
            <w:szCs w:val="24"/>
            <w:lang w:val="fr-ML"/>
            <w:rPrChange w:id="19647" w:author="Dr Mamadou SANOGO" w:date="2023-10-25T18:15:00Z">
              <w:rPr>
                <w:color w:val="000000"/>
                <w:spacing w:val="-1"/>
                <w:szCs w:val="24"/>
                <w:lang w:val="fr-ML"/>
              </w:rPr>
            </w:rPrChange>
          </w:rPr>
          <w:delText>e</w:delText>
        </w:r>
        <w:r w:rsidRPr="007A4AFC" w:rsidDel="00166699">
          <w:rPr>
            <w:color w:val="000000" w:themeColor="text1"/>
            <w:szCs w:val="24"/>
            <w:lang w:val="fr-ML"/>
            <w:rPrChange w:id="19648" w:author="Dr Mamadou SANOGO" w:date="2023-10-25T18:15:00Z">
              <w:rPr>
                <w:color w:val="000000"/>
                <w:szCs w:val="24"/>
                <w:lang w:val="fr-ML"/>
              </w:rPr>
            </w:rPrChange>
          </w:rPr>
          <w:delText>s r</w:delText>
        </w:r>
        <w:r w:rsidRPr="007A4AFC" w:rsidDel="00166699">
          <w:rPr>
            <w:color w:val="000000" w:themeColor="text1"/>
            <w:spacing w:val="-1"/>
            <w:szCs w:val="24"/>
            <w:lang w:val="fr-ML"/>
            <w:rPrChange w:id="19649" w:author="Dr Mamadou SANOGO" w:date="2023-10-25T18:15:00Z">
              <w:rPr>
                <w:color w:val="000000"/>
                <w:spacing w:val="-1"/>
                <w:szCs w:val="24"/>
                <w:lang w:val="fr-ML"/>
              </w:rPr>
            </w:rPrChange>
          </w:rPr>
          <w:delText>a</w:delText>
        </w:r>
        <w:r w:rsidRPr="007A4AFC" w:rsidDel="00166699">
          <w:rPr>
            <w:color w:val="000000" w:themeColor="text1"/>
            <w:szCs w:val="24"/>
            <w:lang w:val="fr-ML"/>
            <w:rPrChange w:id="19650"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651" w:author="Dr Mamadou SANOGO" w:date="2023-10-25T18:15:00Z">
              <w:rPr>
                <w:color w:val="000000"/>
                <w:spacing w:val="-1"/>
                <w:szCs w:val="24"/>
                <w:lang w:val="fr-ML"/>
              </w:rPr>
            </w:rPrChange>
          </w:rPr>
          <w:delText>e</w:delText>
        </w:r>
        <w:r w:rsidRPr="007A4AFC" w:rsidDel="00166699">
          <w:rPr>
            <w:color w:val="000000" w:themeColor="text1"/>
            <w:szCs w:val="24"/>
            <w:lang w:val="fr-ML"/>
            <w:rPrChange w:id="19652" w:author="Dr Mamadou SANOGO" w:date="2023-10-25T18:15:00Z">
              <w:rPr>
                <w:color w:val="000000"/>
                <w:szCs w:val="24"/>
                <w:lang w:val="fr-ML"/>
              </w:rPr>
            </w:rPrChange>
          </w:rPr>
          <w:delText>urs</w:delText>
        </w:r>
        <w:r w:rsidRPr="007A4AFC" w:rsidDel="00166699">
          <w:rPr>
            <w:color w:val="000000" w:themeColor="text1"/>
            <w:spacing w:val="2"/>
            <w:szCs w:val="24"/>
            <w:lang w:val="fr-ML"/>
            <w:rPrChange w:id="1965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5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65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656" w:author="Dr Mamadou SANOGO" w:date="2023-10-25T18:15:00Z">
              <w:rPr>
                <w:color w:val="000000"/>
                <w:spacing w:val="-1"/>
                <w:szCs w:val="24"/>
                <w:lang w:val="fr-ML"/>
              </w:rPr>
            </w:rPrChange>
          </w:rPr>
          <w:delText>ê</w:delText>
        </w:r>
        <w:r w:rsidRPr="007A4AFC" w:rsidDel="00166699">
          <w:rPr>
            <w:color w:val="000000" w:themeColor="text1"/>
            <w:szCs w:val="24"/>
            <w:lang w:val="fr-ML"/>
            <w:rPrChange w:id="19657" w:author="Dr Mamadou SANOGO" w:date="2023-10-25T18:15:00Z">
              <w:rPr>
                <w:color w:val="000000"/>
                <w:szCs w:val="24"/>
                <w:lang w:val="fr-ML"/>
              </w:rPr>
            </w:rPrChange>
          </w:rPr>
          <w:delText>tre</w:delText>
        </w:r>
        <w:r w:rsidRPr="007A4AFC" w:rsidDel="00166699">
          <w:rPr>
            <w:color w:val="000000" w:themeColor="text1"/>
            <w:spacing w:val="-1"/>
            <w:szCs w:val="24"/>
            <w:lang w:val="fr-ML"/>
            <w:rPrChange w:id="19658"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659" w:author="Dr Mamadou SANOGO" w:date="2023-10-25T18:15:00Z">
              <w:rPr>
                <w:color w:val="000000"/>
                <w:szCs w:val="24"/>
                <w:lang w:val="fr-ML"/>
              </w:rPr>
            </w:rPrChange>
          </w:rPr>
          <w:delText>f</w:delText>
        </w:r>
        <w:r w:rsidRPr="007A4AFC" w:rsidDel="00166699">
          <w:rPr>
            <w:color w:val="000000" w:themeColor="text1"/>
            <w:spacing w:val="1"/>
            <w:szCs w:val="24"/>
            <w:lang w:val="fr-ML"/>
            <w:rPrChange w:id="19660"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661" w:author="Dr Mamadou SANOGO" w:date="2023-10-25T18:15:00Z">
              <w:rPr>
                <w:color w:val="000000"/>
                <w:spacing w:val="-1"/>
                <w:szCs w:val="24"/>
                <w:lang w:val="fr-ML"/>
              </w:rPr>
            </w:rPrChange>
          </w:rPr>
          <w:delText>ec</w:delText>
        </w:r>
        <w:r w:rsidRPr="007A4AFC" w:rsidDel="00166699">
          <w:rPr>
            <w:color w:val="000000" w:themeColor="text1"/>
            <w:szCs w:val="24"/>
            <w:lang w:val="fr-ML"/>
            <w:rPrChange w:id="19662"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663"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664" w:author="Dr Mamadou SANOGO" w:date="2023-10-25T18:15:00Z">
              <w:rPr>
                <w:color w:val="000000"/>
                <w:spacing w:val="-1"/>
                <w:szCs w:val="24"/>
                <w:lang w:val="fr-ML"/>
              </w:rPr>
            </w:rPrChange>
          </w:rPr>
          <w:delText>e</w:delText>
        </w:r>
        <w:r w:rsidRPr="007A4AFC" w:rsidDel="00166699">
          <w:rPr>
            <w:color w:val="000000" w:themeColor="text1"/>
            <w:szCs w:val="24"/>
            <w:lang w:val="fr-ML"/>
            <w:rPrChange w:id="19665"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666" w:author="Dr Mamadou SANOGO" w:date="2023-10-25T18:15:00Z">
              <w:rPr>
                <w:color w:val="000000"/>
                <w:spacing w:val="1"/>
                <w:szCs w:val="24"/>
                <w:lang w:val="fr-ML"/>
              </w:rPr>
            </w:rPrChange>
          </w:rPr>
          <w:delText>le</w:delText>
        </w:r>
        <w:r w:rsidRPr="007A4AFC" w:rsidDel="00166699">
          <w:rPr>
            <w:color w:val="000000" w:themeColor="text1"/>
            <w:szCs w:val="24"/>
            <w:lang w:val="fr-ML"/>
            <w:rPrChange w:id="1966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668" w:author="Dr Mamadou SANOGO" w:date="2023-10-25T18:15:00Z">
              <w:rPr>
                <w:color w:val="000000"/>
                <w:spacing w:val="-1"/>
                <w:szCs w:val="24"/>
                <w:lang w:val="fr-ML"/>
              </w:rPr>
            </w:rPrChange>
          </w:rPr>
          <w:delText>c</w:delText>
        </w:r>
        <w:r w:rsidRPr="007A4AFC" w:rsidDel="00166699">
          <w:rPr>
            <w:color w:val="000000" w:themeColor="text1"/>
            <w:szCs w:val="24"/>
            <w:lang w:val="fr-ML"/>
            <w:rPrChange w:id="19669" w:author="Dr Mamadou SANOGO" w:date="2023-10-25T18:15:00Z">
              <w:rPr>
                <w:color w:val="000000"/>
                <w:szCs w:val="24"/>
                <w:lang w:val="fr-ML"/>
              </w:rPr>
            </w:rPrChange>
          </w:rPr>
          <w:delText>rit</w:delText>
        </w:r>
        <w:r w:rsidRPr="007A4AFC" w:rsidDel="00166699">
          <w:rPr>
            <w:color w:val="000000" w:themeColor="text1"/>
            <w:spacing w:val="-1"/>
            <w:szCs w:val="24"/>
            <w:lang w:val="fr-ML"/>
            <w:rPrChange w:id="19670" w:author="Dr Mamadou SANOGO" w:date="2023-10-25T18:15:00Z">
              <w:rPr>
                <w:color w:val="000000"/>
                <w:spacing w:val="-1"/>
                <w:szCs w:val="24"/>
                <w:lang w:val="fr-ML"/>
              </w:rPr>
            </w:rPrChange>
          </w:rPr>
          <w:delText>è</w:delText>
        </w:r>
        <w:r w:rsidRPr="007A4AFC" w:rsidDel="00166699">
          <w:rPr>
            <w:color w:val="000000" w:themeColor="text1"/>
            <w:szCs w:val="24"/>
            <w:lang w:val="fr-ML"/>
            <w:rPrChange w:id="19671" w:author="Dr Mamadou SANOGO" w:date="2023-10-25T18:15:00Z">
              <w:rPr>
                <w:color w:val="000000"/>
                <w:szCs w:val="24"/>
                <w:lang w:val="fr-ML"/>
              </w:rPr>
            </w:rPrChange>
          </w:rPr>
          <w:delText>r</w:delText>
        </w:r>
        <w:r w:rsidRPr="007A4AFC" w:rsidDel="00166699">
          <w:rPr>
            <w:color w:val="000000" w:themeColor="text1"/>
            <w:spacing w:val="-2"/>
            <w:szCs w:val="24"/>
            <w:lang w:val="fr-ML"/>
            <w:rPrChange w:id="19672" w:author="Dr Mamadou SANOGO" w:date="2023-10-25T18:15:00Z">
              <w:rPr>
                <w:color w:val="000000"/>
                <w:spacing w:val="-2"/>
                <w:szCs w:val="24"/>
                <w:lang w:val="fr-ML"/>
              </w:rPr>
            </w:rPrChange>
          </w:rPr>
          <w:delText>e</w:delText>
        </w:r>
        <w:r w:rsidRPr="007A4AFC" w:rsidDel="00166699">
          <w:rPr>
            <w:color w:val="000000" w:themeColor="text1"/>
            <w:szCs w:val="24"/>
            <w:lang w:val="fr-ML"/>
            <w:rPrChange w:id="19673"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674" w:author="Dr Mamadou SANOGO" w:date="2023-10-25T18:15:00Z">
              <w:rPr>
                <w:color w:val="000000"/>
                <w:spacing w:val="1"/>
                <w:szCs w:val="24"/>
                <w:lang w:val="fr-ML"/>
              </w:rPr>
            </w:rPrChange>
          </w:rPr>
          <w:delText>i</w:delText>
        </w:r>
        <w:r w:rsidRPr="007A4AFC" w:rsidDel="00166699">
          <w:rPr>
            <w:color w:val="000000" w:themeColor="text1"/>
            <w:szCs w:val="24"/>
            <w:lang w:val="fr-ML"/>
            <w:rPrChange w:id="19675" w:author="Dr Mamadou SANOGO" w:date="2023-10-25T18:15:00Z">
              <w:rPr>
                <w:color w:val="000000"/>
                <w:szCs w:val="24"/>
                <w:lang w:val="fr-ML"/>
              </w:rPr>
            </w:rPrChange>
          </w:rPr>
          <w:delText>v</w:delText>
        </w:r>
        <w:r w:rsidRPr="007A4AFC" w:rsidDel="00166699">
          <w:rPr>
            <w:color w:val="000000" w:themeColor="text1"/>
            <w:spacing w:val="-1"/>
            <w:szCs w:val="24"/>
            <w:lang w:val="fr-ML"/>
            <w:rPrChange w:id="19676" w:author="Dr Mamadou SANOGO" w:date="2023-10-25T18:15:00Z">
              <w:rPr>
                <w:color w:val="000000"/>
                <w:spacing w:val="-1"/>
                <w:szCs w:val="24"/>
                <w:lang w:val="fr-ML"/>
              </w:rPr>
            </w:rPrChange>
          </w:rPr>
          <w:delText>a</w:delText>
        </w:r>
        <w:r w:rsidRPr="007A4AFC" w:rsidDel="00166699">
          <w:rPr>
            <w:color w:val="000000" w:themeColor="text1"/>
            <w:szCs w:val="24"/>
            <w:lang w:val="fr-ML"/>
            <w:rPrChange w:id="19677"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678" w:author="Dr Mamadou SANOGO" w:date="2023-10-25T17:56:00Z"/>
          <w:color w:val="000000" w:themeColor="text1"/>
          <w:szCs w:val="24"/>
          <w:lang w:val="fr-ML"/>
          <w:rPrChange w:id="19679" w:author="Dr Mamadou SANOGO" w:date="2023-10-25T18:15:00Z">
            <w:rPr>
              <w:del w:id="19680" w:author="Dr Mamadou SANOGO" w:date="2023-10-25T17:56:00Z"/>
              <w:color w:val="000000"/>
              <w:szCs w:val="24"/>
              <w:lang w:val="fr-ML"/>
            </w:rPr>
          </w:rPrChange>
        </w:rPr>
        <w:pPrChange w:id="19681" w:author="Dr Mamadou SANOGO" w:date="2023-10-25T17:57:00Z">
          <w:pPr>
            <w:widowControl w:val="0"/>
            <w:numPr>
              <w:numId w:val="10"/>
            </w:numPr>
            <w:autoSpaceDE w:val="0"/>
            <w:autoSpaceDN w:val="0"/>
            <w:adjustRightInd w:val="0"/>
            <w:spacing w:line="240" w:lineRule="auto"/>
            <w:ind w:left="903" w:right="-36" w:hanging="360"/>
          </w:pPr>
        </w:pPrChange>
      </w:pPr>
      <w:del w:id="19682" w:author="Dr Mamadou SANOGO" w:date="2023-10-25T17:56:00Z">
        <w:r w:rsidRPr="007A4AFC" w:rsidDel="00166699">
          <w:rPr>
            <w:color w:val="000000" w:themeColor="text1"/>
            <w:szCs w:val="24"/>
            <w:lang w:val="fr-ML"/>
            <w:rPrChange w:id="19683" w:author="Dr Mamadou SANOGO" w:date="2023-10-25T18:15:00Z">
              <w:rPr>
                <w:color w:val="000000"/>
                <w:szCs w:val="24"/>
                <w:lang w:val="fr-ML"/>
              </w:rPr>
            </w:rPrChange>
          </w:rPr>
          <w:delText>i</w:delText>
        </w:r>
        <w:r w:rsidRPr="007A4AFC" w:rsidDel="00166699">
          <w:rPr>
            <w:color w:val="000000" w:themeColor="text1"/>
            <w:spacing w:val="1"/>
            <w:szCs w:val="24"/>
            <w:lang w:val="fr-ML"/>
            <w:rPrChange w:id="19684" w:author="Dr Mamadou SANOGO" w:date="2023-10-25T18:15:00Z">
              <w:rPr>
                <w:color w:val="000000"/>
                <w:spacing w:val="1"/>
                <w:szCs w:val="24"/>
                <w:lang w:val="fr-ML"/>
              </w:rPr>
            </w:rPrChange>
          </w:rPr>
          <w:delText>l</w:delText>
        </w:r>
        <w:r w:rsidRPr="007A4AFC" w:rsidDel="00166699">
          <w:rPr>
            <w:color w:val="000000" w:themeColor="text1"/>
            <w:szCs w:val="24"/>
            <w:lang w:val="fr-ML"/>
            <w:rPrChange w:id="19685"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686" w:author="Dr Mamadou SANOGO" w:date="2023-10-25T18:15:00Z">
              <w:rPr>
                <w:color w:val="000000"/>
                <w:spacing w:val="-1"/>
                <w:szCs w:val="24"/>
                <w:lang w:val="fr-ML"/>
              </w:rPr>
            </w:rPrChange>
          </w:rPr>
          <w:delText>e</w:delText>
        </w:r>
        <w:r w:rsidRPr="007A4AFC" w:rsidDel="00166699">
          <w:rPr>
            <w:color w:val="000000" w:themeColor="text1"/>
            <w:szCs w:val="24"/>
            <w:lang w:val="fr-ML"/>
            <w:rPrChange w:id="19687"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688" w:author="Dr Mamadou SANOGO" w:date="2023-10-25T18:15:00Z">
              <w:rPr>
                <w:color w:val="000000"/>
                <w:spacing w:val="-1"/>
                <w:szCs w:val="24"/>
                <w:lang w:val="fr-ML"/>
              </w:rPr>
            </w:rPrChange>
          </w:rPr>
          <w:delText>r</w:delText>
        </w:r>
        <w:r w:rsidRPr="007A4AFC" w:rsidDel="00166699">
          <w:rPr>
            <w:color w:val="000000" w:themeColor="text1"/>
            <w:szCs w:val="24"/>
            <w:lang w:val="fr-ML"/>
            <w:rPrChange w:id="1968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690" w:author="Dr Mamadou SANOGO" w:date="2023-10-25T18:15:00Z">
              <w:rPr>
                <w:color w:val="000000"/>
                <w:spacing w:val="-1"/>
                <w:szCs w:val="24"/>
                <w:lang w:val="fr-ML"/>
              </w:rPr>
            </w:rPrChange>
          </w:rPr>
          <w:delText>a</w:delText>
        </w:r>
        <w:r w:rsidRPr="007A4AFC" w:rsidDel="00166699">
          <w:rPr>
            <w:color w:val="000000" w:themeColor="text1"/>
            <w:szCs w:val="24"/>
            <w:lang w:val="fr-ML"/>
            <w:rPrChange w:id="19691" w:author="Dr Mamadou SANOGO" w:date="2023-10-25T18:15:00Z">
              <w:rPr>
                <w:color w:val="000000"/>
                <w:szCs w:val="24"/>
                <w:lang w:val="fr-ML"/>
              </w:rPr>
            </w:rPrChange>
          </w:rPr>
          <w:delText>u m</w:delText>
        </w:r>
        <w:r w:rsidRPr="007A4AFC" w:rsidDel="00166699">
          <w:rPr>
            <w:color w:val="000000" w:themeColor="text1"/>
            <w:spacing w:val="1"/>
            <w:szCs w:val="24"/>
            <w:lang w:val="fr-ML"/>
            <w:rPrChange w:id="19692" w:author="Dr Mamadou SANOGO" w:date="2023-10-25T18:15:00Z">
              <w:rPr>
                <w:color w:val="000000"/>
                <w:spacing w:val="1"/>
                <w:szCs w:val="24"/>
                <w:lang w:val="fr-ML"/>
              </w:rPr>
            </w:rPrChange>
          </w:rPr>
          <w:delText>i</w:delText>
        </w:r>
        <w:r w:rsidRPr="007A4AFC" w:rsidDel="00166699">
          <w:rPr>
            <w:color w:val="000000" w:themeColor="text1"/>
            <w:szCs w:val="24"/>
            <w:lang w:val="fr-ML"/>
            <w:rPrChange w:id="19693" w:author="Dr Mamadou SANOGO" w:date="2023-10-25T18:15:00Z">
              <w:rPr>
                <w:color w:val="000000"/>
                <w:szCs w:val="24"/>
                <w:lang w:val="fr-ML"/>
              </w:rPr>
            </w:rPrChange>
          </w:rPr>
          <w:delText>ni</w:delText>
        </w:r>
        <w:r w:rsidRPr="007A4AFC" w:rsidDel="00166699">
          <w:rPr>
            <w:color w:val="000000" w:themeColor="text1"/>
            <w:spacing w:val="1"/>
            <w:szCs w:val="24"/>
            <w:lang w:val="fr-ML"/>
            <w:rPrChange w:id="19694" w:author="Dr Mamadou SANOGO" w:date="2023-10-25T18:15:00Z">
              <w:rPr>
                <w:color w:val="000000"/>
                <w:spacing w:val="1"/>
                <w:szCs w:val="24"/>
                <w:lang w:val="fr-ML"/>
              </w:rPr>
            </w:rPrChange>
          </w:rPr>
          <w:delText>m</w:delText>
        </w:r>
        <w:r w:rsidRPr="007A4AFC" w:rsidDel="00166699">
          <w:rPr>
            <w:color w:val="000000" w:themeColor="text1"/>
            <w:szCs w:val="24"/>
            <w:lang w:val="fr-ML"/>
            <w:rPrChange w:id="19695"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69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97"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698" w:author="Dr Mamadou SANOGO" w:date="2023-10-25T17:56:00Z"/>
          <w:color w:val="000000" w:themeColor="text1"/>
          <w:szCs w:val="24"/>
          <w:lang w:val="fr-ML"/>
          <w:rPrChange w:id="19699" w:author="Dr Mamadou SANOGO" w:date="2023-10-25T18:15:00Z">
            <w:rPr>
              <w:del w:id="19700" w:author="Dr Mamadou SANOGO" w:date="2023-10-25T17:56:00Z"/>
              <w:color w:val="000000"/>
              <w:szCs w:val="24"/>
              <w:lang w:val="fr-ML"/>
            </w:rPr>
          </w:rPrChange>
        </w:rPr>
        <w:pPrChange w:id="19701" w:author="Dr Mamadou SANOGO" w:date="2023-10-25T17:57:00Z">
          <w:pPr>
            <w:widowControl w:val="0"/>
            <w:numPr>
              <w:numId w:val="10"/>
            </w:numPr>
            <w:autoSpaceDE w:val="0"/>
            <w:autoSpaceDN w:val="0"/>
            <w:adjustRightInd w:val="0"/>
            <w:spacing w:line="240" w:lineRule="auto"/>
            <w:ind w:left="903" w:right="-36" w:hanging="360"/>
          </w:pPr>
        </w:pPrChange>
      </w:pPr>
      <w:del w:id="19702" w:author="Dr Mamadou SANOGO" w:date="2023-10-25T17:56:00Z">
        <w:r w:rsidRPr="007A4AFC" w:rsidDel="00166699">
          <w:rPr>
            <w:color w:val="000000" w:themeColor="text1"/>
            <w:szCs w:val="24"/>
            <w:lang w:val="fr-ML"/>
            <w:rPrChange w:id="19703"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704" w:author="Dr Mamadou SANOGO" w:date="2023-10-25T18:15:00Z">
              <w:rPr>
                <w:color w:val="000000"/>
                <w:spacing w:val="-1"/>
                <w:szCs w:val="24"/>
                <w:lang w:val="fr-ML"/>
              </w:rPr>
            </w:rPrChange>
          </w:rPr>
          <w:delText>ê</w:delText>
        </w:r>
        <w:r w:rsidRPr="007A4AFC" w:rsidDel="00166699">
          <w:rPr>
            <w:color w:val="000000" w:themeColor="text1"/>
            <w:szCs w:val="24"/>
            <w:lang w:val="fr-ML"/>
            <w:rPrChange w:id="19705" w:author="Dr Mamadou SANOGO" w:date="2023-10-25T18:15:00Z">
              <w:rPr>
                <w:color w:val="000000"/>
                <w:szCs w:val="24"/>
                <w:lang w:val="fr-ML"/>
              </w:rPr>
            </w:rPrChange>
          </w:rPr>
          <w:delText>tre</w:delText>
        </w:r>
        <w:r w:rsidRPr="007A4AFC" w:rsidDel="00166699">
          <w:rPr>
            <w:color w:val="000000" w:themeColor="text1"/>
            <w:spacing w:val="-1"/>
            <w:szCs w:val="24"/>
            <w:lang w:val="fr-ML"/>
            <w:rPrChange w:id="197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07" w:author="Dr Mamadou SANOGO" w:date="2023-10-25T18:15:00Z">
              <w:rPr>
                <w:color w:val="000000"/>
                <w:szCs w:val="24"/>
                <w:lang w:val="fr-ML"/>
              </w:rPr>
            </w:rPrChange>
          </w:rPr>
          <w:delText>h</w:delText>
        </w:r>
        <w:r w:rsidRPr="007A4AFC" w:rsidDel="00166699">
          <w:rPr>
            <w:color w:val="000000" w:themeColor="text1"/>
            <w:spacing w:val="-1"/>
            <w:szCs w:val="24"/>
            <w:lang w:val="fr-ML"/>
            <w:rPrChange w:id="19708" w:author="Dr Mamadou SANOGO" w:date="2023-10-25T18:15:00Z">
              <w:rPr>
                <w:color w:val="000000"/>
                <w:spacing w:val="-1"/>
                <w:szCs w:val="24"/>
                <w:lang w:val="fr-ML"/>
              </w:rPr>
            </w:rPrChange>
          </w:rPr>
          <w:delText>a</w:delText>
        </w:r>
        <w:r w:rsidRPr="007A4AFC" w:rsidDel="00166699">
          <w:rPr>
            <w:color w:val="000000" w:themeColor="text1"/>
            <w:szCs w:val="24"/>
            <w:lang w:val="fr-ML"/>
            <w:rPrChange w:id="19709" w:author="Dr Mamadou SANOGO" w:date="2023-10-25T18:15:00Z">
              <w:rPr>
                <w:color w:val="000000"/>
                <w:szCs w:val="24"/>
                <w:lang w:val="fr-ML"/>
              </w:rPr>
            </w:rPrChange>
          </w:rPr>
          <w:delText>bi</w:delText>
        </w:r>
        <w:r w:rsidRPr="007A4AFC" w:rsidDel="00166699">
          <w:rPr>
            <w:color w:val="000000" w:themeColor="text1"/>
            <w:spacing w:val="1"/>
            <w:szCs w:val="24"/>
            <w:lang w:val="fr-ML"/>
            <w:rPrChange w:id="19710" w:author="Dr Mamadou SANOGO" w:date="2023-10-25T18:15:00Z">
              <w:rPr>
                <w:color w:val="000000"/>
                <w:spacing w:val="1"/>
                <w:szCs w:val="24"/>
                <w:lang w:val="fr-ML"/>
              </w:rPr>
            </w:rPrChange>
          </w:rPr>
          <w:delText>l</w:delText>
        </w:r>
        <w:r w:rsidRPr="007A4AFC" w:rsidDel="00166699">
          <w:rPr>
            <w:color w:val="000000" w:themeColor="text1"/>
            <w:szCs w:val="24"/>
            <w:lang w:val="fr-ML"/>
            <w:rPrChange w:id="19711" w:author="Dr Mamadou SANOGO" w:date="2023-10-25T18:15:00Z">
              <w:rPr>
                <w:color w:val="000000"/>
                <w:szCs w:val="24"/>
                <w:lang w:val="fr-ML"/>
              </w:rPr>
            </w:rPrChange>
          </w:rPr>
          <w:delText>i</w:delText>
        </w:r>
        <w:r w:rsidRPr="007A4AFC" w:rsidDel="00166699">
          <w:rPr>
            <w:color w:val="000000" w:themeColor="text1"/>
            <w:spacing w:val="1"/>
            <w:szCs w:val="24"/>
            <w:lang w:val="fr-ML"/>
            <w:rPrChange w:id="1971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713" w:author="Dr Mamadou SANOGO" w:date="2023-10-25T18:15:00Z">
              <w:rPr>
                <w:color w:val="000000"/>
                <w:spacing w:val="-1"/>
                <w:szCs w:val="24"/>
                <w:lang w:val="fr-ML"/>
              </w:rPr>
            </w:rPrChange>
          </w:rPr>
          <w:delText>é</w:delText>
        </w:r>
        <w:r w:rsidRPr="007A4AFC" w:rsidDel="00166699">
          <w:rPr>
            <w:color w:val="000000" w:themeColor="text1"/>
            <w:szCs w:val="24"/>
            <w:lang w:val="fr-ML"/>
            <w:rPrChange w:id="19714"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7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16"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717" w:author="Dr Mamadou SANOGO" w:date="2023-10-25T18:15:00Z">
              <w:rPr>
                <w:color w:val="000000"/>
                <w:spacing w:val="-1"/>
                <w:szCs w:val="24"/>
                <w:lang w:val="fr-ML"/>
              </w:rPr>
            </w:rPrChange>
          </w:rPr>
          <w:delText>e</w:delText>
        </w:r>
        <w:r w:rsidRPr="007A4AFC" w:rsidDel="00166699">
          <w:rPr>
            <w:color w:val="000000" w:themeColor="text1"/>
            <w:szCs w:val="24"/>
            <w:lang w:val="fr-ML"/>
            <w:rPrChange w:id="19718" w:author="Dr Mamadou SANOGO" w:date="2023-10-25T18:15:00Z">
              <w:rPr>
                <w:color w:val="000000"/>
                <w:szCs w:val="24"/>
                <w:lang w:val="fr-ML"/>
              </w:rPr>
            </w:rPrChange>
          </w:rPr>
          <w:delText>r d</w:delText>
        </w:r>
        <w:r w:rsidRPr="007A4AFC" w:rsidDel="00166699">
          <w:rPr>
            <w:color w:val="000000" w:themeColor="text1"/>
            <w:spacing w:val="-2"/>
            <w:szCs w:val="24"/>
            <w:lang w:val="fr-ML"/>
            <w:rPrChange w:id="19719" w:author="Dr Mamadou SANOGO" w:date="2023-10-25T18:15:00Z">
              <w:rPr>
                <w:color w:val="000000"/>
                <w:spacing w:val="-2"/>
                <w:szCs w:val="24"/>
                <w:lang w:val="fr-ML"/>
              </w:rPr>
            </w:rPrChange>
          </w:rPr>
          <w:delText>e</w:delText>
        </w:r>
        <w:r w:rsidRPr="007A4AFC" w:rsidDel="00166699">
          <w:rPr>
            <w:color w:val="000000" w:themeColor="text1"/>
            <w:szCs w:val="24"/>
            <w:lang w:val="fr-ML"/>
            <w:rPrChange w:id="19720" w:author="Dr Mamadou SANOGO" w:date="2023-10-25T18:15:00Z">
              <w:rPr>
                <w:color w:val="000000"/>
                <w:szCs w:val="24"/>
                <w:lang w:val="fr-ML"/>
              </w:rPr>
            </w:rPrChange>
          </w:rPr>
          <w:delText>s</w:delText>
        </w:r>
        <w:r w:rsidRPr="007A4AFC" w:rsidDel="00166699">
          <w:rPr>
            <w:color w:val="000000" w:themeColor="text1"/>
            <w:spacing w:val="2"/>
            <w:szCs w:val="24"/>
            <w:lang w:val="fr-ML"/>
            <w:rPrChange w:id="1972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22" w:author="Dr Mamadou SANOGO" w:date="2023-10-25T18:15:00Z">
              <w:rPr>
                <w:color w:val="000000"/>
                <w:szCs w:val="24"/>
                <w:lang w:val="fr-ML"/>
              </w:rPr>
            </w:rPrChange>
          </w:rPr>
          <w:delText>r</w:delText>
        </w:r>
        <w:r w:rsidRPr="007A4AFC" w:rsidDel="00166699">
          <w:rPr>
            <w:color w:val="000000" w:themeColor="text1"/>
            <w:spacing w:val="-2"/>
            <w:szCs w:val="24"/>
            <w:lang w:val="fr-ML"/>
            <w:rPrChange w:id="19723"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724"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725"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726" w:author="Dr Mamadou SANOGO" w:date="2023-10-25T18:15:00Z">
              <w:rPr>
                <w:color w:val="000000"/>
                <w:spacing w:val="-1"/>
                <w:szCs w:val="24"/>
                <w:lang w:val="fr-ML"/>
              </w:rPr>
            </w:rPrChange>
          </w:rPr>
          <w:delText>e</w:delText>
        </w:r>
        <w:r w:rsidRPr="007A4AFC" w:rsidDel="00166699">
          <w:rPr>
            <w:color w:val="000000" w:themeColor="text1"/>
            <w:szCs w:val="24"/>
            <w:lang w:val="fr-ML"/>
            <w:rPrChange w:id="19727" w:author="Dr Mamadou SANOGO" w:date="2023-10-25T18:15:00Z">
              <w:rPr>
                <w:color w:val="000000"/>
                <w:szCs w:val="24"/>
                <w:lang w:val="fr-ML"/>
              </w:rPr>
            </w:rPrChange>
          </w:rPr>
          <w:delText>r</w:delText>
        </w:r>
        <w:r w:rsidRPr="007A4AFC" w:rsidDel="00166699">
          <w:rPr>
            <w:color w:val="000000" w:themeColor="text1"/>
            <w:spacing w:val="-2"/>
            <w:szCs w:val="24"/>
            <w:lang w:val="fr-ML"/>
            <w:rPrChange w:id="19728"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72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730" w:author="Dr Mamadou SANOGO" w:date="2023-10-25T18:15:00Z">
              <w:rPr>
                <w:color w:val="000000"/>
                <w:spacing w:val="-1"/>
                <w:szCs w:val="24"/>
                <w:lang w:val="fr-ML"/>
              </w:rPr>
            </w:rPrChange>
          </w:rPr>
          <w:delText>e</w:delText>
        </w:r>
        <w:r w:rsidRPr="007A4AFC" w:rsidDel="00166699">
          <w:rPr>
            <w:color w:val="000000" w:themeColor="text1"/>
            <w:szCs w:val="24"/>
            <w:lang w:val="fr-ML"/>
            <w:rPrChange w:id="19731"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732" w:author="Dr Mamadou SANOGO" w:date="2023-10-25T17:56:00Z"/>
          <w:color w:val="000000" w:themeColor="text1"/>
          <w:szCs w:val="24"/>
          <w:lang w:val="fr-ML"/>
          <w:rPrChange w:id="19733" w:author="Dr Mamadou SANOGO" w:date="2023-10-25T18:15:00Z">
            <w:rPr>
              <w:del w:id="19734" w:author="Dr Mamadou SANOGO" w:date="2023-10-25T17:56:00Z"/>
              <w:color w:val="000000"/>
              <w:szCs w:val="24"/>
              <w:lang w:val="fr-ML"/>
            </w:rPr>
          </w:rPrChange>
        </w:rPr>
        <w:pPrChange w:id="1973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736" w:author="Dr Mamadou SANOGO" w:date="2023-10-25T17:56:00Z">
        <w:r w:rsidRPr="007A4AFC" w:rsidDel="00166699">
          <w:rPr>
            <w:color w:val="000000" w:themeColor="text1"/>
            <w:szCs w:val="24"/>
            <w:lang w:val="fr-ML"/>
            <w:rPrChange w:id="19737" w:author="Dr Mamadou SANOGO" w:date="2023-10-25T18:15:00Z">
              <w:rPr>
                <w:color w:val="000000"/>
                <w:szCs w:val="24"/>
                <w:lang w:val="fr-ML"/>
              </w:rPr>
            </w:rPrChange>
          </w:rPr>
          <w:delText>i</w:delText>
        </w:r>
        <w:r w:rsidRPr="007A4AFC" w:rsidDel="00166699">
          <w:rPr>
            <w:color w:val="000000" w:themeColor="text1"/>
            <w:spacing w:val="1"/>
            <w:szCs w:val="24"/>
            <w:lang w:val="fr-ML"/>
            <w:rPrChange w:id="19738" w:author="Dr Mamadou SANOGO" w:date="2023-10-25T18:15:00Z">
              <w:rPr>
                <w:color w:val="000000"/>
                <w:spacing w:val="1"/>
                <w:szCs w:val="24"/>
                <w:lang w:val="fr-ML"/>
              </w:rPr>
            </w:rPrChange>
          </w:rPr>
          <w:delText>l</w:delText>
        </w:r>
        <w:r w:rsidRPr="007A4AFC" w:rsidDel="00166699">
          <w:rPr>
            <w:color w:val="000000" w:themeColor="text1"/>
            <w:szCs w:val="24"/>
            <w:lang w:val="fr-ML"/>
            <w:rPrChange w:id="19739" w:author="Dr Mamadou SANOGO" w:date="2023-10-25T18:15:00Z">
              <w:rPr>
                <w:color w:val="000000"/>
                <w:szCs w:val="24"/>
                <w:lang w:val="fr-ML"/>
              </w:rPr>
            </w:rPrChange>
          </w:rPr>
          <w:delText>s</w:delText>
        </w:r>
        <w:r w:rsidRPr="007A4AFC" w:rsidDel="00166699">
          <w:rPr>
            <w:color w:val="000000" w:themeColor="text1"/>
            <w:spacing w:val="22"/>
            <w:szCs w:val="24"/>
            <w:lang w:val="fr-ML"/>
            <w:rPrChange w:id="19740"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741"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742"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743" w:author="Dr Mamadou SANOGO" w:date="2023-10-25T18:15:00Z">
              <w:rPr>
                <w:color w:val="000000"/>
                <w:spacing w:val="-1"/>
                <w:szCs w:val="24"/>
                <w:lang w:val="fr-ML"/>
              </w:rPr>
            </w:rPrChange>
          </w:rPr>
          <w:delText>ê</w:delText>
        </w:r>
        <w:r w:rsidRPr="007A4AFC" w:rsidDel="00166699">
          <w:rPr>
            <w:color w:val="000000" w:themeColor="text1"/>
            <w:szCs w:val="24"/>
            <w:lang w:val="fr-ML"/>
            <w:rPrChange w:id="19744"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74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746"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747" w:author="Dr Mamadou SANOGO" w:date="2023-10-25T18:15:00Z">
              <w:rPr>
                <w:color w:val="000000"/>
                <w:spacing w:val="2"/>
                <w:szCs w:val="24"/>
                <w:lang w:val="fr-ML"/>
              </w:rPr>
            </w:rPrChange>
          </w:rPr>
          <w:delText>x</w:delText>
        </w:r>
        <w:r w:rsidRPr="007A4AFC" w:rsidDel="00166699">
          <w:rPr>
            <w:color w:val="000000" w:themeColor="text1"/>
            <w:szCs w:val="24"/>
            <w:lang w:val="fr-ML"/>
            <w:rPrChange w:id="19748" w:author="Dr Mamadou SANOGO" w:date="2023-10-25T18:15:00Z">
              <w:rPr>
                <w:color w:val="000000"/>
                <w:szCs w:val="24"/>
                <w:lang w:val="fr-ML"/>
              </w:rPr>
            </w:rPrChange>
          </w:rPr>
          <w:delText>te</w:delText>
        </w:r>
        <w:r w:rsidRPr="007A4AFC" w:rsidDel="00166699">
          <w:rPr>
            <w:color w:val="000000" w:themeColor="text1"/>
            <w:spacing w:val="-1"/>
            <w:szCs w:val="24"/>
            <w:lang w:val="fr-ML"/>
            <w:rPrChange w:id="19749" w:author="Dr Mamadou SANOGO" w:date="2023-10-25T18:15:00Z">
              <w:rPr>
                <w:color w:val="000000"/>
                <w:spacing w:val="-1"/>
                <w:szCs w:val="24"/>
                <w:lang w:val="fr-ML"/>
              </w:rPr>
            </w:rPrChange>
          </w:rPr>
          <w:delText>r</w:delText>
        </w:r>
        <w:r w:rsidRPr="007A4AFC" w:rsidDel="00166699">
          <w:rPr>
            <w:color w:val="000000" w:themeColor="text1"/>
            <w:szCs w:val="24"/>
            <w:lang w:val="fr-ML"/>
            <w:rPrChange w:id="19750" w:author="Dr Mamadou SANOGO" w:date="2023-10-25T18:15:00Z">
              <w:rPr>
                <w:color w:val="000000"/>
                <w:szCs w:val="24"/>
                <w:lang w:val="fr-ML"/>
              </w:rPr>
            </w:rPrChange>
          </w:rPr>
          <w:delText>n</w:delText>
        </w:r>
        <w:r w:rsidRPr="007A4AFC" w:rsidDel="00166699">
          <w:rPr>
            <w:color w:val="000000" w:themeColor="text1"/>
            <w:spacing w:val="-1"/>
            <w:szCs w:val="24"/>
            <w:lang w:val="fr-ML"/>
            <w:rPrChange w:id="19751" w:author="Dr Mamadou SANOGO" w:date="2023-10-25T18:15:00Z">
              <w:rPr>
                <w:color w:val="000000"/>
                <w:spacing w:val="-1"/>
                <w:szCs w:val="24"/>
                <w:lang w:val="fr-ML"/>
              </w:rPr>
            </w:rPrChange>
          </w:rPr>
          <w:delText>e</w:delText>
        </w:r>
        <w:r w:rsidRPr="007A4AFC" w:rsidDel="00166699">
          <w:rPr>
            <w:color w:val="000000" w:themeColor="text1"/>
            <w:szCs w:val="24"/>
            <w:lang w:val="fr-ML"/>
            <w:rPrChange w:id="19752" w:author="Dr Mamadou SANOGO" w:date="2023-10-25T18:15:00Z">
              <w:rPr>
                <w:color w:val="000000"/>
                <w:szCs w:val="24"/>
                <w:lang w:val="fr-ML"/>
              </w:rPr>
            </w:rPrChange>
          </w:rPr>
          <w:delText>s</w:delText>
        </w:r>
        <w:r w:rsidRPr="007A4AFC" w:rsidDel="00166699">
          <w:rPr>
            <w:color w:val="000000" w:themeColor="text1"/>
            <w:spacing w:val="22"/>
            <w:szCs w:val="24"/>
            <w:lang w:val="fr-ML"/>
            <w:rPrChange w:id="1975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754" w:author="Dr Mamadou SANOGO" w:date="2023-10-25T18:15:00Z">
              <w:rPr>
                <w:color w:val="000000"/>
                <w:szCs w:val="24"/>
                <w:lang w:val="fr-ML"/>
              </w:rPr>
            </w:rPrChange>
          </w:rPr>
          <w:delText>à</w:delText>
        </w:r>
        <w:r w:rsidRPr="007A4AFC" w:rsidDel="00166699">
          <w:rPr>
            <w:color w:val="000000" w:themeColor="text1"/>
            <w:spacing w:val="20"/>
            <w:szCs w:val="24"/>
            <w:lang w:val="fr-ML"/>
            <w:rPrChange w:id="1975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756" w:author="Dr Mamadou SANOGO" w:date="2023-10-25T18:15:00Z">
              <w:rPr>
                <w:color w:val="000000"/>
                <w:szCs w:val="24"/>
                <w:lang w:val="fr-ML"/>
              </w:rPr>
            </w:rPrChange>
          </w:rPr>
          <w:delText>l</w:delText>
        </w:r>
        <w:r w:rsidRPr="007A4AFC" w:rsidDel="00166699">
          <w:rPr>
            <w:color w:val="000000" w:themeColor="text1"/>
            <w:spacing w:val="-2"/>
            <w:szCs w:val="24"/>
            <w:lang w:val="fr-ML"/>
            <w:rPrChange w:id="19757"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758" w:author="Dr Mamadou SANOGO" w:date="2023-10-25T18:15:00Z">
              <w:rPr>
                <w:color w:val="000000"/>
                <w:spacing w:val="-1"/>
                <w:szCs w:val="24"/>
                <w:lang w:val="fr-ML"/>
              </w:rPr>
            </w:rPrChange>
          </w:rPr>
          <w:delText>é</w:delText>
        </w:r>
        <w:r w:rsidRPr="007A4AFC" w:rsidDel="00166699">
          <w:rPr>
            <w:color w:val="000000" w:themeColor="text1"/>
            <w:szCs w:val="24"/>
            <w:lang w:val="fr-ML"/>
            <w:rPrChange w:id="19759" w:author="Dr Mamadou SANOGO" w:date="2023-10-25T18:15:00Z">
              <w:rPr>
                <w:color w:val="000000"/>
                <w:szCs w:val="24"/>
                <w:lang w:val="fr-ML"/>
              </w:rPr>
            </w:rPrChange>
          </w:rPr>
          <w:delText>qui</w:delText>
        </w:r>
        <w:r w:rsidRPr="007A4AFC" w:rsidDel="00166699">
          <w:rPr>
            <w:color w:val="000000" w:themeColor="text1"/>
            <w:spacing w:val="3"/>
            <w:szCs w:val="24"/>
            <w:lang w:val="fr-ML"/>
            <w:rPrChange w:id="19760" w:author="Dr Mamadou SANOGO" w:date="2023-10-25T18:15:00Z">
              <w:rPr>
                <w:color w:val="000000"/>
                <w:spacing w:val="3"/>
                <w:szCs w:val="24"/>
                <w:lang w:val="fr-ML"/>
              </w:rPr>
            </w:rPrChange>
          </w:rPr>
          <w:delText>p</w:delText>
        </w:r>
        <w:r w:rsidRPr="007A4AFC" w:rsidDel="00166699">
          <w:rPr>
            <w:color w:val="000000" w:themeColor="text1"/>
            <w:szCs w:val="24"/>
            <w:lang w:val="fr-ML"/>
            <w:rPrChange w:id="19761" w:author="Dr Mamadou SANOGO" w:date="2023-10-25T18:15:00Z">
              <w:rPr>
                <w:color w:val="000000"/>
                <w:szCs w:val="24"/>
                <w:lang w:val="fr-ML"/>
              </w:rPr>
            </w:rPrChange>
          </w:rPr>
          <w:delText>e</w:delText>
        </w:r>
        <w:r w:rsidRPr="007A4AFC" w:rsidDel="00166699">
          <w:rPr>
            <w:color w:val="000000" w:themeColor="text1"/>
            <w:spacing w:val="20"/>
            <w:szCs w:val="24"/>
            <w:lang w:val="fr-ML"/>
            <w:rPrChange w:id="1976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763" w:author="Dr Mamadou SANOGO" w:date="2023-10-25T18:15:00Z">
              <w:rPr>
                <w:color w:val="000000"/>
                <w:szCs w:val="24"/>
                <w:lang w:val="fr-ML"/>
              </w:rPr>
            </w:rPrChange>
          </w:rPr>
          <w:delText>d'</w:delText>
        </w:r>
        <w:r w:rsidRPr="007A4AFC" w:rsidDel="00166699">
          <w:rPr>
            <w:color w:val="000000" w:themeColor="text1"/>
            <w:spacing w:val="-1"/>
            <w:szCs w:val="24"/>
            <w:lang w:val="fr-ML"/>
            <w:rPrChange w:id="19764" w:author="Dr Mamadou SANOGO" w:date="2023-10-25T18:15:00Z">
              <w:rPr>
                <w:color w:val="000000"/>
                <w:spacing w:val="-1"/>
                <w:szCs w:val="24"/>
                <w:lang w:val="fr-ML"/>
              </w:rPr>
            </w:rPrChange>
          </w:rPr>
          <w:delText>e</w:delText>
        </w:r>
        <w:r w:rsidRPr="007A4AFC" w:rsidDel="00166699">
          <w:rPr>
            <w:color w:val="000000" w:themeColor="text1"/>
            <w:szCs w:val="24"/>
            <w:lang w:val="fr-ML"/>
            <w:rPrChange w:id="19765" w:author="Dr Mamadou SANOGO" w:date="2023-10-25T18:15:00Z">
              <w:rPr>
                <w:color w:val="000000"/>
                <w:szCs w:val="24"/>
                <w:lang w:val="fr-ML"/>
              </w:rPr>
            </w:rPrChange>
          </w:rPr>
          <w:delText>n</w:delText>
        </w:r>
        <w:r w:rsidRPr="007A4AFC" w:rsidDel="00166699">
          <w:rPr>
            <w:color w:val="000000" w:themeColor="text1"/>
            <w:spacing w:val="1"/>
            <w:szCs w:val="24"/>
            <w:lang w:val="fr-ML"/>
            <w:rPrChange w:id="1976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767" w:author="Dr Mamadou SANOGO" w:date="2023-10-25T18:15:00Z">
              <w:rPr>
                <w:color w:val="000000"/>
                <w:spacing w:val="-1"/>
                <w:szCs w:val="24"/>
                <w:lang w:val="fr-ML"/>
              </w:rPr>
            </w:rPrChange>
          </w:rPr>
          <w:delText>a</w:delText>
        </w:r>
        <w:r w:rsidRPr="007A4AFC" w:rsidDel="00166699">
          <w:rPr>
            <w:color w:val="000000" w:themeColor="text1"/>
            <w:szCs w:val="24"/>
            <w:lang w:val="fr-ML"/>
            <w:rPrChange w:id="19768" w:author="Dr Mamadou SANOGO" w:date="2023-10-25T18:15:00Z">
              <w:rPr>
                <w:color w:val="000000"/>
                <w:szCs w:val="24"/>
                <w:lang w:val="fr-ML"/>
              </w:rPr>
            </w:rPrChange>
          </w:rPr>
          <w:delText>dr</w:delText>
        </w:r>
        <w:r w:rsidRPr="007A4AFC" w:rsidDel="00166699">
          <w:rPr>
            <w:color w:val="000000" w:themeColor="text1"/>
            <w:spacing w:val="-2"/>
            <w:szCs w:val="24"/>
            <w:lang w:val="fr-ML"/>
            <w:rPrChange w:id="19769" w:author="Dr Mamadou SANOGO" w:date="2023-10-25T18:15:00Z">
              <w:rPr>
                <w:color w:val="000000"/>
                <w:spacing w:val="-2"/>
                <w:szCs w:val="24"/>
                <w:lang w:val="fr-ML"/>
              </w:rPr>
            </w:rPrChange>
          </w:rPr>
          <w:delText>e</w:delText>
        </w:r>
        <w:r w:rsidRPr="007A4AFC" w:rsidDel="00166699">
          <w:rPr>
            <w:color w:val="000000" w:themeColor="text1"/>
            <w:szCs w:val="24"/>
            <w:lang w:val="fr-ML"/>
            <w:rPrChange w:id="19770" w:author="Dr Mamadou SANOGO" w:date="2023-10-25T18:15:00Z">
              <w:rPr>
                <w:color w:val="000000"/>
                <w:szCs w:val="24"/>
                <w:lang w:val="fr-ML"/>
              </w:rPr>
            </w:rPrChange>
          </w:rPr>
          <w:delText>men</w:delText>
        </w:r>
        <w:r w:rsidRPr="007A4AFC" w:rsidDel="00166699">
          <w:rPr>
            <w:color w:val="000000" w:themeColor="text1"/>
            <w:spacing w:val="2"/>
            <w:szCs w:val="24"/>
            <w:lang w:val="fr-ML"/>
            <w:rPrChange w:id="19771" w:author="Dr Mamadou SANOGO" w:date="2023-10-25T18:15:00Z">
              <w:rPr>
                <w:color w:val="000000"/>
                <w:spacing w:val="2"/>
                <w:szCs w:val="24"/>
                <w:lang w:val="fr-ML"/>
              </w:rPr>
            </w:rPrChange>
          </w:rPr>
          <w:delText>t</w:delText>
        </w:r>
        <w:r w:rsidRPr="007A4AFC" w:rsidDel="00166699">
          <w:rPr>
            <w:color w:val="000000" w:themeColor="text1"/>
            <w:szCs w:val="24"/>
            <w:lang w:val="fr-ML"/>
            <w:rPrChange w:id="19772" w:author="Dr Mamadou SANOGO" w:date="2023-10-25T18:15:00Z">
              <w:rPr>
                <w:color w:val="000000"/>
                <w:szCs w:val="24"/>
                <w:lang w:val="fr-ML"/>
              </w:rPr>
            </w:rPrChange>
          </w:rPr>
          <w:delText>,</w:delText>
        </w:r>
        <w:r w:rsidRPr="007A4AFC" w:rsidDel="00166699">
          <w:rPr>
            <w:color w:val="000000" w:themeColor="text1"/>
            <w:spacing w:val="21"/>
            <w:szCs w:val="24"/>
            <w:lang w:val="fr-ML"/>
            <w:rPrChange w:id="1977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774" w:author="Dr Mamadou SANOGO" w:date="2023-10-25T18:15:00Z">
              <w:rPr>
                <w:color w:val="000000"/>
                <w:spacing w:val="-1"/>
                <w:szCs w:val="24"/>
                <w:lang w:val="fr-ML"/>
              </w:rPr>
            </w:rPrChange>
          </w:rPr>
          <w:delText>a</w:delText>
        </w:r>
        <w:r w:rsidRPr="007A4AFC" w:rsidDel="00166699">
          <w:rPr>
            <w:color w:val="000000" w:themeColor="text1"/>
            <w:szCs w:val="24"/>
            <w:lang w:val="fr-ML"/>
            <w:rPrChange w:id="19775" w:author="Dr Mamadou SANOGO" w:date="2023-10-25T18:15:00Z">
              <w:rPr>
                <w:color w:val="000000"/>
                <w:szCs w:val="24"/>
                <w:lang w:val="fr-ML"/>
              </w:rPr>
            </w:rPrChange>
          </w:rPr>
          <w:delText>u</w:delText>
        </w:r>
        <w:r w:rsidRPr="007A4AFC" w:rsidDel="00166699">
          <w:rPr>
            <w:color w:val="000000" w:themeColor="text1"/>
            <w:spacing w:val="21"/>
            <w:szCs w:val="24"/>
            <w:lang w:val="fr-ML"/>
            <w:rPrChange w:id="1977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777"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778" w:author="Dr Mamadou SANOGO" w:date="2023-10-25T18:15:00Z">
              <w:rPr>
                <w:color w:val="000000"/>
                <w:spacing w:val="-1"/>
                <w:szCs w:val="24"/>
                <w:lang w:val="fr-ML"/>
              </w:rPr>
            </w:rPrChange>
          </w:rPr>
          <w:delText>e</w:delText>
        </w:r>
        <w:r w:rsidRPr="007A4AFC" w:rsidDel="00166699">
          <w:rPr>
            <w:color w:val="000000" w:themeColor="text1"/>
            <w:szCs w:val="24"/>
            <w:lang w:val="fr-ML"/>
            <w:rPrChange w:id="19779"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780"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781"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782" w:author="Dr Mamadou SANOGO" w:date="2023-10-25T17:56:00Z"/>
          <w:color w:val="000000" w:themeColor="text1"/>
          <w:szCs w:val="24"/>
          <w:lang w:val="fr-ML"/>
          <w:rPrChange w:id="19783" w:author="Dr Mamadou SANOGO" w:date="2023-10-25T18:15:00Z">
            <w:rPr>
              <w:del w:id="19784" w:author="Dr Mamadou SANOGO" w:date="2023-10-25T17:56:00Z"/>
              <w:color w:val="000000"/>
              <w:szCs w:val="24"/>
              <w:lang w:val="fr-ML"/>
            </w:rPr>
          </w:rPrChange>
        </w:rPr>
        <w:pPrChange w:id="19785" w:author="Dr Mamadou SANOGO" w:date="2023-10-25T17:57:00Z">
          <w:pPr>
            <w:widowControl w:val="0"/>
            <w:numPr>
              <w:numId w:val="10"/>
            </w:numPr>
            <w:autoSpaceDE w:val="0"/>
            <w:autoSpaceDN w:val="0"/>
            <w:adjustRightInd w:val="0"/>
            <w:spacing w:line="240" w:lineRule="auto"/>
            <w:ind w:left="903" w:right="-36" w:hanging="360"/>
          </w:pPr>
        </w:pPrChange>
      </w:pPr>
      <w:del w:id="19786" w:author="Dr Mamadou SANOGO" w:date="2023-10-25T17:56:00Z">
        <w:r w:rsidRPr="007A4AFC" w:rsidDel="00166699">
          <w:rPr>
            <w:color w:val="000000" w:themeColor="text1"/>
            <w:szCs w:val="24"/>
            <w:lang w:val="fr-ML"/>
            <w:rPrChange w:id="19787" w:author="Dr Mamadou SANOGO" w:date="2023-10-25T18:15:00Z">
              <w:rPr>
                <w:color w:val="000000"/>
                <w:szCs w:val="24"/>
                <w:lang w:val="fr-ML"/>
              </w:rPr>
            </w:rPrChange>
          </w:rPr>
          <w:delText>i</w:delText>
        </w:r>
        <w:r w:rsidRPr="007A4AFC" w:rsidDel="00166699">
          <w:rPr>
            <w:color w:val="000000" w:themeColor="text1"/>
            <w:spacing w:val="1"/>
            <w:szCs w:val="24"/>
            <w:lang w:val="fr-ML"/>
            <w:rPrChange w:id="19788" w:author="Dr Mamadou SANOGO" w:date="2023-10-25T18:15:00Z">
              <w:rPr>
                <w:color w:val="000000"/>
                <w:spacing w:val="1"/>
                <w:szCs w:val="24"/>
                <w:lang w:val="fr-ML"/>
              </w:rPr>
            </w:rPrChange>
          </w:rPr>
          <w:delText>l</w:delText>
        </w:r>
        <w:r w:rsidRPr="007A4AFC" w:rsidDel="00166699">
          <w:rPr>
            <w:color w:val="000000" w:themeColor="text1"/>
            <w:szCs w:val="24"/>
            <w:lang w:val="fr-ML"/>
            <w:rPrChange w:id="1978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790" w:author="Dr Mamadou SANOGO" w:date="2023-10-25T18:15:00Z">
              <w:rPr>
                <w:color w:val="000000"/>
                <w:spacing w:val="-1"/>
                <w:szCs w:val="24"/>
                <w:lang w:val="fr-ML"/>
              </w:rPr>
            </w:rPrChange>
          </w:rPr>
          <w:delText>e</w:delText>
        </w:r>
        <w:r w:rsidRPr="007A4AFC" w:rsidDel="00166699">
          <w:rPr>
            <w:color w:val="000000" w:themeColor="text1"/>
            <w:szCs w:val="24"/>
            <w:lang w:val="fr-ML"/>
            <w:rPrChange w:id="19791"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792" w:author="Dr Mamadou SANOGO" w:date="2023-10-25T18:15:00Z">
              <w:rPr>
                <w:color w:val="000000"/>
                <w:spacing w:val="-1"/>
                <w:szCs w:val="24"/>
                <w:lang w:val="fr-ML"/>
              </w:rPr>
            </w:rPrChange>
          </w:rPr>
          <w:delText>a</w:delText>
        </w:r>
        <w:r w:rsidRPr="007A4AFC" w:rsidDel="00166699">
          <w:rPr>
            <w:color w:val="000000" w:themeColor="text1"/>
            <w:szCs w:val="24"/>
            <w:lang w:val="fr-ML"/>
            <w:rPrChange w:id="19793" w:author="Dr Mamadou SANOGO" w:date="2023-10-25T18:15:00Z">
              <w:rPr>
                <w:color w:val="000000"/>
                <w:szCs w:val="24"/>
                <w:lang w:val="fr-ML"/>
              </w:rPr>
            </w:rPrChange>
          </w:rPr>
          <w:delText>ire</w:delText>
        </w:r>
        <w:r w:rsidRPr="007A4AFC" w:rsidDel="00166699">
          <w:rPr>
            <w:color w:val="000000" w:themeColor="text1"/>
            <w:spacing w:val="-1"/>
            <w:szCs w:val="24"/>
            <w:lang w:val="fr-ML"/>
            <w:rPrChange w:id="1979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95" w:author="Dr Mamadou SANOGO" w:date="2023-10-25T18:15:00Z">
              <w:rPr>
                <w:color w:val="000000"/>
                <w:szCs w:val="24"/>
                <w:lang w:val="fr-ML"/>
              </w:rPr>
            </w:rPrChange>
          </w:rPr>
          <w:delText>p</w:delText>
        </w:r>
        <w:r w:rsidRPr="007A4AFC" w:rsidDel="00166699">
          <w:rPr>
            <w:color w:val="000000" w:themeColor="text1"/>
            <w:spacing w:val="-1"/>
            <w:szCs w:val="24"/>
            <w:lang w:val="fr-ML"/>
            <w:rPrChange w:id="19796" w:author="Dr Mamadou SANOGO" w:date="2023-10-25T18:15:00Z">
              <w:rPr>
                <w:color w:val="000000"/>
                <w:spacing w:val="-1"/>
                <w:szCs w:val="24"/>
                <w:lang w:val="fr-ML"/>
              </w:rPr>
            </w:rPrChange>
          </w:rPr>
          <w:delText>a</w:delText>
        </w:r>
        <w:r w:rsidRPr="007A4AFC" w:rsidDel="00166699">
          <w:rPr>
            <w:color w:val="000000" w:themeColor="text1"/>
            <w:szCs w:val="24"/>
            <w:lang w:val="fr-ML"/>
            <w:rPrChange w:id="19797"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79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99" w:author="Dr Mamadou SANOGO" w:date="2023-10-25T18:15:00Z">
              <w:rPr>
                <w:color w:val="000000"/>
                <w:szCs w:val="24"/>
                <w:lang w:val="fr-ML"/>
              </w:rPr>
            </w:rPrChange>
          </w:rPr>
          <w:delText>du</w:delText>
        </w:r>
        <w:r w:rsidRPr="007A4AFC" w:rsidDel="00166699">
          <w:rPr>
            <w:color w:val="000000" w:themeColor="text1"/>
            <w:spacing w:val="2"/>
            <w:szCs w:val="24"/>
            <w:lang w:val="fr-ML"/>
            <w:rPrChange w:id="1980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801" w:author="Dr Mamadou SANOGO" w:date="2023-10-25T18:15:00Z">
              <w:rPr>
                <w:color w:val="000000"/>
                <w:szCs w:val="24"/>
                <w:lang w:val="fr-ML"/>
              </w:rPr>
            </w:rPrChange>
          </w:rPr>
          <w:delText>ju</w:delText>
        </w:r>
        <w:r w:rsidRPr="007A4AFC" w:rsidDel="00166699">
          <w:rPr>
            <w:color w:val="000000" w:themeColor="text1"/>
            <w:spacing w:val="2"/>
            <w:szCs w:val="24"/>
            <w:lang w:val="fr-ML"/>
            <w:rPrChange w:id="19802" w:author="Dr Mamadou SANOGO" w:date="2023-10-25T18:15:00Z">
              <w:rPr>
                <w:color w:val="000000"/>
                <w:spacing w:val="2"/>
                <w:szCs w:val="24"/>
                <w:lang w:val="fr-ML"/>
              </w:rPr>
            </w:rPrChange>
          </w:rPr>
          <w:delText>r</w:delText>
        </w:r>
        <w:r w:rsidRPr="007A4AFC" w:rsidDel="00166699">
          <w:rPr>
            <w:color w:val="000000" w:themeColor="text1"/>
            <w:szCs w:val="24"/>
            <w:lang w:val="fr-ML"/>
            <w:rPrChange w:id="19803" w:author="Dr Mamadou SANOGO" w:date="2023-10-25T18:15:00Z">
              <w:rPr>
                <w:color w:val="000000"/>
                <w:szCs w:val="24"/>
                <w:lang w:val="fr-ML"/>
              </w:rPr>
            </w:rPrChange>
          </w:rPr>
          <w:delText>y</w:delText>
        </w:r>
        <w:r w:rsidRPr="007A4AFC" w:rsidDel="00166699">
          <w:rPr>
            <w:color w:val="000000" w:themeColor="text1"/>
            <w:spacing w:val="-5"/>
            <w:szCs w:val="24"/>
            <w:lang w:val="fr-ML"/>
            <w:rPrChange w:id="1980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805" w:author="Dr Mamadou SANOGO" w:date="2023-10-25T18:15:00Z">
              <w:rPr>
                <w:color w:val="000000"/>
                <w:szCs w:val="24"/>
                <w:lang w:val="fr-ML"/>
              </w:rPr>
            </w:rPrChange>
          </w:rPr>
          <w:delText>de</w:delText>
        </w:r>
        <w:r w:rsidRPr="007A4AFC" w:rsidDel="00166699">
          <w:rPr>
            <w:color w:val="000000" w:themeColor="text1"/>
            <w:spacing w:val="-1"/>
            <w:szCs w:val="24"/>
            <w:lang w:val="fr-ML"/>
            <w:rPrChange w:id="198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07" w:author="Dr Mamadou SANOGO" w:date="2023-10-25T18:15:00Z">
              <w:rPr>
                <w:color w:val="000000"/>
                <w:szCs w:val="24"/>
                <w:lang w:val="fr-ML"/>
              </w:rPr>
            </w:rPrChange>
          </w:rPr>
          <w:delText>sou</w:delText>
        </w:r>
        <w:r w:rsidRPr="007A4AFC" w:rsidDel="00166699">
          <w:rPr>
            <w:color w:val="000000" w:themeColor="text1"/>
            <w:spacing w:val="3"/>
            <w:szCs w:val="24"/>
            <w:lang w:val="fr-ML"/>
            <w:rPrChange w:id="19808"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809" w:author="Dr Mamadou SANOGO" w:date="2023-10-25T18:15:00Z">
              <w:rPr>
                <w:color w:val="000000"/>
                <w:spacing w:val="-1"/>
                <w:szCs w:val="24"/>
                <w:lang w:val="fr-ML"/>
              </w:rPr>
            </w:rPrChange>
          </w:rPr>
          <w:delText>e</w:delText>
        </w:r>
        <w:r w:rsidRPr="007A4AFC" w:rsidDel="00166699">
          <w:rPr>
            <w:color w:val="000000" w:themeColor="text1"/>
            <w:szCs w:val="24"/>
            <w:lang w:val="fr-ML"/>
            <w:rPrChange w:id="19810" w:author="Dr Mamadou SANOGO" w:date="2023-10-25T18:15:00Z">
              <w:rPr>
                <w:color w:val="000000"/>
                <w:szCs w:val="24"/>
                <w:lang w:val="fr-ML"/>
              </w:rPr>
            </w:rPrChange>
          </w:rPr>
          <w:delText>n</w:delText>
        </w:r>
        <w:r w:rsidRPr="007A4AFC" w:rsidDel="00166699">
          <w:rPr>
            <w:color w:val="000000" w:themeColor="text1"/>
            <w:spacing w:val="-1"/>
            <w:szCs w:val="24"/>
            <w:lang w:val="fr-ML"/>
            <w:rPrChange w:id="19811" w:author="Dr Mamadou SANOGO" w:date="2023-10-25T18:15:00Z">
              <w:rPr>
                <w:color w:val="000000"/>
                <w:spacing w:val="-1"/>
                <w:szCs w:val="24"/>
                <w:lang w:val="fr-ML"/>
              </w:rPr>
            </w:rPrChange>
          </w:rPr>
          <w:delText>a</w:delText>
        </w:r>
        <w:r w:rsidRPr="007A4AFC" w:rsidDel="00166699">
          <w:rPr>
            <w:color w:val="000000" w:themeColor="text1"/>
            <w:szCs w:val="24"/>
            <w:lang w:val="fr-ML"/>
            <w:rPrChange w:id="19812" w:author="Dr Mamadou SANOGO" w:date="2023-10-25T18:15:00Z">
              <w:rPr>
                <w:color w:val="000000"/>
                <w:szCs w:val="24"/>
                <w:lang w:val="fr-ML"/>
              </w:rPr>
            </w:rPrChange>
          </w:rPr>
          <w:delText>n</w:delText>
        </w:r>
        <w:r w:rsidRPr="007A4AFC" w:rsidDel="00166699">
          <w:rPr>
            <w:color w:val="000000" w:themeColor="text1"/>
            <w:spacing w:val="1"/>
            <w:szCs w:val="24"/>
            <w:lang w:val="fr-ML"/>
            <w:rPrChange w:id="19813" w:author="Dr Mamadou SANOGO" w:date="2023-10-25T18:15:00Z">
              <w:rPr>
                <w:color w:val="000000"/>
                <w:spacing w:val="1"/>
                <w:szCs w:val="24"/>
                <w:lang w:val="fr-ML"/>
              </w:rPr>
            </w:rPrChange>
          </w:rPr>
          <w:delText>c</w:delText>
        </w:r>
        <w:r w:rsidRPr="007A4AFC" w:rsidDel="00166699">
          <w:rPr>
            <w:color w:val="000000" w:themeColor="text1"/>
            <w:szCs w:val="24"/>
            <w:lang w:val="fr-ML"/>
            <w:rPrChange w:id="19814" w:author="Dr Mamadou SANOGO" w:date="2023-10-25T18:15:00Z">
              <w:rPr>
                <w:color w:val="000000"/>
                <w:szCs w:val="24"/>
                <w:lang w:val="fr-ML"/>
              </w:rPr>
            </w:rPrChange>
          </w:rPr>
          <w:delText>e</w:delText>
        </w:r>
        <w:r w:rsidRPr="007A4AFC" w:rsidDel="00166699">
          <w:rPr>
            <w:color w:val="000000" w:themeColor="text1"/>
            <w:spacing w:val="-1"/>
            <w:szCs w:val="24"/>
            <w:lang w:val="fr-ML"/>
            <w:rPrChange w:id="198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16"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817" w:author="Dr Mamadou SANOGO" w:date="2023-10-25T17:56:00Z"/>
          <w:color w:val="000000" w:themeColor="text1"/>
          <w:szCs w:val="24"/>
          <w:lang w:val="fr-ML"/>
          <w:rPrChange w:id="19818" w:author="Dr Mamadou SANOGO" w:date="2023-10-25T18:15:00Z">
            <w:rPr>
              <w:del w:id="19819" w:author="Dr Mamadou SANOGO" w:date="2023-10-25T17:56:00Z"/>
              <w:color w:val="000000"/>
              <w:szCs w:val="24"/>
              <w:lang w:val="fr-ML"/>
            </w:rPr>
          </w:rPrChange>
        </w:rPr>
        <w:pPrChange w:id="19820" w:author="Dr Mamadou SANOGO" w:date="2023-10-25T17:57:00Z">
          <w:pPr>
            <w:widowControl w:val="0"/>
            <w:autoSpaceDE w:val="0"/>
            <w:autoSpaceDN w:val="0"/>
            <w:adjustRightInd w:val="0"/>
            <w:spacing w:line="240" w:lineRule="auto"/>
            <w:ind w:left="116" w:right="-36"/>
          </w:pPr>
        </w:pPrChange>
      </w:pPr>
      <w:del w:id="19821" w:author="Dr Mamadou SANOGO" w:date="2023-10-25T17:56:00Z">
        <w:r w:rsidRPr="007A4AFC" w:rsidDel="00166699">
          <w:rPr>
            <w:b w:val="0"/>
            <w:bCs/>
            <w:color w:val="000000" w:themeColor="text1"/>
            <w:spacing w:val="1"/>
            <w:szCs w:val="24"/>
            <w:lang w:val="fr-ML"/>
            <w:rPrChange w:id="19822"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823"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824"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825"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826"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827"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828"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829"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830"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831"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832"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833" w:author="Dr Mamadou SANOGO" w:date="2023-10-25T17:56:00Z"/>
          <w:color w:val="000000" w:themeColor="text1"/>
          <w:szCs w:val="24"/>
          <w:lang w:val="fr-ML"/>
          <w:rPrChange w:id="19834" w:author="Dr Mamadou SANOGO" w:date="2023-10-25T18:15:00Z">
            <w:rPr>
              <w:del w:id="19835" w:author="Dr Mamadou SANOGO" w:date="2023-10-25T17:56:00Z"/>
              <w:color w:val="000000"/>
              <w:szCs w:val="24"/>
              <w:lang w:val="fr-ML"/>
            </w:rPr>
          </w:rPrChange>
        </w:rPr>
        <w:pPrChange w:id="19836" w:author="Dr Mamadou SANOGO" w:date="2023-10-25T17:57:00Z">
          <w:pPr>
            <w:widowControl w:val="0"/>
            <w:autoSpaceDE w:val="0"/>
            <w:autoSpaceDN w:val="0"/>
            <w:adjustRightInd w:val="0"/>
            <w:spacing w:line="240" w:lineRule="auto"/>
            <w:ind w:left="400" w:right="-36"/>
          </w:pPr>
        </w:pPrChange>
      </w:pPr>
      <w:del w:id="19837" w:author="Dr Mamadou SANOGO" w:date="2023-10-25T17:56:00Z">
        <w:r w:rsidRPr="007A4AFC" w:rsidDel="00166699">
          <w:rPr>
            <w:color w:val="000000" w:themeColor="text1"/>
            <w:spacing w:val="-3"/>
            <w:szCs w:val="24"/>
            <w:lang w:val="fr-ML"/>
            <w:rPrChange w:id="19838" w:author="Dr Mamadou SANOGO" w:date="2023-10-25T18:15:00Z">
              <w:rPr>
                <w:color w:val="000000"/>
                <w:spacing w:val="-3"/>
                <w:szCs w:val="24"/>
                <w:lang w:val="fr-ML"/>
              </w:rPr>
            </w:rPrChange>
          </w:rPr>
          <w:delText>L</w:delText>
        </w:r>
        <w:r w:rsidRPr="007A4AFC" w:rsidDel="00166699">
          <w:rPr>
            <w:color w:val="000000" w:themeColor="text1"/>
            <w:szCs w:val="24"/>
            <w:lang w:val="fr-ML"/>
            <w:rPrChange w:id="19839" w:author="Dr Mamadou SANOGO" w:date="2023-10-25T18:15:00Z">
              <w:rPr>
                <w:color w:val="000000"/>
                <w:szCs w:val="24"/>
                <w:lang w:val="fr-ML"/>
              </w:rPr>
            </w:rPrChange>
          </w:rPr>
          <w:delText>e</w:delText>
        </w:r>
        <w:r w:rsidRPr="007A4AFC" w:rsidDel="00166699">
          <w:rPr>
            <w:color w:val="000000" w:themeColor="text1"/>
            <w:spacing w:val="1"/>
            <w:szCs w:val="24"/>
            <w:lang w:val="fr-ML"/>
            <w:rPrChange w:id="1984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841" w:author="Dr Mamadou SANOGO" w:date="2023-10-25T18:15:00Z">
              <w:rPr>
                <w:color w:val="000000"/>
                <w:spacing w:val="-1"/>
                <w:szCs w:val="24"/>
                <w:lang w:val="fr-ML"/>
              </w:rPr>
            </w:rPrChange>
          </w:rPr>
          <w:delText>c</w:delText>
        </w:r>
        <w:r w:rsidRPr="007A4AFC" w:rsidDel="00166699">
          <w:rPr>
            <w:color w:val="000000" w:themeColor="text1"/>
            <w:szCs w:val="24"/>
            <w:lang w:val="fr-ML"/>
            <w:rPrChange w:id="1984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84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844"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845" w:author="Dr Mamadou SANOGO" w:date="2023-10-25T18:15:00Z">
              <w:rPr>
                <w:color w:val="000000"/>
                <w:spacing w:val="-2"/>
                <w:szCs w:val="24"/>
                <w:lang w:val="fr-ML"/>
              </w:rPr>
            </w:rPrChange>
          </w:rPr>
          <w:delText>é</w:delText>
        </w:r>
        <w:r w:rsidRPr="007A4AFC" w:rsidDel="00166699">
          <w:rPr>
            <w:color w:val="000000" w:themeColor="text1"/>
            <w:szCs w:val="24"/>
            <w:lang w:val="fr-ML"/>
            <w:rPrChange w:id="19846"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847" w:author="Dr Mamadou SANOGO" w:date="2023-10-25T18:15:00Z">
              <w:rPr>
                <w:color w:val="000000"/>
                <w:spacing w:val="1"/>
                <w:szCs w:val="24"/>
                <w:lang w:val="fr-ML"/>
              </w:rPr>
            </w:rPrChange>
          </w:rPr>
          <w:delText>r</w:delText>
        </w:r>
        <w:r w:rsidRPr="007A4AFC" w:rsidDel="00166699">
          <w:rPr>
            <w:color w:val="000000" w:themeColor="text1"/>
            <w:szCs w:val="24"/>
            <w:lang w:val="fr-ML"/>
            <w:rPrChange w:id="19848" w:author="Dr Mamadou SANOGO" w:date="2023-10-25T18:15:00Z">
              <w:rPr>
                <w:color w:val="000000"/>
                <w:szCs w:val="24"/>
                <w:lang w:val="fr-ML"/>
              </w:rPr>
            </w:rPrChange>
          </w:rPr>
          <w:delText>y</w:delText>
        </w:r>
        <w:r w:rsidRPr="007A4AFC" w:rsidDel="00166699">
          <w:rPr>
            <w:color w:val="000000" w:themeColor="text1"/>
            <w:spacing w:val="-4"/>
            <w:szCs w:val="24"/>
            <w:lang w:val="fr-ML"/>
            <w:rPrChange w:id="19849"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85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851" w:author="Dr Mamadou SANOGO" w:date="2023-10-25T18:15:00Z">
              <w:rPr>
                <w:color w:val="000000"/>
                <w:spacing w:val="-1"/>
                <w:szCs w:val="24"/>
                <w:lang w:val="fr-ML"/>
              </w:rPr>
            </w:rPrChange>
          </w:rPr>
          <w:delText>é</w:delText>
        </w:r>
        <w:r w:rsidRPr="007A4AFC" w:rsidDel="00166699">
          <w:rPr>
            <w:color w:val="000000" w:themeColor="text1"/>
            <w:szCs w:val="24"/>
            <w:lang w:val="fr-ML"/>
            <w:rPrChange w:id="19852"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85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85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855" w:author="Dr Mamadou SANOGO" w:date="2023-10-25T18:15:00Z">
              <w:rPr>
                <w:color w:val="000000"/>
                <w:spacing w:val="-1"/>
                <w:szCs w:val="24"/>
                <w:lang w:val="fr-ML"/>
              </w:rPr>
            </w:rPrChange>
          </w:rPr>
          <w:delText>e</w:delText>
        </w:r>
        <w:r w:rsidRPr="007A4AFC" w:rsidDel="00166699">
          <w:rPr>
            <w:color w:val="000000" w:themeColor="text1"/>
            <w:szCs w:val="24"/>
            <w:lang w:val="fr-ML"/>
            <w:rPrChange w:id="1985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857" w:author="Dr Mamadou SANOGO" w:date="2023-10-25T18:15:00Z">
              <w:rPr>
                <w:color w:val="000000"/>
                <w:spacing w:val="-1"/>
                <w:szCs w:val="24"/>
                <w:lang w:val="fr-ML"/>
              </w:rPr>
            </w:rPrChange>
          </w:rPr>
          <w:delText>c</w:delText>
        </w:r>
        <w:r w:rsidRPr="007A4AFC" w:rsidDel="00166699">
          <w:rPr>
            <w:color w:val="000000" w:themeColor="text1"/>
            <w:szCs w:val="24"/>
            <w:lang w:val="fr-ML"/>
            <w:rPrChange w:id="19858" w:author="Dr Mamadou SANOGO" w:date="2023-10-25T18:15:00Z">
              <w:rPr>
                <w:color w:val="000000"/>
                <w:szCs w:val="24"/>
                <w:lang w:val="fr-ML"/>
              </w:rPr>
            </w:rPrChange>
          </w:rPr>
          <w:delText>rit</w:delText>
        </w:r>
        <w:r w:rsidRPr="007A4AFC" w:rsidDel="00166699">
          <w:rPr>
            <w:color w:val="000000" w:themeColor="text1"/>
            <w:spacing w:val="-1"/>
            <w:szCs w:val="24"/>
            <w:lang w:val="fr-ML"/>
            <w:rPrChange w:id="1985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86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861" w:author="Dr Mamadou SANOGO" w:date="2023-10-25T18:15:00Z">
              <w:rPr>
                <w:color w:val="000000"/>
                <w:spacing w:val="-1"/>
                <w:szCs w:val="24"/>
                <w:lang w:val="fr-ML"/>
              </w:rPr>
            </w:rPrChange>
          </w:rPr>
          <w:delText>e</w:delText>
        </w:r>
        <w:r w:rsidRPr="007A4AFC" w:rsidDel="00166699">
          <w:rPr>
            <w:color w:val="000000" w:themeColor="text1"/>
            <w:szCs w:val="24"/>
            <w:lang w:val="fr-ML"/>
            <w:rPrChange w:id="19862" w:author="Dr Mamadou SANOGO" w:date="2023-10-25T18:15:00Z">
              <w:rPr>
                <w:color w:val="000000"/>
                <w:szCs w:val="24"/>
                <w:lang w:val="fr-ML"/>
              </w:rPr>
            </w:rPrChange>
          </w:rPr>
          <w:delText>s</w:delText>
        </w:r>
        <w:r w:rsidRPr="007A4AFC" w:rsidDel="00166699">
          <w:rPr>
            <w:color w:val="000000" w:themeColor="text1"/>
            <w:spacing w:val="2"/>
            <w:szCs w:val="24"/>
            <w:lang w:val="fr-ML"/>
            <w:rPrChange w:id="1986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864" w:author="Dr Mamadou SANOGO" w:date="2023-10-25T18:15:00Z">
              <w:rPr>
                <w:color w:val="000000"/>
                <w:szCs w:val="24"/>
                <w:lang w:val="fr-ML"/>
              </w:rPr>
            </w:rPrChange>
          </w:rPr>
          <w:delText>pr</w:delText>
        </w:r>
        <w:r w:rsidRPr="007A4AFC" w:rsidDel="00166699">
          <w:rPr>
            <w:color w:val="000000" w:themeColor="text1"/>
            <w:spacing w:val="-2"/>
            <w:szCs w:val="24"/>
            <w:lang w:val="fr-ML"/>
            <w:rPrChange w:id="1986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866" w:author="Dr Mamadou SANOGO" w:date="2023-10-25T18:15:00Z">
              <w:rPr>
                <w:color w:val="000000"/>
                <w:spacing w:val="-1"/>
                <w:szCs w:val="24"/>
                <w:lang w:val="fr-ML"/>
              </w:rPr>
            </w:rPrChange>
          </w:rPr>
          <w:delText>c</w:delText>
        </w:r>
        <w:r w:rsidRPr="007A4AFC" w:rsidDel="00166699">
          <w:rPr>
            <w:color w:val="000000" w:themeColor="text1"/>
            <w:szCs w:val="24"/>
            <w:lang w:val="fr-ML"/>
            <w:rPrChange w:id="19867"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868" w:author="Dr Mamadou SANOGO" w:date="2023-10-25T17:56:00Z"/>
          <w:color w:val="000000" w:themeColor="text1"/>
          <w:szCs w:val="24"/>
          <w:lang w:val="fr-ML"/>
          <w:rPrChange w:id="19869" w:author="Dr Mamadou SANOGO" w:date="2023-10-25T18:15:00Z">
            <w:rPr>
              <w:del w:id="19870" w:author="Dr Mamadou SANOGO" w:date="2023-10-25T17:56:00Z"/>
              <w:color w:val="000000"/>
              <w:szCs w:val="24"/>
              <w:lang w:val="fr-ML"/>
            </w:rPr>
          </w:rPrChange>
        </w:rPr>
        <w:pPrChange w:id="19871"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872" w:author="Dr Mamadou SANOGO" w:date="2023-10-25T17:56:00Z">
        <w:r w:rsidRPr="007A4AFC" w:rsidDel="00166699">
          <w:rPr>
            <w:color w:val="000000" w:themeColor="text1"/>
            <w:szCs w:val="24"/>
            <w:lang w:val="fr-ML"/>
            <w:rPrChange w:id="19873" w:author="Dr Mamadou SANOGO" w:date="2023-10-25T18:15:00Z">
              <w:rPr>
                <w:color w:val="000000"/>
                <w:szCs w:val="24"/>
                <w:lang w:val="fr-ML"/>
              </w:rPr>
            </w:rPrChange>
          </w:rPr>
          <w:delText>il</w:delText>
        </w:r>
        <w:r w:rsidRPr="007A4AFC" w:rsidDel="00166699">
          <w:rPr>
            <w:color w:val="000000" w:themeColor="text1"/>
            <w:spacing w:val="17"/>
            <w:szCs w:val="24"/>
            <w:lang w:val="fr-ML"/>
            <w:rPrChange w:id="1987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75"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87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877" w:author="Dr Mamadou SANOGO" w:date="2023-10-25T18:15:00Z">
              <w:rPr>
                <w:color w:val="000000"/>
                <w:spacing w:val="-1"/>
                <w:szCs w:val="24"/>
                <w:lang w:val="fr-ML"/>
              </w:rPr>
            </w:rPrChange>
          </w:rPr>
          <w:delText>ê</w:delText>
        </w:r>
        <w:r w:rsidRPr="007A4AFC" w:rsidDel="00166699">
          <w:rPr>
            <w:color w:val="000000" w:themeColor="text1"/>
            <w:szCs w:val="24"/>
            <w:lang w:val="fr-ML"/>
            <w:rPrChange w:id="19878"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879"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880" w:author="Dr Mamadou SANOGO" w:date="2023-10-25T18:15:00Z">
              <w:rPr>
                <w:color w:val="000000"/>
                <w:szCs w:val="24"/>
                <w:lang w:val="fr-ML"/>
              </w:rPr>
            </w:rPrChange>
          </w:rPr>
          <w:delText>pro</w:delText>
        </w:r>
        <w:r w:rsidRPr="007A4AFC" w:rsidDel="00166699">
          <w:rPr>
            <w:color w:val="000000" w:themeColor="text1"/>
            <w:spacing w:val="1"/>
            <w:szCs w:val="24"/>
            <w:lang w:val="fr-ML"/>
            <w:rPrChange w:id="1988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882" w:author="Dr Mamadou SANOGO" w:date="2023-10-25T18:15:00Z">
              <w:rPr>
                <w:color w:val="000000"/>
                <w:spacing w:val="-1"/>
                <w:szCs w:val="24"/>
                <w:lang w:val="fr-ML"/>
              </w:rPr>
            </w:rPrChange>
          </w:rPr>
          <w:delText>e</w:delText>
        </w:r>
        <w:r w:rsidRPr="007A4AFC" w:rsidDel="00166699">
          <w:rPr>
            <w:color w:val="000000" w:themeColor="text1"/>
            <w:szCs w:val="24"/>
            <w:lang w:val="fr-ML"/>
            <w:rPrChange w:id="19883"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884"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88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886" w:author="Dr Mamadou SANOGO" w:date="2023-10-25T18:15:00Z">
              <w:rPr>
                <w:color w:val="000000"/>
                <w:spacing w:val="1"/>
                <w:szCs w:val="24"/>
                <w:lang w:val="fr-ML"/>
              </w:rPr>
            </w:rPrChange>
          </w:rPr>
          <w:delText>e</w:delText>
        </w:r>
        <w:r w:rsidRPr="007A4AFC" w:rsidDel="00166699">
          <w:rPr>
            <w:color w:val="000000" w:themeColor="text1"/>
            <w:szCs w:val="24"/>
            <w:lang w:val="fr-ML"/>
            <w:rPrChange w:id="19887" w:author="Dr Mamadou SANOGO" w:date="2023-10-25T18:15:00Z">
              <w:rPr>
                <w:color w:val="000000"/>
                <w:szCs w:val="24"/>
                <w:lang w:val="fr-ML"/>
              </w:rPr>
            </w:rPrChange>
          </w:rPr>
          <w:delText>s</w:delText>
        </w:r>
        <w:r w:rsidRPr="007A4AFC" w:rsidDel="00166699">
          <w:rPr>
            <w:color w:val="000000" w:themeColor="text1"/>
            <w:spacing w:val="17"/>
            <w:szCs w:val="24"/>
            <w:lang w:val="fr-ML"/>
            <w:rPrChange w:id="1988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89"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890" w:author="Dr Mamadou SANOGO" w:date="2023-10-25T18:15:00Z">
              <w:rPr>
                <w:color w:val="000000"/>
                <w:spacing w:val="-1"/>
                <w:szCs w:val="24"/>
                <w:lang w:val="fr-ML"/>
              </w:rPr>
            </w:rPrChange>
          </w:rPr>
          <w:delText>r</w:delText>
        </w:r>
        <w:r w:rsidRPr="007A4AFC" w:rsidDel="00166699">
          <w:rPr>
            <w:color w:val="000000" w:themeColor="text1"/>
            <w:szCs w:val="24"/>
            <w:lang w:val="fr-ML"/>
            <w:rPrChange w:id="19891" w:author="Dr Mamadou SANOGO" w:date="2023-10-25T18:15:00Z">
              <w:rPr>
                <w:color w:val="000000"/>
                <w:szCs w:val="24"/>
                <w:lang w:val="fr-ML"/>
              </w:rPr>
            </w:rPrChange>
          </w:rPr>
          <w:delText>si</w:delText>
        </w:r>
        <w:r w:rsidRPr="007A4AFC" w:rsidDel="00166699">
          <w:rPr>
            <w:color w:val="000000" w:themeColor="text1"/>
            <w:spacing w:val="1"/>
            <w:szCs w:val="24"/>
            <w:lang w:val="fr-ML"/>
            <w:rPrChange w:id="1989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893" w:author="Dr Mamadou SANOGO" w:date="2023-10-25T18:15:00Z">
              <w:rPr>
                <w:color w:val="000000"/>
                <w:spacing w:val="-1"/>
                <w:szCs w:val="24"/>
                <w:lang w:val="fr-ML"/>
              </w:rPr>
            </w:rPrChange>
          </w:rPr>
          <w:delText>é</w:delText>
        </w:r>
        <w:r w:rsidRPr="007A4AFC" w:rsidDel="00166699">
          <w:rPr>
            <w:color w:val="000000" w:themeColor="text1"/>
            <w:szCs w:val="24"/>
            <w:lang w:val="fr-ML"/>
            <w:rPrChange w:id="19894" w:author="Dr Mamadou SANOGO" w:date="2023-10-25T18:15:00Z">
              <w:rPr>
                <w:color w:val="000000"/>
                <w:szCs w:val="24"/>
                <w:lang w:val="fr-ML"/>
              </w:rPr>
            </w:rPrChange>
          </w:rPr>
          <w:delText>s</w:delText>
        </w:r>
        <w:r w:rsidRPr="007A4AFC" w:rsidDel="00166699">
          <w:rPr>
            <w:color w:val="000000" w:themeColor="text1"/>
            <w:spacing w:val="17"/>
            <w:szCs w:val="24"/>
            <w:lang w:val="fr-ML"/>
            <w:rPrChange w:id="1989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896" w:author="Dr Mamadou SANOGO" w:date="2023-10-25T18:15:00Z">
              <w:rPr>
                <w:color w:val="000000"/>
                <w:spacing w:val="-1"/>
                <w:szCs w:val="24"/>
                <w:lang w:val="fr-ML"/>
              </w:rPr>
            </w:rPrChange>
          </w:rPr>
          <w:delText>e</w:delText>
        </w:r>
        <w:r w:rsidRPr="007A4AFC" w:rsidDel="00166699">
          <w:rPr>
            <w:color w:val="000000" w:themeColor="text1"/>
            <w:szCs w:val="24"/>
            <w:lang w:val="fr-ML"/>
            <w:rPrChange w:id="19897" w:author="Dr Mamadou SANOGO" w:date="2023-10-25T18:15:00Z">
              <w:rPr>
                <w:color w:val="000000"/>
                <w:szCs w:val="24"/>
                <w:lang w:val="fr-ML"/>
              </w:rPr>
            </w:rPrChange>
          </w:rPr>
          <w:delText>n</w:delText>
        </w:r>
        <w:r w:rsidRPr="007A4AFC" w:rsidDel="00166699">
          <w:rPr>
            <w:color w:val="000000" w:themeColor="text1"/>
            <w:spacing w:val="22"/>
            <w:szCs w:val="24"/>
            <w:lang w:val="fr-ML"/>
            <w:rPrChange w:id="1989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899" w:author="Dr Mamadou SANOGO" w:date="2023-10-25T18:15:00Z">
              <w:rPr>
                <w:color w:val="000000"/>
                <w:szCs w:val="24"/>
                <w:lang w:val="fr-ML"/>
              </w:rPr>
            </w:rPrChange>
          </w:rPr>
          <w:delText>fon</w:delText>
        </w:r>
        <w:r w:rsidRPr="007A4AFC" w:rsidDel="00166699">
          <w:rPr>
            <w:color w:val="000000" w:themeColor="text1"/>
            <w:spacing w:val="-2"/>
            <w:szCs w:val="24"/>
            <w:lang w:val="fr-ML"/>
            <w:rPrChange w:id="19900" w:author="Dr Mamadou SANOGO" w:date="2023-10-25T18:15:00Z">
              <w:rPr>
                <w:color w:val="000000"/>
                <w:spacing w:val="-2"/>
                <w:szCs w:val="24"/>
                <w:lang w:val="fr-ML"/>
              </w:rPr>
            </w:rPrChange>
          </w:rPr>
          <w:delText>c</w:delText>
        </w:r>
        <w:r w:rsidRPr="007A4AFC" w:rsidDel="00166699">
          <w:rPr>
            <w:color w:val="000000" w:themeColor="text1"/>
            <w:szCs w:val="24"/>
            <w:lang w:val="fr-ML"/>
            <w:rPrChange w:id="19901" w:author="Dr Mamadou SANOGO" w:date="2023-10-25T18:15:00Z">
              <w:rPr>
                <w:color w:val="000000"/>
                <w:szCs w:val="24"/>
                <w:lang w:val="fr-ML"/>
              </w:rPr>
            </w:rPrChange>
          </w:rPr>
          <w:delText>t</w:delText>
        </w:r>
        <w:r w:rsidRPr="007A4AFC" w:rsidDel="00166699">
          <w:rPr>
            <w:color w:val="000000" w:themeColor="text1"/>
            <w:spacing w:val="1"/>
            <w:szCs w:val="24"/>
            <w:lang w:val="fr-ML"/>
            <w:rPrChange w:id="19902" w:author="Dr Mamadou SANOGO" w:date="2023-10-25T18:15:00Z">
              <w:rPr>
                <w:color w:val="000000"/>
                <w:spacing w:val="1"/>
                <w:szCs w:val="24"/>
                <w:lang w:val="fr-ML"/>
              </w:rPr>
            </w:rPrChange>
          </w:rPr>
          <w:delText>i</w:delText>
        </w:r>
        <w:r w:rsidRPr="007A4AFC" w:rsidDel="00166699">
          <w:rPr>
            <w:color w:val="000000" w:themeColor="text1"/>
            <w:szCs w:val="24"/>
            <w:lang w:val="fr-ML"/>
            <w:rPrChange w:id="19903" w:author="Dr Mamadou SANOGO" w:date="2023-10-25T18:15:00Z">
              <w:rPr>
                <w:color w:val="000000"/>
                <w:szCs w:val="24"/>
                <w:lang w:val="fr-ML"/>
              </w:rPr>
            </w:rPrChange>
          </w:rPr>
          <w:delText>on</w:delText>
        </w:r>
        <w:r w:rsidRPr="007A4AFC" w:rsidDel="00166699">
          <w:rPr>
            <w:color w:val="000000" w:themeColor="text1"/>
            <w:spacing w:val="3"/>
            <w:szCs w:val="24"/>
            <w:lang w:val="fr-ML"/>
            <w:rPrChange w:id="1990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905" w:author="Dr Mamadou SANOGO" w:date="2023-10-25T18:15:00Z">
              <w:rPr>
                <w:color w:val="000000"/>
                <w:szCs w:val="24"/>
                <w:lang w:val="fr-ML"/>
              </w:rPr>
            </w:rPrChange>
          </w:rPr>
          <w:delText>:</w:delText>
        </w:r>
        <w:r w:rsidRPr="007A4AFC" w:rsidDel="00166699">
          <w:rPr>
            <w:color w:val="000000" w:themeColor="text1"/>
            <w:spacing w:val="17"/>
            <w:szCs w:val="24"/>
            <w:lang w:val="fr-ML"/>
            <w:rPrChange w:id="1990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07" w:author="Dr Mamadou SANOGO" w:date="2023-10-25T18:15:00Z">
              <w:rPr>
                <w:color w:val="000000"/>
                <w:szCs w:val="24"/>
                <w:lang w:val="fr-ML"/>
              </w:rPr>
            </w:rPrChange>
          </w:rPr>
          <w:delText>un</w:delText>
        </w:r>
        <w:r w:rsidRPr="007A4AFC" w:rsidDel="00166699">
          <w:rPr>
            <w:color w:val="000000" w:themeColor="text1"/>
            <w:spacing w:val="17"/>
            <w:szCs w:val="24"/>
            <w:lang w:val="fr-ML"/>
            <w:rPrChange w:id="1990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09"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91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911" w:author="Dr Mamadou SANOGO" w:date="2023-10-25T18:15:00Z">
              <w:rPr>
                <w:color w:val="000000"/>
                <w:szCs w:val="24"/>
                <w:lang w:val="fr-ML"/>
              </w:rPr>
            </w:rPrChange>
          </w:rPr>
          <w:delText>de</w:delText>
        </w:r>
        <w:r w:rsidRPr="007A4AFC" w:rsidDel="00166699">
          <w:rPr>
            <w:color w:val="000000" w:themeColor="text1"/>
            <w:spacing w:val="18"/>
            <w:szCs w:val="24"/>
            <w:lang w:val="fr-ML"/>
            <w:rPrChange w:id="1991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913" w:author="Dr Mamadou SANOGO" w:date="2023-10-25T18:15:00Z">
              <w:rPr>
                <w:color w:val="000000"/>
                <w:spacing w:val="-1"/>
                <w:szCs w:val="24"/>
                <w:lang w:val="fr-ML"/>
              </w:rPr>
            </w:rPrChange>
          </w:rPr>
          <w:delText>c</w:delText>
        </w:r>
        <w:r w:rsidRPr="007A4AFC" w:rsidDel="00166699">
          <w:rPr>
            <w:color w:val="000000" w:themeColor="text1"/>
            <w:szCs w:val="24"/>
            <w:lang w:val="fr-ML"/>
            <w:rPrChange w:id="19914" w:author="Dr Mamadou SANOGO" w:date="2023-10-25T18:15:00Z">
              <w:rPr>
                <w:color w:val="000000"/>
                <w:szCs w:val="24"/>
                <w:lang w:val="fr-ML"/>
              </w:rPr>
            </w:rPrChange>
          </w:rPr>
          <w:delText>on</w:delText>
        </w:r>
        <w:r w:rsidRPr="007A4AFC" w:rsidDel="00166699">
          <w:rPr>
            <w:color w:val="000000" w:themeColor="text1"/>
            <w:spacing w:val="1"/>
            <w:szCs w:val="24"/>
            <w:lang w:val="fr-ML"/>
            <w:rPrChange w:id="1991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916" w:author="Dr Mamadou SANOGO" w:date="2023-10-25T18:15:00Z">
              <w:rPr>
                <w:color w:val="000000"/>
                <w:spacing w:val="-1"/>
                <w:szCs w:val="24"/>
                <w:lang w:val="fr-ML"/>
              </w:rPr>
            </w:rPrChange>
          </w:rPr>
          <w:delText>é</w:delText>
        </w:r>
        <w:r w:rsidRPr="007A4AFC" w:rsidDel="00166699">
          <w:rPr>
            <w:color w:val="000000" w:themeColor="text1"/>
            <w:szCs w:val="24"/>
            <w:lang w:val="fr-ML"/>
            <w:rPrChange w:id="19917" w:author="Dr Mamadou SANOGO" w:date="2023-10-25T18:15:00Z">
              <w:rPr>
                <w:color w:val="000000"/>
                <w:szCs w:val="24"/>
                <w:lang w:val="fr-ML"/>
              </w:rPr>
            </w:rPrChange>
          </w:rPr>
          <w:delText>r</w:delText>
        </w:r>
        <w:r w:rsidRPr="007A4AFC" w:rsidDel="00166699">
          <w:rPr>
            <w:color w:val="000000" w:themeColor="text1"/>
            <w:spacing w:val="-2"/>
            <w:szCs w:val="24"/>
            <w:lang w:val="fr-ML"/>
            <w:rPrChange w:id="19918"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91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92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921" w:author="Dr Mamadou SANOGO" w:date="2023-10-25T18:15:00Z">
              <w:rPr>
                <w:color w:val="000000"/>
                <w:spacing w:val="-1"/>
                <w:szCs w:val="24"/>
                <w:lang w:val="fr-ML"/>
              </w:rPr>
            </w:rPrChange>
          </w:rPr>
          <w:delText>e</w:delText>
        </w:r>
        <w:r w:rsidRPr="007A4AFC" w:rsidDel="00166699">
          <w:rPr>
            <w:color w:val="000000" w:themeColor="text1"/>
            <w:szCs w:val="24"/>
            <w:lang w:val="fr-ML"/>
            <w:rPrChange w:id="19922" w:author="Dr Mamadou SANOGO" w:date="2023-10-25T18:15:00Z">
              <w:rPr>
                <w:color w:val="000000"/>
                <w:szCs w:val="24"/>
                <w:lang w:val="fr-ML"/>
              </w:rPr>
            </w:rPrChange>
          </w:rPr>
          <w:delText>s</w:delText>
        </w:r>
        <w:r w:rsidRPr="007A4AFC" w:rsidDel="00166699">
          <w:rPr>
            <w:color w:val="000000" w:themeColor="text1"/>
            <w:spacing w:val="17"/>
            <w:szCs w:val="24"/>
            <w:lang w:val="fr-ML"/>
            <w:rPrChange w:id="1992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24"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925" w:author="Dr Mamadou SANOGO" w:date="2023-10-25T18:15:00Z">
              <w:rPr>
                <w:color w:val="000000"/>
                <w:spacing w:val="-1"/>
                <w:szCs w:val="24"/>
                <w:lang w:val="fr-ML"/>
              </w:rPr>
            </w:rPrChange>
          </w:rPr>
          <w:delText>r</w:delText>
        </w:r>
        <w:r w:rsidRPr="007A4AFC" w:rsidDel="00166699">
          <w:rPr>
            <w:color w:val="000000" w:themeColor="text1"/>
            <w:szCs w:val="24"/>
            <w:lang w:val="fr-ML"/>
            <w:rPrChange w:id="19926" w:author="Dr Mamadou SANOGO" w:date="2023-10-25T18:15:00Z">
              <w:rPr>
                <w:color w:val="000000"/>
                <w:szCs w:val="24"/>
                <w:lang w:val="fr-ML"/>
              </w:rPr>
            </w:rPrChange>
          </w:rPr>
          <w:delText>of</w:delText>
        </w:r>
        <w:r w:rsidRPr="007A4AFC" w:rsidDel="00166699">
          <w:rPr>
            <w:color w:val="000000" w:themeColor="text1"/>
            <w:spacing w:val="-2"/>
            <w:szCs w:val="24"/>
            <w:lang w:val="fr-ML"/>
            <w:rPrChange w:id="19927" w:author="Dr Mamadou SANOGO" w:date="2023-10-25T18:15:00Z">
              <w:rPr>
                <w:color w:val="000000"/>
                <w:spacing w:val="-2"/>
                <w:szCs w:val="24"/>
                <w:lang w:val="fr-ML"/>
              </w:rPr>
            </w:rPrChange>
          </w:rPr>
          <w:delText>e</w:delText>
        </w:r>
        <w:r w:rsidRPr="007A4AFC" w:rsidDel="00166699">
          <w:rPr>
            <w:color w:val="000000" w:themeColor="text1"/>
            <w:szCs w:val="24"/>
            <w:lang w:val="fr-ML"/>
            <w:rPrChange w:id="19928" w:author="Dr Mamadou SANOGO" w:date="2023-10-25T18:15:00Z">
              <w:rPr>
                <w:color w:val="000000"/>
                <w:szCs w:val="24"/>
                <w:lang w:val="fr-ML"/>
              </w:rPr>
            </w:rPrChange>
          </w:rPr>
          <w:delText>sse</w:delText>
        </w:r>
        <w:r w:rsidRPr="007A4AFC" w:rsidDel="00166699">
          <w:rPr>
            <w:color w:val="000000" w:themeColor="text1"/>
            <w:spacing w:val="2"/>
            <w:szCs w:val="24"/>
            <w:lang w:val="fr-ML"/>
            <w:rPrChange w:id="19929" w:author="Dr Mamadou SANOGO" w:date="2023-10-25T18:15:00Z">
              <w:rPr>
                <w:color w:val="000000"/>
                <w:spacing w:val="2"/>
                <w:szCs w:val="24"/>
                <w:lang w:val="fr-ML"/>
              </w:rPr>
            </w:rPrChange>
          </w:rPr>
          <w:delText>u</w:delText>
        </w:r>
        <w:r w:rsidRPr="007A4AFC" w:rsidDel="00166699">
          <w:rPr>
            <w:color w:val="000000" w:themeColor="text1"/>
            <w:szCs w:val="24"/>
            <w:lang w:val="fr-ML"/>
            <w:rPrChange w:id="1993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931" w:author="Dr Mamadou SANOGO" w:date="2023-10-25T18:15:00Z">
              <w:rPr>
                <w:color w:val="000000"/>
                <w:spacing w:val="-2"/>
                <w:szCs w:val="24"/>
                <w:lang w:val="fr-ML"/>
              </w:rPr>
            </w:rPrChange>
          </w:rPr>
          <w:delText>é</w:delText>
        </w:r>
        <w:r w:rsidRPr="007A4AFC" w:rsidDel="00166699">
          <w:rPr>
            <w:color w:val="000000" w:themeColor="text1"/>
            <w:szCs w:val="24"/>
            <w:lang w:val="fr-ML"/>
            <w:rPrChange w:id="19932" w:author="Dr Mamadou SANOGO" w:date="2023-10-25T18:15:00Z">
              <w:rPr>
                <w:color w:val="000000"/>
                <w:szCs w:val="24"/>
                <w:lang w:val="fr-ML"/>
              </w:rPr>
            </w:rPrChange>
          </w:rPr>
          <w:delText>mé</w:delText>
        </w:r>
        <w:r w:rsidRPr="007A4AFC" w:rsidDel="00166699">
          <w:rPr>
            <w:color w:val="000000" w:themeColor="text1"/>
            <w:spacing w:val="-1"/>
            <w:szCs w:val="24"/>
            <w:lang w:val="fr-ML"/>
            <w:rPrChange w:id="19933" w:author="Dr Mamadou SANOGO" w:date="2023-10-25T18:15:00Z">
              <w:rPr>
                <w:color w:val="000000"/>
                <w:spacing w:val="-1"/>
                <w:szCs w:val="24"/>
                <w:lang w:val="fr-ML"/>
              </w:rPr>
            </w:rPrChange>
          </w:rPr>
          <w:delText>r</w:delText>
        </w:r>
        <w:r w:rsidRPr="007A4AFC" w:rsidDel="00166699">
          <w:rPr>
            <w:color w:val="000000" w:themeColor="text1"/>
            <w:szCs w:val="24"/>
            <w:lang w:val="fr-ML"/>
            <w:rPrChange w:id="19934" w:author="Dr Mamadou SANOGO" w:date="2023-10-25T18:15:00Z">
              <w:rPr>
                <w:color w:val="000000"/>
                <w:szCs w:val="24"/>
                <w:lang w:val="fr-ML"/>
              </w:rPr>
            </w:rPrChange>
          </w:rPr>
          <w:delText>i</w:delText>
        </w:r>
        <w:r w:rsidRPr="007A4AFC" w:rsidDel="00166699">
          <w:rPr>
            <w:color w:val="000000" w:themeColor="text1"/>
            <w:spacing w:val="1"/>
            <w:szCs w:val="24"/>
            <w:lang w:val="fr-ML"/>
            <w:rPrChange w:id="19935" w:author="Dr Mamadou SANOGO" w:date="2023-10-25T18:15:00Z">
              <w:rPr>
                <w:color w:val="000000"/>
                <w:spacing w:val="1"/>
                <w:szCs w:val="24"/>
                <w:lang w:val="fr-ML"/>
              </w:rPr>
            </w:rPrChange>
          </w:rPr>
          <w:delText>t</w:delText>
        </w:r>
        <w:r w:rsidRPr="007A4AFC" w:rsidDel="00166699">
          <w:rPr>
            <w:color w:val="000000" w:themeColor="text1"/>
            <w:szCs w:val="24"/>
            <w:lang w:val="fr-ML"/>
            <w:rPrChange w:id="19936" w:author="Dr Mamadou SANOGO" w:date="2023-10-25T18:15:00Z">
              <w:rPr>
                <w:color w:val="000000"/>
                <w:szCs w:val="24"/>
                <w:lang w:val="fr-ML"/>
              </w:rPr>
            </w:rPrChange>
          </w:rPr>
          <w:delText>e</w:delText>
        </w:r>
        <w:r w:rsidRPr="007A4AFC" w:rsidDel="00166699">
          <w:rPr>
            <w:color w:val="000000" w:themeColor="text1"/>
            <w:spacing w:val="-1"/>
            <w:szCs w:val="24"/>
            <w:lang w:val="fr-ML"/>
            <w:rPrChange w:id="1993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938" w:author="Dr Mamadou SANOGO" w:date="2023-10-25T18:15:00Z">
              <w:rPr>
                <w:color w:val="000000"/>
                <w:spacing w:val="2"/>
                <w:szCs w:val="24"/>
                <w:lang w:val="fr-ML"/>
              </w:rPr>
            </w:rPrChange>
          </w:rPr>
          <w:delText>n</w:delText>
        </w:r>
        <w:r w:rsidRPr="007A4AFC" w:rsidDel="00166699">
          <w:rPr>
            <w:color w:val="000000" w:themeColor="text1"/>
            <w:szCs w:val="24"/>
            <w:lang w:val="fr-ML"/>
            <w:rPrChange w:id="19939" w:author="Dr Mamadou SANOGO" w:date="2023-10-25T18:15:00Z">
              <w:rPr>
                <w:color w:val="000000"/>
                <w:szCs w:val="24"/>
                <w:lang w:val="fr-ML"/>
              </w:rPr>
            </w:rPrChange>
          </w:rPr>
          <w:delText>e</w:delText>
        </w:r>
        <w:r w:rsidRPr="007A4AFC" w:rsidDel="00166699">
          <w:rPr>
            <w:color w:val="000000" w:themeColor="text1"/>
            <w:spacing w:val="1"/>
            <w:szCs w:val="24"/>
            <w:lang w:val="fr-ML"/>
            <w:rPrChange w:id="199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941" w:author="Dr Mamadou SANOGO" w:date="2023-10-25T18:15:00Z">
              <w:rPr>
                <w:color w:val="000000"/>
                <w:szCs w:val="24"/>
                <w:lang w:val="fr-ML"/>
              </w:rPr>
            </w:rPrChange>
          </w:rPr>
          <w:delText>p</w:delText>
        </w:r>
        <w:r w:rsidRPr="007A4AFC" w:rsidDel="00166699">
          <w:rPr>
            <w:color w:val="000000" w:themeColor="text1"/>
            <w:spacing w:val="-1"/>
            <w:szCs w:val="24"/>
            <w:lang w:val="fr-ML"/>
            <w:rPrChange w:id="19942" w:author="Dr Mamadou SANOGO" w:date="2023-10-25T18:15:00Z">
              <w:rPr>
                <w:color w:val="000000"/>
                <w:spacing w:val="-1"/>
                <w:szCs w:val="24"/>
                <w:lang w:val="fr-ML"/>
              </w:rPr>
            </w:rPrChange>
          </w:rPr>
          <w:delText>e</w:delText>
        </w:r>
        <w:r w:rsidRPr="007A4AFC" w:rsidDel="00166699">
          <w:rPr>
            <w:color w:val="000000" w:themeColor="text1"/>
            <w:szCs w:val="24"/>
            <w:lang w:val="fr-ML"/>
            <w:rPrChange w:id="1994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944" w:author="Dr Mamadou SANOGO" w:date="2023-10-25T18:15:00Z">
              <w:rPr>
                <w:color w:val="000000"/>
                <w:spacing w:val="-1"/>
                <w:szCs w:val="24"/>
                <w:lang w:val="fr-ML"/>
              </w:rPr>
            </w:rPrChange>
          </w:rPr>
          <w:delText>r</w:delText>
        </w:r>
        <w:r w:rsidRPr="007A4AFC" w:rsidDel="00166699">
          <w:rPr>
            <w:color w:val="000000" w:themeColor="text1"/>
            <w:szCs w:val="24"/>
            <w:lang w:val="fr-ML"/>
            <w:rPrChange w:id="19945" w:author="Dr Mamadou SANOGO" w:date="2023-10-25T18:15:00Z">
              <w:rPr>
                <w:color w:val="000000"/>
                <w:szCs w:val="24"/>
                <w:lang w:val="fr-ML"/>
              </w:rPr>
            </w:rPrChange>
          </w:rPr>
          <w:delText>e</w:delText>
        </w:r>
        <w:r w:rsidRPr="007A4AFC" w:rsidDel="00166699">
          <w:rPr>
            <w:color w:val="000000" w:themeColor="text1"/>
            <w:spacing w:val="-1"/>
            <w:szCs w:val="24"/>
            <w:lang w:val="fr-ML"/>
            <w:rPrChange w:id="1994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947" w:author="Dr Mamadou SANOGO" w:date="2023-10-25T18:15:00Z">
              <w:rPr>
                <w:color w:val="000000"/>
                <w:szCs w:val="24"/>
                <w:lang w:val="fr-ML"/>
              </w:rPr>
            </w:rPrChange>
          </w:rPr>
          <w:delText>n</w:delText>
        </w:r>
        <w:r w:rsidRPr="007A4AFC" w:rsidDel="00166699">
          <w:rPr>
            <w:color w:val="000000" w:themeColor="text1"/>
            <w:spacing w:val="2"/>
            <w:szCs w:val="24"/>
            <w:lang w:val="fr-ML"/>
            <w:rPrChange w:id="19948" w:author="Dr Mamadou SANOGO" w:date="2023-10-25T18:15:00Z">
              <w:rPr>
                <w:color w:val="000000"/>
                <w:spacing w:val="2"/>
                <w:szCs w:val="24"/>
                <w:lang w:val="fr-ML"/>
              </w:rPr>
            </w:rPrChange>
          </w:rPr>
          <w:delText>o</w:delText>
        </w:r>
        <w:r w:rsidRPr="007A4AFC" w:rsidDel="00166699">
          <w:rPr>
            <w:color w:val="000000" w:themeColor="text1"/>
            <w:szCs w:val="24"/>
            <w:lang w:val="fr-ML"/>
            <w:rPrChange w:id="19949" w:author="Dr Mamadou SANOGO" w:date="2023-10-25T18:15:00Z">
              <w:rPr>
                <w:color w:val="000000"/>
                <w:szCs w:val="24"/>
                <w:lang w:val="fr-ML"/>
              </w:rPr>
            </w:rPrChange>
          </w:rPr>
          <w:delText>m</w:delText>
        </w:r>
        <w:r w:rsidRPr="007A4AFC" w:rsidDel="00166699">
          <w:rPr>
            <w:color w:val="000000" w:themeColor="text1"/>
            <w:spacing w:val="1"/>
            <w:szCs w:val="24"/>
            <w:lang w:val="fr-ML"/>
            <w:rPrChange w:id="19950" w:author="Dr Mamadou SANOGO" w:date="2023-10-25T18:15:00Z">
              <w:rPr>
                <w:color w:val="000000"/>
                <w:spacing w:val="1"/>
                <w:szCs w:val="24"/>
                <w:lang w:val="fr-ML"/>
              </w:rPr>
            </w:rPrChange>
          </w:rPr>
          <w:delText>m</w:delText>
        </w:r>
        <w:r w:rsidRPr="007A4AFC" w:rsidDel="00166699">
          <w:rPr>
            <w:color w:val="000000" w:themeColor="text1"/>
            <w:szCs w:val="24"/>
            <w:lang w:val="fr-ML"/>
            <w:rPrChange w:id="19951" w:author="Dr Mamadou SANOGO" w:date="2023-10-25T18:15:00Z">
              <w:rPr>
                <w:color w:val="000000"/>
                <w:szCs w:val="24"/>
                <w:lang w:val="fr-ML"/>
              </w:rPr>
            </w:rPrChange>
          </w:rPr>
          <w:delText>é</w:delText>
        </w:r>
        <w:r w:rsidRPr="007A4AFC" w:rsidDel="00166699">
          <w:rPr>
            <w:color w:val="000000" w:themeColor="text1"/>
            <w:spacing w:val="-1"/>
            <w:szCs w:val="24"/>
            <w:lang w:val="fr-ML"/>
            <w:rPrChange w:id="199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953" w:author="Dr Mamadou SANOGO" w:date="2023-10-25T18:15:00Z">
              <w:rPr>
                <w:color w:val="000000"/>
                <w:szCs w:val="24"/>
                <w:lang w:val="fr-ML"/>
              </w:rPr>
            </w:rPrChange>
          </w:rPr>
          <w:delText>p</w:delText>
        </w:r>
        <w:r w:rsidRPr="007A4AFC" w:rsidDel="00166699">
          <w:rPr>
            <w:color w:val="000000" w:themeColor="text1"/>
            <w:spacing w:val="1"/>
            <w:szCs w:val="24"/>
            <w:lang w:val="fr-ML"/>
            <w:rPrChange w:id="1995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955" w:author="Dr Mamadou SANOGO" w:date="2023-10-25T18:15:00Z">
              <w:rPr>
                <w:color w:val="000000"/>
                <w:spacing w:val="-1"/>
                <w:szCs w:val="24"/>
                <w:lang w:val="fr-ML"/>
              </w:rPr>
            </w:rPrChange>
          </w:rPr>
          <w:delText>é</w:delText>
        </w:r>
        <w:r w:rsidRPr="007A4AFC" w:rsidDel="00166699">
          <w:rPr>
            <w:color w:val="000000" w:themeColor="text1"/>
            <w:szCs w:val="24"/>
            <w:lang w:val="fr-ML"/>
            <w:rPrChange w:id="19956" w:author="Dr Mamadou SANOGO" w:date="2023-10-25T18:15:00Z">
              <w:rPr>
                <w:color w:val="000000"/>
                <w:szCs w:val="24"/>
                <w:lang w:val="fr-ML"/>
              </w:rPr>
            </w:rPrChange>
          </w:rPr>
          <w:delText>sid</w:delText>
        </w:r>
        <w:r w:rsidRPr="007A4AFC" w:rsidDel="00166699">
          <w:rPr>
            <w:color w:val="000000" w:themeColor="text1"/>
            <w:spacing w:val="2"/>
            <w:szCs w:val="24"/>
            <w:lang w:val="fr-ML"/>
            <w:rPrChange w:id="19957" w:author="Dr Mamadou SANOGO" w:date="2023-10-25T18:15:00Z">
              <w:rPr>
                <w:color w:val="000000"/>
                <w:spacing w:val="2"/>
                <w:szCs w:val="24"/>
                <w:lang w:val="fr-ML"/>
              </w:rPr>
            </w:rPrChange>
          </w:rPr>
          <w:delText>e</w:delText>
        </w:r>
        <w:r w:rsidRPr="007A4AFC" w:rsidDel="00166699">
          <w:rPr>
            <w:color w:val="000000" w:themeColor="text1"/>
            <w:szCs w:val="24"/>
            <w:lang w:val="fr-ML"/>
            <w:rPrChange w:id="19958"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959" w:author="Dr Mamadou SANOGO" w:date="2023-10-25T18:15:00Z">
              <w:rPr>
                <w:color w:val="000000"/>
                <w:spacing w:val="1"/>
                <w:szCs w:val="24"/>
                <w:lang w:val="fr-ML"/>
              </w:rPr>
            </w:rPrChange>
          </w:rPr>
          <w:delText>j</w:delText>
        </w:r>
        <w:r w:rsidRPr="007A4AFC" w:rsidDel="00166699">
          <w:rPr>
            <w:color w:val="000000" w:themeColor="text1"/>
            <w:szCs w:val="24"/>
            <w:lang w:val="fr-ML"/>
            <w:rPrChange w:id="19960" w:author="Dr Mamadou SANOGO" w:date="2023-10-25T18:15:00Z">
              <w:rPr>
                <w:color w:val="000000"/>
                <w:szCs w:val="24"/>
                <w:lang w:val="fr-ML"/>
              </w:rPr>
            </w:rPrChange>
          </w:rPr>
          <w:delText>u</w:delText>
        </w:r>
        <w:r w:rsidRPr="007A4AFC" w:rsidDel="00166699">
          <w:rPr>
            <w:color w:val="000000" w:themeColor="text1"/>
            <w:spacing w:val="1"/>
            <w:szCs w:val="24"/>
            <w:lang w:val="fr-ML"/>
            <w:rPrChange w:id="19961" w:author="Dr Mamadou SANOGO" w:date="2023-10-25T18:15:00Z">
              <w:rPr>
                <w:color w:val="000000"/>
                <w:spacing w:val="1"/>
                <w:szCs w:val="24"/>
                <w:lang w:val="fr-ML"/>
              </w:rPr>
            </w:rPrChange>
          </w:rPr>
          <w:delText>r</w:delText>
        </w:r>
        <w:r w:rsidRPr="007A4AFC" w:rsidDel="00166699">
          <w:rPr>
            <w:color w:val="000000" w:themeColor="text1"/>
            <w:szCs w:val="24"/>
            <w:lang w:val="fr-ML"/>
            <w:rPrChange w:id="19962" w:author="Dr Mamadou SANOGO" w:date="2023-10-25T18:15:00Z">
              <w:rPr>
                <w:color w:val="000000"/>
                <w:szCs w:val="24"/>
                <w:lang w:val="fr-ML"/>
              </w:rPr>
            </w:rPrChange>
          </w:rPr>
          <w:delText>y</w:delText>
        </w:r>
        <w:r w:rsidRPr="007A4AFC" w:rsidDel="00166699">
          <w:rPr>
            <w:color w:val="000000" w:themeColor="text1"/>
            <w:spacing w:val="-5"/>
            <w:szCs w:val="24"/>
            <w:lang w:val="fr-ML"/>
            <w:rPrChange w:id="1996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964"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965" w:author="Dr Mamadou SANOGO" w:date="2023-10-25T17:56:00Z"/>
          <w:color w:val="000000" w:themeColor="text1"/>
          <w:szCs w:val="24"/>
          <w:lang w:val="fr-ML"/>
          <w:rPrChange w:id="19966" w:author="Dr Mamadou SANOGO" w:date="2023-10-25T18:15:00Z">
            <w:rPr>
              <w:del w:id="19967" w:author="Dr Mamadou SANOGO" w:date="2023-10-25T17:56:00Z"/>
              <w:color w:val="000000"/>
              <w:szCs w:val="24"/>
              <w:lang w:val="fr-ML"/>
            </w:rPr>
          </w:rPrChange>
        </w:rPr>
        <w:pPrChange w:id="19968" w:author="Dr Mamadou SANOGO" w:date="2023-10-25T17:57:00Z">
          <w:pPr>
            <w:widowControl w:val="0"/>
            <w:numPr>
              <w:numId w:val="10"/>
            </w:numPr>
            <w:autoSpaceDE w:val="0"/>
            <w:autoSpaceDN w:val="0"/>
            <w:adjustRightInd w:val="0"/>
            <w:spacing w:line="240" w:lineRule="auto"/>
            <w:ind w:left="903" w:right="-36" w:hanging="360"/>
          </w:pPr>
        </w:pPrChange>
      </w:pPr>
      <w:del w:id="19969" w:author="Dr Mamadou SANOGO" w:date="2023-10-25T17:56:00Z">
        <w:r w:rsidRPr="007A4AFC" w:rsidDel="00166699">
          <w:rPr>
            <w:color w:val="000000" w:themeColor="text1"/>
            <w:szCs w:val="24"/>
            <w:lang w:val="fr-ML"/>
            <w:rPrChange w:id="19970" w:author="Dr Mamadou SANOGO" w:date="2023-10-25T18:15:00Z">
              <w:rPr>
                <w:color w:val="000000"/>
                <w:szCs w:val="24"/>
                <w:lang w:val="fr-ML"/>
              </w:rPr>
            </w:rPrChange>
          </w:rPr>
          <w:delText>i</w:delText>
        </w:r>
        <w:r w:rsidRPr="007A4AFC" w:rsidDel="00166699">
          <w:rPr>
            <w:color w:val="000000" w:themeColor="text1"/>
            <w:spacing w:val="1"/>
            <w:szCs w:val="24"/>
            <w:lang w:val="fr-ML"/>
            <w:rPrChange w:id="19971"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972" w:author="Dr Mamadou SANOGO" w:date="2023-10-25T18:15:00Z">
              <w:rPr>
                <w:color w:val="000000"/>
                <w:szCs w:val="24"/>
                <w:lang w:val="fr-ML"/>
              </w:rPr>
            </w:rPrChange>
          </w:rPr>
          <w:delText xml:space="preserve"> </w:delText>
        </w:r>
        <w:r w:rsidRPr="007A4AFC" w:rsidDel="00166699">
          <w:rPr>
            <w:color w:val="000000" w:themeColor="text1"/>
            <w:szCs w:val="24"/>
            <w:lang w:val="fr-ML"/>
            <w:rPrChange w:id="19973"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974" w:author="Dr Mamadou SANOGO" w:date="2023-10-25T18:15:00Z">
              <w:rPr>
                <w:color w:val="000000"/>
                <w:spacing w:val="-1"/>
                <w:szCs w:val="24"/>
                <w:lang w:val="fr-ML"/>
              </w:rPr>
            </w:rPrChange>
          </w:rPr>
          <w:delText>r</w:delText>
        </w:r>
        <w:r w:rsidRPr="007A4AFC" w:rsidDel="00166699">
          <w:rPr>
            <w:color w:val="000000" w:themeColor="text1"/>
            <w:szCs w:val="24"/>
            <w:lang w:val="fr-ML"/>
            <w:rPrChange w:id="19975" w:author="Dr Mamadou SANOGO" w:date="2023-10-25T18:15:00Z">
              <w:rPr>
                <w:color w:val="000000"/>
                <w:szCs w:val="24"/>
                <w:lang w:val="fr-ML"/>
              </w:rPr>
            </w:rPrChange>
          </w:rPr>
          <w:delText>e</w:delText>
        </w:r>
        <w:r w:rsidRPr="007A4AFC" w:rsidDel="00166699">
          <w:rPr>
            <w:color w:val="000000" w:themeColor="text1"/>
            <w:spacing w:val="-1"/>
            <w:szCs w:val="24"/>
            <w:lang w:val="fr-ML"/>
            <w:rPrChange w:id="19976"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977" w:author="Dr Mamadou SANOGO" w:date="2023-10-25T18:15:00Z">
              <w:rPr>
                <w:color w:val="000000"/>
                <w:spacing w:val="2"/>
                <w:szCs w:val="24"/>
                <w:lang w:val="fr-ML"/>
              </w:rPr>
            </w:rPrChange>
          </w:rPr>
          <w:delText>x</w:delText>
        </w:r>
        <w:r w:rsidRPr="007A4AFC" w:rsidDel="00166699">
          <w:rPr>
            <w:color w:val="000000" w:themeColor="text1"/>
            <w:szCs w:val="24"/>
            <w:lang w:val="fr-ML"/>
            <w:rPrChange w:id="19978" w:author="Dr Mamadou SANOGO" w:date="2023-10-25T18:15:00Z">
              <w:rPr>
                <w:color w:val="000000"/>
                <w:szCs w:val="24"/>
                <w:lang w:val="fr-ML"/>
              </w:rPr>
            </w:rPrChange>
          </w:rPr>
          <w:delText>te</w:delText>
        </w:r>
        <w:r w:rsidRPr="007A4AFC" w:rsidDel="00166699">
          <w:rPr>
            <w:color w:val="000000" w:themeColor="text1"/>
            <w:spacing w:val="-1"/>
            <w:szCs w:val="24"/>
            <w:lang w:val="fr-ML"/>
            <w:rPrChange w:id="19979" w:author="Dr Mamadou SANOGO" w:date="2023-10-25T18:15:00Z">
              <w:rPr>
                <w:color w:val="000000"/>
                <w:spacing w:val="-1"/>
                <w:szCs w:val="24"/>
                <w:lang w:val="fr-ML"/>
              </w:rPr>
            </w:rPrChange>
          </w:rPr>
          <w:delText>r</w:delText>
        </w:r>
        <w:r w:rsidRPr="007A4AFC" w:rsidDel="00166699">
          <w:rPr>
            <w:color w:val="000000" w:themeColor="text1"/>
            <w:szCs w:val="24"/>
            <w:lang w:val="fr-ML"/>
            <w:rPrChange w:id="19980" w:author="Dr Mamadou SANOGO" w:date="2023-10-25T18:15:00Z">
              <w:rPr>
                <w:color w:val="000000"/>
                <w:szCs w:val="24"/>
                <w:lang w:val="fr-ML"/>
              </w:rPr>
            </w:rPrChange>
          </w:rPr>
          <w:delText>ne</w:delText>
        </w:r>
        <w:r w:rsidRPr="007A4AFC" w:rsidDel="00166699">
          <w:rPr>
            <w:color w:val="000000" w:themeColor="text1"/>
            <w:spacing w:val="-1"/>
            <w:szCs w:val="24"/>
            <w:lang w:val="fr-ML"/>
            <w:rPrChange w:id="199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982" w:author="Dr Mamadou SANOGO" w:date="2023-10-25T18:15:00Z">
              <w:rPr>
                <w:color w:val="000000"/>
                <w:szCs w:val="24"/>
                <w:lang w:val="fr-ML"/>
              </w:rPr>
            </w:rPrChange>
          </w:rPr>
          <w:delText>à</w:delText>
        </w:r>
        <w:r w:rsidRPr="007A4AFC" w:rsidDel="00166699">
          <w:rPr>
            <w:color w:val="000000" w:themeColor="text1"/>
            <w:spacing w:val="-1"/>
            <w:szCs w:val="24"/>
            <w:lang w:val="fr-ML"/>
            <w:rPrChange w:id="199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984" w:author="Dr Mamadou SANOGO" w:date="2023-10-25T18:15:00Z">
              <w:rPr>
                <w:color w:val="000000"/>
                <w:szCs w:val="24"/>
                <w:lang w:val="fr-ML"/>
              </w:rPr>
            </w:rPrChange>
          </w:rPr>
          <w:delText>l'é</w:delText>
        </w:r>
        <w:r w:rsidRPr="007A4AFC" w:rsidDel="00166699">
          <w:rPr>
            <w:color w:val="000000" w:themeColor="text1"/>
            <w:spacing w:val="2"/>
            <w:szCs w:val="24"/>
            <w:lang w:val="fr-ML"/>
            <w:rPrChange w:id="19985" w:author="Dr Mamadou SANOGO" w:date="2023-10-25T18:15:00Z">
              <w:rPr>
                <w:color w:val="000000"/>
                <w:spacing w:val="2"/>
                <w:szCs w:val="24"/>
                <w:lang w:val="fr-ML"/>
              </w:rPr>
            </w:rPrChange>
          </w:rPr>
          <w:delText>q</w:delText>
        </w:r>
        <w:r w:rsidRPr="007A4AFC" w:rsidDel="00166699">
          <w:rPr>
            <w:color w:val="000000" w:themeColor="text1"/>
            <w:szCs w:val="24"/>
            <w:lang w:val="fr-ML"/>
            <w:rPrChange w:id="19986"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987" w:author="Dr Mamadou SANOGO" w:date="2023-10-25T18:15:00Z">
              <w:rPr>
                <w:color w:val="000000"/>
                <w:spacing w:val="-1"/>
                <w:szCs w:val="24"/>
                <w:lang w:val="fr-ML"/>
              </w:rPr>
            </w:rPrChange>
          </w:rPr>
          <w:delText>e</w:delText>
        </w:r>
        <w:r w:rsidRPr="007A4AFC" w:rsidDel="00166699">
          <w:rPr>
            <w:color w:val="000000" w:themeColor="text1"/>
            <w:szCs w:val="24"/>
            <w:lang w:val="fr-ML"/>
            <w:rPrChange w:id="19988" w:author="Dr Mamadou SANOGO" w:date="2023-10-25T18:15:00Z">
              <w:rPr>
                <w:color w:val="000000"/>
                <w:szCs w:val="24"/>
                <w:lang w:val="fr-ML"/>
              </w:rPr>
            </w:rPrChange>
          </w:rPr>
          <w:delText>n</w:delText>
        </w:r>
        <w:r w:rsidRPr="007A4AFC" w:rsidDel="00166699">
          <w:rPr>
            <w:color w:val="000000" w:themeColor="text1"/>
            <w:spacing w:val="-1"/>
            <w:szCs w:val="24"/>
            <w:lang w:val="fr-ML"/>
            <w:rPrChange w:id="19989"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990" w:author="Dr Mamadou SANOGO" w:date="2023-10-25T18:15:00Z">
              <w:rPr>
                <w:color w:val="000000"/>
                <w:spacing w:val="2"/>
                <w:szCs w:val="24"/>
                <w:lang w:val="fr-ML"/>
              </w:rPr>
            </w:rPrChange>
          </w:rPr>
          <w:delText>d</w:delText>
        </w:r>
        <w:r w:rsidRPr="007A4AFC" w:rsidDel="00166699">
          <w:rPr>
            <w:color w:val="000000" w:themeColor="text1"/>
            <w:szCs w:val="24"/>
            <w:lang w:val="fr-ML"/>
            <w:rPrChange w:id="19991" w:author="Dr Mamadou SANOGO" w:date="2023-10-25T18:15:00Z">
              <w:rPr>
                <w:color w:val="000000"/>
                <w:szCs w:val="24"/>
                <w:lang w:val="fr-ML"/>
              </w:rPr>
            </w:rPrChange>
          </w:rPr>
          <w:delText>r</w:delText>
        </w:r>
        <w:r w:rsidRPr="007A4AFC" w:rsidDel="00166699">
          <w:rPr>
            <w:color w:val="000000" w:themeColor="text1"/>
            <w:spacing w:val="-2"/>
            <w:szCs w:val="24"/>
            <w:lang w:val="fr-ML"/>
            <w:rPrChange w:id="19992" w:author="Dr Mamadou SANOGO" w:date="2023-10-25T18:15:00Z">
              <w:rPr>
                <w:color w:val="000000"/>
                <w:spacing w:val="-2"/>
                <w:szCs w:val="24"/>
                <w:lang w:val="fr-ML"/>
              </w:rPr>
            </w:rPrChange>
          </w:rPr>
          <w:delText>e</w:delText>
        </w:r>
        <w:r w:rsidRPr="007A4AFC" w:rsidDel="00166699">
          <w:rPr>
            <w:color w:val="000000" w:themeColor="text1"/>
            <w:szCs w:val="24"/>
            <w:lang w:val="fr-ML"/>
            <w:rPrChange w:id="19993"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99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995"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996" w:author="Dr Mamadou SANOGO" w:date="2023-10-25T17:56:00Z"/>
          <w:color w:val="000000" w:themeColor="text1"/>
          <w:szCs w:val="24"/>
          <w:lang w:val="fr-ML"/>
          <w:rPrChange w:id="19997" w:author="Dr Mamadou SANOGO" w:date="2023-10-25T18:15:00Z">
            <w:rPr>
              <w:del w:id="19998" w:author="Dr Mamadou SANOGO" w:date="2023-10-25T17:56:00Z"/>
              <w:color w:val="000000"/>
              <w:szCs w:val="24"/>
              <w:lang w:val="fr-ML"/>
            </w:rPr>
          </w:rPrChange>
        </w:rPr>
        <w:pPrChange w:id="1999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20000" w:author="Dr Mamadou SANOGO" w:date="2023-10-25T17:56:00Z">
        <w:r w:rsidRPr="007A4AFC" w:rsidDel="00166699">
          <w:rPr>
            <w:color w:val="000000" w:themeColor="text1"/>
            <w:szCs w:val="24"/>
            <w:lang w:val="fr-ML"/>
            <w:rPrChange w:id="20001"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20002" w:author="Dr Mamadou SANOGO" w:date="2023-10-25T18:15:00Z">
              <w:rPr>
                <w:color w:val="000000"/>
                <w:spacing w:val="-1"/>
                <w:szCs w:val="24"/>
                <w:lang w:val="fr-ML"/>
              </w:rPr>
            </w:rPrChange>
          </w:rPr>
          <w:delText>e</w:delText>
        </w:r>
        <w:r w:rsidRPr="007A4AFC" w:rsidDel="00166699">
          <w:rPr>
            <w:color w:val="000000" w:themeColor="text1"/>
            <w:szCs w:val="24"/>
            <w:lang w:val="fr-ML"/>
            <w:rPrChange w:id="20003" w:author="Dr Mamadou SANOGO" w:date="2023-10-25T18:15:00Z">
              <w:rPr>
                <w:color w:val="000000"/>
                <w:szCs w:val="24"/>
                <w:lang w:val="fr-ML"/>
              </w:rPr>
            </w:rPrChange>
          </w:rPr>
          <w:delText>n</w:delText>
        </w:r>
        <w:r w:rsidRPr="007A4AFC" w:rsidDel="00166699">
          <w:rPr>
            <w:color w:val="000000" w:themeColor="text1"/>
            <w:spacing w:val="-1"/>
            <w:szCs w:val="24"/>
            <w:lang w:val="fr-ML"/>
            <w:rPrChange w:id="20004" w:author="Dr Mamadou SANOGO" w:date="2023-10-25T18:15:00Z">
              <w:rPr>
                <w:color w:val="000000"/>
                <w:spacing w:val="-1"/>
                <w:szCs w:val="24"/>
                <w:lang w:val="fr-ML"/>
              </w:rPr>
            </w:rPrChange>
          </w:rPr>
          <w:delText>a</w:delText>
        </w:r>
        <w:r w:rsidRPr="007A4AFC" w:rsidDel="00166699">
          <w:rPr>
            <w:color w:val="000000" w:themeColor="text1"/>
            <w:szCs w:val="24"/>
            <w:lang w:val="fr-ML"/>
            <w:rPrChange w:id="20005" w:author="Dr Mamadou SANOGO" w:date="2023-10-25T18:15:00Z">
              <w:rPr>
                <w:color w:val="000000"/>
                <w:szCs w:val="24"/>
                <w:lang w:val="fr-ML"/>
              </w:rPr>
            </w:rPrChange>
          </w:rPr>
          <w:delText>n</w:delText>
        </w:r>
        <w:r w:rsidRPr="007A4AFC" w:rsidDel="00166699">
          <w:rPr>
            <w:color w:val="000000" w:themeColor="text1"/>
            <w:spacing w:val="1"/>
            <w:szCs w:val="24"/>
            <w:lang w:val="fr-ML"/>
            <w:rPrChange w:id="20006" w:author="Dr Mamadou SANOGO" w:date="2023-10-25T18:15:00Z">
              <w:rPr>
                <w:color w:val="000000"/>
                <w:spacing w:val="1"/>
                <w:szCs w:val="24"/>
                <w:lang w:val="fr-ML"/>
              </w:rPr>
            </w:rPrChange>
          </w:rPr>
          <w:delText>c</w:delText>
        </w:r>
        <w:r w:rsidRPr="007A4AFC" w:rsidDel="00166699">
          <w:rPr>
            <w:color w:val="000000" w:themeColor="text1"/>
            <w:szCs w:val="24"/>
            <w:lang w:val="fr-ML"/>
            <w:rPrChange w:id="2000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20008" w:author="Dr Mamadou SANOGO" w:date="2023-10-25T18:15:00Z">
              <w:rPr>
                <w:color w:val="000000"/>
                <w:spacing w:val="-1"/>
                <w:szCs w:val="24"/>
                <w:lang w:val="fr-ML"/>
              </w:rPr>
            </w:rPrChange>
          </w:rPr>
          <w:delText>e</w:delText>
        </w:r>
        <w:r w:rsidRPr="007A4AFC" w:rsidDel="00166699">
          <w:rPr>
            <w:color w:val="000000" w:themeColor="text1"/>
            <w:szCs w:val="24"/>
            <w:lang w:val="fr-ML"/>
            <w:rPrChange w:id="20009"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2001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20011" w:author="Dr Mamadou SANOGO" w:date="2023-10-25T18:15:00Z">
              <w:rPr>
                <w:color w:val="000000"/>
                <w:spacing w:val="-1"/>
                <w:szCs w:val="24"/>
                <w:lang w:val="fr-ML"/>
              </w:rPr>
            </w:rPrChange>
          </w:rPr>
          <w:delText>a</w:delText>
        </w:r>
        <w:r w:rsidRPr="007A4AFC" w:rsidDel="00166699">
          <w:rPr>
            <w:color w:val="000000" w:themeColor="text1"/>
            <w:szCs w:val="24"/>
            <w:lang w:val="fr-ML"/>
            <w:rPrChange w:id="20012" w:author="Dr Mamadou SANOGO" w:date="2023-10-25T18:15:00Z">
              <w:rPr>
                <w:color w:val="000000"/>
                <w:szCs w:val="24"/>
                <w:lang w:val="fr-ML"/>
              </w:rPr>
            </w:rPrChange>
          </w:rPr>
          <w:delText>rti</w:delText>
        </w:r>
        <w:r w:rsidRPr="007A4AFC" w:rsidDel="00166699">
          <w:rPr>
            <w:color w:val="000000" w:themeColor="text1"/>
            <w:spacing w:val="-1"/>
            <w:szCs w:val="24"/>
            <w:lang w:val="fr-ML"/>
            <w:rPrChange w:id="20013" w:author="Dr Mamadou SANOGO" w:date="2023-10-25T18:15:00Z">
              <w:rPr>
                <w:color w:val="000000"/>
                <w:spacing w:val="-1"/>
                <w:szCs w:val="24"/>
                <w:lang w:val="fr-ML"/>
              </w:rPr>
            </w:rPrChange>
          </w:rPr>
          <w:delText>e</w:delText>
        </w:r>
        <w:r w:rsidRPr="007A4AFC" w:rsidDel="00166699">
          <w:rPr>
            <w:color w:val="000000" w:themeColor="text1"/>
            <w:szCs w:val="24"/>
            <w:lang w:val="fr-ML"/>
            <w:rPrChange w:id="20014" w:author="Dr Mamadou SANOGO" w:date="2023-10-25T18:15:00Z">
              <w:rPr>
                <w:color w:val="000000"/>
                <w:szCs w:val="24"/>
                <w:lang w:val="fr-ML"/>
              </w:rPr>
            </w:rPrChange>
          </w:rPr>
          <w:delText>l</w:delText>
        </w:r>
        <w:r w:rsidRPr="007A4AFC" w:rsidDel="00166699">
          <w:rPr>
            <w:color w:val="000000" w:themeColor="text1"/>
            <w:spacing w:val="1"/>
            <w:szCs w:val="24"/>
            <w:lang w:val="fr-ML"/>
            <w:rPrChange w:id="20015"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20016" w:author="Dr Mamadou SANOGO" w:date="2023-10-25T18:15:00Z">
              <w:rPr>
                <w:color w:val="000000"/>
                <w:spacing w:val="-1"/>
                <w:szCs w:val="24"/>
                <w:lang w:val="fr-ML"/>
              </w:rPr>
            </w:rPrChange>
          </w:rPr>
          <w:delText>e</w:delText>
        </w:r>
        <w:r w:rsidRPr="007A4AFC" w:rsidDel="00166699">
          <w:rPr>
            <w:color w:val="000000" w:themeColor="text1"/>
            <w:szCs w:val="24"/>
            <w:lang w:val="fr-ML"/>
            <w:rPrChange w:id="20017"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20018" w:author="Dr Mamadou SANOGO" w:date="2023-10-25T18:15:00Z">
              <w:rPr>
                <w:color w:val="000000"/>
                <w:spacing w:val="-1"/>
                <w:szCs w:val="24"/>
                <w:lang w:val="fr-ML"/>
              </w:rPr>
            </w:rPrChange>
          </w:rPr>
          <w:delText>é</w:delText>
        </w:r>
        <w:r w:rsidRPr="007A4AFC" w:rsidDel="00166699">
          <w:rPr>
            <w:color w:val="000000" w:themeColor="text1"/>
            <w:szCs w:val="24"/>
            <w:lang w:val="fr-ML"/>
            <w:rPrChange w:id="20019" w:author="Dr Mamadou SANOGO" w:date="2023-10-25T18:15:00Z">
              <w:rPr>
                <w:color w:val="000000"/>
                <w:szCs w:val="24"/>
                <w:lang w:val="fr-ML"/>
              </w:rPr>
            </w:rPrChange>
          </w:rPr>
          <w:delText>ma</w:delText>
        </w:r>
        <w:r w:rsidRPr="007A4AFC" w:rsidDel="00166699">
          <w:rPr>
            <w:color w:val="000000" w:themeColor="text1"/>
            <w:spacing w:val="2"/>
            <w:szCs w:val="24"/>
            <w:lang w:val="fr-ML"/>
            <w:rPrChange w:id="2002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20021" w:author="Dr Mamadou SANOGO" w:date="2023-10-25T18:15:00Z">
              <w:rPr>
                <w:color w:val="000000"/>
                <w:spacing w:val="-1"/>
                <w:szCs w:val="24"/>
                <w:lang w:val="fr-ML"/>
              </w:rPr>
            </w:rPrChange>
          </w:rPr>
          <w:delText>é</w:delText>
        </w:r>
        <w:r w:rsidRPr="007A4AFC" w:rsidDel="00166699">
          <w:rPr>
            <w:color w:val="000000" w:themeColor="text1"/>
            <w:szCs w:val="24"/>
            <w:lang w:val="fr-ML"/>
            <w:rPrChange w:id="20022" w:author="Dr Mamadou SANOGO" w:date="2023-10-25T18:15:00Z">
              <w:rPr>
                <w:color w:val="000000"/>
                <w:szCs w:val="24"/>
                <w:lang w:val="fr-ML"/>
              </w:rPr>
            </w:rPrChange>
          </w:rPr>
          <w:delText>ri</w:delText>
        </w:r>
        <w:r w:rsidRPr="007A4AFC" w:rsidDel="00166699">
          <w:rPr>
            <w:color w:val="000000" w:themeColor="text1"/>
            <w:spacing w:val="-1"/>
            <w:szCs w:val="24"/>
            <w:lang w:val="fr-ML"/>
            <w:rPrChange w:id="20023" w:author="Dr Mamadou SANOGO" w:date="2023-10-25T18:15:00Z">
              <w:rPr>
                <w:color w:val="000000"/>
                <w:spacing w:val="-1"/>
                <w:szCs w:val="24"/>
                <w:lang w:val="fr-ML"/>
              </w:rPr>
            </w:rPrChange>
          </w:rPr>
          <w:delText>a</w:delText>
        </w:r>
        <w:r w:rsidRPr="007A4AFC" w:rsidDel="00166699">
          <w:rPr>
            <w:color w:val="000000" w:themeColor="text1"/>
            <w:szCs w:val="24"/>
            <w:lang w:val="fr-ML"/>
            <w:rPrChange w:id="20024" w:author="Dr Mamadou SANOGO" w:date="2023-10-25T18:15:00Z">
              <w:rPr>
                <w:color w:val="000000"/>
                <w:szCs w:val="24"/>
                <w:lang w:val="fr-ML"/>
              </w:rPr>
            </w:rPrChange>
          </w:rPr>
          <w:delText>l</w:delText>
        </w:r>
        <w:r w:rsidRPr="007A4AFC" w:rsidDel="00166699">
          <w:rPr>
            <w:color w:val="000000" w:themeColor="text1"/>
            <w:spacing w:val="3"/>
            <w:szCs w:val="24"/>
            <w:lang w:val="fr-ML"/>
            <w:rPrChange w:id="20025" w:author="Dr Mamadou SANOGO" w:date="2023-10-25T18:15:00Z">
              <w:rPr>
                <w:color w:val="000000"/>
                <w:spacing w:val="3"/>
                <w:szCs w:val="24"/>
                <w:lang w:val="fr-ML"/>
              </w:rPr>
            </w:rPrChange>
          </w:rPr>
          <w:delText>i</w:delText>
        </w:r>
        <w:r w:rsidRPr="007A4AFC" w:rsidDel="00166699">
          <w:rPr>
            <w:color w:val="000000" w:themeColor="text1"/>
            <w:szCs w:val="24"/>
            <w:lang w:val="fr-ML"/>
            <w:rPrChange w:id="20026" w:author="Dr Mamadou SANOGO" w:date="2023-10-25T18:15:00Z">
              <w:rPr>
                <w:color w:val="000000"/>
                <w:szCs w:val="24"/>
                <w:lang w:val="fr-ML"/>
              </w:rPr>
            </w:rPrChange>
          </w:rPr>
          <w:delText>s</w:delText>
        </w:r>
        <w:r w:rsidRPr="007A4AFC" w:rsidDel="00166699">
          <w:rPr>
            <w:color w:val="000000" w:themeColor="text1"/>
            <w:spacing w:val="-1"/>
            <w:szCs w:val="24"/>
            <w:lang w:val="fr-ML"/>
            <w:rPrChange w:id="20027" w:author="Dr Mamadou SANOGO" w:date="2023-10-25T18:15:00Z">
              <w:rPr>
                <w:color w:val="000000"/>
                <w:spacing w:val="-1"/>
                <w:szCs w:val="24"/>
                <w:lang w:val="fr-ML"/>
              </w:rPr>
            </w:rPrChange>
          </w:rPr>
          <w:delText>ée</w:delText>
        </w:r>
        <w:r w:rsidRPr="007A4AFC" w:rsidDel="00166699">
          <w:rPr>
            <w:color w:val="000000" w:themeColor="text1"/>
            <w:szCs w:val="24"/>
            <w:lang w:val="fr-ML"/>
            <w:rPrChange w:id="20028"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20029" w:author="Dr Mamadou SANOGO" w:date="2023-10-25T18:15:00Z">
              <w:rPr>
                <w:color w:val="000000"/>
                <w:spacing w:val="-1"/>
                <w:szCs w:val="24"/>
                <w:lang w:val="fr-ML"/>
              </w:rPr>
            </w:rPrChange>
          </w:rPr>
          <w:delText>ê</w:delText>
        </w:r>
        <w:r w:rsidRPr="007A4AFC" w:rsidDel="00166699">
          <w:rPr>
            <w:color w:val="000000" w:themeColor="text1"/>
            <w:szCs w:val="24"/>
            <w:lang w:val="fr-ML"/>
            <w:rPrChange w:id="20030" w:author="Dr Mamadou SANOGO" w:date="2023-10-25T18:15:00Z">
              <w:rPr>
                <w:color w:val="000000"/>
                <w:szCs w:val="24"/>
                <w:lang w:val="fr-ML"/>
              </w:rPr>
            </w:rPrChange>
          </w:rPr>
          <w:delText>t</w:delText>
        </w:r>
        <w:r w:rsidRPr="007A4AFC" w:rsidDel="00166699">
          <w:rPr>
            <w:color w:val="000000" w:themeColor="text1"/>
            <w:spacing w:val="2"/>
            <w:szCs w:val="24"/>
            <w:lang w:val="fr-ML"/>
            <w:rPrChange w:id="20031" w:author="Dr Mamadou SANOGO" w:date="2023-10-25T18:15:00Z">
              <w:rPr>
                <w:color w:val="000000"/>
                <w:spacing w:val="2"/>
                <w:szCs w:val="24"/>
                <w:lang w:val="fr-ML"/>
              </w:rPr>
            </w:rPrChange>
          </w:rPr>
          <w:delText>r</w:delText>
        </w:r>
        <w:r w:rsidRPr="007A4AFC" w:rsidDel="00166699">
          <w:rPr>
            <w:color w:val="000000" w:themeColor="text1"/>
            <w:szCs w:val="24"/>
            <w:lang w:val="fr-ML"/>
            <w:rPrChange w:id="20032" w:author="Dr Mamadou SANOGO" w:date="2023-10-25T18:15:00Z">
              <w:rPr>
                <w:color w:val="000000"/>
                <w:szCs w:val="24"/>
                <w:lang w:val="fr-ML"/>
              </w:rPr>
            </w:rPrChange>
          </w:rPr>
          <w:delText>e nom</w:delText>
        </w:r>
        <w:r w:rsidRPr="007A4AFC" w:rsidDel="00166699">
          <w:rPr>
            <w:color w:val="000000" w:themeColor="text1"/>
            <w:spacing w:val="1"/>
            <w:szCs w:val="24"/>
            <w:lang w:val="fr-ML"/>
            <w:rPrChange w:id="20033" w:author="Dr Mamadou SANOGO" w:date="2023-10-25T18:15:00Z">
              <w:rPr>
                <w:color w:val="000000"/>
                <w:spacing w:val="1"/>
                <w:szCs w:val="24"/>
                <w:lang w:val="fr-ML"/>
              </w:rPr>
            </w:rPrChange>
          </w:rPr>
          <w:delText>m</w:delText>
        </w:r>
        <w:r w:rsidRPr="007A4AFC" w:rsidDel="00166699">
          <w:rPr>
            <w:color w:val="000000" w:themeColor="text1"/>
            <w:szCs w:val="24"/>
            <w:lang w:val="fr-ML"/>
            <w:rPrChange w:id="20034" w:author="Dr Mamadou SANOGO" w:date="2023-10-25T18:15:00Z">
              <w:rPr>
                <w:color w:val="000000"/>
                <w:szCs w:val="24"/>
                <w:lang w:val="fr-ML"/>
              </w:rPr>
            </w:rPrChange>
          </w:rPr>
          <w:delText>é p</w:delText>
        </w:r>
        <w:r w:rsidRPr="007A4AFC" w:rsidDel="00166699">
          <w:rPr>
            <w:color w:val="000000" w:themeColor="text1"/>
            <w:spacing w:val="-1"/>
            <w:szCs w:val="24"/>
            <w:lang w:val="fr-ML"/>
            <w:rPrChange w:id="20035" w:author="Dr Mamadou SANOGO" w:date="2023-10-25T18:15:00Z">
              <w:rPr>
                <w:color w:val="000000"/>
                <w:spacing w:val="-1"/>
                <w:szCs w:val="24"/>
                <w:lang w:val="fr-ML"/>
              </w:rPr>
            </w:rPrChange>
          </w:rPr>
          <w:delText>a</w:delText>
        </w:r>
        <w:r w:rsidRPr="007A4AFC" w:rsidDel="00166699">
          <w:rPr>
            <w:color w:val="000000" w:themeColor="text1"/>
            <w:szCs w:val="24"/>
            <w:lang w:val="fr-ML"/>
            <w:rPrChange w:id="20036" w:author="Dr Mamadou SANOGO" w:date="2023-10-25T18:15:00Z">
              <w:rPr>
                <w:color w:val="000000"/>
                <w:szCs w:val="24"/>
                <w:lang w:val="fr-ML"/>
              </w:rPr>
            </w:rPrChange>
          </w:rPr>
          <w:delText>rmi l</w:delText>
        </w:r>
        <w:r w:rsidRPr="007A4AFC" w:rsidDel="00166699">
          <w:rPr>
            <w:color w:val="000000" w:themeColor="text1"/>
            <w:spacing w:val="2"/>
            <w:szCs w:val="24"/>
            <w:lang w:val="fr-ML"/>
            <w:rPrChange w:id="20037" w:author="Dr Mamadou SANOGO" w:date="2023-10-25T18:15:00Z">
              <w:rPr>
                <w:color w:val="000000"/>
                <w:spacing w:val="2"/>
                <w:szCs w:val="24"/>
                <w:lang w:val="fr-ML"/>
              </w:rPr>
            </w:rPrChange>
          </w:rPr>
          <w:delText>e</w:delText>
        </w:r>
        <w:r w:rsidRPr="007A4AFC" w:rsidDel="00166699">
          <w:rPr>
            <w:color w:val="000000" w:themeColor="text1"/>
            <w:szCs w:val="24"/>
            <w:lang w:val="fr-ML"/>
            <w:rPrChange w:id="20038"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20039" w:author="Dr Mamadou SANOGO" w:date="2023-10-25T18:15:00Z">
              <w:rPr>
                <w:color w:val="000000"/>
                <w:spacing w:val="-1"/>
                <w:szCs w:val="24"/>
                <w:lang w:val="fr-ML"/>
              </w:rPr>
            </w:rPrChange>
          </w:rPr>
          <w:delText>re</w:delText>
        </w:r>
        <w:r w:rsidRPr="007A4AFC" w:rsidDel="00166699">
          <w:rPr>
            <w:color w:val="000000" w:themeColor="text1"/>
            <w:szCs w:val="24"/>
            <w:lang w:val="fr-ML"/>
            <w:rPrChange w:id="2004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20041" w:author="Dr Mamadou SANOGO" w:date="2023-10-25T18:15:00Z">
              <w:rPr>
                <w:color w:val="000000"/>
                <w:spacing w:val="-1"/>
                <w:szCs w:val="24"/>
                <w:lang w:val="fr-ML"/>
              </w:rPr>
            </w:rPrChange>
          </w:rPr>
          <w:delText>é</w:delText>
        </w:r>
        <w:r w:rsidRPr="007A4AFC" w:rsidDel="00166699">
          <w:rPr>
            <w:color w:val="000000" w:themeColor="text1"/>
            <w:szCs w:val="24"/>
            <w:lang w:val="fr-ML"/>
            <w:rPrChange w:id="20042" w:author="Dr Mamadou SANOGO" w:date="2023-10-25T18:15:00Z">
              <w:rPr>
                <w:color w:val="000000"/>
                <w:szCs w:val="24"/>
                <w:lang w:val="fr-ML"/>
              </w:rPr>
            </w:rPrChange>
          </w:rPr>
          <w:delText>l</w:delText>
        </w:r>
        <w:r w:rsidRPr="007A4AFC" w:rsidDel="00166699">
          <w:rPr>
            <w:color w:val="000000" w:themeColor="text1"/>
            <w:spacing w:val="3"/>
            <w:szCs w:val="24"/>
            <w:lang w:val="fr-ML"/>
            <w:rPrChange w:id="20043"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20044" w:author="Dr Mamadou SANOGO" w:date="2023-10-25T18:15:00Z">
              <w:rPr>
                <w:color w:val="000000"/>
                <w:spacing w:val="-2"/>
                <w:szCs w:val="24"/>
                <w:lang w:val="fr-ML"/>
              </w:rPr>
            </w:rPrChange>
          </w:rPr>
          <w:delText>g</w:delText>
        </w:r>
        <w:r w:rsidRPr="007A4AFC" w:rsidDel="00166699">
          <w:rPr>
            <w:color w:val="000000" w:themeColor="text1"/>
            <w:szCs w:val="24"/>
            <w:lang w:val="fr-ML"/>
            <w:rPrChange w:id="20045" w:author="Dr Mamadou SANOGO" w:date="2023-10-25T18:15:00Z">
              <w:rPr>
                <w:color w:val="000000"/>
                <w:szCs w:val="24"/>
                <w:lang w:val="fr-ML"/>
              </w:rPr>
            </w:rPrChange>
          </w:rPr>
          <w:delText>ib</w:delText>
        </w:r>
        <w:r w:rsidRPr="007A4AFC" w:rsidDel="00166699">
          <w:rPr>
            <w:color w:val="000000" w:themeColor="text1"/>
            <w:spacing w:val="1"/>
            <w:szCs w:val="24"/>
            <w:lang w:val="fr-ML"/>
            <w:rPrChange w:id="2004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20047" w:author="Dr Mamadou SANOGO" w:date="2023-10-25T18:15:00Z">
              <w:rPr>
                <w:color w:val="000000"/>
                <w:spacing w:val="-1"/>
                <w:szCs w:val="24"/>
                <w:lang w:val="fr-ML"/>
              </w:rPr>
            </w:rPrChange>
          </w:rPr>
          <w:delText>e</w:delText>
        </w:r>
        <w:r w:rsidRPr="007A4AFC" w:rsidDel="00166699">
          <w:rPr>
            <w:color w:val="000000" w:themeColor="text1"/>
            <w:szCs w:val="24"/>
            <w:lang w:val="fr-ML"/>
            <w:rPrChange w:id="20048" w:author="Dr Mamadou SANOGO" w:date="2023-10-25T18:15:00Z">
              <w:rPr>
                <w:color w:val="000000"/>
                <w:szCs w:val="24"/>
                <w:lang w:val="fr-ML"/>
              </w:rPr>
            </w:rPrChange>
          </w:rPr>
          <w:delText>s pr</w:delText>
        </w:r>
        <w:r w:rsidRPr="007A4AFC" w:rsidDel="00166699">
          <w:rPr>
            <w:color w:val="000000" w:themeColor="text1"/>
            <w:spacing w:val="-1"/>
            <w:szCs w:val="24"/>
            <w:lang w:val="fr-ML"/>
            <w:rPrChange w:id="20049" w:author="Dr Mamadou SANOGO" w:date="2023-10-25T18:15:00Z">
              <w:rPr>
                <w:color w:val="000000"/>
                <w:spacing w:val="-1"/>
                <w:szCs w:val="24"/>
                <w:lang w:val="fr-ML"/>
              </w:rPr>
            </w:rPrChange>
          </w:rPr>
          <w:delText>é</w:delText>
        </w:r>
        <w:r w:rsidRPr="007A4AFC" w:rsidDel="00166699">
          <w:rPr>
            <w:color w:val="000000" w:themeColor="text1"/>
            <w:szCs w:val="24"/>
            <w:lang w:val="fr-ML"/>
            <w:rPrChange w:id="20050" w:author="Dr Mamadou SANOGO" w:date="2023-10-25T18:15:00Z">
              <w:rPr>
                <w:color w:val="000000"/>
                <w:szCs w:val="24"/>
                <w:lang w:val="fr-ML"/>
              </w:rPr>
            </w:rPrChange>
          </w:rPr>
          <w:delText>s</w:delText>
        </w:r>
        <w:r w:rsidRPr="007A4AFC" w:rsidDel="00166699">
          <w:rPr>
            <w:color w:val="000000" w:themeColor="text1"/>
            <w:spacing w:val="-1"/>
            <w:szCs w:val="24"/>
            <w:lang w:val="fr-ML"/>
            <w:rPrChange w:id="20051"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20052" w:author="Dr Mamadou SANOGO" w:date="2023-10-25T18:15:00Z">
              <w:rPr>
                <w:color w:val="000000"/>
                <w:spacing w:val="2"/>
                <w:szCs w:val="24"/>
                <w:lang w:val="fr-ML"/>
              </w:rPr>
            </w:rPrChange>
          </w:rPr>
          <w:delText>n</w:delText>
        </w:r>
        <w:r w:rsidRPr="007A4AFC" w:rsidDel="00166699">
          <w:rPr>
            <w:color w:val="000000" w:themeColor="text1"/>
            <w:szCs w:val="24"/>
            <w:lang w:val="fr-ML"/>
            <w:rPrChange w:id="20053" w:author="Dr Mamadou SANOGO" w:date="2023-10-25T18:15:00Z">
              <w:rPr>
                <w:color w:val="000000"/>
                <w:szCs w:val="24"/>
                <w:lang w:val="fr-ML"/>
              </w:rPr>
            </w:rPrChange>
          </w:rPr>
          <w:delText>ts</w:delText>
        </w:r>
        <w:r w:rsidRPr="007A4AFC" w:rsidDel="00166699">
          <w:rPr>
            <w:color w:val="000000" w:themeColor="text1"/>
            <w:spacing w:val="2"/>
            <w:szCs w:val="24"/>
            <w:lang w:val="fr-ML"/>
            <w:rPrChange w:id="2005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20055"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20056" w:author="Dr Mamadou SANOGO" w:date="2023-10-25T17:56:00Z"/>
          <w:color w:val="000000" w:themeColor="text1"/>
          <w:szCs w:val="24"/>
          <w:lang w:val="fr-ML"/>
          <w:rPrChange w:id="20057" w:author="Dr Mamadou SANOGO" w:date="2023-10-25T18:15:00Z">
            <w:rPr>
              <w:del w:id="20058" w:author="Dr Mamadou SANOGO" w:date="2023-10-25T17:56:00Z"/>
              <w:color w:val="000000"/>
              <w:szCs w:val="24"/>
              <w:lang w:val="fr-ML"/>
            </w:rPr>
          </w:rPrChange>
        </w:rPr>
        <w:pPrChange w:id="20059" w:author="Dr Mamadou SANOGO" w:date="2023-10-25T17:57:00Z">
          <w:pPr>
            <w:widowControl w:val="0"/>
            <w:numPr>
              <w:numId w:val="10"/>
            </w:numPr>
            <w:autoSpaceDE w:val="0"/>
            <w:autoSpaceDN w:val="0"/>
            <w:adjustRightInd w:val="0"/>
            <w:spacing w:line="240" w:lineRule="auto"/>
            <w:ind w:left="903" w:right="-36" w:hanging="360"/>
          </w:pPr>
        </w:pPrChange>
      </w:pPr>
      <w:del w:id="20060" w:author="Dr Mamadou SANOGO" w:date="2023-10-25T17:56:00Z">
        <w:r w:rsidRPr="007A4AFC" w:rsidDel="00166699">
          <w:rPr>
            <w:color w:val="000000" w:themeColor="text1"/>
            <w:szCs w:val="24"/>
            <w:lang w:val="fr-ML"/>
            <w:rPrChange w:id="20061" w:author="Dr Mamadou SANOGO" w:date="2023-10-25T18:15:00Z">
              <w:rPr>
                <w:color w:val="000000"/>
                <w:szCs w:val="24"/>
                <w:lang w:val="fr-ML"/>
              </w:rPr>
            </w:rPrChange>
          </w:rPr>
          <w:delText>si</w:delText>
        </w:r>
        <w:r w:rsidRPr="007A4AFC" w:rsidDel="00166699">
          <w:rPr>
            <w:color w:val="000000" w:themeColor="text1"/>
            <w:spacing w:val="17"/>
            <w:szCs w:val="24"/>
            <w:lang w:val="fr-ML"/>
            <w:rPrChange w:id="2006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20063" w:author="Dr Mamadou SANOGO" w:date="2023-10-25T18:15:00Z">
              <w:rPr>
                <w:color w:val="000000"/>
                <w:szCs w:val="24"/>
                <w:lang w:val="fr-ML"/>
              </w:rPr>
            </w:rPrChange>
          </w:rPr>
          <w:delText>la</w:delText>
        </w:r>
        <w:r w:rsidRPr="007A4AFC" w:rsidDel="00166699">
          <w:rPr>
            <w:color w:val="000000" w:themeColor="text1"/>
            <w:spacing w:val="16"/>
            <w:szCs w:val="24"/>
            <w:lang w:val="fr-ML"/>
            <w:rPrChange w:id="20064"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20065" w:author="Dr Mamadou SANOGO" w:date="2023-10-25T18:15:00Z">
              <w:rPr>
                <w:color w:val="000000"/>
                <w:szCs w:val="24"/>
                <w:lang w:val="fr-ML"/>
              </w:rPr>
            </w:rPrChange>
          </w:rPr>
          <w:delText>sout</w:delText>
        </w:r>
        <w:r w:rsidRPr="007A4AFC" w:rsidDel="00166699">
          <w:rPr>
            <w:color w:val="000000" w:themeColor="text1"/>
            <w:spacing w:val="-1"/>
            <w:szCs w:val="24"/>
            <w:lang w:val="fr-ML"/>
            <w:rPrChange w:id="20066" w:author="Dr Mamadou SANOGO" w:date="2023-10-25T18:15:00Z">
              <w:rPr>
                <w:color w:val="000000"/>
                <w:spacing w:val="-1"/>
                <w:szCs w:val="24"/>
                <w:lang w:val="fr-ML"/>
              </w:rPr>
            </w:rPrChange>
          </w:rPr>
          <w:delText>e</w:delText>
        </w:r>
        <w:r w:rsidRPr="007A4AFC" w:rsidDel="00166699">
          <w:rPr>
            <w:color w:val="000000" w:themeColor="text1"/>
            <w:szCs w:val="24"/>
            <w:lang w:val="fr-ML"/>
            <w:rPrChange w:id="20067" w:author="Dr Mamadou SANOGO" w:date="2023-10-25T18:15:00Z">
              <w:rPr>
                <w:color w:val="000000"/>
                <w:szCs w:val="24"/>
                <w:lang w:val="fr-ML"/>
              </w:rPr>
            </w:rPrChange>
          </w:rPr>
          <w:delText>n</w:delText>
        </w:r>
        <w:r w:rsidRPr="007A4AFC" w:rsidDel="00166699">
          <w:rPr>
            <w:color w:val="000000" w:themeColor="text1"/>
            <w:spacing w:val="-1"/>
            <w:szCs w:val="24"/>
            <w:lang w:val="fr-ML"/>
            <w:rPrChange w:id="20068"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2006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20070" w:author="Dr Mamadou SANOGO" w:date="2023-10-25T18:15:00Z">
              <w:rPr>
                <w:color w:val="000000"/>
                <w:spacing w:val="-1"/>
                <w:szCs w:val="24"/>
                <w:lang w:val="fr-ML"/>
              </w:rPr>
            </w:rPrChange>
          </w:rPr>
          <w:delText>c</w:delText>
        </w:r>
        <w:r w:rsidRPr="007A4AFC" w:rsidDel="00166699">
          <w:rPr>
            <w:color w:val="000000" w:themeColor="text1"/>
            <w:szCs w:val="24"/>
            <w:lang w:val="fr-ML"/>
            <w:rPrChange w:id="20071" w:author="Dr Mamadou SANOGO" w:date="2023-10-25T18:15:00Z">
              <w:rPr>
                <w:color w:val="000000"/>
                <w:szCs w:val="24"/>
                <w:lang w:val="fr-ML"/>
              </w:rPr>
            </w:rPrChange>
          </w:rPr>
          <w:delText>e</w:delText>
        </w:r>
        <w:r w:rsidRPr="007A4AFC" w:rsidDel="00166699">
          <w:rPr>
            <w:color w:val="000000" w:themeColor="text1"/>
            <w:spacing w:val="18"/>
            <w:szCs w:val="24"/>
            <w:lang w:val="fr-ML"/>
            <w:rPrChange w:id="2007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20073" w:author="Dr Mamadou SANOGO" w:date="2023-10-25T18:15:00Z">
              <w:rPr>
                <w:color w:val="000000"/>
                <w:spacing w:val="-1"/>
                <w:szCs w:val="24"/>
                <w:lang w:val="fr-ML"/>
              </w:rPr>
            </w:rPrChange>
          </w:rPr>
          <w:delText>e</w:delText>
        </w:r>
        <w:r w:rsidRPr="007A4AFC" w:rsidDel="00166699">
          <w:rPr>
            <w:color w:val="000000" w:themeColor="text1"/>
            <w:szCs w:val="24"/>
            <w:lang w:val="fr-ML"/>
            <w:rPrChange w:id="20074" w:author="Dr Mamadou SANOGO" w:date="2023-10-25T18:15:00Z">
              <w:rPr>
                <w:color w:val="000000"/>
                <w:szCs w:val="24"/>
                <w:lang w:val="fr-ML"/>
              </w:rPr>
            </w:rPrChange>
          </w:rPr>
          <w:delText>st</w:delText>
        </w:r>
        <w:r w:rsidRPr="007A4AFC" w:rsidDel="00166699">
          <w:rPr>
            <w:color w:val="000000" w:themeColor="text1"/>
            <w:spacing w:val="17"/>
            <w:szCs w:val="24"/>
            <w:lang w:val="fr-ML"/>
            <w:rPrChange w:id="2007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20076" w:author="Dr Mamadou SANOGO" w:date="2023-10-25T18:15:00Z">
              <w:rPr>
                <w:color w:val="000000"/>
                <w:szCs w:val="24"/>
                <w:lang w:val="fr-ML"/>
              </w:rPr>
            </w:rPrChange>
          </w:rPr>
          <w:delText>to</w:delText>
        </w:r>
        <w:r w:rsidRPr="007A4AFC" w:rsidDel="00166699">
          <w:rPr>
            <w:color w:val="000000" w:themeColor="text1"/>
            <w:spacing w:val="1"/>
            <w:szCs w:val="24"/>
            <w:lang w:val="fr-ML"/>
            <w:rPrChange w:id="20077"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20078"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2007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20080" w:author="Dr Mamadou SANOGO" w:date="2023-10-25T18:15:00Z">
              <w:rPr>
                <w:color w:val="000000"/>
                <w:spacing w:val="-1"/>
                <w:szCs w:val="24"/>
                <w:lang w:val="fr-ML"/>
              </w:rPr>
            </w:rPrChange>
          </w:rPr>
          <w:delText>e</w:delText>
        </w:r>
        <w:r w:rsidRPr="007A4AFC" w:rsidDel="00166699">
          <w:rPr>
            <w:color w:val="000000" w:themeColor="text1"/>
            <w:szCs w:val="24"/>
            <w:lang w:val="fr-ML"/>
            <w:rPrChange w:id="20081" w:author="Dr Mamadou SANOGO" w:date="2023-10-25T18:15:00Z">
              <w:rPr>
                <w:color w:val="000000"/>
                <w:szCs w:val="24"/>
                <w:lang w:val="fr-ML"/>
              </w:rPr>
            </w:rPrChange>
          </w:rPr>
          <w:delText>ment</w:delText>
        </w:r>
        <w:r w:rsidRPr="007A4AFC" w:rsidDel="00166699">
          <w:rPr>
            <w:color w:val="000000" w:themeColor="text1"/>
            <w:spacing w:val="17"/>
            <w:szCs w:val="24"/>
            <w:lang w:val="fr-ML"/>
            <w:rPrChange w:id="2008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20083" w:author="Dr Mamadou SANOGO" w:date="2023-10-25T18:15:00Z">
              <w:rPr>
                <w:color w:val="000000"/>
                <w:szCs w:val="24"/>
                <w:lang w:val="fr-ML"/>
              </w:rPr>
            </w:rPrChange>
          </w:rPr>
          <w:delText>d</w:delText>
        </w:r>
        <w:r w:rsidRPr="007A4AFC" w:rsidDel="00166699">
          <w:rPr>
            <w:color w:val="000000" w:themeColor="text1"/>
            <w:spacing w:val="-1"/>
            <w:szCs w:val="24"/>
            <w:lang w:val="fr-ML"/>
            <w:rPrChange w:id="20084" w:author="Dr Mamadou SANOGO" w:date="2023-10-25T18:15:00Z">
              <w:rPr>
                <w:color w:val="000000"/>
                <w:spacing w:val="-1"/>
                <w:szCs w:val="24"/>
                <w:lang w:val="fr-ML"/>
              </w:rPr>
            </w:rPrChange>
          </w:rPr>
          <w:delText>é</w:delText>
        </w:r>
        <w:r w:rsidRPr="007A4AFC" w:rsidDel="00166699">
          <w:rPr>
            <w:color w:val="000000" w:themeColor="text1"/>
            <w:szCs w:val="24"/>
            <w:lang w:val="fr-ML"/>
            <w:rPrChange w:id="20085" w:author="Dr Mamadou SANOGO" w:date="2023-10-25T18:15:00Z">
              <w:rPr>
                <w:color w:val="000000"/>
                <w:szCs w:val="24"/>
                <w:lang w:val="fr-ML"/>
              </w:rPr>
            </w:rPrChange>
          </w:rPr>
          <w:delText>ma</w:delText>
        </w:r>
        <w:r w:rsidRPr="007A4AFC" w:rsidDel="00166699">
          <w:rPr>
            <w:color w:val="000000" w:themeColor="text1"/>
            <w:spacing w:val="2"/>
            <w:szCs w:val="24"/>
            <w:lang w:val="fr-ML"/>
            <w:rPrChange w:id="20086"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20087" w:author="Dr Mamadou SANOGO" w:date="2023-10-25T18:15:00Z">
              <w:rPr>
                <w:color w:val="000000"/>
                <w:spacing w:val="-1"/>
                <w:szCs w:val="24"/>
                <w:lang w:val="fr-ML"/>
              </w:rPr>
            </w:rPrChange>
          </w:rPr>
          <w:delText>é</w:delText>
        </w:r>
        <w:r w:rsidRPr="007A4AFC" w:rsidDel="00166699">
          <w:rPr>
            <w:color w:val="000000" w:themeColor="text1"/>
            <w:szCs w:val="24"/>
            <w:lang w:val="fr-ML"/>
            <w:rPrChange w:id="20088" w:author="Dr Mamadou SANOGO" w:date="2023-10-25T18:15:00Z">
              <w:rPr>
                <w:color w:val="000000"/>
                <w:szCs w:val="24"/>
                <w:lang w:val="fr-ML"/>
              </w:rPr>
            </w:rPrChange>
          </w:rPr>
          <w:delText>ri</w:delText>
        </w:r>
        <w:r w:rsidRPr="007A4AFC" w:rsidDel="00166699">
          <w:rPr>
            <w:color w:val="000000" w:themeColor="text1"/>
            <w:spacing w:val="-1"/>
            <w:szCs w:val="24"/>
            <w:lang w:val="fr-ML"/>
            <w:rPrChange w:id="20089" w:author="Dr Mamadou SANOGO" w:date="2023-10-25T18:15:00Z">
              <w:rPr>
                <w:color w:val="000000"/>
                <w:spacing w:val="-1"/>
                <w:szCs w:val="24"/>
                <w:lang w:val="fr-ML"/>
              </w:rPr>
            </w:rPrChange>
          </w:rPr>
          <w:delText>a</w:delText>
        </w:r>
        <w:r w:rsidRPr="007A4AFC" w:rsidDel="00166699">
          <w:rPr>
            <w:color w:val="000000" w:themeColor="text1"/>
            <w:szCs w:val="24"/>
            <w:lang w:val="fr-ML"/>
            <w:rPrChange w:id="20090" w:author="Dr Mamadou SANOGO" w:date="2023-10-25T18:15:00Z">
              <w:rPr>
                <w:color w:val="000000"/>
                <w:szCs w:val="24"/>
                <w:lang w:val="fr-ML"/>
              </w:rPr>
            </w:rPrChange>
          </w:rPr>
          <w:delText>l</w:delText>
        </w:r>
        <w:r w:rsidRPr="007A4AFC" w:rsidDel="00166699">
          <w:rPr>
            <w:color w:val="000000" w:themeColor="text1"/>
            <w:spacing w:val="1"/>
            <w:szCs w:val="24"/>
            <w:lang w:val="fr-ML"/>
            <w:rPrChange w:id="20091" w:author="Dr Mamadou SANOGO" w:date="2023-10-25T18:15:00Z">
              <w:rPr>
                <w:color w:val="000000"/>
                <w:spacing w:val="1"/>
                <w:szCs w:val="24"/>
                <w:lang w:val="fr-ML"/>
              </w:rPr>
            </w:rPrChange>
          </w:rPr>
          <w:delText>i</w:delText>
        </w:r>
        <w:r w:rsidRPr="007A4AFC" w:rsidDel="00166699">
          <w:rPr>
            <w:color w:val="000000" w:themeColor="text1"/>
            <w:szCs w:val="24"/>
            <w:lang w:val="fr-ML"/>
            <w:rPrChange w:id="20092" w:author="Dr Mamadou SANOGO" w:date="2023-10-25T18:15:00Z">
              <w:rPr>
                <w:color w:val="000000"/>
                <w:szCs w:val="24"/>
                <w:lang w:val="fr-ML"/>
              </w:rPr>
            </w:rPrChange>
          </w:rPr>
          <w:delText>s</w:delText>
        </w:r>
        <w:r w:rsidRPr="007A4AFC" w:rsidDel="00166699">
          <w:rPr>
            <w:color w:val="000000" w:themeColor="text1"/>
            <w:spacing w:val="-1"/>
            <w:szCs w:val="24"/>
            <w:lang w:val="fr-ML"/>
            <w:rPrChange w:id="20093" w:author="Dr Mamadou SANOGO" w:date="2023-10-25T18:15:00Z">
              <w:rPr>
                <w:color w:val="000000"/>
                <w:spacing w:val="-1"/>
                <w:szCs w:val="24"/>
                <w:lang w:val="fr-ML"/>
              </w:rPr>
            </w:rPrChange>
          </w:rPr>
          <w:delText>ée</w:delText>
        </w:r>
        <w:r w:rsidRPr="007A4AFC" w:rsidDel="00166699">
          <w:rPr>
            <w:color w:val="000000" w:themeColor="text1"/>
            <w:szCs w:val="24"/>
            <w:lang w:val="fr-ML"/>
            <w:rPrChange w:id="20094" w:author="Dr Mamadou SANOGO" w:date="2023-10-25T18:15:00Z">
              <w:rPr>
                <w:color w:val="000000"/>
                <w:szCs w:val="24"/>
                <w:lang w:val="fr-ML"/>
              </w:rPr>
            </w:rPrChange>
          </w:rPr>
          <w:delText>,</w:delText>
        </w:r>
        <w:r w:rsidRPr="007A4AFC" w:rsidDel="00166699">
          <w:rPr>
            <w:color w:val="000000" w:themeColor="text1"/>
            <w:spacing w:val="19"/>
            <w:szCs w:val="24"/>
            <w:lang w:val="fr-ML"/>
            <w:rPrChange w:id="20095"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20096" w:author="Dr Mamadou SANOGO" w:date="2023-10-25T18:15:00Z">
              <w:rPr>
                <w:color w:val="000000"/>
                <w:szCs w:val="24"/>
                <w:lang w:val="fr-ML"/>
              </w:rPr>
            </w:rPrChange>
          </w:rPr>
          <w:delText>n’</w:delText>
        </w:r>
        <w:r w:rsidRPr="007A4AFC" w:rsidDel="00166699">
          <w:rPr>
            <w:color w:val="000000" w:themeColor="text1"/>
            <w:spacing w:val="2"/>
            <w:szCs w:val="24"/>
            <w:lang w:val="fr-ML"/>
            <w:rPrChange w:id="20097" w:author="Dr Mamadou SANOGO" w:date="2023-10-25T18:15:00Z">
              <w:rPr>
                <w:color w:val="000000"/>
                <w:spacing w:val="2"/>
                <w:szCs w:val="24"/>
                <w:lang w:val="fr-ML"/>
              </w:rPr>
            </w:rPrChange>
          </w:rPr>
          <w:delText>i</w:delText>
        </w:r>
        <w:r w:rsidRPr="007A4AFC" w:rsidDel="00166699">
          <w:rPr>
            <w:color w:val="000000" w:themeColor="text1"/>
            <w:szCs w:val="24"/>
            <w:lang w:val="fr-ML"/>
            <w:rPrChange w:id="20098"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20099"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20100" w:author="Dr Mamadou SANOGO" w:date="2023-10-25T18:15:00Z">
              <w:rPr>
                <w:color w:val="000000"/>
                <w:szCs w:val="24"/>
                <w:lang w:val="fr-ML"/>
              </w:rPr>
            </w:rPrChange>
          </w:rPr>
          <w:delText>qu</w:delText>
        </w:r>
        <w:r w:rsidRPr="007A4AFC" w:rsidDel="00166699">
          <w:rPr>
            <w:color w:val="000000" w:themeColor="text1"/>
            <w:spacing w:val="-1"/>
            <w:szCs w:val="24"/>
            <w:lang w:val="fr-ML"/>
            <w:rPrChange w:id="20101" w:author="Dr Mamadou SANOGO" w:date="2023-10-25T18:15:00Z">
              <w:rPr>
                <w:color w:val="000000"/>
                <w:spacing w:val="-1"/>
                <w:szCs w:val="24"/>
                <w:lang w:val="fr-ML"/>
              </w:rPr>
            </w:rPrChange>
          </w:rPr>
          <w:delText>e</w:delText>
        </w:r>
        <w:r w:rsidRPr="007A4AFC" w:rsidDel="00166699">
          <w:rPr>
            <w:color w:val="000000" w:themeColor="text1"/>
            <w:szCs w:val="24"/>
            <w:lang w:val="fr-ML"/>
            <w:rPrChange w:id="20102" w:author="Dr Mamadou SANOGO" w:date="2023-10-25T18:15:00Z">
              <w:rPr>
                <w:color w:val="000000"/>
                <w:szCs w:val="24"/>
                <w:lang w:val="fr-ML"/>
              </w:rPr>
            </w:rPrChange>
          </w:rPr>
          <w:delText>l</w:delText>
        </w:r>
        <w:r w:rsidRPr="007A4AFC" w:rsidDel="00166699">
          <w:rPr>
            <w:color w:val="000000" w:themeColor="text1"/>
            <w:spacing w:val="17"/>
            <w:szCs w:val="24"/>
            <w:lang w:val="fr-ML"/>
            <w:rPrChange w:id="20103"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20104"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20105" w:author="Dr Mamadou SANOGO" w:date="2023-10-25T18:15:00Z">
              <w:rPr>
                <w:color w:val="000000"/>
                <w:spacing w:val="-1"/>
                <w:szCs w:val="24"/>
                <w:lang w:val="fr-ML"/>
              </w:rPr>
            </w:rPrChange>
          </w:rPr>
          <w:delText>e</w:delText>
        </w:r>
        <w:r w:rsidRPr="007A4AFC" w:rsidDel="00166699">
          <w:rPr>
            <w:color w:val="000000" w:themeColor="text1"/>
            <w:szCs w:val="24"/>
            <w:lang w:val="fr-ML"/>
            <w:rPrChange w:id="20106" w:author="Dr Mamadou SANOGO" w:date="2023-10-25T18:15:00Z">
              <w:rPr>
                <w:color w:val="000000"/>
                <w:szCs w:val="24"/>
                <w:lang w:val="fr-ML"/>
              </w:rPr>
            </w:rPrChange>
          </w:rPr>
          <w:delText>mbre</w:delText>
        </w:r>
        <w:r w:rsidRPr="007A4AFC" w:rsidDel="00166699">
          <w:rPr>
            <w:color w:val="000000" w:themeColor="text1"/>
            <w:spacing w:val="18"/>
            <w:szCs w:val="24"/>
            <w:lang w:val="fr-ML"/>
            <w:rPrChange w:id="2010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20108" w:author="Dr Mamadou SANOGO" w:date="2023-10-25T18:15:00Z">
              <w:rPr>
                <w:color w:val="000000"/>
                <w:szCs w:val="24"/>
                <w:lang w:val="fr-ML"/>
              </w:rPr>
            </w:rPrChange>
          </w:rPr>
          <w:delText>r</w:delText>
        </w:r>
        <w:r w:rsidRPr="007A4AFC" w:rsidDel="00166699">
          <w:rPr>
            <w:color w:val="000000" w:themeColor="text1"/>
            <w:spacing w:val="-2"/>
            <w:szCs w:val="24"/>
            <w:lang w:val="fr-ML"/>
            <w:rPrChange w:id="20109"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20110" w:author="Dr Mamadou SANOGO" w:date="2023-10-25T18:15:00Z">
              <w:rPr>
                <w:color w:val="000000"/>
                <w:spacing w:val="2"/>
                <w:szCs w:val="24"/>
                <w:lang w:val="fr-ML"/>
              </w:rPr>
            </w:rPrChange>
          </w:rPr>
          <w:delText>p</w:delText>
        </w:r>
        <w:r w:rsidRPr="007A4AFC" w:rsidDel="00166699">
          <w:rPr>
            <w:color w:val="000000" w:themeColor="text1"/>
            <w:szCs w:val="24"/>
            <w:lang w:val="fr-ML"/>
            <w:rPrChange w:id="20111" w:author="Dr Mamadou SANOGO" w:date="2023-10-25T18:15:00Z">
              <w:rPr>
                <w:color w:val="000000"/>
                <w:szCs w:val="24"/>
                <w:lang w:val="fr-ML"/>
              </w:rPr>
            </w:rPrChange>
          </w:rPr>
          <w:delText>ond</w:delText>
        </w:r>
        <w:r w:rsidRPr="007A4AFC" w:rsidDel="00166699">
          <w:rPr>
            <w:color w:val="000000" w:themeColor="text1"/>
            <w:spacing w:val="-1"/>
            <w:szCs w:val="24"/>
            <w:lang w:val="fr-ML"/>
            <w:rPrChange w:id="20112" w:author="Dr Mamadou SANOGO" w:date="2023-10-25T18:15:00Z">
              <w:rPr>
                <w:color w:val="000000"/>
                <w:spacing w:val="-1"/>
                <w:szCs w:val="24"/>
                <w:lang w:val="fr-ML"/>
              </w:rPr>
            </w:rPrChange>
          </w:rPr>
          <w:delText>a</w:delText>
        </w:r>
        <w:r w:rsidRPr="007A4AFC" w:rsidDel="00166699">
          <w:rPr>
            <w:color w:val="000000" w:themeColor="text1"/>
            <w:szCs w:val="24"/>
            <w:lang w:val="fr-ML"/>
            <w:rPrChange w:id="20113" w:author="Dr Mamadou SANOGO" w:date="2023-10-25T18:15:00Z">
              <w:rPr>
                <w:color w:val="000000"/>
                <w:szCs w:val="24"/>
                <w:lang w:val="fr-ML"/>
              </w:rPr>
            </w:rPrChange>
          </w:rPr>
          <w:delText>nt</w:delText>
        </w:r>
        <w:r w:rsidRPr="007A4AFC" w:rsidDel="00166699">
          <w:rPr>
            <w:color w:val="000000" w:themeColor="text1"/>
            <w:spacing w:val="17"/>
            <w:szCs w:val="24"/>
            <w:lang w:val="fr-ML"/>
            <w:rPrChange w:id="20114"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20115" w:author="Dr Mamadou SANOGO" w:date="2023-10-25T18:15:00Z">
              <w:rPr>
                <w:color w:val="000000"/>
                <w:spacing w:val="-1"/>
                <w:szCs w:val="24"/>
                <w:lang w:val="fr-ML"/>
              </w:rPr>
            </w:rPrChange>
          </w:rPr>
          <w:delText>a</w:delText>
        </w:r>
        <w:r w:rsidRPr="007A4AFC" w:rsidDel="00166699">
          <w:rPr>
            <w:color w:val="000000" w:themeColor="text1"/>
            <w:szCs w:val="24"/>
            <w:lang w:val="fr-ML"/>
            <w:rPrChange w:id="20116" w:author="Dr Mamadou SANOGO" w:date="2023-10-25T18:15:00Z">
              <w:rPr>
                <w:color w:val="000000"/>
                <w:szCs w:val="24"/>
                <w:lang w:val="fr-ML"/>
              </w:rPr>
            </w:rPrChange>
          </w:rPr>
          <w:delText>ux d</w:delText>
        </w:r>
        <w:r w:rsidRPr="007A4AFC" w:rsidDel="00166699">
          <w:rPr>
            <w:color w:val="000000" w:themeColor="text1"/>
            <w:spacing w:val="-1"/>
            <w:szCs w:val="24"/>
            <w:lang w:val="fr-ML"/>
            <w:rPrChange w:id="20117" w:author="Dr Mamadou SANOGO" w:date="2023-10-25T18:15:00Z">
              <w:rPr>
                <w:color w:val="000000"/>
                <w:spacing w:val="-1"/>
                <w:szCs w:val="24"/>
                <w:lang w:val="fr-ML"/>
              </w:rPr>
            </w:rPrChange>
          </w:rPr>
          <w:delText>e</w:delText>
        </w:r>
        <w:r w:rsidRPr="007A4AFC" w:rsidDel="00166699">
          <w:rPr>
            <w:color w:val="000000" w:themeColor="text1"/>
            <w:szCs w:val="24"/>
            <w:lang w:val="fr-ML"/>
            <w:rPrChange w:id="20118" w:author="Dr Mamadou SANOGO" w:date="2023-10-25T18:15:00Z">
              <w:rPr>
                <w:color w:val="000000"/>
                <w:szCs w:val="24"/>
                <w:lang w:val="fr-ML"/>
              </w:rPr>
            </w:rPrChange>
          </w:rPr>
          <w:delText>ux</w:delText>
        </w:r>
        <w:r w:rsidRPr="007A4AFC" w:rsidDel="00166699">
          <w:rPr>
            <w:color w:val="000000" w:themeColor="text1"/>
            <w:spacing w:val="2"/>
            <w:szCs w:val="24"/>
            <w:lang w:val="fr-ML"/>
            <w:rPrChange w:id="2011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20120" w:author="Dr Mamadou SANOGO" w:date="2023-10-25T18:15:00Z">
              <w:rPr>
                <w:color w:val="000000"/>
                <w:szCs w:val="24"/>
                <w:lang w:val="fr-ML"/>
              </w:rPr>
            </w:rPrChange>
          </w:rPr>
          <w:delText>pr</w:delText>
        </w:r>
        <w:r w:rsidRPr="007A4AFC" w:rsidDel="00166699">
          <w:rPr>
            <w:color w:val="000000" w:themeColor="text1"/>
            <w:spacing w:val="-2"/>
            <w:szCs w:val="24"/>
            <w:lang w:val="fr-ML"/>
            <w:rPrChange w:id="20121" w:author="Dr Mamadou SANOGO" w:date="2023-10-25T18:15:00Z">
              <w:rPr>
                <w:color w:val="000000"/>
                <w:spacing w:val="-2"/>
                <w:szCs w:val="24"/>
                <w:lang w:val="fr-ML"/>
              </w:rPr>
            </w:rPrChange>
          </w:rPr>
          <w:delText>e</w:delText>
        </w:r>
        <w:r w:rsidRPr="007A4AFC" w:rsidDel="00166699">
          <w:rPr>
            <w:color w:val="000000" w:themeColor="text1"/>
            <w:szCs w:val="24"/>
            <w:lang w:val="fr-ML"/>
            <w:rPrChange w:id="20122" w:author="Dr Mamadou SANOGO" w:date="2023-10-25T18:15:00Z">
              <w:rPr>
                <w:color w:val="000000"/>
                <w:szCs w:val="24"/>
                <w:lang w:val="fr-ML"/>
              </w:rPr>
            </w:rPrChange>
          </w:rPr>
          <w:delText>m</w:delText>
        </w:r>
        <w:r w:rsidRPr="007A4AFC" w:rsidDel="00166699">
          <w:rPr>
            <w:color w:val="000000" w:themeColor="text1"/>
            <w:spacing w:val="1"/>
            <w:szCs w:val="24"/>
            <w:lang w:val="fr-ML"/>
            <w:rPrChange w:id="20123"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20124" w:author="Dr Mamadou SANOGO" w:date="2023-10-25T18:15:00Z">
              <w:rPr>
                <w:color w:val="000000"/>
                <w:spacing w:val="-1"/>
                <w:szCs w:val="24"/>
                <w:lang w:val="fr-ML"/>
              </w:rPr>
            </w:rPrChange>
          </w:rPr>
          <w:delText>e</w:delText>
        </w:r>
        <w:r w:rsidRPr="007A4AFC" w:rsidDel="00166699">
          <w:rPr>
            <w:color w:val="000000" w:themeColor="text1"/>
            <w:szCs w:val="24"/>
            <w:lang w:val="fr-ML"/>
            <w:rPrChange w:id="20125"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20126" w:author="Dr Mamadou SANOGO" w:date="2023-10-25T18:15:00Z">
              <w:rPr>
                <w:color w:val="000000"/>
                <w:spacing w:val="-1"/>
                <w:szCs w:val="24"/>
                <w:lang w:val="fr-ML"/>
              </w:rPr>
            </w:rPrChange>
          </w:rPr>
          <w:delText>c</w:delText>
        </w:r>
        <w:r w:rsidRPr="007A4AFC" w:rsidDel="00166699">
          <w:rPr>
            <w:color w:val="000000" w:themeColor="text1"/>
            <w:szCs w:val="24"/>
            <w:lang w:val="fr-ML"/>
            <w:rPrChange w:id="20127" w:author="Dr Mamadou SANOGO" w:date="2023-10-25T18:15:00Z">
              <w:rPr>
                <w:color w:val="000000"/>
                <w:szCs w:val="24"/>
                <w:lang w:val="fr-ML"/>
              </w:rPr>
            </w:rPrChange>
          </w:rPr>
          <w:delText>rit</w:delText>
        </w:r>
        <w:r w:rsidRPr="007A4AFC" w:rsidDel="00166699">
          <w:rPr>
            <w:color w:val="000000" w:themeColor="text1"/>
            <w:spacing w:val="-1"/>
            <w:szCs w:val="24"/>
            <w:lang w:val="fr-ML"/>
            <w:rPrChange w:id="20128"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2012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20130" w:author="Dr Mamadou SANOGO" w:date="2023-10-25T18:15:00Z">
              <w:rPr>
                <w:color w:val="000000"/>
                <w:spacing w:val="-1"/>
                <w:szCs w:val="24"/>
                <w:lang w:val="fr-ML"/>
              </w:rPr>
            </w:rPrChange>
          </w:rPr>
          <w:delText>e</w:delText>
        </w:r>
        <w:r w:rsidRPr="007A4AFC" w:rsidDel="00166699">
          <w:rPr>
            <w:color w:val="000000" w:themeColor="text1"/>
            <w:szCs w:val="24"/>
            <w:lang w:val="fr-ML"/>
            <w:rPrChange w:id="20131" w:author="Dr Mamadou SANOGO" w:date="2023-10-25T18:15:00Z">
              <w:rPr>
                <w:color w:val="000000"/>
                <w:szCs w:val="24"/>
                <w:lang w:val="fr-ML"/>
              </w:rPr>
            </w:rPrChange>
          </w:rPr>
          <w:delText>s p</w:delText>
        </w:r>
        <w:r w:rsidRPr="007A4AFC" w:rsidDel="00166699">
          <w:rPr>
            <w:color w:val="000000" w:themeColor="text1"/>
            <w:spacing w:val="1"/>
            <w:szCs w:val="24"/>
            <w:lang w:val="fr-ML"/>
            <w:rPrChange w:id="20132" w:author="Dr Mamadou SANOGO" w:date="2023-10-25T18:15:00Z">
              <w:rPr>
                <w:color w:val="000000"/>
                <w:spacing w:val="1"/>
                <w:szCs w:val="24"/>
                <w:lang w:val="fr-ML"/>
              </w:rPr>
            </w:rPrChange>
          </w:rPr>
          <w:delText>e</w:delText>
        </w:r>
        <w:r w:rsidRPr="007A4AFC" w:rsidDel="00166699">
          <w:rPr>
            <w:color w:val="000000" w:themeColor="text1"/>
            <w:szCs w:val="24"/>
            <w:lang w:val="fr-ML"/>
            <w:rPrChange w:id="2013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20134" w:author="Dr Mamadou SANOGO" w:date="2023-10-25T18:15:00Z">
              <w:rPr>
                <w:color w:val="000000"/>
                <w:spacing w:val="-1"/>
                <w:szCs w:val="24"/>
                <w:lang w:val="fr-ML"/>
              </w:rPr>
            </w:rPrChange>
          </w:rPr>
          <w:delText>r</w:delText>
        </w:r>
        <w:r w:rsidRPr="007A4AFC" w:rsidDel="00166699">
          <w:rPr>
            <w:color w:val="000000" w:themeColor="text1"/>
            <w:szCs w:val="24"/>
            <w:lang w:val="fr-ML"/>
            <w:rPrChange w:id="20135" w:author="Dr Mamadou SANOGO" w:date="2023-10-25T18:15:00Z">
              <w:rPr>
                <w:color w:val="000000"/>
                <w:szCs w:val="24"/>
                <w:lang w:val="fr-ML"/>
              </w:rPr>
            </w:rPrChange>
          </w:rPr>
          <w:delText>e</w:delText>
        </w:r>
        <w:r w:rsidRPr="007A4AFC" w:rsidDel="00166699">
          <w:rPr>
            <w:color w:val="000000" w:themeColor="text1"/>
            <w:spacing w:val="-1"/>
            <w:szCs w:val="24"/>
            <w:lang w:val="fr-ML"/>
            <w:rPrChange w:id="2013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20137" w:author="Dr Mamadou SANOGO" w:date="2023-10-25T18:15:00Z">
              <w:rPr>
                <w:color w:val="000000"/>
                <w:szCs w:val="24"/>
                <w:lang w:val="fr-ML"/>
              </w:rPr>
            </w:rPrChange>
          </w:rPr>
          <w:delText>nom</w:delText>
        </w:r>
        <w:r w:rsidRPr="007A4AFC" w:rsidDel="00166699">
          <w:rPr>
            <w:color w:val="000000" w:themeColor="text1"/>
            <w:spacing w:val="1"/>
            <w:szCs w:val="24"/>
            <w:lang w:val="fr-ML"/>
            <w:rPrChange w:id="20138" w:author="Dr Mamadou SANOGO" w:date="2023-10-25T18:15:00Z">
              <w:rPr>
                <w:color w:val="000000"/>
                <w:spacing w:val="1"/>
                <w:szCs w:val="24"/>
                <w:lang w:val="fr-ML"/>
              </w:rPr>
            </w:rPrChange>
          </w:rPr>
          <w:delText>m</w:delText>
        </w:r>
        <w:r w:rsidRPr="007A4AFC" w:rsidDel="00166699">
          <w:rPr>
            <w:color w:val="000000" w:themeColor="text1"/>
            <w:szCs w:val="24"/>
            <w:lang w:val="fr-ML"/>
            <w:rPrChange w:id="20139" w:author="Dr Mamadou SANOGO" w:date="2023-10-25T18:15:00Z">
              <w:rPr>
                <w:color w:val="000000"/>
                <w:szCs w:val="24"/>
                <w:lang w:val="fr-ML"/>
              </w:rPr>
            </w:rPrChange>
          </w:rPr>
          <w:delText>é</w:delText>
        </w:r>
        <w:r w:rsidRPr="007A4AFC" w:rsidDel="00166699">
          <w:rPr>
            <w:color w:val="000000" w:themeColor="text1"/>
            <w:spacing w:val="-1"/>
            <w:szCs w:val="24"/>
            <w:lang w:val="fr-ML"/>
            <w:rPrChange w:id="201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20141" w:author="Dr Mamadou SANOGO" w:date="2023-10-25T18:15:00Z">
              <w:rPr>
                <w:color w:val="000000"/>
                <w:szCs w:val="24"/>
                <w:lang w:val="fr-ML"/>
              </w:rPr>
            </w:rPrChange>
          </w:rPr>
          <w:delText>pr</w:delText>
        </w:r>
        <w:r w:rsidRPr="007A4AFC" w:rsidDel="00166699">
          <w:rPr>
            <w:color w:val="000000" w:themeColor="text1"/>
            <w:spacing w:val="-2"/>
            <w:szCs w:val="24"/>
            <w:lang w:val="fr-ML"/>
            <w:rPrChange w:id="20142" w:author="Dr Mamadou SANOGO" w:date="2023-10-25T18:15:00Z">
              <w:rPr>
                <w:color w:val="000000"/>
                <w:spacing w:val="-2"/>
                <w:szCs w:val="24"/>
                <w:lang w:val="fr-ML"/>
              </w:rPr>
            </w:rPrChange>
          </w:rPr>
          <w:delText>é</w:delText>
        </w:r>
        <w:r w:rsidRPr="007A4AFC" w:rsidDel="00166699">
          <w:rPr>
            <w:color w:val="000000" w:themeColor="text1"/>
            <w:szCs w:val="24"/>
            <w:lang w:val="fr-ML"/>
            <w:rPrChange w:id="20143"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20144" w:author="Dr Mamadou SANOGO" w:date="2023-10-25T17:56:00Z"/>
          <w:color w:val="000000" w:themeColor="text1"/>
          <w:sz w:val="28"/>
          <w:szCs w:val="28"/>
          <w:lang w:val="fr-ML"/>
          <w:rPrChange w:id="20145" w:author="Dr Mamadou SANOGO" w:date="2023-10-25T18:15:00Z">
            <w:rPr>
              <w:del w:id="20146" w:author="Dr Mamadou SANOGO" w:date="2023-10-25T17:56:00Z"/>
              <w:color w:val="000000"/>
              <w:sz w:val="28"/>
              <w:szCs w:val="28"/>
              <w:lang w:val="fr-ML"/>
            </w:rPr>
          </w:rPrChange>
        </w:rPr>
        <w:pPrChange w:id="20147" w:author="Dr Mamadou SANOGO" w:date="2023-10-25T17:57:00Z">
          <w:pPr>
            <w:spacing w:line="240" w:lineRule="auto"/>
          </w:pPr>
        </w:pPrChange>
      </w:pPr>
      <w:del w:id="20148" w:author="Dr Mamadou SANOGO" w:date="2023-10-25T17:56:00Z">
        <w:r w:rsidRPr="007A4AFC" w:rsidDel="00166699">
          <w:rPr>
            <w:color w:val="000000" w:themeColor="text1"/>
            <w:sz w:val="28"/>
            <w:szCs w:val="28"/>
            <w:lang w:val="fr-ML"/>
            <w:rPrChange w:id="20149"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20150" w:author="Dr Mamadou SANOGO" w:date="2023-10-25T17:56:00Z"/>
          <w:rFonts w:eastAsiaTheme="minorHAnsi"/>
          <w:b w:val="0"/>
          <w:color w:val="000000" w:themeColor="text1"/>
          <w:lang w:eastAsia="en-US"/>
          <w:rPrChange w:id="20151" w:author="Dr Mamadou SANOGO" w:date="2023-10-25T18:15:00Z">
            <w:rPr>
              <w:del w:id="20152" w:author="Dr Mamadou SANOGO" w:date="2023-10-25T17:56:00Z"/>
              <w:rFonts w:eastAsiaTheme="minorHAnsi" w:cs="Times New Roman"/>
              <w:b w:val="0"/>
              <w:color w:val="auto"/>
              <w:lang w:eastAsia="en-US"/>
            </w:rPr>
          </w:rPrChange>
        </w:rPr>
        <w:pPrChange w:id="20153" w:author="Dr Mamadou SANOGO" w:date="2023-10-25T17:57:00Z">
          <w:pPr>
            <w:pStyle w:val="Titre1"/>
            <w:spacing w:before="0" w:line="240" w:lineRule="auto"/>
            <w:jc w:val="center"/>
          </w:pPr>
        </w:pPrChange>
      </w:pPr>
      <w:bookmarkStart w:id="20154" w:name="_Toc145944546"/>
      <w:del w:id="20155" w:author="Dr Mamadou SANOGO" w:date="2023-10-25T17:56:00Z">
        <w:r w:rsidRPr="007A4AFC" w:rsidDel="00166699">
          <w:rPr>
            <w:rFonts w:eastAsiaTheme="minorHAnsi"/>
            <w:color w:val="000000" w:themeColor="text1"/>
            <w:sz w:val="28"/>
            <w:lang w:eastAsia="en-US"/>
            <w:rPrChange w:id="20156"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20157"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20158" w:author="Dr Mamadou SANOGO" w:date="2023-10-25T18:15:00Z">
              <w:rPr>
                <w:rFonts w:eastAsiaTheme="minorHAnsi"/>
                <w:color w:val="2E74B5" w:themeColor="accent1" w:themeShade="BF"/>
                <w:lang w:eastAsia="en-US"/>
              </w:rPr>
            </w:rPrChange>
          </w:rPr>
          <w:delText>6</w:delText>
        </w:r>
        <w:r w:rsidRPr="007A4AFC" w:rsidDel="00166699">
          <w:rPr>
            <w:rFonts w:eastAsiaTheme="minorHAnsi"/>
            <w:color w:val="000000" w:themeColor="text1"/>
            <w:sz w:val="28"/>
            <w:lang w:eastAsia="en-US"/>
            <w:rPrChange w:id="20159" w:author="Dr Mamadou SANOGO" w:date="2023-10-25T18:15:00Z">
              <w:rPr>
                <w:rFonts w:eastAsiaTheme="minorHAnsi"/>
                <w:color w:val="2E74B5" w:themeColor="accent1" w:themeShade="BF"/>
                <w:lang w:eastAsia="en-US"/>
              </w:rPr>
            </w:rPrChange>
          </w:rPr>
          <w:delText> :</w:delText>
        </w:r>
        <w:r w:rsidR="00E67C42" w:rsidRPr="007A4AFC" w:rsidDel="00166699">
          <w:rPr>
            <w:rFonts w:eastAsiaTheme="minorHAnsi"/>
            <w:color w:val="000000" w:themeColor="text1"/>
            <w:sz w:val="28"/>
            <w:lang w:eastAsia="en-US"/>
            <w:rPrChange w:id="20160" w:author="Dr Mamadou SANOGO" w:date="2023-10-25T18:15:00Z">
              <w:rPr>
                <w:rFonts w:eastAsiaTheme="minorHAnsi"/>
                <w:color w:val="2E74B5" w:themeColor="accent1" w:themeShade="BF"/>
                <w:lang w:eastAsia="en-US"/>
              </w:rPr>
            </w:rPrChange>
          </w:rPr>
          <w:delText xml:space="preserve"> </w:delText>
        </w:r>
        <w:r w:rsidRPr="007A4AFC" w:rsidDel="00166699">
          <w:rPr>
            <w:rFonts w:eastAsiaTheme="minorHAnsi"/>
            <w:color w:val="000000" w:themeColor="text1"/>
            <w:sz w:val="28"/>
            <w:lang w:eastAsia="en-US"/>
            <w:rPrChange w:id="20161" w:author="Dr Mamadou SANOGO" w:date="2023-10-25T18:15:00Z">
              <w:rPr>
                <w:rFonts w:eastAsiaTheme="minorHAnsi"/>
                <w:color w:val="2E74B5" w:themeColor="accent1" w:themeShade="BF"/>
                <w:lang w:eastAsia="en-US"/>
              </w:rPr>
            </w:rPrChange>
          </w:rPr>
          <w:delText>Rôle des membres de l’équipe pédagogique</w:delText>
        </w:r>
        <w:bookmarkEnd w:id="20154"/>
        <w:r w:rsidRPr="007A4AFC" w:rsidDel="00166699">
          <w:rPr>
            <w:rFonts w:eastAsiaTheme="minorHAnsi"/>
            <w:color w:val="000000" w:themeColor="text1"/>
            <w:sz w:val="28"/>
            <w:lang w:eastAsia="en-US"/>
            <w:rPrChange w:id="20162" w:author="Dr Mamadou SANOGO" w:date="2023-10-25T18:15:00Z">
              <w:rPr>
                <w:rFonts w:eastAsiaTheme="minorHAnsi"/>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20163" w:author="Dr Mamadou SANOGO" w:date="2023-10-25T17:56:00Z"/>
          <w:rFonts w:asciiTheme="majorHAnsi" w:hAnsiTheme="majorHAnsi" w:cstheme="majorHAnsi"/>
          <w:b w:val="0"/>
          <w:bCs/>
          <w:i w:val="0"/>
          <w:color w:val="000000" w:themeColor="text1"/>
          <w:sz w:val="24"/>
          <w:szCs w:val="24"/>
          <w:rPrChange w:id="20164" w:author="Dr Mamadou SANOGO" w:date="2023-10-25T18:15:00Z">
            <w:rPr>
              <w:del w:id="20165" w:author="Dr Mamadou SANOGO" w:date="2023-10-25T17:56:00Z"/>
              <w:rFonts w:asciiTheme="majorHAnsi" w:hAnsiTheme="majorHAnsi" w:cstheme="majorHAnsi"/>
              <w:b w:val="0"/>
              <w:bCs/>
              <w:i w:val="0"/>
              <w:sz w:val="24"/>
              <w:szCs w:val="24"/>
            </w:rPr>
          </w:rPrChange>
        </w:rPr>
        <w:pPrChange w:id="20166" w:author="Dr Mamadou SANOGO" w:date="2023-10-25T17:57:00Z">
          <w:pPr>
            <w:pStyle w:val="Titre"/>
            <w:spacing w:line="276" w:lineRule="auto"/>
            <w:jc w:val="both"/>
          </w:pPr>
        </w:pPrChange>
      </w:pPr>
      <w:del w:id="20167" w:author="Dr Mamadou SANOGO" w:date="2023-10-25T17:56:00Z">
        <w:r w:rsidRPr="007A4AFC" w:rsidDel="00166699">
          <w:rPr>
            <w:rFonts w:asciiTheme="majorHAnsi" w:hAnsiTheme="majorHAnsi" w:cstheme="majorHAnsi"/>
            <w:bCs/>
            <w:color w:val="000000" w:themeColor="text1"/>
            <w:szCs w:val="24"/>
            <w:rPrChange w:id="20168" w:author="Dr Mamadou SANOGO" w:date="2023-10-25T18:15:00Z">
              <w:rPr>
                <w:rFonts w:asciiTheme="majorHAnsi" w:hAnsiTheme="majorHAnsi" w:cstheme="majorHAnsi"/>
                <w:bCs/>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20169" w:author="Dr Mamadou SANOGO" w:date="2023-10-25T17:56:00Z"/>
          <w:rFonts w:asciiTheme="majorHAnsi" w:hAnsiTheme="majorHAnsi" w:cstheme="majorHAnsi"/>
          <w:b w:val="0"/>
          <w:bCs/>
          <w:i w:val="0"/>
          <w:color w:val="000000" w:themeColor="text1"/>
          <w:sz w:val="24"/>
          <w:szCs w:val="24"/>
          <w:rPrChange w:id="20170" w:author="Dr Mamadou SANOGO" w:date="2023-10-25T18:15:00Z">
            <w:rPr>
              <w:del w:id="20171" w:author="Dr Mamadou SANOGO" w:date="2023-10-25T17:56:00Z"/>
              <w:rFonts w:asciiTheme="majorHAnsi" w:hAnsiTheme="majorHAnsi" w:cstheme="majorHAnsi"/>
              <w:b w:val="0"/>
              <w:bCs/>
              <w:i w:val="0"/>
              <w:sz w:val="24"/>
              <w:szCs w:val="24"/>
            </w:rPr>
          </w:rPrChange>
        </w:rPr>
        <w:pPrChange w:id="20172" w:author="Dr Mamadou SANOGO" w:date="2023-10-25T17:57:00Z">
          <w:pPr>
            <w:pStyle w:val="Titre"/>
            <w:spacing w:line="276" w:lineRule="auto"/>
            <w:jc w:val="both"/>
          </w:pPr>
        </w:pPrChange>
      </w:pPr>
      <w:del w:id="20173" w:author="Dr Mamadou SANOGO" w:date="2023-10-25T17:56:00Z">
        <w:r w:rsidRPr="007A4AFC" w:rsidDel="00166699">
          <w:rPr>
            <w:rFonts w:asciiTheme="majorHAnsi" w:hAnsiTheme="majorHAnsi" w:cstheme="majorHAnsi"/>
            <w:bCs/>
            <w:color w:val="000000" w:themeColor="text1"/>
            <w:szCs w:val="24"/>
            <w:rPrChange w:id="20174" w:author="Dr Mamadou SANOGO" w:date="2023-10-25T18:15:00Z">
              <w:rPr>
                <w:rFonts w:asciiTheme="majorHAnsi" w:hAnsiTheme="majorHAnsi" w:cstheme="majorHAnsi"/>
                <w:bCs/>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20175" w:author="Dr Mamadou SANOGO" w:date="2023-10-25T17:56:00Z"/>
          <w:rFonts w:asciiTheme="majorHAnsi" w:hAnsiTheme="majorHAnsi" w:cstheme="majorHAnsi"/>
          <w:b w:val="0"/>
          <w:bCs/>
          <w:i w:val="0"/>
          <w:color w:val="000000" w:themeColor="text1"/>
          <w:sz w:val="24"/>
          <w:szCs w:val="24"/>
          <w:rPrChange w:id="20176" w:author="Dr Mamadou SANOGO" w:date="2023-10-25T18:15:00Z">
            <w:rPr>
              <w:del w:id="20177" w:author="Dr Mamadou SANOGO" w:date="2023-10-25T17:56:00Z"/>
              <w:rFonts w:asciiTheme="majorHAnsi" w:hAnsiTheme="majorHAnsi" w:cstheme="majorHAnsi"/>
              <w:b w:val="0"/>
              <w:bCs/>
              <w:i w:val="0"/>
              <w:sz w:val="24"/>
              <w:szCs w:val="24"/>
            </w:rPr>
          </w:rPrChange>
        </w:rPr>
        <w:pPrChange w:id="20178" w:author="Dr Mamadou SANOGO" w:date="2023-10-25T17:57:00Z">
          <w:pPr>
            <w:pStyle w:val="Titre"/>
            <w:spacing w:line="276" w:lineRule="auto"/>
            <w:jc w:val="both"/>
          </w:pPr>
        </w:pPrChange>
      </w:pPr>
      <w:del w:id="20179" w:author="Dr Mamadou SANOGO" w:date="2023-10-25T17:56:00Z">
        <w:r w:rsidRPr="007A4AFC" w:rsidDel="00166699">
          <w:rPr>
            <w:rFonts w:asciiTheme="majorHAnsi" w:hAnsiTheme="majorHAnsi" w:cstheme="majorHAnsi"/>
            <w:bCs/>
            <w:color w:val="000000" w:themeColor="text1"/>
            <w:szCs w:val="24"/>
            <w:rPrChange w:id="20180" w:author="Dr Mamadou SANOGO" w:date="2023-10-25T18:15:00Z">
              <w:rPr>
                <w:rFonts w:asciiTheme="majorHAnsi" w:hAnsiTheme="majorHAnsi" w:cstheme="majorHAnsi"/>
                <w:bCs/>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Cs/>
            <w:color w:val="000000" w:themeColor="text1"/>
            <w:szCs w:val="24"/>
            <w:rPrChange w:id="20181" w:author="Dr Mamadou SANOGO" w:date="2023-10-25T18:15:00Z">
              <w:rPr>
                <w:rFonts w:asciiTheme="majorHAnsi" w:hAnsiTheme="majorHAnsi" w:cstheme="majorHAnsi"/>
                <w:bCs/>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20182" w:author="Dr Mamadou SANOGO" w:date="2023-10-25T17:56:00Z"/>
          <w:rFonts w:asciiTheme="majorHAnsi" w:hAnsiTheme="majorHAnsi" w:cstheme="majorHAnsi"/>
          <w:i w:val="0"/>
          <w:iCs/>
          <w:color w:val="000000" w:themeColor="text1"/>
          <w:sz w:val="24"/>
          <w:szCs w:val="24"/>
          <w:rPrChange w:id="20183" w:author="Dr Mamadou SANOGO" w:date="2023-10-25T18:15:00Z">
            <w:rPr>
              <w:del w:id="20184" w:author="Dr Mamadou SANOGO" w:date="2023-10-25T17:56:00Z"/>
              <w:rFonts w:asciiTheme="majorHAnsi" w:hAnsiTheme="majorHAnsi" w:cstheme="majorHAnsi"/>
              <w:i w:val="0"/>
              <w:iCs/>
              <w:sz w:val="24"/>
              <w:szCs w:val="24"/>
            </w:rPr>
          </w:rPrChange>
        </w:rPr>
        <w:pPrChange w:id="20185"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20186" w:author="Dr Mamadou SANOGO" w:date="2023-10-25T17:56:00Z"/>
          <w:rFonts w:asciiTheme="majorHAnsi" w:hAnsiTheme="majorHAnsi" w:cstheme="majorHAnsi"/>
          <w:i w:val="0"/>
          <w:iCs/>
          <w:color w:val="000000" w:themeColor="text1"/>
          <w:sz w:val="24"/>
          <w:szCs w:val="24"/>
          <w:rPrChange w:id="20187" w:author="Dr Mamadou SANOGO" w:date="2023-10-25T18:15:00Z">
            <w:rPr>
              <w:del w:id="20188" w:author="Dr Mamadou SANOGO" w:date="2023-10-25T17:56:00Z"/>
              <w:rFonts w:asciiTheme="majorHAnsi" w:hAnsiTheme="majorHAnsi" w:cstheme="majorHAnsi"/>
              <w:i w:val="0"/>
              <w:iCs/>
              <w:sz w:val="24"/>
              <w:szCs w:val="24"/>
            </w:rPr>
          </w:rPrChange>
        </w:rPr>
        <w:pPrChange w:id="20189" w:author="Dr Mamadou SANOGO" w:date="2023-10-25T17:57:00Z">
          <w:pPr>
            <w:pStyle w:val="Titre"/>
            <w:spacing w:line="276" w:lineRule="auto"/>
            <w:jc w:val="both"/>
          </w:pPr>
        </w:pPrChange>
      </w:pPr>
      <w:del w:id="20190" w:author="Dr Mamadou SANOGO" w:date="2023-10-25T17:56:00Z">
        <w:r w:rsidRPr="007A4AFC" w:rsidDel="00166699">
          <w:rPr>
            <w:rFonts w:asciiTheme="majorHAnsi" w:hAnsiTheme="majorHAnsi" w:cstheme="majorHAnsi"/>
            <w:b w:val="0"/>
            <w:iCs/>
            <w:color w:val="000000" w:themeColor="text1"/>
            <w:szCs w:val="24"/>
            <w:rPrChange w:id="20191" w:author="Dr Mamadou SANOGO" w:date="2023-10-25T18:15:00Z">
              <w:rPr>
                <w:rFonts w:asciiTheme="majorHAnsi" w:hAnsiTheme="majorHAnsi" w:cstheme="majorHAnsi"/>
                <w:b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20192" w:author="Dr Mamadou SANOGO" w:date="2023-10-25T17:56:00Z"/>
          <w:rFonts w:asciiTheme="majorHAnsi" w:hAnsiTheme="majorHAnsi" w:cstheme="majorHAnsi"/>
          <w:b w:val="0"/>
          <w:bCs/>
          <w:i w:val="0"/>
          <w:color w:val="000000" w:themeColor="text1"/>
          <w:sz w:val="24"/>
          <w:szCs w:val="24"/>
          <w:rPrChange w:id="20193" w:author="Dr Mamadou SANOGO" w:date="2023-10-25T18:15:00Z">
            <w:rPr>
              <w:del w:id="20194" w:author="Dr Mamadou SANOGO" w:date="2023-10-25T17:56:00Z"/>
              <w:rFonts w:asciiTheme="majorHAnsi" w:hAnsiTheme="majorHAnsi" w:cstheme="majorHAnsi"/>
              <w:b w:val="0"/>
              <w:bCs/>
              <w:i w:val="0"/>
              <w:sz w:val="24"/>
              <w:szCs w:val="24"/>
            </w:rPr>
          </w:rPrChange>
        </w:rPr>
        <w:pPrChange w:id="20195" w:author="Dr Mamadou SANOGO" w:date="2023-10-25T17:57:00Z">
          <w:pPr>
            <w:pStyle w:val="Titre"/>
            <w:spacing w:line="276" w:lineRule="auto"/>
            <w:jc w:val="both"/>
          </w:pPr>
        </w:pPrChange>
      </w:pPr>
      <w:del w:id="20196" w:author="Dr Mamadou SANOGO" w:date="2023-10-25T17:56:00Z">
        <w:r w:rsidRPr="007A4AFC" w:rsidDel="00166699">
          <w:rPr>
            <w:rFonts w:asciiTheme="majorHAnsi" w:hAnsiTheme="majorHAnsi" w:cstheme="majorHAnsi"/>
            <w:bCs/>
            <w:color w:val="000000" w:themeColor="text1"/>
            <w:szCs w:val="24"/>
            <w:rPrChange w:id="20197" w:author="Dr Mamadou SANOGO" w:date="2023-10-25T18:15:00Z">
              <w:rPr>
                <w:rFonts w:asciiTheme="majorHAnsi" w:hAnsiTheme="majorHAnsi" w:cstheme="majorHAnsi"/>
                <w:bCs/>
                <w:szCs w:val="24"/>
              </w:rPr>
            </w:rPrChange>
          </w:rPr>
          <w:delText xml:space="preserve">Le contrôle et le suivi de la formation sont assurés par </w:delText>
        </w:r>
        <w:r w:rsidR="00DF7724" w:rsidRPr="007A4AFC" w:rsidDel="00166699">
          <w:rPr>
            <w:rFonts w:asciiTheme="majorHAnsi" w:hAnsiTheme="majorHAnsi" w:cstheme="majorHAnsi"/>
            <w:bCs/>
            <w:color w:val="000000" w:themeColor="text1"/>
            <w:szCs w:val="24"/>
            <w:rPrChange w:id="20198" w:author="Dr Mamadou SANOGO" w:date="2023-10-25T18:15:00Z">
              <w:rPr>
                <w:rFonts w:asciiTheme="majorHAnsi" w:hAnsiTheme="majorHAnsi" w:cstheme="majorHAnsi"/>
                <w:bCs/>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20199" w:author="Dr Mamadou SANOGO" w:date="2023-10-25T17:56:00Z"/>
          <w:rFonts w:asciiTheme="majorHAnsi" w:hAnsiTheme="majorHAnsi" w:cstheme="majorHAnsi"/>
          <w:bCs/>
          <w:i w:val="0"/>
          <w:iCs/>
          <w:color w:val="000000" w:themeColor="text1"/>
          <w:sz w:val="24"/>
          <w:szCs w:val="24"/>
          <w:rPrChange w:id="20200" w:author="Dr Mamadou SANOGO" w:date="2023-10-25T18:15:00Z">
            <w:rPr>
              <w:del w:id="20201" w:author="Dr Mamadou SANOGO" w:date="2023-10-25T17:56:00Z"/>
              <w:rFonts w:asciiTheme="majorHAnsi" w:hAnsiTheme="majorHAnsi" w:cstheme="majorHAnsi"/>
              <w:bCs/>
              <w:i w:val="0"/>
              <w:iCs/>
              <w:sz w:val="24"/>
              <w:szCs w:val="24"/>
            </w:rPr>
          </w:rPrChange>
        </w:rPr>
        <w:pPrChange w:id="20202" w:author="Dr Mamadou SANOGO" w:date="2023-10-25T17:57:00Z">
          <w:pPr>
            <w:pStyle w:val="Titre"/>
            <w:spacing w:line="276" w:lineRule="auto"/>
            <w:jc w:val="both"/>
          </w:pPr>
        </w:pPrChange>
      </w:pPr>
      <w:del w:id="20203" w:author="Dr Mamadou SANOGO" w:date="2023-10-25T17:56:00Z">
        <w:r w:rsidRPr="007A4AFC" w:rsidDel="00166699">
          <w:rPr>
            <w:rFonts w:asciiTheme="majorHAnsi" w:hAnsiTheme="majorHAnsi" w:cstheme="majorHAnsi"/>
            <w:b w:val="0"/>
            <w:bCs/>
            <w:iCs/>
            <w:color w:val="000000" w:themeColor="text1"/>
            <w:szCs w:val="24"/>
            <w:rPrChange w:id="20204" w:author="Dr Mamadou SANOGO" w:date="2023-10-25T18:15:00Z">
              <w:rPr>
                <w:rFonts w:asciiTheme="majorHAnsi" w:hAnsiTheme="majorHAnsi" w:cstheme="majorHAnsi"/>
                <w:b w:val="0"/>
                <w:bCs/>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20205" w:author="Dr Mamadou SANOGO" w:date="2023-10-25T17:56:00Z"/>
          <w:rFonts w:asciiTheme="majorHAnsi" w:hAnsiTheme="majorHAnsi" w:cstheme="majorHAnsi"/>
          <w:b w:val="0"/>
          <w:bCs/>
          <w:i w:val="0"/>
          <w:color w:val="000000" w:themeColor="text1"/>
          <w:sz w:val="24"/>
          <w:szCs w:val="24"/>
          <w:rPrChange w:id="20206" w:author="Dr Mamadou SANOGO" w:date="2023-10-25T18:15:00Z">
            <w:rPr>
              <w:del w:id="20207" w:author="Dr Mamadou SANOGO" w:date="2023-10-25T17:56:00Z"/>
              <w:rFonts w:asciiTheme="majorHAnsi" w:hAnsiTheme="majorHAnsi" w:cstheme="majorHAnsi"/>
              <w:b w:val="0"/>
              <w:bCs/>
              <w:i w:val="0"/>
              <w:sz w:val="24"/>
              <w:szCs w:val="24"/>
            </w:rPr>
          </w:rPrChange>
        </w:rPr>
        <w:pPrChange w:id="20208" w:author="Dr Mamadou SANOGO" w:date="2023-10-25T17:57:00Z">
          <w:pPr>
            <w:pStyle w:val="Titre"/>
            <w:spacing w:line="276" w:lineRule="auto"/>
            <w:jc w:val="both"/>
          </w:pPr>
        </w:pPrChange>
      </w:pPr>
      <w:del w:id="20209" w:author="Dr Mamadou SANOGO" w:date="2023-10-25T17:56:00Z">
        <w:r w:rsidRPr="007A4AFC" w:rsidDel="00166699">
          <w:rPr>
            <w:rFonts w:asciiTheme="majorHAnsi" w:hAnsiTheme="majorHAnsi" w:cstheme="majorHAnsi"/>
            <w:bCs/>
            <w:color w:val="000000" w:themeColor="text1"/>
            <w:szCs w:val="24"/>
            <w:rPrChange w:id="20210" w:author="Dr Mamadou SANOGO" w:date="2023-10-25T18:15:00Z">
              <w:rPr>
                <w:rFonts w:asciiTheme="majorHAnsi" w:hAnsiTheme="majorHAnsi" w:cstheme="majorHAnsi"/>
                <w:bCs/>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Cs/>
            <w:color w:val="000000" w:themeColor="text1"/>
            <w:szCs w:val="24"/>
            <w:rPrChange w:id="20211" w:author="Dr Mamadou SANOGO" w:date="2023-10-25T18:15:00Z">
              <w:rPr>
                <w:rFonts w:asciiTheme="majorHAnsi" w:hAnsiTheme="majorHAnsi" w:cstheme="majorHAnsi"/>
                <w:bCs/>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20212" w:author="Dr Mamadou SANOGO" w:date="2023-10-25T17:56:00Z"/>
          <w:rFonts w:asciiTheme="majorHAnsi" w:hAnsiTheme="majorHAnsi" w:cstheme="majorHAnsi"/>
          <w:bCs/>
          <w:i w:val="0"/>
          <w:iCs/>
          <w:color w:val="000000" w:themeColor="text1"/>
          <w:sz w:val="24"/>
          <w:szCs w:val="24"/>
          <w:rPrChange w:id="20213" w:author="Dr Mamadou SANOGO" w:date="2023-10-25T18:15:00Z">
            <w:rPr>
              <w:del w:id="20214" w:author="Dr Mamadou SANOGO" w:date="2023-10-25T17:56:00Z"/>
              <w:rFonts w:asciiTheme="majorHAnsi" w:hAnsiTheme="majorHAnsi" w:cstheme="majorHAnsi"/>
              <w:bCs/>
              <w:i w:val="0"/>
              <w:iCs/>
              <w:sz w:val="24"/>
              <w:szCs w:val="24"/>
            </w:rPr>
          </w:rPrChange>
        </w:rPr>
        <w:pPrChange w:id="20215" w:author="Dr Mamadou SANOGO" w:date="2023-10-25T17:57:00Z">
          <w:pPr>
            <w:pStyle w:val="Titre"/>
            <w:spacing w:line="276" w:lineRule="auto"/>
            <w:jc w:val="both"/>
          </w:pPr>
        </w:pPrChange>
      </w:pPr>
      <w:del w:id="20216" w:author="Dr Mamadou SANOGO" w:date="2023-10-25T17:56:00Z">
        <w:r w:rsidRPr="007A4AFC" w:rsidDel="00166699">
          <w:rPr>
            <w:rFonts w:asciiTheme="majorHAnsi" w:hAnsiTheme="majorHAnsi" w:cstheme="majorHAnsi"/>
            <w:b w:val="0"/>
            <w:bCs/>
            <w:iCs/>
            <w:color w:val="000000" w:themeColor="text1"/>
            <w:szCs w:val="24"/>
            <w:rPrChange w:id="20217" w:author="Dr Mamadou SANOGO" w:date="2023-10-25T18:15:00Z">
              <w:rPr>
                <w:rFonts w:asciiTheme="majorHAnsi" w:hAnsiTheme="majorHAnsi" w:cstheme="majorHAnsi"/>
                <w:b w:val="0"/>
                <w:bCs/>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20218" w:author="Dr Mamadou SANOGO" w:date="2023-10-25T17:56:00Z"/>
          <w:rFonts w:asciiTheme="majorHAnsi" w:hAnsiTheme="majorHAnsi" w:cstheme="majorHAnsi"/>
          <w:b w:val="0"/>
          <w:bCs/>
          <w:i w:val="0"/>
          <w:color w:val="000000" w:themeColor="text1"/>
          <w:sz w:val="24"/>
          <w:szCs w:val="24"/>
          <w:rPrChange w:id="20219" w:author="Dr Mamadou SANOGO" w:date="2023-10-25T18:15:00Z">
            <w:rPr>
              <w:del w:id="20220" w:author="Dr Mamadou SANOGO" w:date="2023-10-25T17:56:00Z"/>
              <w:rFonts w:asciiTheme="majorHAnsi" w:hAnsiTheme="majorHAnsi" w:cstheme="majorHAnsi"/>
              <w:b w:val="0"/>
              <w:bCs/>
              <w:i w:val="0"/>
              <w:sz w:val="24"/>
              <w:szCs w:val="24"/>
            </w:rPr>
          </w:rPrChange>
        </w:rPr>
        <w:pPrChange w:id="20221" w:author="Dr Mamadou SANOGO" w:date="2023-10-25T17:57:00Z">
          <w:pPr>
            <w:pStyle w:val="Titre"/>
            <w:spacing w:line="276" w:lineRule="auto"/>
            <w:jc w:val="both"/>
          </w:pPr>
        </w:pPrChange>
      </w:pPr>
      <w:del w:id="20222" w:author="Dr Mamadou SANOGO" w:date="2023-10-25T17:56:00Z">
        <w:r w:rsidRPr="007A4AFC" w:rsidDel="00166699">
          <w:rPr>
            <w:rFonts w:asciiTheme="majorHAnsi" w:hAnsiTheme="majorHAnsi" w:cstheme="majorHAnsi"/>
            <w:bCs/>
            <w:color w:val="000000" w:themeColor="text1"/>
            <w:szCs w:val="24"/>
            <w:rPrChange w:id="20223" w:author="Dr Mamadou SANOGO" w:date="2023-10-25T18:15:00Z">
              <w:rPr>
                <w:rFonts w:asciiTheme="majorHAnsi" w:hAnsiTheme="majorHAnsi" w:cstheme="majorHAnsi"/>
                <w:bCs/>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20224" w:author="Dr Mamadou SANOGO" w:date="2023-10-25T17:56:00Z"/>
          <w:rFonts w:asciiTheme="majorHAnsi" w:hAnsiTheme="majorHAnsi" w:cstheme="majorHAnsi"/>
          <w:b w:val="0"/>
          <w:bCs/>
          <w:i w:val="0"/>
          <w:color w:val="000000" w:themeColor="text1"/>
          <w:sz w:val="24"/>
          <w:szCs w:val="24"/>
          <w:rPrChange w:id="20225" w:author="Dr Mamadou SANOGO" w:date="2023-10-25T18:15:00Z">
            <w:rPr>
              <w:del w:id="20226" w:author="Dr Mamadou SANOGO" w:date="2023-10-25T17:56:00Z"/>
              <w:rFonts w:asciiTheme="majorHAnsi" w:hAnsiTheme="majorHAnsi" w:cstheme="majorHAnsi"/>
              <w:b w:val="0"/>
              <w:bCs/>
              <w:i w:val="0"/>
              <w:sz w:val="24"/>
              <w:szCs w:val="24"/>
            </w:rPr>
          </w:rPrChange>
        </w:rPr>
        <w:pPrChange w:id="2022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228" w:author="Dr Mamadou SANOGO" w:date="2023-10-25T17:56:00Z">
        <w:r w:rsidRPr="007A4AFC" w:rsidDel="00166699">
          <w:rPr>
            <w:rFonts w:asciiTheme="majorHAnsi" w:hAnsiTheme="majorHAnsi" w:cstheme="majorHAnsi"/>
            <w:bCs/>
            <w:color w:val="000000" w:themeColor="text1"/>
            <w:szCs w:val="24"/>
            <w:rPrChange w:id="20229" w:author="Dr Mamadou SANOGO" w:date="2023-10-25T18:15:00Z">
              <w:rPr>
                <w:rFonts w:asciiTheme="majorHAnsi" w:hAnsiTheme="majorHAnsi" w:cstheme="majorHAnsi"/>
                <w:bCs/>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20230" w:author="Dr Mamadou SANOGO" w:date="2023-10-25T17:56:00Z"/>
          <w:rFonts w:asciiTheme="majorHAnsi" w:hAnsiTheme="majorHAnsi" w:cstheme="majorHAnsi"/>
          <w:b w:val="0"/>
          <w:bCs/>
          <w:i w:val="0"/>
          <w:color w:val="000000" w:themeColor="text1"/>
          <w:sz w:val="24"/>
          <w:szCs w:val="24"/>
          <w:rPrChange w:id="20231" w:author="Dr Mamadou SANOGO" w:date="2023-10-25T18:15:00Z">
            <w:rPr>
              <w:del w:id="20232" w:author="Dr Mamadou SANOGO" w:date="2023-10-25T17:56:00Z"/>
              <w:rFonts w:asciiTheme="majorHAnsi" w:hAnsiTheme="majorHAnsi" w:cstheme="majorHAnsi"/>
              <w:b w:val="0"/>
              <w:bCs/>
              <w:i w:val="0"/>
              <w:sz w:val="24"/>
              <w:szCs w:val="24"/>
            </w:rPr>
          </w:rPrChange>
        </w:rPr>
        <w:pPrChange w:id="2023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234" w:author="Dr Mamadou SANOGO" w:date="2023-10-25T17:56:00Z">
        <w:r w:rsidRPr="007A4AFC" w:rsidDel="00166699">
          <w:rPr>
            <w:rFonts w:asciiTheme="majorHAnsi" w:hAnsiTheme="majorHAnsi" w:cstheme="majorHAnsi"/>
            <w:bCs/>
            <w:color w:val="000000" w:themeColor="text1"/>
            <w:szCs w:val="24"/>
            <w:rPrChange w:id="20235" w:author="Dr Mamadou SANOGO" w:date="2023-10-25T18:15:00Z">
              <w:rPr>
                <w:rFonts w:asciiTheme="majorHAnsi" w:hAnsiTheme="majorHAnsi" w:cstheme="majorHAnsi"/>
                <w:bCs/>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20236" w:author="Dr Mamadou SANOGO" w:date="2023-10-25T17:56:00Z"/>
          <w:rFonts w:asciiTheme="majorHAnsi" w:hAnsiTheme="majorHAnsi" w:cstheme="majorHAnsi"/>
          <w:b w:val="0"/>
          <w:bCs/>
          <w:i w:val="0"/>
          <w:color w:val="000000" w:themeColor="text1"/>
          <w:sz w:val="24"/>
          <w:szCs w:val="24"/>
          <w:rPrChange w:id="20237" w:author="Dr Mamadou SANOGO" w:date="2023-10-25T18:15:00Z">
            <w:rPr>
              <w:del w:id="20238" w:author="Dr Mamadou SANOGO" w:date="2023-10-25T17:56:00Z"/>
              <w:rFonts w:asciiTheme="majorHAnsi" w:hAnsiTheme="majorHAnsi" w:cstheme="majorHAnsi"/>
              <w:b w:val="0"/>
              <w:bCs/>
              <w:i w:val="0"/>
              <w:sz w:val="24"/>
              <w:szCs w:val="24"/>
            </w:rPr>
          </w:rPrChange>
        </w:rPr>
        <w:pPrChange w:id="2023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240" w:author="Dr Mamadou SANOGO" w:date="2023-10-25T17:56:00Z">
        <w:r w:rsidRPr="007A4AFC" w:rsidDel="00166699">
          <w:rPr>
            <w:rFonts w:asciiTheme="majorHAnsi" w:hAnsiTheme="majorHAnsi" w:cstheme="majorHAnsi"/>
            <w:bCs/>
            <w:color w:val="000000" w:themeColor="text1"/>
            <w:szCs w:val="24"/>
            <w:rPrChange w:id="20241" w:author="Dr Mamadou SANOGO" w:date="2023-10-25T18:15:00Z">
              <w:rPr>
                <w:rFonts w:asciiTheme="majorHAnsi" w:hAnsiTheme="majorHAnsi" w:cstheme="majorHAnsi"/>
                <w:bCs/>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20242" w:author="Dr Mamadou SANOGO" w:date="2023-10-25T17:56:00Z"/>
          <w:rFonts w:asciiTheme="majorHAnsi" w:hAnsiTheme="majorHAnsi" w:cstheme="majorHAnsi"/>
          <w:b w:val="0"/>
          <w:bCs/>
          <w:i w:val="0"/>
          <w:color w:val="000000" w:themeColor="text1"/>
          <w:sz w:val="24"/>
          <w:szCs w:val="24"/>
          <w:rPrChange w:id="20243" w:author="Dr Mamadou SANOGO" w:date="2023-10-25T18:15:00Z">
            <w:rPr>
              <w:del w:id="20244" w:author="Dr Mamadou SANOGO" w:date="2023-10-25T17:56:00Z"/>
              <w:rFonts w:asciiTheme="majorHAnsi" w:hAnsiTheme="majorHAnsi" w:cstheme="majorHAnsi"/>
              <w:b w:val="0"/>
              <w:bCs/>
              <w:i w:val="0"/>
              <w:sz w:val="24"/>
              <w:szCs w:val="24"/>
            </w:rPr>
          </w:rPrChange>
        </w:rPr>
        <w:pPrChange w:id="2024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246" w:author="Dr Mamadou SANOGO" w:date="2023-10-25T17:56:00Z">
        <w:r w:rsidRPr="007A4AFC" w:rsidDel="00166699">
          <w:rPr>
            <w:rFonts w:asciiTheme="majorHAnsi" w:hAnsiTheme="majorHAnsi" w:cstheme="majorHAnsi"/>
            <w:bCs/>
            <w:color w:val="000000" w:themeColor="text1"/>
            <w:szCs w:val="24"/>
            <w:rPrChange w:id="20247" w:author="Dr Mamadou SANOGO" w:date="2023-10-25T18:15:00Z">
              <w:rPr>
                <w:rFonts w:asciiTheme="majorHAnsi" w:hAnsiTheme="majorHAnsi" w:cstheme="majorHAnsi"/>
                <w:bCs/>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20248" w:author="Dr Mamadou SANOGO" w:date="2023-10-25T17:56:00Z"/>
          <w:rFonts w:asciiTheme="majorHAnsi" w:hAnsiTheme="majorHAnsi" w:cstheme="majorHAnsi"/>
          <w:bCs/>
          <w:color w:val="000000" w:themeColor="text1"/>
          <w:sz w:val="24"/>
          <w:szCs w:val="24"/>
          <w:rPrChange w:id="20249" w:author="Dr Mamadou SANOGO" w:date="2023-10-25T18:15:00Z">
            <w:rPr>
              <w:del w:id="20250" w:author="Dr Mamadou SANOGO" w:date="2023-10-25T17:56:00Z"/>
              <w:rFonts w:asciiTheme="majorHAnsi" w:hAnsiTheme="majorHAnsi" w:cstheme="majorHAnsi"/>
              <w:bCs/>
              <w:sz w:val="24"/>
              <w:szCs w:val="24"/>
            </w:rPr>
          </w:rPrChange>
        </w:rPr>
        <w:pPrChange w:id="20251" w:author="Dr Mamadou SANOGO" w:date="2023-10-25T17:57:00Z">
          <w:pPr>
            <w:pStyle w:val="Titre"/>
            <w:spacing w:line="276" w:lineRule="auto"/>
            <w:jc w:val="both"/>
          </w:pPr>
        </w:pPrChange>
      </w:pPr>
      <w:del w:id="20252" w:author="Dr Mamadou SANOGO" w:date="2023-10-25T17:56:00Z">
        <w:r w:rsidRPr="007A4AFC" w:rsidDel="00166699">
          <w:rPr>
            <w:rFonts w:asciiTheme="majorHAnsi" w:hAnsiTheme="majorHAnsi" w:cstheme="majorHAnsi"/>
            <w:b w:val="0"/>
            <w:bCs/>
            <w:iCs/>
            <w:color w:val="000000" w:themeColor="text1"/>
            <w:szCs w:val="24"/>
            <w:rPrChange w:id="20253" w:author="Dr Mamadou SANOGO" w:date="2023-10-25T18:15:00Z">
              <w:rPr>
                <w:rFonts w:asciiTheme="majorHAnsi" w:hAnsiTheme="majorHAnsi" w:cstheme="majorHAnsi"/>
                <w:b w:val="0"/>
                <w:bCs/>
                <w:iCs/>
                <w:szCs w:val="24"/>
              </w:rPr>
            </w:rPrChange>
          </w:rPr>
          <w:delText>Organisation</w:delText>
        </w:r>
        <w:r w:rsidRPr="007A4AFC" w:rsidDel="00166699">
          <w:rPr>
            <w:rFonts w:asciiTheme="majorHAnsi" w:hAnsiTheme="majorHAnsi" w:cstheme="majorHAnsi"/>
            <w:b w:val="0"/>
            <w:bCs/>
            <w:i w:val="0"/>
            <w:color w:val="000000" w:themeColor="text1"/>
            <w:szCs w:val="24"/>
            <w:rPrChange w:id="20254" w:author="Dr Mamadou SANOGO" w:date="2023-10-25T18:15:00Z">
              <w:rPr>
                <w:rFonts w:asciiTheme="majorHAnsi" w:hAnsiTheme="majorHAnsi" w:cstheme="majorHAnsi"/>
                <w:b w:val="0"/>
                <w:bCs/>
                <w:i w:val="0"/>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20255" w:author="Dr Mamadou SANOGO" w:date="2023-10-25T17:56:00Z"/>
          <w:rFonts w:asciiTheme="majorHAnsi" w:hAnsiTheme="majorHAnsi" w:cstheme="majorHAnsi"/>
          <w:bCs/>
          <w:color w:val="000000" w:themeColor="text1"/>
          <w:szCs w:val="24"/>
          <w:u w:val="single"/>
          <w:rPrChange w:id="20256" w:author="Dr Mamadou SANOGO" w:date="2023-10-25T18:15:00Z">
            <w:rPr>
              <w:del w:id="20257" w:author="Dr Mamadou SANOGO" w:date="2023-10-25T17:56:00Z"/>
              <w:rFonts w:asciiTheme="majorHAnsi" w:hAnsiTheme="majorHAnsi" w:cstheme="majorHAnsi"/>
              <w:bCs/>
              <w:szCs w:val="24"/>
              <w:u w:val="single"/>
            </w:rPr>
          </w:rPrChange>
        </w:rPr>
        <w:pPrChange w:id="20258" w:author="Dr Mamadou SANOGO" w:date="2023-10-25T17:57:00Z">
          <w:pPr>
            <w:tabs>
              <w:tab w:val="left" w:pos="567"/>
              <w:tab w:val="left" w:pos="1276"/>
              <w:tab w:val="left" w:pos="2127"/>
            </w:tabs>
            <w:spacing w:before="100"/>
          </w:pPr>
        </w:pPrChange>
      </w:pPr>
      <w:del w:id="20259" w:author="Dr Mamadou SANOGO" w:date="2023-10-25T17:56:00Z">
        <w:r w:rsidRPr="007A4AFC" w:rsidDel="00166699">
          <w:rPr>
            <w:rFonts w:asciiTheme="majorHAnsi" w:hAnsiTheme="majorHAnsi" w:cstheme="majorHAnsi"/>
            <w:bCs/>
            <w:color w:val="000000" w:themeColor="text1"/>
            <w:szCs w:val="24"/>
            <w:rPrChange w:id="20260"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20261" w:author="Dr Mamadou SANOGO" w:date="2023-10-25T17:56:00Z"/>
          <w:rFonts w:ascii="Arial" w:hAnsi="Arial" w:cs="Arial"/>
          <w:bCs/>
          <w:color w:val="000000" w:themeColor="text1"/>
          <w:szCs w:val="24"/>
          <w:u w:val="single"/>
          <w:rPrChange w:id="20262" w:author="Dr Mamadou SANOGO" w:date="2023-10-25T18:15:00Z">
            <w:rPr>
              <w:del w:id="20263" w:author="Dr Mamadou SANOGO" w:date="2023-10-25T17:56:00Z"/>
              <w:rFonts w:ascii="Arial" w:hAnsi="Arial" w:cs="Arial"/>
              <w:bCs/>
              <w:szCs w:val="24"/>
              <w:u w:val="single"/>
            </w:rPr>
          </w:rPrChange>
        </w:rPr>
        <w:pPrChange w:id="20264"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20265" w:author="Dr Mamadou SANOGO" w:date="2023-10-25T17:56:00Z"/>
          <w:rFonts w:ascii="Arial" w:hAnsi="Arial" w:cs="Arial"/>
          <w:bCs/>
          <w:color w:val="000000" w:themeColor="text1"/>
          <w:szCs w:val="24"/>
          <w:u w:val="single"/>
          <w:rPrChange w:id="20266" w:author="Dr Mamadou SANOGO" w:date="2023-10-25T18:15:00Z">
            <w:rPr>
              <w:del w:id="20267" w:author="Dr Mamadou SANOGO" w:date="2023-10-25T17:56:00Z"/>
              <w:rFonts w:ascii="Arial" w:hAnsi="Arial" w:cs="Arial"/>
              <w:bCs/>
              <w:szCs w:val="24"/>
              <w:u w:val="single"/>
            </w:rPr>
          </w:rPrChange>
        </w:rPr>
        <w:pPrChange w:id="20268"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20269" w:author="Dr Mamadou SANOGO" w:date="2023-10-25T17:56:00Z"/>
          <w:color w:val="000000" w:themeColor="text1"/>
          <w:szCs w:val="24"/>
          <w:lang w:val="fr-ML"/>
          <w:rPrChange w:id="20270" w:author="Dr Mamadou SANOGO" w:date="2023-10-25T18:15:00Z">
            <w:rPr>
              <w:del w:id="20271" w:author="Dr Mamadou SANOGO" w:date="2023-10-25T17:56:00Z"/>
              <w:color w:val="365E90"/>
              <w:szCs w:val="24"/>
              <w:lang w:val="fr-ML"/>
            </w:rPr>
          </w:rPrChange>
        </w:rPr>
        <w:pPrChange w:id="20272"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20273" w:author="Dr Mamadou SANOGO" w:date="2023-10-25T17:56:00Z"/>
          <w:color w:val="000000" w:themeColor="text1"/>
          <w:szCs w:val="24"/>
          <w:lang w:val="fr-ML"/>
          <w:rPrChange w:id="20274" w:author="Dr Mamadou SANOGO" w:date="2023-10-25T18:15:00Z">
            <w:rPr>
              <w:del w:id="20275" w:author="Dr Mamadou SANOGO" w:date="2023-10-25T17:56:00Z"/>
              <w:color w:val="365E90"/>
              <w:szCs w:val="24"/>
              <w:lang w:val="fr-ML"/>
            </w:rPr>
          </w:rPrChange>
        </w:rPr>
        <w:pPrChange w:id="20276"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20277" w:author="Dr Mamadou SANOGO" w:date="2023-10-25T17:56:00Z"/>
          <w:color w:val="000000" w:themeColor="text1"/>
          <w:szCs w:val="24"/>
          <w:lang w:val="fr-ML"/>
          <w:rPrChange w:id="20278" w:author="Dr Mamadou SANOGO" w:date="2023-10-25T18:15:00Z">
            <w:rPr>
              <w:del w:id="20279" w:author="Dr Mamadou SANOGO" w:date="2023-10-25T17:56:00Z"/>
              <w:color w:val="365E90"/>
              <w:szCs w:val="24"/>
              <w:lang w:val="fr-ML"/>
            </w:rPr>
          </w:rPrChange>
        </w:rPr>
        <w:pPrChange w:id="20280"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20281" w:author="Dr Mamadou SANOGO" w:date="2023-10-25T17:56:00Z"/>
          <w:color w:val="000000" w:themeColor="text1"/>
          <w:szCs w:val="24"/>
          <w:lang w:val="fr-ML"/>
          <w:rPrChange w:id="20282" w:author="Dr Mamadou SANOGO" w:date="2023-10-25T18:15:00Z">
            <w:rPr>
              <w:del w:id="20283" w:author="Dr Mamadou SANOGO" w:date="2023-10-25T17:56:00Z"/>
              <w:color w:val="365E90"/>
              <w:szCs w:val="24"/>
              <w:lang w:val="fr-ML"/>
            </w:rPr>
          </w:rPrChange>
        </w:rPr>
        <w:pPrChange w:id="20284"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20285" w:author="Dr Mamadou SANOGO" w:date="2023-10-25T17:56:00Z"/>
          <w:color w:val="000000" w:themeColor="text1"/>
          <w:szCs w:val="24"/>
          <w:lang w:val="fr-ML"/>
          <w:rPrChange w:id="20286" w:author="Dr Mamadou SANOGO" w:date="2023-10-25T18:15:00Z">
            <w:rPr>
              <w:del w:id="20287" w:author="Dr Mamadou SANOGO" w:date="2023-10-25T17:56:00Z"/>
              <w:color w:val="365E90"/>
              <w:szCs w:val="24"/>
              <w:lang w:val="fr-ML"/>
            </w:rPr>
          </w:rPrChange>
        </w:rPr>
        <w:pPrChange w:id="20288"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20289" w:author="Dr Mamadou SANOGO" w:date="2023-10-25T17:56:00Z"/>
          <w:color w:val="000000" w:themeColor="text1"/>
          <w:szCs w:val="24"/>
          <w:lang w:val="fr-ML"/>
          <w:rPrChange w:id="20290" w:author="Dr Mamadou SANOGO" w:date="2023-10-25T18:15:00Z">
            <w:rPr>
              <w:del w:id="20291" w:author="Dr Mamadou SANOGO" w:date="2023-10-25T17:56:00Z"/>
              <w:color w:val="365E90"/>
              <w:szCs w:val="24"/>
              <w:lang w:val="fr-ML"/>
            </w:rPr>
          </w:rPrChange>
        </w:rPr>
        <w:pPrChange w:id="20292"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20293" w:author="Dr Mamadou SANOGO" w:date="2023-10-25T17:56:00Z"/>
          <w:color w:val="000000" w:themeColor="text1"/>
          <w:szCs w:val="24"/>
          <w:lang w:val="fr-ML"/>
          <w:rPrChange w:id="20294" w:author="Dr Mamadou SANOGO" w:date="2023-10-25T18:15:00Z">
            <w:rPr>
              <w:del w:id="20295" w:author="Dr Mamadou SANOGO" w:date="2023-10-25T17:56:00Z"/>
              <w:color w:val="365E90"/>
              <w:szCs w:val="24"/>
              <w:lang w:val="fr-ML"/>
            </w:rPr>
          </w:rPrChange>
        </w:rPr>
        <w:pPrChange w:id="20296"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20297" w:author="Dr Mamadou SANOGO" w:date="2023-10-25T17:56:00Z"/>
          <w:color w:val="000000" w:themeColor="text1"/>
          <w:szCs w:val="24"/>
          <w:lang w:val="fr-ML"/>
          <w:rPrChange w:id="20298" w:author="Dr Mamadou SANOGO" w:date="2023-10-25T18:15:00Z">
            <w:rPr>
              <w:del w:id="20299" w:author="Dr Mamadou SANOGO" w:date="2023-10-25T17:56:00Z"/>
              <w:color w:val="365E90"/>
              <w:szCs w:val="24"/>
              <w:lang w:val="fr-ML"/>
            </w:rPr>
          </w:rPrChange>
        </w:rPr>
        <w:pPrChange w:id="20300"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20301" w:author="Dr Mamadou SANOGO" w:date="2023-10-25T17:56:00Z"/>
          <w:color w:val="000000" w:themeColor="text1"/>
          <w:szCs w:val="24"/>
          <w:lang w:val="fr-ML"/>
          <w:rPrChange w:id="20302" w:author="Dr Mamadou SANOGO" w:date="2023-10-25T18:15:00Z">
            <w:rPr>
              <w:del w:id="20303" w:author="Dr Mamadou SANOGO" w:date="2023-10-25T17:56:00Z"/>
              <w:color w:val="365E90"/>
              <w:szCs w:val="24"/>
              <w:lang w:val="fr-ML"/>
            </w:rPr>
          </w:rPrChange>
        </w:rPr>
        <w:pPrChange w:id="20304"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20305" w:author="Dr Mamadou SANOGO" w:date="2023-10-25T17:56:00Z"/>
          <w:color w:val="000000" w:themeColor="text1"/>
          <w:szCs w:val="24"/>
          <w:lang w:val="fr-ML"/>
          <w:rPrChange w:id="20306" w:author="Dr Mamadou SANOGO" w:date="2023-10-25T18:15:00Z">
            <w:rPr>
              <w:del w:id="20307" w:author="Dr Mamadou SANOGO" w:date="2023-10-25T17:56:00Z"/>
              <w:color w:val="365E90"/>
              <w:szCs w:val="24"/>
              <w:lang w:val="fr-ML"/>
            </w:rPr>
          </w:rPrChange>
        </w:rPr>
        <w:pPrChange w:id="20308"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20309" w:author="Dr Mamadou SANOGO" w:date="2023-10-25T17:56:00Z"/>
          <w:color w:val="000000" w:themeColor="text1"/>
          <w:szCs w:val="24"/>
          <w:lang w:val="fr-ML"/>
          <w:rPrChange w:id="20310" w:author="Dr Mamadou SANOGO" w:date="2023-10-25T18:15:00Z">
            <w:rPr>
              <w:del w:id="20311" w:author="Dr Mamadou SANOGO" w:date="2023-10-25T17:56:00Z"/>
              <w:color w:val="365E90"/>
              <w:szCs w:val="24"/>
              <w:lang w:val="fr-ML"/>
            </w:rPr>
          </w:rPrChange>
        </w:rPr>
        <w:pPrChange w:id="20312"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20313" w:author="Dr Mamadou SANOGO" w:date="2023-10-25T17:56:00Z"/>
          <w:color w:val="000000" w:themeColor="text1"/>
          <w:szCs w:val="24"/>
          <w:lang w:val="fr-ML"/>
          <w:rPrChange w:id="20314" w:author="Dr Mamadou SANOGO" w:date="2023-10-25T18:15:00Z">
            <w:rPr>
              <w:del w:id="20315" w:author="Dr Mamadou SANOGO" w:date="2023-10-25T17:56:00Z"/>
              <w:color w:val="365E90"/>
              <w:szCs w:val="24"/>
              <w:lang w:val="fr-ML"/>
            </w:rPr>
          </w:rPrChange>
        </w:rPr>
        <w:pPrChange w:id="20316"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20317" w:author="Dr Mamadou SANOGO" w:date="2023-10-25T17:56:00Z"/>
          <w:color w:val="000000" w:themeColor="text1"/>
          <w:szCs w:val="24"/>
          <w:lang w:val="fr-ML"/>
          <w:rPrChange w:id="20318" w:author="Dr Mamadou SANOGO" w:date="2023-10-25T18:15:00Z">
            <w:rPr>
              <w:del w:id="20319" w:author="Dr Mamadou SANOGO" w:date="2023-10-25T17:56:00Z"/>
              <w:color w:val="365E90"/>
              <w:szCs w:val="24"/>
              <w:lang w:val="fr-ML"/>
            </w:rPr>
          </w:rPrChange>
        </w:rPr>
        <w:pPrChange w:id="20320"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20321" w:author="Dr Mamadou SANOGO" w:date="2023-10-25T17:56:00Z"/>
          <w:color w:val="000000" w:themeColor="text1"/>
          <w:szCs w:val="24"/>
          <w:lang w:val="fr-ML"/>
          <w:rPrChange w:id="20322" w:author="Dr Mamadou SANOGO" w:date="2023-10-25T18:15:00Z">
            <w:rPr>
              <w:del w:id="20323" w:author="Dr Mamadou SANOGO" w:date="2023-10-25T17:56:00Z"/>
              <w:color w:val="365E90"/>
              <w:szCs w:val="24"/>
              <w:lang w:val="fr-ML"/>
            </w:rPr>
          </w:rPrChange>
        </w:rPr>
        <w:pPrChange w:id="20324"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20325" w:author="Dr Mamadou SANOGO" w:date="2023-10-25T17:56:00Z"/>
          <w:color w:val="000000" w:themeColor="text1"/>
          <w:szCs w:val="24"/>
          <w:lang w:val="fr-ML"/>
          <w:rPrChange w:id="20326" w:author="Dr Mamadou SANOGO" w:date="2023-10-25T18:15:00Z">
            <w:rPr>
              <w:del w:id="20327" w:author="Dr Mamadou SANOGO" w:date="2023-10-25T17:56:00Z"/>
              <w:color w:val="365E90"/>
              <w:szCs w:val="24"/>
              <w:lang w:val="fr-ML"/>
            </w:rPr>
          </w:rPrChange>
        </w:rPr>
        <w:pPrChange w:id="20328"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20329" w:author="Dr Mamadou SANOGO" w:date="2023-10-25T17:56:00Z"/>
          <w:color w:val="000000" w:themeColor="text1"/>
          <w:szCs w:val="24"/>
          <w:lang w:val="fr-ML"/>
          <w:rPrChange w:id="20330" w:author="Dr Mamadou SANOGO" w:date="2023-10-25T18:15:00Z">
            <w:rPr>
              <w:del w:id="20331" w:author="Dr Mamadou SANOGO" w:date="2023-10-25T17:56:00Z"/>
              <w:color w:val="365E90"/>
              <w:szCs w:val="24"/>
              <w:lang w:val="fr-ML"/>
            </w:rPr>
          </w:rPrChange>
        </w:rPr>
        <w:pPrChange w:id="20332"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20333" w:author="Dr Mamadou SANOGO" w:date="2023-10-25T17:56:00Z"/>
          <w:color w:val="000000" w:themeColor="text1"/>
          <w:szCs w:val="24"/>
          <w:lang w:val="fr-ML"/>
          <w:rPrChange w:id="20334" w:author="Dr Mamadou SANOGO" w:date="2023-10-25T18:15:00Z">
            <w:rPr>
              <w:del w:id="20335" w:author="Dr Mamadou SANOGO" w:date="2023-10-25T17:56:00Z"/>
              <w:color w:val="365E90"/>
              <w:szCs w:val="24"/>
              <w:lang w:val="fr-ML"/>
            </w:rPr>
          </w:rPrChange>
        </w:rPr>
        <w:pPrChange w:id="20336"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20337" w:author="Dr Mamadou SANOGO" w:date="2023-10-25T17:56:00Z"/>
          <w:color w:val="000000" w:themeColor="text1"/>
          <w:szCs w:val="24"/>
          <w:lang w:val="fr-ML"/>
          <w:rPrChange w:id="20338" w:author="Dr Mamadou SANOGO" w:date="2023-10-25T18:15:00Z">
            <w:rPr>
              <w:del w:id="20339" w:author="Dr Mamadou SANOGO" w:date="2023-10-25T17:56:00Z"/>
              <w:color w:val="365E90"/>
              <w:szCs w:val="24"/>
              <w:lang w:val="fr-ML"/>
            </w:rPr>
          </w:rPrChange>
        </w:rPr>
        <w:pPrChange w:id="20340"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20341" w:author="Dr Mamadou SANOGO" w:date="2023-10-25T17:56:00Z"/>
          <w:color w:val="000000" w:themeColor="text1"/>
          <w:szCs w:val="24"/>
          <w:lang w:val="fr-ML"/>
          <w:rPrChange w:id="20342" w:author="Dr Mamadou SANOGO" w:date="2023-10-25T18:15:00Z">
            <w:rPr>
              <w:del w:id="20343" w:author="Dr Mamadou SANOGO" w:date="2023-10-25T17:56:00Z"/>
              <w:color w:val="365E90"/>
              <w:szCs w:val="24"/>
              <w:lang w:val="fr-ML"/>
            </w:rPr>
          </w:rPrChange>
        </w:rPr>
        <w:pPrChange w:id="20344"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20345" w:author="Dr Mamadou SANOGO" w:date="2023-10-25T17:56:00Z"/>
          <w:color w:val="000000" w:themeColor="text1"/>
          <w:szCs w:val="24"/>
          <w:lang w:val="fr-ML"/>
          <w:rPrChange w:id="20346" w:author="Dr Mamadou SANOGO" w:date="2023-10-25T18:15:00Z">
            <w:rPr>
              <w:del w:id="20347" w:author="Dr Mamadou SANOGO" w:date="2023-10-25T17:56:00Z"/>
              <w:color w:val="365E90"/>
              <w:szCs w:val="24"/>
              <w:lang w:val="fr-ML"/>
            </w:rPr>
          </w:rPrChange>
        </w:rPr>
        <w:pPrChange w:id="20348"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349" w:author="Dr Mamadou SANOGO" w:date="2023-10-25T17:56:00Z"/>
          <w:color w:val="000000" w:themeColor="text1"/>
          <w:szCs w:val="24"/>
          <w:lang w:val="fr-ML"/>
          <w:rPrChange w:id="20350" w:author="Dr Mamadou SANOGO" w:date="2023-10-25T18:15:00Z">
            <w:rPr>
              <w:del w:id="20351" w:author="Dr Mamadou SANOGO" w:date="2023-10-25T17:56:00Z"/>
              <w:color w:val="365E90"/>
              <w:szCs w:val="24"/>
              <w:lang w:val="fr-ML"/>
            </w:rPr>
          </w:rPrChange>
        </w:rPr>
        <w:pPrChange w:id="20352"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353" w:author="Dr Mamadou SANOGO" w:date="2023-10-25T17:56:00Z"/>
          <w:color w:val="000000" w:themeColor="text1"/>
          <w:szCs w:val="24"/>
          <w:lang w:val="fr-ML"/>
          <w:rPrChange w:id="20354" w:author="Dr Mamadou SANOGO" w:date="2023-10-25T18:15:00Z">
            <w:rPr>
              <w:del w:id="20355" w:author="Dr Mamadou SANOGO" w:date="2023-10-25T17:56:00Z"/>
              <w:color w:val="365E90"/>
              <w:szCs w:val="24"/>
              <w:lang w:val="fr-ML"/>
            </w:rPr>
          </w:rPrChange>
        </w:rPr>
        <w:pPrChange w:id="20356"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357" w:author="Dr Mamadou SANOGO" w:date="2023-10-25T17:56:00Z"/>
          <w:rFonts w:eastAsiaTheme="minorHAnsi"/>
          <w:b w:val="0"/>
          <w:color w:val="000000" w:themeColor="text1"/>
          <w:lang w:eastAsia="en-US"/>
          <w:rPrChange w:id="20358" w:author="Dr Mamadou SANOGO" w:date="2023-10-25T18:15:00Z">
            <w:rPr>
              <w:del w:id="20359" w:author="Dr Mamadou SANOGO" w:date="2023-10-25T17:56:00Z"/>
              <w:rFonts w:eastAsiaTheme="minorHAnsi" w:cs="Times New Roman"/>
              <w:b w:val="0"/>
              <w:color w:val="auto"/>
              <w:lang w:eastAsia="en-US"/>
            </w:rPr>
          </w:rPrChange>
        </w:rPr>
        <w:pPrChange w:id="20360" w:author="Dr Mamadou SANOGO" w:date="2023-10-25T17:57:00Z">
          <w:pPr>
            <w:pStyle w:val="Titre1"/>
            <w:spacing w:before="0" w:line="240" w:lineRule="auto"/>
            <w:jc w:val="center"/>
          </w:pPr>
        </w:pPrChange>
      </w:pPr>
      <w:bookmarkStart w:id="20361" w:name="_Toc140912616"/>
      <w:bookmarkStart w:id="20362" w:name="_Toc145944547"/>
      <w:del w:id="20363" w:author="Dr Mamadou SANOGO" w:date="2023-10-25T17:56:00Z">
        <w:r w:rsidRPr="007A4AFC" w:rsidDel="00166699">
          <w:rPr>
            <w:rFonts w:eastAsiaTheme="minorHAnsi"/>
            <w:color w:val="000000" w:themeColor="text1"/>
            <w:sz w:val="28"/>
            <w:lang w:eastAsia="en-US"/>
            <w:rPrChange w:id="20364"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20365"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20366" w:author="Dr Mamadou SANOGO" w:date="2023-10-25T18:15:00Z">
              <w:rPr>
                <w:rFonts w:eastAsiaTheme="minorHAnsi"/>
                <w:color w:val="2E74B5" w:themeColor="accent1" w:themeShade="BF"/>
                <w:lang w:eastAsia="en-US"/>
              </w:rPr>
            </w:rPrChange>
          </w:rPr>
          <w:delText>7</w:delText>
        </w:r>
        <w:r w:rsidRPr="007A4AFC" w:rsidDel="00166699">
          <w:rPr>
            <w:rFonts w:eastAsiaTheme="minorHAnsi"/>
            <w:color w:val="000000" w:themeColor="text1"/>
            <w:sz w:val="28"/>
            <w:lang w:eastAsia="en-US"/>
            <w:rPrChange w:id="20367" w:author="Dr Mamadou SANOGO" w:date="2023-10-25T18:15:00Z">
              <w:rPr>
                <w:rFonts w:eastAsiaTheme="minorHAnsi"/>
                <w:color w:val="2E74B5" w:themeColor="accent1" w:themeShade="BF"/>
                <w:lang w:eastAsia="en-US"/>
              </w:rPr>
            </w:rPrChange>
          </w:rPr>
          <w:delText> : Fiches d’évaluation des professeurs par les étudiants</w:delText>
        </w:r>
        <w:bookmarkEnd w:id="20361"/>
        <w:bookmarkEnd w:id="20362"/>
      </w:del>
    </w:p>
    <w:p w14:paraId="4614124A" w14:textId="06E63BF3" w:rsidR="00206DBA" w:rsidRPr="007A4AFC" w:rsidDel="00166699" w:rsidRDefault="00206DBA">
      <w:pPr>
        <w:pStyle w:val="Titre"/>
        <w:tabs>
          <w:tab w:val="num" w:pos="-4820"/>
        </w:tabs>
        <w:spacing w:line="276" w:lineRule="auto"/>
        <w:jc w:val="both"/>
        <w:rPr>
          <w:del w:id="20368" w:author="Dr Mamadou SANOGO" w:date="2023-10-25T17:56:00Z"/>
          <w:color w:val="000000" w:themeColor="text1"/>
          <w:sz w:val="28"/>
          <w:szCs w:val="28"/>
          <w:rPrChange w:id="20369" w:author="Dr Mamadou SANOGO" w:date="2023-10-25T18:15:00Z">
            <w:rPr>
              <w:del w:id="20370" w:author="Dr Mamadou SANOGO" w:date="2023-10-25T17:56:00Z"/>
              <w:color w:val="000000"/>
              <w:sz w:val="28"/>
              <w:szCs w:val="28"/>
            </w:rPr>
          </w:rPrChange>
        </w:rPr>
        <w:pPrChange w:id="20371" w:author="Dr Mamadou SANOGO" w:date="2023-10-25T17:57:00Z">
          <w:pPr>
            <w:spacing w:line="240" w:lineRule="auto"/>
          </w:pPr>
        </w:pPrChange>
      </w:pPr>
      <w:del w:id="20372" w:author="Dr Mamadou SANOGO" w:date="2023-10-25T17:56:00Z">
        <w:r w:rsidRPr="007A4AFC" w:rsidDel="00166699">
          <w:rPr>
            <w:color w:val="000000" w:themeColor="text1"/>
            <w:sz w:val="28"/>
            <w:szCs w:val="28"/>
            <w:rPrChange w:id="20373"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374" w:author="Dr Mamadou SANOGO" w:date="2023-10-25T17:56:00Z"/>
          <w:color w:val="000000" w:themeColor="text1"/>
          <w:szCs w:val="24"/>
          <w:lang w:val="fr-ML"/>
          <w:rPrChange w:id="20375" w:author="Dr Mamadou SANOGO" w:date="2023-10-25T18:15:00Z">
            <w:rPr>
              <w:del w:id="20376" w:author="Dr Mamadou SANOGO" w:date="2023-10-25T17:56:00Z"/>
              <w:color w:val="365E90"/>
              <w:szCs w:val="24"/>
              <w:lang w:val="fr-ML"/>
            </w:rPr>
          </w:rPrChange>
        </w:rPr>
        <w:pPrChange w:id="20377"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378" w:author="Dr Mamadou SANOGO" w:date="2023-10-25T17:56:00Z"/>
          <w:color w:val="000000" w:themeColor="text1"/>
          <w:szCs w:val="24"/>
          <w:lang w:val="fr-ML"/>
          <w:rPrChange w:id="20379" w:author="Dr Mamadou SANOGO" w:date="2023-10-25T18:15:00Z">
            <w:rPr>
              <w:del w:id="20380" w:author="Dr Mamadou SANOGO" w:date="2023-10-25T17:56:00Z"/>
              <w:color w:val="365E90"/>
              <w:szCs w:val="24"/>
              <w:lang w:val="fr-ML"/>
            </w:rPr>
          </w:rPrChange>
        </w:rPr>
        <w:pPrChange w:id="20381"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382" w:author="Dr Mamadou SANOGO" w:date="2023-10-25T17:56:00Z"/>
          <w:color w:val="000000" w:themeColor="text1"/>
          <w:szCs w:val="24"/>
          <w:lang w:val="fr-ML"/>
          <w:rPrChange w:id="20383" w:author="Dr Mamadou SANOGO" w:date="2023-10-25T18:15:00Z">
            <w:rPr>
              <w:del w:id="20384" w:author="Dr Mamadou SANOGO" w:date="2023-10-25T17:56:00Z"/>
              <w:color w:val="365E90"/>
              <w:szCs w:val="24"/>
              <w:lang w:val="fr-ML"/>
            </w:rPr>
          </w:rPrChange>
        </w:rPr>
        <w:pPrChange w:id="20385"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386" w:author="Dr Mamadou SANOGO" w:date="2023-10-25T17:56:00Z"/>
          <w:color w:val="000000" w:themeColor="text1"/>
          <w:szCs w:val="24"/>
          <w:lang w:val="fr-ML"/>
          <w:rPrChange w:id="20387" w:author="Dr Mamadou SANOGO" w:date="2023-10-25T18:15:00Z">
            <w:rPr>
              <w:del w:id="20388" w:author="Dr Mamadou SANOGO" w:date="2023-10-25T17:56:00Z"/>
              <w:color w:val="365E90"/>
              <w:szCs w:val="24"/>
              <w:lang w:val="fr-ML"/>
            </w:rPr>
          </w:rPrChange>
        </w:rPr>
        <w:pPrChange w:id="20389"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390" w:author="Dr Mamadou SANOGO" w:date="2023-10-25T17:56:00Z"/>
          <w:color w:val="000000" w:themeColor="text1"/>
          <w:szCs w:val="24"/>
          <w:lang w:val="fr-ML"/>
          <w:rPrChange w:id="20391" w:author="Dr Mamadou SANOGO" w:date="2023-10-25T18:15:00Z">
            <w:rPr>
              <w:del w:id="20392" w:author="Dr Mamadou SANOGO" w:date="2023-10-25T17:56:00Z"/>
              <w:color w:val="365E90"/>
              <w:szCs w:val="24"/>
              <w:lang w:val="fr-ML"/>
            </w:rPr>
          </w:rPrChange>
        </w:rPr>
        <w:pPrChange w:id="20393"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394" w:author="Dr Mamadou SANOGO" w:date="2023-10-25T17:56:00Z"/>
          <w:color w:val="000000" w:themeColor="text1"/>
          <w:szCs w:val="24"/>
          <w:lang w:val="fr-ML"/>
          <w:rPrChange w:id="20395" w:author="Dr Mamadou SANOGO" w:date="2023-10-25T18:15:00Z">
            <w:rPr>
              <w:del w:id="20396" w:author="Dr Mamadou SANOGO" w:date="2023-10-25T17:56:00Z"/>
              <w:color w:val="365E90"/>
              <w:szCs w:val="24"/>
              <w:lang w:val="fr-ML"/>
            </w:rPr>
          </w:rPrChange>
        </w:rPr>
        <w:pPrChange w:id="20397"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398" w:author="Dr Mamadou SANOGO" w:date="2023-10-25T17:56:00Z"/>
          <w:color w:val="000000" w:themeColor="text1"/>
          <w:szCs w:val="24"/>
          <w:lang w:val="fr-ML"/>
          <w:rPrChange w:id="20399" w:author="Dr Mamadou SANOGO" w:date="2023-10-25T18:15:00Z">
            <w:rPr>
              <w:del w:id="20400" w:author="Dr Mamadou SANOGO" w:date="2023-10-25T17:56:00Z"/>
              <w:color w:val="365E90"/>
              <w:szCs w:val="24"/>
              <w:lang w:val="fr-ML"/>
            </w:rPr>
          </w:rPrChange>
        </w:rPr>
        <w:pPrChange w:id="20401"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402" w:author="Dr Mamadou SANOGO" w:date="2023-10-25T17:56:00Z"/>
          <w:color w:val="000000" w:themeColor="text1"/>
          <w:szCs w:val="24"/>
          <w:lang w:val="fr-ML"/>
          <w:rPrChange w:id="20403" w:author="Dr Mamadou SANOGO" w:date="2023-10-25T18:15:00Z">
            <w:rPr>
              <w:del w:id="20404" w:author="Dr Mamadou SANOGO" w:date="2023-10-25T17:56:00Z"/>
              <w:color w:val="365E90"/>
              <w:szCs w:val="24"/>
              <w:lang w:val="fr-ML"/>
            </w:rPr>
          </w:rPrChange>
        </w:rPr>
        <w:pPrChange w:id="20405"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406" w:author="Dr Mamadou SANOGO" w:date="2023-10-25T17:56:00Z"/>
          <w:color w:val="000000" w:themeColor="text1"/>
          <w:szCs w:val="24"/>
          <w:lang w:val="fr-ML"/>
          <w:rPrChange w:id="20407" w:author="Dr Mamadou SANOGO" w:date="2023-10-25T18:15:00Z">
            <w:rPr>
              <w:del w:id="20408" w:author="Dr Mamadou SANOGO" w:date="2023-10-25T17:56:00Z"/>
              <w:color w:val="365E90"/>
              <w:szCs w:val="24"/>
              <w:lang w:val="fr-ML"/>
            </w:rPr>
          </w:rPrChange>
        </w:rPr>
        <w:pPrChange w:id="20409"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410" w:author="Dr Mamadou SANOGO" w:date="2023-10-25T17:56:00Z"/>
          <w:color w:val="000000" w:themeColor="text1"/>
          <w:szCs w:val="24"/>
          <w:lang w:val="fr-ML"/>
          <w:rPrChange w:id="20411" w:author="Dr Mamadou SANOGO" w:date="2023-10-25T18:15:00Z">
            <w:rPr>
              <w:del w:id="20412" w:author="Dr Mamadou SANOGO" w:date="2023-10-25T17:56:00Z"/>
              <w:color w:val="365E90"/>
              <w:szCs w:val="24"/>
              <w:lang w:val="fr-ML"/>
            </w:rPr>
          </w:rPrChange>
        </w:rPr>
        <w:pPrChange w:id="20413"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414" w:author="Dr Mamadou SANOGO" w:date="2023-10-25T17:56:00Z"/>
          <w:color w:val="000000" w:themeColor="text1"/>
          <w:szCs w:val="24"/>
          <w:lang w:val="fr-ML"/>
          <w:rPrChange w:id="20415" w:author="Dr Mamadou SANOGO" w:date="2023-10-25T18:15:00Z">
            <w:rPr>
              <w:del w:id="20416" w:author="Dr Mamadou SANOGO" w:date="2023-10-25T17:56:00Z"/>
              <w:color w:val="365E90"/>
              <w:szCs w:val="24"/>
              <w:lang w:val="fr-ML"/>
            </w:rPr>
          </w:rPrChange>
        </w:rPr>
        <w:pPrChange w:id="20417"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418" w:author="Dr Mamadou SANOGO" w:date="2023-10-25T17:56:00Z"/>
          <w:color w:val="000000" w:themeColor="text1"/>
          <w:szCs w:val="24"/>
          <w:lang w:val="fr-ML"/>
          <w:rPrChange w:id="20419" w:author="Dr Mamadou SANOGO" w:date="2023-10-25T18:15:00Z">
            <w:rPr>
              <w:del w:id="20420" w:author="Dr Mamadou SANOGO" w:date="2023-10-25T17:56:00Z"/>
              <w:color w:val="365E90"/>
              <w:szCs w:val="24"/>
              <w:lang w:val="fr-ML"/>
            </w:rPr>
          </w:rPrChange>
        </w:rPr>
        <w:pPrChange w:id="20421"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422" w:author="Dr Mamadou SANOGO" w:date="2023-10-25T17:56:00Z"/>
          <w:color w:val="000000" w:themeColor="text1"/>
          <w:szCs w:val="24"/>
          <w:lang w:val="fr-ML"/>
          <w:rPrChange w:id="20423" w:author="Dr Mamadou SANOGO" w:date="2023-10-25T18:15:00Z">
            <w:rPr>
              <w:del w:id="20424" w:author="Dr Mamadou SANOGO" w:date="2023-10-25T17:56:00Z"/>
              <w:color w:val="365E90"/>
              <w:szCs w:val="24"/>
              <w:lang w:val="fr-ML"/>
            </w:rPr>
          </w:rPrChange>
        </w:rPr>
        <w:pPrChange w:id="20425"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426" w:author="Dr Mamadou SANOGO" w:date="2023-10-25T17:56:00Z"/>
          <w:color w:val="000000" w:themeColor="text1"/>
          <w:szCs w:val="24"/>
          <w:lang w:val="fr-ML"/>
          <w:rPrChange w:id="20427" w:author="Dr Mamadou SANOGO" w:date="2023-10-25T18:15:00Z">
            <w:rPr>
              <w:del w:id="20428" w:author="Dr Mamadou SANOGO" w:date="2023-10-25T17:56:00Z"/>
              <w:color w:val="365E90"/>
              <w:szCs w:val="24"/>
              <w:lang w:val="fr-ML"/>
            </w:rPr>
          </w:rPrChange>
        </w:rPr>
        <w:pPrChange w:id="20429"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430" w:author="Dr Mamadou SANOGO" w:date="2023-10-25T17:56:00Z"/>
          <w:color w:val="000000" w:themeColor="text1"/>
          <w:szCs w:val="24"/>
          <w:lang w:val="fr-ML"/>
          <w:rPrChange w:id="20431" w:author="Dr Mamadou SANOGO" w:date="2023-10-25T18:15:00Z">
            <w:rPr>
              <w:del w:id="20432" w:author="Dr Mamadou SANOGO" w:date="2023-10-25T17:56:00Z"/>
              <w:color w:val="365E90"/>
              <w:szCs w:val="24"/>
              <w:lang w:val="fr-ML"/>
            </w:rPr>
          </w:rPrChange>
        </w:rPr>
        <w:pPrChange w:id="20433"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434" w:author="Dr Mamadou SANOGO" w:date="2023-10-25T17:56:00Z"/>
          <w:color w:val="000000" w:themeColor="text1"/>
          <w:szCs w:val="24"/>
          <w:lang w:val="fr-ML"/>
          <w:rPrChange w:id="20435" w:author="Dr Mamadou SANOGO" w:date="2023-10-25T18:15:00Z">
            <w:rPr>
              <w:del w:id="20436" w:author="Dr Mamadou SANOGO" w:date="2023-10-25T17:56:00Z"/>
              <w:color w:val="365E90"/>
              <w:szCs w:val="24"/>
              <w:lang w:val="fr-ML"/>
            </w:rPr>
          </w:rPrChange>
        </w:rPr>
        <w:pPrChange w:id="20437"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438" w:author="Dr Mamadou SANOGO" w:date="2023-10-25T17:56:00Z"/>
          <w:color w:val="000000" w:themeColor="text1"/>
          <w:szCs w:val="24"/>
          <w:lang w:val="fr-ML"/>
          <w:rPrChange w:id="20439" w:author="Dr Mamadou SANOGO" w:date="2023-10-25T18:15:00Z">
            <w:rPr>
              <w:del w:id="20440" w:author="Dr Mamadou SANOGO" w:date="2023-10-25T17:56:00Z"/>
              <w:color w:val="365E90"/>
              <w:szCs w:val="24"/>
              <w:lang w:val="fr-ML"/>
            </w:rPr>
          </w:rPrChange>
        </w:rPr>
        <w:pPrChange w:id="20441"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442" w:author="Dr Mamadou SANOGO" w:date="2023-10-25T17:56:00Z"/>
          <w:color w:val="000000" w:themeColor="text1"/>
          <w:szCs w:val="24"/>
          <w:lang w:val="fr-ML"/>
          <w:rPrChange w:id="20443" w:author="Dr Mamadou SANOGO" w:date="2023-10-25T18:15:00Z">
            <w:rPr>
              <w:del w:id="20444" w:author="Dr Mamadou SANOGO" w:date="2023-10-25T17:56:00Z"/>
              <w:color w:val="365E90"/>
              <w:szCs w:val="24"/>
              <w:lang w:val="fr-ML"/>
            </w:rPr>
          </w:rPrChange>
        </w:rPr>
        <w:pPrChange w:id="20445"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446" w:author="Dr Mamadou SANOGO" w:date="2023-10-25T17:56:00Z"/>
          <w:color w:val="000000" w:themeColor="text1"/>
          <w:szCs w:val="24"/>
          <w:lang w:val="fr-ML"/>
          <w:rPrChange w:id="20447" w:author="Dr Mamadou SANOGO" w:date="2023-10-25T18:15:00Z">
            <w:rPr>
              <w:del w:id="20448" w:author="Dr Mamadou SANOGO" w:date="2023-10-25T17:56:00Z"/>
              <w:color w:val="365E90"/>
              <w:szCs w:val="24"/>
              <w:lang w:val="fr-ML"/>
            </w:rPr>
          </w:rPrChange>
        </w:rPr>
        <w:pPrChange w:id="20449"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450" w:author="Dr Mamadou SANOGO" w:date="2023-10-25T17:56:00Z"/>
          <w:color w:val="000000" w:themeColor="text1"/>
          <w:szCs w:val="24"/>
          <w:lang w:val="fr-ML"/>
          <w:rPrChange w:id="20451" w:author="Dr Mamadou SANOGO" w:date="2023-10-25T18:15:00Z">
            <w:rPr>
              <w:del w:id="20452" w:author="Dr Mamadou SANOGO" w:date="2023-10-25T17:56:00Z"/>
              <w:color w:val="365E90"/>
              <w:szCs w:val="24"/>
              <w:lang w:val="fr-ML"/>
            </w:rPr>
          </w:rPrChange>
        </w:rPr>
        <w:pPrChange w:id="20453"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454" w:author="Dr Mamadou SANOGO" w:date="2023-10-25T17:56:00Z"/>
          <w:rFonts w:eastAsiaTheme="minorHAnsi"/>
          <w:b w:val="0"/>
          <w:color w:val="000000" w:themeColor="text1"/>
          <w:lang w:eastAsia="en-US"/>
          <w:rPrChange w:id="20455" w:author="Dr Mamadou SANOGO" w:date="2023-10-25T18:15:00Z">
            <w:rPr>
              <w:del w:id="20456" w:author="Dr Mamadou SANOGO" w:date="2023-10-25T17:56:00Z"/>
              <w:rFonts w:eastAsiaTheme="minorHAnsi" w:cs="Times New Roman"/>
              <w:b w:val="0"/>
              <w:color w:val="auto"/>
              <w:lang w:eastAsia="en-US"/>
            </w:rPr>
          </w:rPrChange>
        </w:rPr>
        <w:pPrChange w:id="20457" w:author="Dr Mamadou SANOGO" w:date="2023-10-25T17:57:00Z">
          <w:pPr>
            <w:pStyle w:val="Titre1"/>
            <w:spacing w:before="0" w:line="240" w:lineRule="auto"/>
            <w:jc w:val="center"/>
          </w:pPr>
        </w:pPrChange>
      </w:pPr>
      <w:bookmarkStart w:id="20458" w:name="_Toc145944548"/>
      <w:del w:id="20459" w:author="Dr Mamadou SANOGO" w:date="2023-10-25T17:56:00Z">
        <w:r w:rsidRPr="007A4AFC" w:rsidDel="00166699">
          <w:rPr>
            <w:rFonts w:eastAsiaTheme="minorHAnsi"/>
            <w:color w:val="000000" w:themeColor="text1"/>
            <w:sz w:val="28"/>
            <w:lang w:eastAsia="en-US"/>
            <w:rPrChange w:id="20460" w:author="Dr Mamadou SANOGO" w:date="2023-10-25T18:15:00Z">
              <w:rPr>
                <w:rFonts w:eastAsiaTheme="minorHAnsi"/>
                <w:color w:val="2E74B5" w:themeColor="accent1" w:themeShade="BF"/>
                <w:lang w:eastAsia="en-US"/>
              </w:rPr>
            </w:rPrChange>
          </w:rPr>
          <w:delText>Annexe 18 : PV de réunion</w:delText>
        </w:r>
        <w:bookmarkEnd w:id="20458"/>
      </w:del>
    </w:p>
    <w:p w14:paraId="6FE125B6" w14:textId="6DD92F76" w:rsidR="00206DBA" w:rsidRPr="007A4AFC" w:rsidDel="00166699" w:rsidRDefault="00206DBA">
      <w:pPr>
        <w:pStyle w:val="Titre"/>
        <w:tabs>
          <w:tab w:val="num" w:pos="-4820"/>
        </w:tabs>
        <w:spacing w:line="276" w:lineRule="auto"/>
        <w:jc w:val="both"/>
        <w:rPr>
          <w:del w:id="20461" w:author="Dr Mamadou SANOGO" w:date="2023-10-25T17:56:00Z"/>
          <w:color w:val="000000" w:themeColor="text1"/>
          <w:sz w:val="28"/>
          <w:szCs w:val="28"/>
          <w:rPrChange w:id="20462" w:author="Dr Mamadou SANOGO" w:date="2023-10-25T18:15:00Z">
            <w:rPr>
              <w:del w:id="20463" w:author="Dr Mamadou SANOGO" w:date="2023-10-25T17:56:00Z"/>
              <w:color w:val="000000"/>
              <w:sz w:val="28"/>
              <w:szCs w:val="28"/>
            </w:rPr>
          </w:rPrChange>
        </w:rPr>
        <w:pPrChange w:id="20464"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465" w:author="Dr Mamadou SANOGO" w:date="2023-10-25T17:56:00Z"/>
          <w:color w:val="000000" w:themeColor="text1"/>
          <w:sz w:val="28"/>
          <w:szCs w:val="28"/>
          <w:rPrChange w:id="20466" w:author="Dr Mamadou SANOGO" w:date="2023-10-25T18:15:00Z">
            <w:rPr>
              <w:del w:id="20467" w:author="Dr Mamadou SANOGO" w:date="2023-10-25T17:56:00Z"/>
              <w:color w:val="000000"/>
              <w:sz w:val="28"/>
              <w:szCs w:val="28"/>
            </w:rPr>
          </w:rPrChange>
        </w:rPr>
        <w:pPrChange w:id="20468" w:author="Dr Mamadou SANOGO" w:date="2023-10-25T17:57:00Z">
          <w:pPr>
            <w:spacing w:line="240" w:lineRule="auto"/>
          </w:pPr>
        </w:pPrChange>
      </w:pPr>
      <w:del w:id="20469" w:author="Dr Mamadou SANOGO" w:date="2023-10-25T17:56:00Z">
        <w:r w:rsidRPr="007A4AFC" w:rsidDel="00166699">
          <w:rPr>
            <w:color w:val="000000" w:themeColor="text1"/>
            <w:sz w:val="28"/>
            <w:szCs w:val="28"/>
            <w:rPrChange w:id="20470"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471" w:author="Dr Mamadou SANOGO" w:date="2023-10-25T17:56:00Z"/>
          <w:rFonts w:eastAsiaTheme="minorHAnsi"/>
          <w:b w:val="0"/>
          <w:color w:val="000000" w:themeColor="text1"/>
          <w:lang w:eastAsia="en-US"/>
          <w:rPrChange w:id="20472" w:author="Dr Mamadou SANOGO" w:date="2023-10-25T18:15:00Z">
            <w:rPr>
              <w:del w:id="20473" w:author="Dr Mamadou SANOGO" w:date="2023-10-25T17:56:00Z"/>
              <w:rFonts w:eastAsiaTheme="minorHAnsi" w:cs="Times New Roman"/>
              <w:b w:val="0"/>
              <w:color w:val="auto"/>
              <w:lang w:eastAsia="en-US"/>
            </w:rPr>
          </w:rPrChange>
        </w:rPr>
        <w:pPrChange w:id="20474" w:author="Dr Mamadou SANOGO" w:date="2023-10-25T17:57:00Z">
          <w:pPr>
            <w:pStyle w:val="Titre1"/>
            <w:spacing w:before="0" w:line="240" w:lineRule="auto"/>
            <w:jc w:val="center"/>
          </w:pPr>
        </w:pPrChange>
      </w:pPr>
      <w:bookmarkStart w:id="20475" w:name="_Toc145944549"/>
      <w:del w:id="20476" w:author="Dr Mamadou SANOGO" w:date="2023-10-25T17:56:00Z">
        <w:r w:rsidRPr="007A4AFC" w:rsidDel="00166699">
          <w:rPr>
            <w:rFonts w:eastAsiaTheme="minorHAnsi"/>
            <w:color w:val="000000" w:themeColor="text1"/>
            <w:sz w:val="28"/>
            <w:lang w:eastAsia="en-US"/>
            <w:rPrChange w:id="20477" w:author="Dr Mamadou SANOGO" w:date="2023-10-25T18:15:00Z">
              <w:rPr>
                <w:rFonts w:eastAsiaTheme="minorHAnsi"/>
                <w:color w:val="2E74B5" w:themeColor="accent1" w:themeShade="BF"/>
                <w:lang w:eastAsia="en-US"/>
              </w:rPr>
            </w:rPrChange>
          </w:rPr>
          <w:delText>Annexe 19 : les responsable</w:delText>
        </w:r>
        <w:r w:rsidR="001E40CF" w:rsidRPr="007A4AFC" w:rsidDel="00166699">
          <w:rPr>
            <w:rFonts w:eastAsiaTheme="minorHAnsi"/>
            <w:color w:val="000000" w:themeColor="text1"/>
            <w:sz w:val="28"/>
            <w:lang w:eastAsia="en-US"/>
            <w:rPrChange w:id="20478" w:author="Dr Mamadou SANOGO" w:date="2023-10-25T18:15:00Z">
              <w:rPr>
                <w:rFonts w:eastAsiaTheme="minorHAnsi"/>
                <w:color w:val="2E74B5" w:themeColor="accent1" w:themeShade="BF"/>
                <w:lang w:eastAsia="en-US"/>
              </w:rPr>
            </w:rPrChange>
          </w:rPr>
          <w:delText>s</w:delText>
        </w:r>
        <w:r w:rsidRPr="007A4AFC" w:rsidDel="00166699">
          <w:rPr>
            <w:rFonts w:eastAsiaTheme="minorHAnsi"/>
            <w:color w:val="000000" w:themeColor="text1"/>
            <w:sz w:val="28"/>
            <w:lang w:eastAsia="en-US"/>
            <w:rPrChange w:id="20479" w:author="Dr Mamadou SANOGO" w:date="2023-10-25T18:15:00Z">
              <w:rPr>
                <w:rFonts w:eastAsiaTheme="minorHAnsi"/>
                <w:color w:val="2E74B5" w:themeColor="accent1" w:themeShade="BF"/>
                <w:lang w:eastAsia="en-US"/>
              </w:rPr>
            </w:rPrChange>
          </w:rPr>
          <w:delText xml:space="preserve"> administratifs l’EPSFé</w:delText>
        </w:r>
        <w:bookmarkEnd w:id="20475"/>
      </w:del>
    </w:p>
    <w:p w14:paraId="7B354B01" w14:textId="1F3F290E" w:rsidR="001B374B" w:rsidRPr="007A4AFC" w:rsidDel="00166699" w:rsidRDefault="001B374B">
      <w:pPr>
        <w:pStyle w:val="Titre"/>
        <w:tabs>
          <w:tab w:val="num" w:pos="-4820"/>
        </w:tabs>
        <w:spacing w:line="276" w:lineRule="auto"/>
        <w:jc w:val="both"/>
        <w:rPr>
          <w:del w:id="20480" w:author="Dr Mamadou SANOGO" w:date="2023-10-25T17:56:00Z"/>
          <w:color w:val="000000" w:themeColor="text1"/>
          <w:lang w:eastAsia="en-US"/>
          <w:rPrChange w:id="20481" w:author="Dr Mamadou SANOGO" w:date="2023-10-25T18:15:00Z">
            <w:rPr>
              <w:del w:id="20482" w:author="Dr Mamadou SANOGO" w:date="2023-10-25T17:56:00Z"/>
              <w:lang w:eastAsia="en-US"/>
            </w:rPr>
          </w:rPrChange>
        </w:rPr>
        <w:pPrChange w:id="20483"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4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485" w:author="Dr Mamadou SANOGO" w:date="2023-10-25T17:56:00Z"/>
                <w:rFonts w:ascii="Arial Narrow" w:hAnsi="Arial Narrow"/>
                <w:b/>
                <w:color w:val="000000" w:themeColor="text1"/>
                <w:rPrChange w:id="20486" w:author="Dr Mamadou SANOGO" w:date="2023-10-25T18:15:00Z">
                  <w:rPr>
                    <w:del w:id="20487" w:author="Dr Mamadou SANOGO" w:date="2023-10-25T17:56:00Z"/>
                    <w:rFonts w:ascii="Arial Narrow" w:hAnsi="Arial Narrow"/>
                    <w:b w:val="0"/>
                  </w:rPr>
                </w:rPrChange>
              </w:rPr>
              <w:pPrChange w:id="20488" w:author="Dr Mamadou SANOGO" w:date="2023-10-25T17:57:00Z">
                <w:pPr>
                  <w:spacing w:before="120" w:after="120" w:line="240" w:lineRule="auto"/>
                  <w:jc w:val="center"/>
                </w:pPr>
              </w:pPrChange>
            </w:pPr>
            <w:del w:id="20489" w:author="Dr Mamadou SANOGO" w:date="2023-10-25T17:56:00Z">
              <w:r w:rsidRPr="007A4AFC" w:rsidDel="00166699">
                <w:rPr>
                  <w:rFonts w:ascii="Arial Narrow" w:hAnsi="Arial Narrow"/>
                  <w:b/>
                  <w:color w:val="000000" w:themeColor="text1"/>
                  <w:rPrChange w:id="20490"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491" w:author="Dr Mamadou SANOGO" w:date="2023-10-25T17:56:00Z"/>
                <w:rFonts w:ascii="Arial Narrow" w:hAnsi="Arial Narrow"/>
                <w:b/>
                <w:color w:val="000000" w:themeColor="text1"/>
                <w:rPrChange w:id="20492" w:author="Dr Mamadou SANOGO" w:date="2023-10-25T18:15:00Z">
                  <w:rPr>
                    <w:del w:id="20493" w:author="Dr Mamadou SANOGO" w:date="2023-10-25T17:56:00Z"/>
                    <w:rFonts w:ascii="Arial Narrow" w:hAnsi="Arial Narrow"/>
                    <w:b w:val="0"/>
                  </w:rPr>
                </w:rPrChange>
              </w:rPr>
              <w:pPrChange w:id="2049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495" w:author="Dr Mamadou SANOGO" w:date="2023-10-25T17:56:00Z">
              <w:r w:rsidRPr="007A4AFC" w:rsidDel="00166699">
                <w:rPr>
                  <w:rFonts w:ascii="Arial Narrow" w:hAnsi="Arial Narrow"/>
                  <w:b/>
                  <w:color w:val="000000" w:themeColor="text1"/>
                  <w:rPrChange w:id="20496"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497" w:author="Dr Mamadou SANOGO" w:date="2023-10-25T17:56:00Z"/>
                <w:rFonts w:ascii="Arial Narrow" w:hAnsi="Arial Narrow"/>
                <w:b/>
                <w:color w:val="000000" w:themeColor="text1"/>
                <w:rPrChange w:id="20498" w:author="Dr Mamadou SANOGO" w:date="2023-10-25T18:15:00Z">
                  <w:rPr>
                    <w:del w:id="20499" w:author="Dr Mamadou SANOGO" w:date="2023-10-25T17:56:00Z"/>
                    <w:rFonts w:ascii="Arial Narrow" w:hAnsi="Arial Narrow"/>
                    <w:b w:val="0"/>
                  </w:rPr>
                </w:rPrChange>
              </w:rPr>
              <w:pPrChange w:id="2050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501" w:author="Dr Mamadou SANOGO" w:date="2023-10-25T17:56:00Z">
              <w:r w:rsidRPr="007A4AFC" w:rsidDel="00166699">
                <w:rPr>
                  <w:rFonts w:ascii="Arial Narrow" w:hAnsi="Arial Narrow"/>
                  <w:b/>
                  <w:color w:val="000000" w:themeColor="text1"/>
                  <w:rPrChange w:id="20502"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503" w:author="Dr Mamadou SANOGO" w:date="2023-10-25T17:56:00Z"/>
                <w:rFonts w:ascii="Arial Narrow" w:hAnsi="Arial Narrow"/>
                <w:b/>
                <w:color w:val="000000" w:themeColor="text1"/>
                <w:rPrChange w:id="20504" w:author="Dr Mamadou SANOGO" w:date="2023-10-25T18:15:00Z">
                  <w:rPr>
                    <w:del w:id="20505" w:author="Dr Mamadou SANOGO" w:date="2023-10-25T17:56:00Z"/>
                    <w:rFonts w:ascii="Arial Narrow" w:hAnsi="Arial Narrow"/>
                    <w:b w:val="0"/>
                  </w:rPr>
                </w:rPrChange>
              </w:rPr>
              <w:pPrChange w:id="20506"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507" w:author="Dr Mamadou SANOGO" w:date="2023-10-25T17:56:00Z">
              <w:r w:rsidRPr="007A4AFC" w:rsidDel="00166699">
                <w:rPr>
                  <w:rFonts w:ascii="Arial Narrow" w:hAnsi="Arial Narrow"/>
                  <w:b/>
                  <w:color w:val="000000" w:themeColor="text1"/>
                  <w:rPrChange w:id="20508"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5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510" w:author="Dr Mamadou SANOGO" w:date="2023-10-25T17:56:00Z"/>
                <w:color w:val="000000" w:themeColor="text1"/>
                <w:rPrChange w:id="20511" w:author="Dr Mamadou SANOGO" w:date="2023-10-25T18:15:00Z">
                  <w:rPr>
                    <w:del w:id="20512" w:author="Dr Mamadou SANOGO" w:date="2023-10-25T17:56:00Z"/>
                  </w:rPr>
                </w:rPrChange>
              </w:rPr>
              <w:pPrChange w:id="20513" w:author="Dr Mamadou SANOGO" w:date="2023-10-25T17:57:00Z">
                <w:pPr>
                  <w:spacing w:before="120" w:after="120" w:line="240" w:lineRule="auto"/>
                </w:pPr>
              </w:pPrChange>
            </w:pPr>
            <w:del w:id="20514" w:author="Dr Mamadou SANOGO" w:date="2023-10-25T17:56:00Z">
              <w:r w:rsidRPr="007A4AFC" w:rsidDel="00166699">
                <w:rPr>
                  <w:b/>
                  <w:color w:val="000000" w:themeColor="text1"/>
                  <w:rPrChange w:id="20515"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16" w:author="Dr Mamadou SANOGO" w:date="2023-10-25T17:56:00Z"/>
                <w:color w:val="000000" w:themeColor="text1"/>
                <w:rPrChange w:id="20517" w:author="Dr Mamadou SANOGO" w:date="2023-10-25T18:15:00Z">
                  <w:rPr>
                    <w:del w:id="20518" w:author="Dr Mamadou SANOGO" w:date="2023-10-25T17:56:00Z"/>
                  </w:rPr>
                </w:rPrChange>
              </w:rPr>
              <w:pPrChange w:id="205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20" w:author="Dr Mamadou SANOGO" w:date="2023-10-25T17:56:00Z">
              <w:r w:rsidRPr="007A4AFC" w:rsidDel="00166699">
                <w:rPr>
                  <w:color w:val="000000" w:themeColor="text1"/>
                  <w:rPrChange w:id="20521"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22" w:author="Dr Mamadou SANOGO" w:date="2023-10-25T17:56:00Z"/>
                <w:color w:val="000000" w:themeColor="text1"/>
                <w:rPrChange w:id="20523" w:author="Dr Mamadou SANOGO" w:date="2023-10-25T18:15:00Z">
                  <w:rPr>
                    <w:del w:id="20524" w:author="Dr Mamadou SANOGO" w:date="2023-10-25T17:56:00Z"/>
                  </w:rPr>
                </w:rPrChange>
              </w:rPr>
              <w:pPrChange w:id="205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26" w:author="Dr Mamadou SANOGO" w:date="2023-10-25T17:56:00Z">
              <w:r w:rsidRPr="007A4AFC" w:rsidDel="00166699">
                <w:rPr>
                  <w:color w:val="000000" w:themeColor="text1"/>
                  <w:rPrChange w:id="20527"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28" w:author="Dr Mamadou SANOGO" w:date="2023-10-25T17:56:00Z"/>
                <w:color w:val="000000" w:themeColor="text1"/>
                <w:rPrChange w:id="20529" w:author="Dr Mamadou SANOGO" w:date="2023-10-25T18:15:00Z">
                  <w:rPr>
                    <w:del w:id="20530" w:author="Dr Mamadou SANOGO" w:date="2023-10-25T17:56:00Z"/>
                  </w:rPr>
                </w:rPrChange>
              </w:rPr>
              <w:pPrChange w:id="205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32" w:author="Dr Mamadou SANOGO" w:date="2023-10-25T17:56:00Z">
              <w:r w:rsidRPr="007A4AFC" w:rsidDel="00166699">
                <w:rPr>
                  <w:color w:val="000000" w:themeColor="text1"/>
                  <w:rPrChange w:id="20533" w:author="Dr Mamadou SANOGO" w:date="2023-10-25T18:15:00Z">
                    <w:rPr/>
                  </w:rPrChange>
                </w:rPr>
                <w:delText>Directeur Général</w:delText>
              </w:r>
            </w:del>
          </w:p>
        </w:tc>
      </w:tr>
      <w:tr w:rsidR="007A4AFC" w:rsidRPr="007A4AFC" w:rsidDel="00166699" w14:paraId="7F5C93C4" w14:textId="77777777" w:rsidTr="001B374B">
        <w:trPr>
          <w:jc w:val="center"/>
          <w:del w:id="205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535" w:author="Dr Mamadou SANOGO" w:date="2023-10-25T17:56:00Z"/>
                <w:color w:val="000000" w:themeColor="text1"/>
                <w:rPrChange w:id="20536" w:author="Dr Mamadou SANOGO" w:date="2023-10-25T18:15:00Z">
                  <w:rPr>
                    <w:del w:id="20537" w:author="Dr Mamadou SANOGO" w:date="2023-10-25T17:56:00Z"/>
                  </w:rPr>
                </w:rPrChange>
              </w:rPr>
              <w:pPrChange w:id="20538" w:author="Dr Mamadou SANOGO" w:date="2023-10-25T17:57:00Z">
                <w:pPr>
                  <w:spacing w:before="120" w:after="120" w:line="240" w:lineRule="auto"/>
                </w:pPr>
              </w:pPrChange>
            </w:pPr>
            <w:del w:id="20539" w:author="Dr Mamadou SANOGO" w:date="2023-10-25T17:56:00Z">
              <w:r w:rsidRPr="007A4AFC" w:rsidDel="00166699">
                <w:rPr>
                  <w:b/>
                  <w:color w:val="000000" w:themeColor="text1"/>
                  <w:rPrChange w:id="20540"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41" w:author="Dr Mamadou SANOGO" w:date="2023-10-25T17:56:00Z"/>
                <w:color w:val="000000" w:themeColor="text1"/>
                <w:rPrChange w:id="20542" w:author="Dr Mamadou SANOGO" w:date="2023-10-25T18:15:00Z">
                  <w:rPr>
                    <w:del w:id="20543" w:author="Dr Mamadou SANOGO" w:date="2023-10-25T17:56:00Z"/>
                  </w:rPr>
                </w:rPrChange>
              </w:rPr>
              <w:pPrChange w:id="205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45" w:author="Dr Mamadou SANOGO" w:date="2023-10-25T17:56:00Z">
              <w:r w:rsidRPr="007A4AFC" w:rsidDel="00166699">
                <w:rPr>
                  <w:color w:val="000000" w:themeColor="text1"/>
                  <w:rPrChange w:id="20546"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47" w:author="Dr Mamadou SANOGO" w:date="2023-10-25T17:56:00Z"/>
                <w:color w:val="000000" w:themeColor="text1"/>
                <w:rPrChange w:id="20548" w:author="Dr Mamadou SANOGO" w:date="2023-10-25T18:15:00Z">
                  <w:rPr>
                    <w:del w:id="20549" w:author="Dr Mamadou SANOGO" w:date="2023-10-25T17:56:00Z"/>
                  </w:rPr>
                </w:rPrChange>
              </w:rPr>
              <w:pPrChange w:id="205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51" w:author="Dr Mamadou SANOGO" w:date="2023-10-25T17:56:00Z">
              <w:r w:rsidRPr="007A4AFC" w:rsidDel="00166699">
                <w:rPr>
                  <w:color w:val="000000" w:themeColor="text1"/>
                  <w:rPrChange w:id="20552"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53" w:author="Dr Mamadou SANOGO" w:date="2023-10-25T17:56:00Z"/>
                <w:color w:val="000000" w:themeColor="text1"/>
                <w:rPrChange w:id="20554" w:author="Dr Mamadou SANOGO" w:date="2023-10-25T18:15:00Z">
                  <w:rPr>
                    <w:del w:id="20555" w:author="Dr Mamadou SANOGO" w:date="2023-10-25T17:56:00Z"/>
                  </w:rPr>
                </w:rPrChange>
              </w:rPr>
              <w:pPrChange w:id="205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57" w:author="Dr Mamadou SANOGO" w:date="2023-10-25T17:56:00Z">
              <w:r w:rsidRPr="007A4AFC" w:rsidDel="00166699">
                <w:rPr>
                  <w:color w:val="000000" w:themeColor="text1"/>
                  <w:rPrChange w:id="20558"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5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560" w:author="Dr Mamadou SANOGO" w:date="2023-10-25T17:56:00Z"/>
                <w:color w:val="000000" w:themeColor="text1"/>
                <w:rPrChange w:id="20561" w:author="Dr Mamadou SANOGO" w:date="2023-10-25T18:15:00Z">
                  <w:rPr>
                    <w:del w:id="20562" w:author="Dr Mamadou SANOGO" w:date="2023-10-25T17:56:00Z"/>
                  </w:rPr>
                </w:rPrChange>
              </w:rPr>
              <w:pPrChange w:id="20563" w:author="Dr Mamadou SANOGO" w:date="2023-10-25T17:57:00Z">
                <w:pPr>
                  <w:spacing w:before="120" w:after="120" w:line="240" w:lineRule="auto"/>
                </w:pPr>
              </w:pPrChange>
            </w:pPr>
            <w:del w:id="20564" w:author="Dr Mamadou SANOGO" w:date="2023-10-25T17:56:00Z">
              <w:r w:rsidRPr="007A4AFC" w:rsidDel="00166699">
                <w:rPr>
                  <w:b/>
                  <w:color w:val="000000" w:themeColor="text1"/>
                  <w:rPrChange w:id="20565"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66" w:author="Dr Mamadou SANOGO" w:date="2023-10-25T17:56:00Z"/>
                <w:color w:val="000000" w:themeColor="text1"/>
                <w:rPrChange w:id="20567" w:author="Dr Mamadou SANOGO" w:date="2023-10-25T18:15:00Z">
                  <w:rPr>
                    <w:del w:id="20568" w:author="Dr Mamadou SANOGO" w:date="2023-10-25T17:56:00Z"/>
                  </w:rPr>
                </w:rPrChange>
              </w:rPr>
              <w:pPrChange w:id="205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70" w:author="Dr Mamadou SANOGO" w:date="2023-10-25T17:56:00Z">
              <w:r w:rsidRPr="007A4AFC" w:rsidDel="00166699">
                <w:rPr>
                  <w:color w:val="000000" w:themeColor="text1"/>
                  <w:rPrChange w:id="20571"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72" w:author="Dr Mamadou SANOGO" w:date="2023-10-25T17:56:00Z"/>
                <w:color w:val="000000" w:themeColor="text1"/>
                <w:rPrChange w:id="20573" w:author="Dr Mamadou SANOGO" w:date="2023-10-25T18:15:00Z">
                  <w:rPr>
                    <w:del w:id="20574" w:author="Dr Mamadou SANOGO" w:date="2023-10-25T17:56:00Z"/>
                  </w:rPr>
                </w:rPrChange>
              </w:rPr>
              <w:pPrChange w:id="205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76" w:author="Dr Mamadou SANOGO" w:date="2023-10-25T17:56:00Z">
              <w:r w:rsidRPr="007A4AFC" w:rsidDel="00166699">
                <w:rPr>
                  <w:color w:val="000000" w:themeColor="text1"/>
                  <w:rPrChange w:id="20577"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78" w:author="Dr Mamadou SANOGO" w:date="2023-10-25T17:56:00Z"/>
                <w:color w:val="000000" w:themeColor="text1"/>
                <w:rPrChange w:id="20579" w:author="Dr Mamadou SANOGO" w:date="2023-10-25T18:15:00Z">
                  <w:rPr>
                    <w:del w:id="20580" w:author="Dr Mamadou SANOGO" w:date="2023-10-25T17:56:00Z"/>
                  </w:rPr>
                </w:rPrChange>
              </w:rPr>
              <w:pPrChange w:id="205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82" w:author="Dr Mamadou SANOGO" w:date="2023-10-25T17:56:00Z">
              <w:r w:rsidRPr="007A4AFC" w:rsidDel="00166699">
                <w:rPr>
                  <w:color w:val="000000" w:themeColor="text1"/>
                  <w:rPrChange w:id="20583"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5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585" w:author="Dr Mamadou SANOGO" w:date="2023-10-25T17:56:00Z"/>
                <w:color w:val="000000" w:themeColor="text1"/>
                <w:rPrChange w:id="20586" w:author="Dr Mamadou SANOGO" w:date="2023-10-25T18:15:00Z">
                  <w:rPr>
                    <w:del w:id="20587" w:author="Dr Mamadou SANOGO" w:date="2023-10-25T17:56:00Z"/>
                  </w:rPr>
                </w:rPrChange>
              </w:rPr>
              <w:pPrChange w:id="20588" w:author="Dr Mamadou SANOGO" w:date="2023-10-25T17:57:00Z">
                <w:pPr>
                  <w:spacing w:before="120" w:after="120" w:line="240" w:lineRule="auto"/>
                </w:pPr>
              </w:pPrChange>
            </w:pPr>
            <w:del w:id="20589" w:author="Dr Mamadou SANOGO" w:date="2023-10-25T17:56:00Z">
              <w:r w:rsidRPr="007A4AFC" w:rsidDel="00166699">
                <w:rPr>
                  <w:b/>
                  <w:color w:val="000000" w:themeColor="text1"/>
                  <w:rPrChange w:id="20590"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91" w:author="Dr Mamadou SANOGO" w:date="2023-10-25T17:56:00Z"/>
                <w:color w:val="000000" w:themeColor="text1"/>
                <w:rPrChange w:id="20592" w:author="Dr Mamadou SANOGO" w:date="2023-10-25T18:15:00Z">
                  <w:rPr>
                    <w:del w:id="20593" w:author="Dr Mamadou SANOGO" w:date="2023-10-25T17:56:00Z"/>
                  </w:rPr>
                </w:rPrChange>
              </w:rPr>
              <w:pPrChange w:id="205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95" w:author="Dr Mamadou SANOGO" w:date="2023-10-25T17:56:00Z">
              <w:r w:rsidRPr="007A4AFC" w:rsidDel="00166699">
                <w:rPr>
                  <w:color w:val="000000" w:themeColor="text1"/>
                  <w:rPrChange w:id="20596"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97" w:author="Dr Mamadou SANOGO" w:date="2023-10-25T17:56:00Z"/>
                <w:color w:val="000000" w:themeColor="text1"/>
                <w:rPrChange w:id="20598" w:author="Dr Mamadou SANOGO" w:date="2023-10-25T18:15:00Z">
                  <w:rPr>
                    <w:del w:id="20599" w:author="Dr Mamadou SANOGO" w:date="2023-10-25T17:56:00Z"/>
                  </w:rPr>
                </w:rPrChange>
              </w:rPr>
              <w:pPrChange w:id="206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01" w:author="Dr Mamadou SANOGO" w:date="2023-10-25T17:56:00Z">
              <w:r w:rsidRPr="007A4AFC" w:rsidDel="00166699">
                <w:rPr>
                  <w:color w:val="000000" w:themeColor="text1"/>
                  <w:rPrChange w:id="20602"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03" w:author="Dr Mamadou SANOGO" w:date="2023-10-25T17:56:00Z"/>
                <w:color w:val="000000" w:themeColor="text1"/>
                <w:rPrChange w:id="20604" w:author="Dr Mamadou SANOGO" w:date="2023-10-25T18:15:00Z">
                  <w:rPr>
                    <w:del w:id="20605" w:author="Dr Mamadou SANOGO" w:date="2023-10-25T17:56:00Z"/>
                  </w:rPr>
                </w:rPrChange>
              </w:rPr>
              <w:pPrChange w:id="206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07" w:author="Dr Mamadou SANOGO" w:date="2023-10-25T17:56:00Z">
              <w:r w:rsidRPr="007A4AFC" w:rsidDel="00166699">
                <w:rPr>
                  <w:color w:val="000000" w:themeColor="text1"/>
                  <w:rPrChange w:id="20608"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6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610" w:author="Dr Mamadou SANOGO" w:date="2023-10-25T17:56:00Z"/>
                <w:color w:val="000000" w:themeColor="text1"/>
                <w:rPrChange w:id="20611" w:author="Dr Mamadou SANOGO" w:date="2023-10-25T18:15:00Z">
                  <w:rPr>
                    <w:del w:id="20612" w:author="Dr Mamadou SANOGO" w:date="2023-10-25T17:56:00Z"/>
                  </w:rPr>
                </w:rPrChange>
              </w:rPr>
              <w:pPrChange w:id="20613" w:author="Dr Mamadou SANOGO" w:date="2023-10-25T17:57:00Z">
                <w:pPr>
                  <w:spacing w:before="120" w:after="120" w:line="240" w:lineRule="auto"/>
                </w:pPr>
              </w:pPrChange>
            </w:pPr>
            <w:del w:id="20614" w:author="Dr Mamadou SANOGO" w:date="2023-10-25T17:56:00Z">
              <w:r w:rsidRPr="007A4AFC" w:rsidDel="00166699">
                <w:rPr>
                  <w:b/>
                  <w:color w:val="000000" w:themeColor="text1"/>
                  <w:rPrChange w:id="20615"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16" w:author="Dr Mamadou SANOGO" w:date="2023-10-25T17:56:00Z"/>
                <w:color w:val="000000" w:themeColor="text1"/>
                <w:rPrChange w:id="20617" w:author="Dr Mamadou SANOGO" w:date="2023-10-25T18:15:00Z">
                  <w:rPr>
                    <w:del w:id="20618" w:author="Dr Mamadou SANOGO" w:date="2023-10-25T17:56:00Z"/>
                  </w:rPr>
                </w:rPrChange>
              </w:rPr>
              <w:pPrChange w:id="206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20" w:author="Dr Mamadou SANOGO" w:date="2023-10-25T17:56:00Z">
              <w:r w:rsidRPr="007A4AFC" w:rsidDel="00166699">
                <w:rPr>
                  <w:color w:val="000000" w:themeColor="text1"/>
                  <w:rPrChange w:id="20621"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22" w:author="Dr Mamadou SANOGO" w:date="2023-10-25T17:56:00Z"/>
                <w:color w:val="000000" w:themeColor="text1"/>
                <w:rPrChange w:id="20623" w:author="Dr Mamadou SANOGO" w:date="2023-10-25T18:15:00Z">
                  <w:rPr>
                    <w:del w:id="20624" w:author="Dr Mamadou SANOGO" w:date="2023-10-25T17:56:00Z"/>
                  </w:rPr>
                </w:rPrChange>
              </w:rPr>
              <w:pPrChange w:id="206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26" w:author="Dr Mamadou SANOGO" w:date="2023-10-25T17:56:00Z">
              <w:r w:rsidRPr="007A4AFC" w:rsidDel="00166699">
                <w:rPr>
                  <w:color w:val="000000" w:themeColor="text1"/>
                  <w:rPrChange w:id="20627"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28" w:author="Dr Mamadou SANOGO" w:date="2023-10-25T17:56:00Z"/>
                <w:color w:val="000000" w:themeColor="text1"/>
                <w:rPrChange w:id="20629" w:author="Dr Mamadou SANOGO" w:date="2023-10-25T18:15:00Z">
                  <w:rPr>
                    <w:del w:id="20630" w:author="Dr Mamadou SANOGO" w:date="2023-10-25T17:56:00Z"/>
                  </w:rPr>
                </w:rPrChange>
              </w:rPr>
              <w:pPrChange w:id="206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32" w:author="Dr Mamadou SANOGO" w:date="2023-10-25T17:56:00Z">
              <w:r w:rsidRPr="007A4AFC" w:rsidDel="00166699">
                <w:rPr>
                  <w:color w:val="000000" w:themeColor="text1"/>
                  <w:rPrChange w:id="20633" w:author="Dr Mamadou SANOGO" w:date="2023-10-25T18:15:00Z">
                    <w:rPr/>
                  </w:rPrChange>
                </w:rPr>
                <w:delText>Surveillant Général</w:delText>
              </w:r>
            </w:del>
          </w:p>
        </w:tc>
      </w:tr>
      <w:tr w:rsidR="007A4AFC" w:rsidRPr="007A4AFC" w:rsidDel="00166699" w14:paraId="42B729F2" w14:textId="77777777" w:rsidTr="001B374B">
        <w:trPr>
          <w:jc w:val="center"/>
          <w:del w:id="206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635" w:author="Dr Mamadou SANOGO" w:date="2023-10-25T17:56:00Z"/>
                <w:color w:val="000000" w:themeColor="text1"/>
                <w:rPrChange w:id="20636" w:author="Dr Mamadou SANOGO" w:date="2023-10-25T18:15:00Z">
                  <w:rPr>
                    <w:del w:id="20637" w:author="Dr Mamadou SANOGO" w:date="2023-10-25T17:56:00Z"/>
                  </w:rPr>
                </w:rPrChange>
              </w:rPr>
              <w:pPrChange w:id="20638" w:author="Dr Mamadou SANOGO" w:date="2023-10-25T17:57:00Z">
                <w:pPr>
                  <w:spacing w:before="120" w:after="120" w:line="240" w:lineRule="auto"/>
                </w:pPr>
              </w:pPrChange>
            </w:pPr>
            <w:del w:id="20639" w:author="Dr Mamadou SANOGO" w:date="2023-10-25T17:56:00Z">
              <w:r w:rsidRPr="007A4AFC" w:rsidDel="00166699">
                <w:rPr>
                  <w:b/>
                  <w:color w:val="000000" w:themeColor="text1"/>
                  <w:rPrChange w:id="20640"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41" w:author="Dr Mamadou SANOGO" w:date="2023-10-25T17:56:00Z"/>
                <w:color w:val="000000" w:themeColor="text1"/>
                <w:rPrChange w:id="20642" w:author="Dr Mamadou SANOGO" w:date="2023-10-25T18:15:00Z">
                  <w:rPr>
                    <w:del w:id="20643" w:author="Dr Mamadou SANOGO" w:date="2023-10-25T17:56:00Z"/>
                  </w:rPr>
                </w:rPrChange>
              </w:rPr>
              <w:pPrChange w:id="206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45" w:author="Dr Mamadou SANOGO" w:date="2023-10-25T17:56:00Z">
              <w:r w:rsidRPr="007A4AFC" w:rsidDel="00166699">
                <w:rPr>
                  <w:color w:val="000000" w:themeColor="text1"/>
                  <w:rPrChange w:id="20646"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47" w:author="Dr Mamadou SANOGO" w:date="2023-10-25T17:56:00Z"/>
                <w:color w:val="000000" w:themeColor="text1"/>
                <w:rPrChange w:id="20648" w:author="Dr Mamadou SANOGO" w:date="2023-10-25T18:15:00Z">
                  <w:rPr>
                    <w:del w:id="20649" w:author="Dr Mamadou SANOGO" w:date="2023-10-25T17:56:00Z"/>
                  </w:rPr>
                </w:rPrChange>
              </w:rPr>
              <w:pPrChange w:id="206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51" w:author="Dr Mamadou SANOGO" w:date="2023-10-25T17:56:00Z">
              <w:r w:rsidRPr="007A4AFC" w:rsidDel="00166699">
                <w:rPr>
                  <w:color w:val="000000" w:themeColor="text1"/>
                  <w:rPrChange w:id="20652"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53" w:author="Dr Mamadou SANOGO" w:date="2023-10-25T17:56:00Z"/>
                <w:color w:val="000000" w:themeColor="text1"/>
                <w:rPrChange w:id="20654" w:author="Dr Mamadou SANOGO" w:date="2023-10-25T18:15:00Z">
                  <w:rPr>
                    <w:del w:id="20655" w:author="Dr Mamadou SANOGO" w:date="2023-10-25T17:56:00Z"/>
                  </w:rPr>
                </w:rPrChange>
              </w:rPr>
              <w:pPrChange w:id="206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57" w:author="Dr Mamadou SANOGO" w:date="2023-10-25T17:56:00Z">
              <w:r w:rsidRPr="007A4AFC" w:rsidDel="00166699">
                <w:rPr>
                  <w:color w:val="000000" w:themeColor="text1"/>
                  <w:rPrChange w:id="20658"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6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660" w:author="Dr Mamadou SANOGO" w:date="2023-10-25T17:56:00Z"/>
                <w:color w:val="000000" w:themeColor="text1"/>
                <w:rPrChange w:id="20661" w:author="Dr Mamadou SANOGO" w:date="2023-10-25T18:15:00Z">
                  <w:rPr>
                    <w:del w:id="20662" w:author="Dr Mamadou SANOGO" w:date="2023-10-25T17:56:00Z"/>
                  </w:rPr>
                </w:rPrChange>
              </w:rPr>
              <w:pPrChange w:id="20663" w:author="Dr Mamadou SANOGO" w:date="2023-10-25T17:57:00Z">
                <w:pPr>
                  <w:spacing w:before="120" w:after="120" w:line="240" w:lineRule="auto"/>
                </w:pPr>
              </w:pPrChange>
            </w:pPr>
            <w:del w:id="20664" w:author="Dr Mamadou SANOGO" w:date="2023-10-25T17:56:00Z">
              <w:r w:rsidRPr="007A4AFC" w:rsidDel="00166699">
                <w:rPr>
                  <w:b/>
                  <w:color w:val="000000" w:themeColor="text1"/>
                  <w:rPrChange w:id="20665"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66" w:author="Dr Mamadou SANOGO" w:date="2023-10-25T17:56:00Z"/>
                <w:color w:val="000000" w:themeColor="text1"/>
                <w:rPrChange w:id="20667" w:author="Dr Mamadou SANOGO" w:date="2023-10-25T18:15:00Z">
                  <w:rPr>
                    <w:del w:id="20668" w:author="Dr Mamadou SANOGO" w:date="2023-10-25T17:56:00Z"/>
                  </w:rPr>
                </w:rPrChange>
              </w:rPr>
              <w:pPrChange w:id="206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70" w:author="Dr Mamadou SANOGO" w:date="2023-10-25T17:56:00Z">
              <w:r w:rsidRPr="007A4AFC" w:rsidDel="00166699">
                <w:rPr>
                  <w:color w:val="000000" w:themeColor="text1"/>
                  <w:rPrChange w:id="20671"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72" w:author="Dr Mamadou SANOGO" w:date="2023-10-25T17:56:00Z"/>
                <w:color w:val="000000" w:themeColor="text1"/>
                <w:rPrChange w:id="20673" w:author="Dr Mamadou SANOGO" w:date="2023-10-25T18:15:00Z">
                  <w:rPr>
                    <w:del w:id="20674" w:author="Dr Mamadou SANOGO" w:date="2023-10-25T17:56:00Z"/>
                  </w:rPr>
                </w:rPrChange>
              </w:rPr>
              <w:pPrChange w:id="206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76" w:author="Dr Mamadou SANOGO" w:date="2023-10-25T17:56:00Z">
              <w:r w:rsidRPr="007A4AFC" w:rsidDel="00166699">
                <w:rPr>
                  <w:color w:val="000000" w:themeColor="text1"/>
                  <w:rPrChange w:id="20677"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78" w:author="Dr Mamadou SANOGO" w:date="2023-10-25T17:56:00Z"/>
                <w:color w:val="000000" w:themeColor="text1"/>
                <w:rPrChange w:id="20679" w:author="Dr Mamadou SANOGO" w:date="2023-10-25T18:15:00Z">
                  <w:rPr>
                    <w:del w:id="20680" w:author="Dr Mamadou SANOGO" w:date="2023-10-25T17:56:00Z"/>
                  </w:rPr>
                </w:rPrChange>
              </w:rPr>
              <w:pPrChange w:id="206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82" w:author="Dr Mamadou SANOGO" w:date="2023-10-25T17:56:00Z">
              <w:r w:rsidRPr="007A4AFC" w:rsidDel="00166699">
                <w:rPr>
                  <w:color w:val="000000" w:themeColor="text1"/>
                  <w:rPrChange w:id="20683" w:author="Dr Mamadou SANOGO" w:date="2023-10-25T18:15:00Z">
                    <w:rPr/>
                  </w:rPrChange>
                </w:rPr>
                <w:delText>Moniteur</w:delText>
              </w:r>
            </w:del>
          </w:p>
        </w:tc>
      </w:tr>
      <w:tr w:rsidR="007A4AFC" w:rsidRPr="007A4AFC" w:rsidDel="00166699" w14:paraId="791E4F60" w14:textId="77777777" w:rsidTr="001B374B">
        <w:trPr>
          <w:trHeight w:val="92"/>
          <w:jc w:val="center"/>
          <w:del w:id="206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685" w:author="Dr Mamadou SANOGO" w:date="2023-10-25T17:56:00Z"/>
                <w:color w:val="000000" w:themeColor="text1"/>
                <w:rPrChange w:id="20686" w:author="Dr Mamadou SANOGO" w:date="2023-10-25T18:15:00Z">
                  <w:rPr>
                    <w:del w:id="20687" w:author="Dr Mamadou SANOGO" w:date="2023-10-25T17:56:00Z"/>
                  </w:rPr>
                </w:rPrChange>
              </w:rPr>
              <w:pPrChange w:id="20688" w:author="Dr Mamadou SANOGO" w:date="2023-10-25T17:57:00Z">
                <w:pPr>
                  <w:spacing w:before="120" w:after="120" w:line="240" w:lineRule="auto"/>
                </w:pPr>
              </w:pPrChange>
            </w:pPr>
            <w:del w:id="20689" w:author="Dr Mamadou SANOGO" w:date="2023-10-25T17:56:00Z">
              <w:r w:rsidRPr="007A4AFC" w:rsidDel="00166699">
                <w:rPr>
                  <w:b/>
                  <w:color w:val="000000" w:themeColor="text1"/>
                  <w:rPrChange w:id="20690"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91" w:author="Dr Mamadou SANOGO" w:date="2023-10-25T17:56:00Z"/>
                <w:color w:val="000000" w:themeColor="text1"/>
                <w:rPrChange w:id="20692" w:author="Dr Mamadou SANOGO" w:date="2023-10-25T18:15:00Z">
                  <w:rPr>
                    <w:del w:id="20693" w:author="Dr Mamadou SANOGO" w:date="2023-10-25T17:56:00Z"/>
                  </w:rPr>
                </w:rPrChange>
              </w:rPr>
              <w:pPrChange w:id="206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95" w:author="Dr Mamadou SANOGO" w:date="2023-10-25T17:56:00Z">
              <w:r w:rsidRPr="007A4AFC" w:rsidDel="00166699">
                <w:rPr>
                  <w:color w:val="000000" w:themeColor="text1"/>
                  <w:rPrChange w:id="20696"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97" w:author="Dr Mamadou SANOGO" w:date="2023-10-25T17:56:00Z"/>
                <w:color w:val="000000" w:themeColor="text1"/>
                <w:rPrChange w:id="20698" w:author="Dr Mamadou SANOGO" w:date="2023-10-25T18:15:00Z">
                  <w:rPr>
                    <w:del w:id="20699" w:author="Dr Mamadou SANOGO" w:date="2023-10-25T17:56:00Z"/>
                  </w:rPr>
                </w:rPrChange>
              </w:rPr>
              <w:pPrChange w:id="207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701" w:author="Dr Mamadou SANOGO" w:date="2023-10-25T17:56:00Z">
              <w:r w:rsidRPr="007A4AFC" w:rsidDel="00166699">
                <w:rPr>
                  <w:color w:val="000000" w:themeColor="text1"/>
                  <w:rPrChange w:id="20702"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703" w:author="Dr Mamadou SANOGO" w:date="2023-10-25T17:56:00Z"/>
                <w:color w:val="000000" w:themeColor="text1"/>
                <w:rPrChange w:id="20704" w:author="Dr Mamadou SANOGO" w:date="2023-10-25T18:15:00Z">
                  <w:rPr>
                    <w:del w:id="20705" w:author="Dr Mamadou SANOGO" w:date="2023-10-25T17:56:00Z"/>
                  </w:rPr>
                </w:rPrChange>
              </w:rPr>
              <w:pPrChange w:id="207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707" w:author="Dr Mamadou SANOGO" w:date="2023-10-25T17:56:00Z">
              <w:r w:rsidRPr="007A4AFC" w:rsidDel="00166699">
                <w:rPr>
                  <w:color w:val="000000" w:themeColor="text1"/>
                  <w:rPrChange w:id="20708"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7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710" w:author="Dr Mamadou SANOGO" w:date="2023-10-25T17:56:00Z"/>
                <w:color w:val="000000" w:themeColor="text1"/>
                <w:rPrChange w:id="20711" w:author="Dr Mamadou SANOGO" w:date="2023-10-25T18:15:00Z">
                  <w:rPr>
                    <w:del w:id="20712" w:author="Dr Mamadou SANOGO" w:date="2023-10-25T17:56:00Z"/>
                  </w:rPr>
                </w:rPrChange>
              </w:rPr>
              <w:pPrChange w:id="20713" w:author="Dr Mamadou SANOGO" w:date="2023-10-25T17:57:00Z">
                <w:pPr>
                  <w:spacing w:before="120" w:after="120" w:line="240" w:lineRule="auto"/>
                </w:pPr>
              </w:pPrChange>
            </w:pPr>
            <w:del w:id="20714" w:author="Dr Mamadou SANOGO" w:date="2023-10-25T17:56:00Z">
              <w:r w:rsidRPr="007A4AFC" w:rsidDel="00166699">
                <w:rPr>
                  <w:b/>
                  <w:color w:val="000000" w:themeColor="text1"/>
                  <w:rPrChange w:id="20715"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716" w:author="Dr Mamadou SANOGO" w:date="2023-10-25T17:56:00Z"/>
                <w:color w:val="000000" w:themeColor="text1"/>
                <w:rPrChange w:id="20717" w:author="Dr Mamadou SANOGO" w:date="2023-10-25T18:15:00Z">
                  <w:rPr>
                    <w:del w:id="20718" w:author="Dr Mamadou SANOGO" w:date="2023-10-25T17:56:00Z"/>
                  </w:rPr>
                </w:rPrChange>
              </w:rPr>
              <w:pPrChange w:id="207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720" w:author="Dr Mamadou SANOGO" w:date="2023-10-25T17:56:00Z">
              <w:r w:rsidRPr="007A4AFC" w:rsidDel="00166699">
                <w:rPr>
                  <w:color w:val="000000" w:themeColor="text1"/>
                  <w:rPrChange w:id="20721"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722" w:author="Dr Mamadou SANOGO" w:date="2023-10-25T17:56:00Z"/>
                <w:color w:val="000000" w:themeColor="text1"/>
                <w:rPrChange w:id="20723" w:author="Dr Mamadou SANOGO" w:date="2023-10-25T18:15:00Z">
                  <w:rPr>
                    <w:del w:id="20724" w:author="Dr Mamadou SANOGO" w:date="2023-10-25T17:56:00Z"/>
                  </w:rPr>
                </w:rPrChange>
              </w:rPr>
              <w:pPrChange w:id="207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726" w:author="Dr Mamadou SANOGO" w:date="2023-10-25T17:56:00Z">
              <w:r w:rsidRPr="007A4AFC" w:rsidDel="00166699">
                <w:rPr>
                  <w:color w:val="000000" w:themeColor="text1"/>
                  <w:rPrChange w:id="20727"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728" w:author="Dr Mamadou SANOGO" w:date="2023-10-25T17:56:00Z"/>
                <w:color w:val="000000" w:themeColor="text1"/>
                <w:rPrChange w:id="20729" w:author="Dr Mamadou SANOGO" w:date="2023-10-25T18:15:00Z">
                  <w:rPr>
                    <w:del w:id="20730" w:author="Dr Mamadou SANOGO" w:date="2023-10-25T17:56:00Z"/>
                  </w:rPr>
                </w:rPrChange>
              </w:rPr>
              <w:pPrChange w:id="207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732" w:author="Dr Mamadou SANOGO" w:date="2023-10-25T17:56:00Z">
              <w:r w:rsidRPr="007A4AFC" w:rsidDel="00166699">
                <w:rPr>
                  <w:color w:val="000000" w:themeColor="text1"/>
                  <w:rPrChange w:id="20733"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7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735" w:author="Dr Mamadou SANOGO" w:date="2023-10-25T17:56:00Z"/>
                <w:color w:val="000000" w:themeColor="text1"/>
                <w:rPrChange w:id="20736" w:author="Dr Mamadou SANOGO" w:date="2023-10-25T18:15:00Z">
                  <w:rPr>
                    <w:del w:id="20737" w:author="Dr Mamadou SANOGO" w:date="2023-10-25T17:56:00Z"/>
                  </w:rPr>
                </w:rPrChange>
              </w:rPr>
              <w:pPrChange w:id="20738" w:author="Dr Mamadou SANOGO" w:date="2023-10-25T17:57:00Z">
                <w:pPr>
                  <w:spacing w:before="120" w:after="120" w:line="240" w:lineRule="auto"/>
                </w:pPr>
              </w:pPrChange>
            </w:pPr>
            <w:del w:id="20739" w:author="Dr Mamadou SANOGO" w:date="2023-10-25T17:56:00Z">
              <w:r w:rsidRPr="007A4AFC" w:rsidDel="00166699">
                <w:rPr>
                  <w:b/>
                  <w:color w:val="000000" w:themeColor="text1"/>
                  <w:rPrChange w:id="20740"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741" w:author="Dr Mamadou SANOGO" w:date="2023-10-25T17:56:00Z"/>
                <w:color w:val="000000" w:themeColor="text1"/>
                <w:rPrChange w:id="20742" w:author="Dr Mamadou SANOGO" w:date="2023-10-25T18:15:00Z">
                  <w:rPr>
                    <w:del w:id="20743" w:author="Dr Mamadou SANOGO" w:date="2023-10-25T17:56:00Z"/>
                  </w:rPr>
                </w:rPrChange>
              </w:rPr>
              <w:pPrChange w:id="207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745" w:author="Dr Mamadou SANOGO" w:date="2023-10-25T17:56:00Z">
              <w:r w:rsidRPr="007A4AFC" w:rsidDel="00166699">
                <w:rPr>
                  <w:color w:val="000000" w:themeColor="text1"/>
                  <w:rPrChange w:id="20746"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747" w:author="Dr Mamadou SANOGO" w:date="2023-10-25T17:56:00Z"/>
                <w:color w:val="000000" w:themeColor="text1"/>
                <w:rPrChange w:id="20748" w:author="Dr Mamadou SANOGO" w:date="2023-10-25T18:15:00Z">
                  <w:rPr>
                    <w:del w:id="20749" w:author="Dr Mamadou SANOGO" w:date="2023-10-25T17:56:00Z"/>
                  </w:rPr>
                </w:rPrChange>
              </w:rPr>
              <w:pPrChange w:id="207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751" w:author="Dr Mamadou SANOGO" w:date="2023-10-25T17:56:00Z">
              <w:r w:rsidRPr="007A4AFC" w:rsidDel="00166699">
                <w:rPr>
                  <w:color w:val="000000" w:themeColor="text1"/>
                  <w:rPrChange w:id="20752"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753" w:author="Dr Mamadou SANOGO" w:date="2023-10-25T17:56:00Z"/>
                <w:color w:val="000000" w:themeColor="text1"/>
                <w:rPrChange w:id="20754" w:author="Dr Mamadou SANOGO" w:date="2023-10-25T18:15:00Z">
                  <w:rPr>
                    <w:del w:id="20755" w:author="Dr Mamadou SANOGO" w:date="2023-10-25T17:56:00Z"/>
                  </w:rPr>
                </w:rPrChange>
              </w:rPr>
              <w:pPrChange w:id="207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757" w:author="Dr Mamadou SANOGO" w:date="2023-10-25T17:56:00Z">
              <w:r w:rsidRPr="007A4AFC" w:rsidDel="00166699">
                <w:rPr>
                  <w:color w:val="000000" w:themeColor="text1"/>
                  <w:rPrChange w:id="20758"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759" w:author="Dr Mamadou SANOGO" w:date="2023-10-25T17:56:00Z"/>
          <w:color w:val="000000" w:themeColor="text1"/>
          <w:rPrChange w:id="20760" w:author="Dr Mamadou SANOGO" w:date="2023-10-25T18:15:00Z">
            <w:rPr>
              <w:del w:id="20761" w:author="Dr Mamadou SANOGO" w:date="2023-10-25T17:56:00Z"/>
            </w:rPr>
          </w:rPrChange>
        </w:rPr>
        <w:pPrChange w:id="20762"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763" w:author="Dr Mamadou SANOGO" w:date="2023-10-25T17:56:00Z"/>
          <w:color w:val="000000" w:themeColor="text1"/>
          <w:sz w:val="28"/>
          <w:szCs w:val="28"/>
          <w:rPrChange w:id="20764" w:author="Dr Mamadou SANOGO" w:date="2023-10-25T18:15:00Z">
            <w:rPr>
              <w:del w:id="20765" w:author="Dr Mamadou SANOGO" w:date="2023-10-25T17:56:00Z"/>
              <w:color w:val="000000"/>
              <w:sz w:val="28"/>
              <w:szCs w:val="28"/>
            </w:rPr>
          </w:rPrChange>
        </w:rPr>
        <w:pPrChange w:id="20766" w:author="Dr Mamadou SANOGO" w:date="2023-10-25T17:57:00Z">
          <w:pPr>
            <w:spacing w:line="240" w:lineRule="auto"/>
          </w:pPr>
        </w:pPrChange>
      </w:pPr>
      <w:del w:id="20767" w:author="Dr Mamadou SANOGO" w:date="2023-10-25T17:56:00Z">
        <w:r w:rsidRPr="007A4AFC" w:rsidDel="00166699">
          <w:rPr>
            <w:color w:val="000000" w:themeColor="text1"/>
            <w:sz w:val="28"/>
            <w:szCs w:val="28"/>
            <w:rPrChange w:id="20768"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769" w:author="Dr Mamadou SANOGO" w:date="2023-10-25T17:56:00Z"/>
          <w:rFonts w:eastAsiaTheme="minorHAnsi"/>
          <w:b w:val="0"/>
          <w:color w:val="000000" w:themeColor="text1"/>
          <w:lang w:eastAsia="en-US"/>
          <w:rPrChange w:id="20770" w:author="Dr Mamadou SANOGO" w:date="2023-10-25T18:15:00Z">
            <w:rPr>
              <w:del w:id="20771" w:author="Dr Mamadou SANOGO" w:date="2023-10-25T17:56:00Z"/>
              <w:rFonts w:eastAsiaTheme="minorHAnsi" w:cs="Times New Roman"/>
              <w:b w:val="0"/>
              <w:color w:val="auto"/>
              <w:lang w:eastAsia="en-US"/>
            </w:rPr>
          </w:rPrChange>
        </w:rPr>
        <w:pPrChange w:id="20772" w:author="Dr Mamadou SANOGO" w:date="2023-10-25T17:57:00Z">
          <w:pPr>
            <w:pStyle w:val="Titre1"/>
            <w:spacing w:before="0" w:line="240" w:lineRule="auto"/>
            <w:jc w:val="center"/>
          </w:pPr>
        </w:pPrChange>
      </w:pPr>
      <w:bookmarkStart w:id="20773" w:name="_Toc145944550"/>
      <w:del w:id="20774" w:author="Dr Mamadou SANOGO" w:date="2023-10-25T17:56:00Z">
        <w:r w:rsidRPr="007A4AFC" w:rsidDel="00166699">
          <w:rPr>
            <w:rFonts w:eastAsiaTheme="minorHAnsi"/>
            <w:color w:val="000000" w:themeColor="text1"/>
            <w:sz w:val="28"/>
            <w:lang w:eastAsia="en-US"/>
            <w:rPrChange w:id="20775" w:author="Dr Mamadou SANOGO" w:date="2023-10-25T18:15:00Z">
              <w:rPr>
                <w:rFonts w:eastAsiaTheme="minorHAnsi"/>
                <w:color w:val="2E74B5" w:themeColor="accent1" w:themeShade="BF"/>
                <w:lang w:eastAsia="en-US"/>
              </w:rPr>
            </w:rPrChange>
          </w:rPr>
          <w:delText xml:space="preserve">Annexe </w:delText>
        </w:r>
        <w:r w:rsidR="004F500D" w:rsidRPr="007A4AFC" w:rsidDel="00166699">
          <w:rPr>
            <w:rFonts w:eastAsiaTheme="minorHAnsi"/>
            <w:color w:val="000000" w:themeColor="text1"/>
            <w:sz w:val="28"/>
            <w:lang w:eastAsia="en-US"/>
            <w:rPrChange w:id="20776" w:author="Dr Mamadou SANOGO" w:date="2023-10-25T18:15:00Z">
              <w:rPr>
                <w:rFonts w:eastAsiaTheme="minorHAnsi"/>
                <w:color w:val="2E74B5" w:themeColor="accent1" w:themeShade="BF"/>
                <w:lang w:eastAsia="en-US"/>
              </w:rPr>
            </w:rPrChange>
          </w:rPr>
          <w:delText>20</w:delText>
        </w:r>
        <w:r w:rsidRPr="007A4AFC" w:rsidDel="00166699">
          <w:rPr>
            <w:rFonts w:eastAsiaTheme="minorHAnsi"/>
            <w:color w:val="000000" w:themeColor="text1"/>
            <w:sz w:val="28"/>
            <w:lang w:eastAsia="en-US"/>
            <w:rPrChange w:id="20777" w:author="Dr Mamadou SANOGO" w:date="2023-10-25T18:15:00Z">
              <w:rPr>
                <w:rFonts w:eastAsiaTheme="minorHAnsi"/>
                <w:color w:val="2E74B5" w:themeColor="accent1" w:themeShade="BF"/>
                <w:lang w:eastAsia="en-US"/>
              </w:rPr>
            </w:rPrChange>
          </w:rPr>
          <w:delText> : Organigramme l’EPSFé</w:delText>
        </w:r>
        <w:bookmarkEnd w:id="20773"/>
      </w:del>
    </w:p>
    <w:p w14:paraId="071E1851" w14:textId="17DA36B4" w:rsidR="001B374B" w:rsidRPr="007A4AFC" w:rsidDel="00166699" w:rsidRDefault="001B374B">
      <w:pPr>
        <w:pStyle w:val="Titre"/>
        <w:tabs>
          <w:tab w:val="num" w:pos="-4820"/>
        </w:tabs>
        <w:spacing w:line="276" w:lineRule="auto"/>
        <w:jc w:val="both"/>
        <w:rPr>
          <w:del w:id="20778" w:author="Dr Mamadou SANOGO" w:date="2023-10-25T17:56:00Z"/>
          <w:color w:val="000000" w:themeColor="text1"/>
          <w:sz w:val="28"/>
          <w:szCs w:val="28"/>
          <w:rPrChange w:id="20779" w:author="Dr Mamadou SANOGO" w:date="2023-10-25T18:15:00Z">
            <w:rPr>
              <w:del w:id="20780" w:author="Dr Mamadou SANOGO" w:date="2023-10-25T17:56:00Z"/>
              <w:color w:val="000000"/>
              <w:sz w:val="28"/>
              <w:szCs w:val="28"/>
            </w:rPr>
          </w:rPrChange>
        </w:rPr>
        <w:pPrChange w:id="20781"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782" w:author="Dr Mamadou SANOGO" w:date="2023-10-25T17:56:00Z"/>
          <w:color w:val="000000" w:themeColor="text1"/>
          <w:sz w:val="28"/>
          <w:szCs w:val="28"/>
          <w:rPrChange w:id="20783" w:author="Dr Mamadou SANOGO" w:date="2023-10-25T18:15:00Z">
            <w:rPr>
              <w:del w:id="20784" w:author="Dr Mamadou SANOGO" w:date="2023-10-25T17:56:00Z"/>
              <w:color w:val="000000"/>
              <w:sz w:val="28"/>
              <w:szCs w:val="28"/>
            </w:rPr>
          </w:rPrChange>
        </w:rPr>
        <w:pPrChange w:id="20785" w:author="Dr Mamadou SANOGO" w:date="2023-10-25T17:57:00Z">
          <w:pPr>
            <w:spacing w:line="240" w:lineRule="auto"/>
          </w:pPr>
        </w:pPrChange>
      </w:pPr>
      <w:del w:id="20786" w:author="Dr Mamadou SANOGO" w:date="2023-10-25T17:56:00Z">
        <w:r w:rsidRPr="007A4AFC" w:rsidDel="00166699">
          <w:rPr>
            <w:noProof/>
            <w:color w:val="000000" w:themeColor="text1"/>
            <w:sz w:val="28"/>
            <w:szCs w:val="28"/>
            <w:rPrChange w:id="20787"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del>
    </w:p>
    <w:p w14:paraId="7AED14B0" w14:textId="06C1EF4A" w:rsidR="00250CA2" w:rsidRPr="007A4AFC" w:rsidDel="00166699" w:rsidRDefault="00250CA2">
      <w:pPr>
        <w:pStyle w:val="Titre"/>
        <w:tabs>
          <w:tab w:val="num" w:pos="-4820"/>
        </w:tabs>
        <w:spacing w:line="276" w:lineRule="auto"/>
        <w:jc w:val="both"/>
        <w:rPr>
          <w:del w:id="20788" w:author="Dr Mamadou SANOGO" w:date="2023-10-25T17:56:00Z"/>
          <w:color w:val="000000" w:themeColor="text1"/>
          <w:sz w:val="28"/>
          <w:szCs w:val="28"/>
          <w:rPrChange w:id="20789" w:author="Dr Mamadou SANOGO" w:date="2023-10-25T18:15:00Z">
            <w:rPr>
              <w:del w:id="20790" w:author="Dr Mamadou SANOGO" w:date="2023-10-25T17:56:00Z"/>
              <w:color w:val="000000"/>
              <w:sz w:val="28"/>
              <w:szCs w:val="28"/>
            </w:rPr>
          </w:rPrChange>
        </w:rPr>
        <w:pPrChange w:id="20791" w:author="Dr Mamadou SANOGO" w:date="2023-10-25T17:57:00Z">
          <w:pPr>
            <w:spacing w:line="240" w:lineRule="auto"/>
          </w:pPr>
        </w:pPrChange>
      </w:pPr>
      <w:del w:id="20792" w:author="Dr Mamadou SANOGO" w:date="2023-10-25T17:56:00Z">
        <w:r w:rsidRPr="007A4AFC" w:rsidDel="00166699">
          <w:rPr>
            <w:color w:val="000000" w:themeColor="text1"/>
            <w:sz w:val="28"/>
            <w:szCs w:val="28"/>
            <w:rPrChange w:id="20793"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794" w:author="Dr Mamadou SANOGO" w:date="2023-10-25T17:56:00Z"/>
          <w:rFonts w:eastAsiaTheme="minorHAnsi"/>
          <w:b w:val="0"/>
          <w:color w:val="000000" w:themeColor="text1"/>
          <w:lang w:eastAsia="en-US"/>
          <w:rPrChange w:id="20795" w:author="Dr Mamadou SANOGO" w:date="2023-10-25T18:15:00Z">
            <w:rPr>
              <w:del w:id="20796" w:author="Dr Mamadou SANOGO" w:date="2023-10-25T17:56:00Z"/>
              <w:rFonts w:eastAsiaTheme="minorHAnsi" w:cs="Times New Roman"/>
              <w:b w:val="0"/>
              <w:color w:val="auto"/>
              <w:lang w:eastAsia="en-US"/>
            </w:rPr>
          </w:rPrChange>
        </w:rPr>
        <w:pPrChange w:id="20797" w:author="Dr Mamadou SANOGO" w:date="2023-10-25T17:57:00Z">
          <w:pPr>
            <w:pStyle w:val="Titre1"/>
            <w:spacing w:before="0" w:line="240" w:lineRule="auto"/>
            <w:jc w:val="center"/>
          </w:pPr>
        </w:pPrChange>
      </w:pPr>
      <w:bookmarkStart w:id="20798" w:name="_Toc145944551"/>
      <w:del w:id="20799" w:author="Dr Mamadou SANOGO" w:date="2023-10-25T17:56:00Z">
        <w:r w:rsidRPr="007A4AFC" w:rsidDel="00166699">
          <w:rPr>
            <w:rFonts w:eastAsiaTheme="minorHAnsi"/>
            <w:color w:val="000000" w:themeColor="text1"/>
            <w:sz w:val="28"/>
            <w:lang w:eastAsia="en-US"/>
            <w:rPrChange w:id="20800" w:author="Dr Mamadou SANOGO" w:date="2023-10-25T18:15:00Z">
              <w:rPr>
                <w:rFonts w:eastAsiaTheme="minorHAnsi"/>
                <w:color w:val="2E74B5" w:themeColor="accent1" w:themeShade="BF"/>
                <w:lang w:eastAsia="en-US"/>
              </w:rPr>
            </w:rPrChange>
          </w:rPr>
          <w:delText xml:space="preserve">Annexe 21 : </w:delText>
        </w:r>
        <w:r w:rsidR="003966F7" w:rsidRPr="007A4AFC" w:rsidDel="00166699">
          <w:rPr>
            <w:rFonts w:eastAsiaTheme="minorHAnsi"/>
            <w:color w:val="000000" w:themeColor="text1"/>
            <w:sz w:val="28"/>
            <w:lang w:eastAsia="en-US"/>
            <w:rPrChange w:id="20801" w:author="Dr Mamadou SANOGO" w:date="2023-10-25T18:15:00Z">
              <w:rPr>
                <w:rFonts w:eastAsiaTheme="minorHAnsi"/>
                <w:color w:val="2E74B5" w:themeColor="accent1" w:themeShade="BF"/>
                <w:lang w:eastAsia="en-US"/>
              </w:rPr>
            </w:rPrChange>
          </w:rPr>
          <w:delText xml:space="preserve">Modalités </w:delText>
        </w:r>
        <w:r w:rsidRPr="007A4AFC" w:rsidDel="00166699">
          <w:rPr>
            <w:rFonts w:eastAsiaTheme="minorHAnsi"/>
            <w:color w:val="000000" w:themeColor="text1"/>
            <w:sz w:val="28"/>
            <w:lang w:eastAsia="en-US"/>
            <w:rPrChange w:id="20802" w:author="Dr Mamadou SANOGO" w:date="2023-10-25T18:15:00Z">
              <w:rPr>
                <w:rFonts w:eastAsiaTheme="minorHAnsi"/>
                <w:color w:val="2E74B5" w:themeColor="accent1" w:themeShade="BF"/>
                <w:lang w:eastAsia="en-US"/>
              </w:rPr>
            </w:rPrChange>
          </w:rPr>
          <w:delText>de contrôle des connaissances et d’évaluation</w:delText>
        </w:r>
        <w:bookmarkEnd w:id="20798"/>
      </w:del>
    </w:p>
    <w:p w14:paraId="423742B8" w14:textId="34F6CFEB" w:rsidR="00250CA2" w:rsidRPr="007A4AFC" w:rsidDel="00166699" w:rsidRDefault="00250CA2">
      <w:pPr>
        <w:pStyle w:val="Titre"/>
        <w:tabs>
          <w:tab w:val="num" w:pos="-4820"/>
        </w:tabs>
        <w:spacing w:line="276" w:lineRule="auto"/>
        <w:jc w:val="both"/>
        <w:rPr>
          <w:del w:id="20803" w:author="Dr Mamadou SANOGO" w:date="2023-10-25T17:56:00Z"/>
          <w:rFonts w:asciiTheme="minorHAnsi" w:hAnsiTheme="minorHAnsi"/>
          <w:b w:val="0"/>
          <w:bCs/>
          <w:color w:val="000000" w:themeColor="text1"/>
          <w:sz w:val="20"/>
          <w:rPrChange w:id="20804" w:author="Dr Mamadou SANOGO" w:date="2023-10-25T18:15:00Z">
            <w:rPr>
              <w:del w:id="20805" w:author="Dr Mamadou SANOGO" w:date="2023-10-25T17:56:00Z"/>
              <w:rFonts w:asciiTheme="minorHAnsi" w:hAnsiTheme="minorHAnsi"/>
              <w:b w:val="0"/>
              <w:bCs/>
              <w:sz w:val="20"/>
            </w:rPr>
          </w:rPrChange>
        </w:rPr>
        <w:pPrChange w:id="20806"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807" w:author="Dr Mamadou SANOGO" w:date="2023-10-25T17:56:00Z"/>
          <w:rFonts w:asciiTheme="minorHAnsi" w:hAnsiTheme="minorHAnsi"/>
          <w:b w:val="0"/>
          <w:bCs/>
          <w:color w:val="000000" w:themeColor="text1"/>
          <w:sz w:val="20"/>
          <w:rPrChange w:id="20808" w:author="Dr Mamadou SANOGO" w:date="2023-10-25T18:15:00Z">
            <w:rPr>
              <w:del w:id="20809" w:author="Dr Mamadou SANOGO" w:date="2023-10-25T17:56:00Z"/>
              <w:rFonts w:asciiTheme="minorHAnsi" w:hAnsiTheme="minorHAnsi"/>
              <w:b w:val="0"/>
              <w:bCs/>
              <w:sz w:val="20"/>
            </w:rPr>
          </w:rPrChange>
        </w:rPr>
        <w:pPrChange w:id="20810"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811" w:author="Dr Mamadou SANOGO" w:date="2023-10-25T17:56:00Z"/>
          <w:rFonts w:asciiTheme="majorHAnsi" w:hAnsiTheme="majorHAnsi" w:cstheme="majorHAnsi"/>
          <w:bCs/>
          <w:color w:val="000000" w:themeColor="text1"/>
          <w:sz w:val="24"/>
          <w:szCs w:val="24"/>
          <w:rPrChange w:id="20812" w:author="Dr Mamadou SANOGO" w:date="2023-10-25T18:15:00Z">
            <w:rPr>
              <w:del w:id="20813" w:author="Dr Mamadou SANOGO" w:date="2023-10-25T17:56:00Z"/>
              <w:rFonts w:asciiTheme="majorHAnsi" w:hAnsiTheme="majorHAnsi" w:cstheme="majorHAnsi"/>
              <w:bCs/>
              <w:sz w:val="24"/>
              <w:szCs w:val="24"/>
            </w:rPr>
          </w:rPrChange>
        </w:rPr>
        <w:pPrChange w:id="20814" w:author="Dr Mamadou SANOGO" w:date="2023-10-25T17:57:00Z">
          <w:pPr>
            <w:pStyle w:val="Titre"/>
            <w:spacing w:line="276" w:lineRule="auto"/>
            <w:jc w:val="both"/>
          </w:pPr>
        </w:pPrChange>
      </w:pPr>
      <w:del w:id="20815" w:author="Dr Mamadou SANOGO" w:date="2023-10-25T17:56:00Z">
        <w:r w:rsidRPr="007A4AFC" w:rsidDel="00166699">
          <w:rPr>
            <w:rFonts w:asciiTheme="majorHAnsi" w:hAnsiTheme="majorHAnsi" w:cstheme="majorHAnsi"/>
            <w:b w:val="0"/>
            <w:bCs/>
            <w:i w:val="0"/>
            <w:color w:val="000000" w:themeColor="text1"/>
            <w:szCs w:val="24"/>
            <w:rPrChange w:id="20816" w:author="Dr Mamadou SANOGO" w:date="2023-10-25T18:15:00Z">
              <w:rPr>
                <w:rFonts w:asciiTheme="majorHAnsi" w:hAnsiTheme="majorHAnsi" w:cstheme="majorHAnsi"/>
                <w:b w:val="0"/>
                <w:bCs/>
                <w:i w:val="0"/>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817" w:author="Dr Mamadou SANOGO" w:date="2023-10-25T17:56:00Z"/>
          <w:rFonts w:asciiTheme="majorHAnsi" w:hAnsiTheme="majorHAnsi" w:cstheme="majorHAnsi"/>
          <w:b w:val="0"/>
          <w:bCs/>
          <w:color w:val="000000" w:themeColor="text1"/>
          <w:sz w:val="24"/>
          <w:szCs w:val="24"/>
          <w:rPrChange w:id="20818" w:author="Dr Mamadou SANOGO" w:date="2023-10-25T18:15:00Z">
            <w:rPr>
              <w:del w:id="20819" w:author="Dr Mamadou SANOGO" w:date="2023-10-25T17:56:00Z"/>
              <w:rFonts w:asciiTheme="majorHAnsi" w:hAnsiTheme="majorHAnsi" w:cstheme="majorHAnsi"/>
              <w:b w:val="0"/>
              <w:bCs/>
              <w:sz w:val="24"/>
              <w:szCs w:val="24"/>
            </w:rPr>
          </w:rPrChange>
        </w:rPr>
        <w:pPrChange w:id="20820" w:author="Dr Mamadou SANOGO" w:date="2023-10-25T17:57:00Z">
          <w:pPr>
            <w:pStyle w:val="Titre"/>
            <w:spacing w:line="276" w:lineRule="auto"/>
            <w:jc w:val="both"/>
          </w:pPr>
        </w:pPrChange>
      </w:pPr>
      <w:del w:id="20821" w:author="Dr Mamadou SANOGO" w:date="2023-10-25T17:56:00Z">
        <w:r w:rsidRPr="007A4AFC" w:rsidDel="00166699">
          <w:rPr>
            <w:rFonts w:asciiTheme="majorHAnsi" w:hAnsiTheme="majorHAnsi" w:cstheme="majorHAnsi"/>
            <w:bCs/>
            <w:i w:val="0"/>
            <w:color w:val="000000" w:themeColor="text1"/>
            <w:szCs w:val="24"/>
            <w:rPrChange w:id="20822" w:author="Dr Mamadou SANOGO" w:date="2023-10-25T18:15:00Z">
              <w:rPr>
                <w:rFonts w:asciiTheme="majorHAnsi" w:hAnsiTheme="majorHAnsi" w:cstheme="majorHAnsi"/>
                <w:bCs/>
                <w:i w:val="0"/>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823" w:author="Dr Mamadou SANOGO" w:date="2023-10-25T17:56:00Z"/>
          <w:rFonts w:asciiTheme="majorHAnsi" w:hAnsiTheme="majorHAnsi" w:cstheme="majorHAnsi"/>
          <w:b w:val="0"/>
          <w:bCs/>
          <w:color w:val="000000" w:themeColor="text1"/>
          <w:sz w:val="24"/>
          <w:szCs w:val="24"/>
          <w:rPrChange w:id="20824" w:author="Dr Mamadou SANOGO" w:date="2023-10-25T18:15:00Z">
            <w:rPr>
              <w:del w:id="20825" w:author="Dr Mamadou SANOGO" w:date="2023-10-25T17:56:00Z"/>
              <w:rFonts w:asciiTheme="majorHAnsi" w:hAnsiTheme="majorHAnsi" w:cstheme="majorHAnsi"/>
              <w:b w:val="0"/>
              <w:bCs/>
              <w:sz w:val="24"/>
              <w:szCs w:val="24"/>
            </w:rPr>
          </w:rPrChange>
        </w:rPr>
        <w:pPrChange w:id="20826" w:author="Dr Mamadou SANOGO" w:date="2023-10-25T17:57:00Z">
          <w:pPr>
            <w:pStyle w:val="Titre"/>
            <w:spacing w:line="276" w:lineRule="auto"/>
            <w:jc w:val="both"/>
          </w:pPr>
        </w:pPrChange>
      </w:pPr>
      <w:del w:id="20827" w:author="Dr Mamadou SANOGO" w:date="2023-10-25T17:56:00Z">
        <w:r w:rsidRPr="007A4AFC" w:rsidDel="00166699">
          <w:rPr>
            <w:rFonts w:asciiTheme="majorHAnsi" w:hAnsiTheme="majorHAnsi" w:cstheme="majorHAnsi"/>
            <w:bCs/>
            <w:i w:val="0"/>
            <w:color w:val="000000" w:themeColor="text1"/>
            <w:szCs w:val="24"/>
            <w:rPrChange w:id="20828" w:author="Dr Mamadou SANOGO" w:date="2023-10-25T18:15:00Z">
              <w:rPr>
                <w:rFonts w:asciiTheme="majorHAnsi" w:hAnsiTheme="majorHAnsi" w:cstheme="majorHAnsi"/>
                <w:bCs/>
                <w:i w:val="0"/>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829" w:author="Dr Mamadou SANOGO" w:date="2023-10-25T17:56:00Z"/>
          <w:rFonts w:asciiTheme="majorHAnsi" w:hAnsiTheme="majorHAnsi" w:cstheme="majorHAnsi"/>
          <w:bCs/>
          <w:color w:val="000000" w:themeColor="text1"/>
          <w:sz w:val="24"/>
          <w:szCs w:val="24"/>
          <w:rPrChange w:id="20830" w:author="Dr Mamadou SANOGO" w:date="2023-10-25T18:15:00Z">
            <w:rPr>
              <w:del w:id="20831" w:author="Dr Mamadou SANOGO" w:date="2023-10-25T17:56:00Z"/>
              <w:rFonts w:asciiTheme="majorHAnsi" w:hAnsiTheme="majorHAnsi" w:cstheme="majorHAnsi"/>
              <w:bCs/>
              <w:sz w:val="24"/>
              <w:szCs w:val="24"/>
            </w:rPr>
          </w:rPrChange>
        </w:rPr>
        <w:pPrChange w:id="20832" w:author="Dr Mamadou SANOGO" w:date="2023-10-25T17:57:00Z">
          <w:pPr>
            <w:pStyle w:val="Titre"/>
            <w:spacing w:line="276" w:lineRule="auto"/>
            <w:jc w:val="both"/>
          </w:pPr>
        </w:pPrChange>
      </w:pPr>
      <w:del w:id="20833" w:author="Dr Mamadou SANOGO" w:date="2023-10-25T17:56:00Z">
        <w:r w:rsidRPr="007A4AFC" w:rsidDel="00166699">
          <w:rPr>
            <w:rFonts w:asciiTheme="majorHAnsi" w:hAnsiTheme="majorHAnsi" w:cstheme="majorHAnsi"/>
            <w:b w:val="0"/>
            <w:bCs/>
            <w:i w:val="0"/>
            <w:color w:val="000000" w:themeColor="text1"/>
            <w:szCs w:val="24"/>
            <w:rPrChange w:id="20834" w:author="Dr Mamadou SANOGO" w:date="2023-10-25T18:15:00Z">
              <w:rPr>
                <w:rFonts w:asciiTheme="majorHAnsi" w:hAnsiTheme="majorHAnsi" w:cstheme="majorHAnsi"/>
                <w:b w:val="0"/>
                <w:bCs/>
                <w:i w:val="0"/>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835" w:author="Dr Mamadou SANOGO" w:date="2023-10-25T17:56:00Z"/>
          <w:rFonts w:asciiTheme="majorHAnsi" w:hAnsiTheme="majorHAnsi" w:cstheme="majorHAnsi"/>
          <w:b w:val="0"/>
          <w:bCs/>
          <w:color w:val="000000" w:themeColor="text1"/>
          <w:sz w:val="24"/>
          <w:szCs w:val="24"/>
          <w:rPrChange w:id="20836" w:author="Dr Mamadou SANOGO" w:date="2023-10-25T18:15:00Z">
            <w:rPr>
              <w:del w:id="20837" w:author="Dr Mamadou SANOGO" w:date="2023-10-25T17:56:00Z"/>
              <w:rFonts w:asciiTheme="majorHAnsi" w:hAnsiTheme="majorHAnsi" w:cstheme="majorHAnsi"/>
              <w:b w:val="0"/>
              <w:bCs/>
              <w:sz w:val="24"/>
              <w:szCs w:val="24"/>
            </w:rPr>
          </w:rPrChange>
        </w:rPr>
        <w:pPrChange w:id="20838" w:author="Dr Mamadou SANOGO" w:date="2023-10-25T17:57:00Z">
          <w:pPr>
            <w:pStyle w:val="Titre"/>
            <w:spacing w:line="276" w:lineRule="auto"/>
            <w:jc w:val="both"/>
          </w:pPr>
        </w:pPrChange>
      </w:pPr>
      <w:del w:id="20839" w:author="Dr Mamadou SANOGO" w:date="2023-10-25T17:56:00Z">
        <w:r w:rsidRPr="007A4AFC" w:rsidDel="00166699">
          <w:rPr>
            <w:rFonts w:asciiTheme="majorHAnsi" w:hAnsiTheme="majorHAnsi" w:cstheme="majorHAnsi"/>
            <w:bCs/>
            <w:i w:val="0"/>
            <w:color w:val="000000" w:themeColor="text1"/>
            <w:szCs w:val="24"/>
            <w:rPrChange w:id="20840" w:author="Dr Mamadou SANOGO" w:date="2023-10-25T18:15:00Z">
              <w:rPr>
                <w:rFonts w:asciiTheme="majorHAnsi" w:hAnsiTheme="majorHAnsi" w:cstheme="majorHAnsi"/>
                <w:bCs/>
                <w:i w:val="0"/>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841" w:author="Dr Mamadou SANOGO" w:date="2023-10-25T17:56:00Z"/>
          <w:rFonts w:asciiTheme="majorHAnsi" w:hAnsiTheme="majorHAnsi" w:cstheme="majorHAnsi"/>
          <w:b w:val="0"/>
          <w:bCs/>
          <w:color w:val="000000" w:themeColor="text1"/>
          <w:sz w:val="24"/>
          <w:szCs w:val="24"/>
          <w:rPrChange w:id="20842" w:author="Dr Mamadou SANOGO" w:date="2023-10-25T18:15:00Z">
            <w:rPr>
              <w:del w:id="20843" w:author="Dr Mamadou SANOGO" w:date="2023-10-25T17:56:00Z"/>
              <w:rFonts w:asciiTheme="majorHAnsi" w:hAnsiTheme="majorHAnsi" w:cstheme="majorHAnsi"/>
              <w:b w:val="0"/>
              <w:bCs/>
              <w:sz w:val="24"/>
              <w:szCs w:val="24"/>
            </w:rPr>
          </w:rPrChange>
        </w:rPr>
        <w:pPrChange w:id="20844" w:author="Dr Mamadou SANOGO" w:date="2023-10-25T17:57:00Z">
          <w:pPr>
            <w:pStyle w:val="Titre"/>
            <w:spacing w:line="276" w:lineRule="auto"/>
            <w:jc w:val="both"/>
          </w:pPr>
        </w:pPrChange>
      </w:pPr>
      <w:del w:id="20845" w:author="Dr Mamadou SANOGO" w:date="2023-10-25T17:56:00Z">
        <w:r w:rsidRPr="007A4AFC" w:rsidDel="00166699">
          <w:rPr>
            <w:rFonts w:asciiTheme="majorHAnsi" w:hAnsiTheme="majorHAnsi" w:cstheme="majorHAnsi"/>
            <w:bCs/>
            <w:i w:val="0"/>
            <w:color w:val="000000" w:themeColor="text1"/>
            <w:szCs w:val="24"/>
            <w:rPrChange w:id="20846" w:author="Dr Mamadou SANOGO" w:date="2023-10-25T18:15:00Z">
              <w:rPr>
                <w:rFonts w:asciiTheme="majorHAnsi" w:hAnsiTheme="majorHAnsi" w:cstheme="majorHAnsi"/>
                <w:bCs/>
                <w:i w:val="0"/>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847" w:author="Dr Mamadou SANOGO" w:date="2023-10-25T17:56:00Z"/>
          <w:rFonts w:asciiTheme="majorHAnsi" w:hAnsiTheme="majorHAnsi" w:cstheme="majorHAnsi"/>
          <w:bCs/>
          <w:color w:val="000000" w:themeColor="text1"/>
          <w:sz w:val="24"/>
          <w:szCs w:val="24"/>
          <w:rPrChange w:id="20848" w:author="Dr Mamadou SANOGO" w:date="2023-10-25T18:15:00Z">
            <w:rPr>
              <w:del w:id="20849" w:author="Dr Mamadou SANOGO" w:date="2023-10-25T17:56:00Z"/>
              <w:rFonts w:asciiTheme="majorHAnsi" w:hAnsiTheme="majorHAnsi" w:cstheme="majorHAnsi"/>
              <w:bCs/>
              <w:sz w:val="24"/>
              <w:szCs w:val="24"/>
            </w:rPr>
          </w:rPrChange>
        </w:rPr>
        <w:pPrChange w:id="20850" w:author="Dr Mamadou SANOGO" w:date="2023-10-25T17:57:00Z">
          <w:pPr>
            <w:pStyle w:val="Titre"/>
            <w:spacing w:line="276" w:lineRule="auto"/>
            <w:jc w:val="both"/>
          </w:pPr>
        </w:pPrChange>
      </w:pPr>
      <w:del w:id="20851" w:author="Dr Mamadou SANOGO" w:date="2023-10-25T17:56:00Z">
        <w:r w:rsidRPr="007A4AFC" w:rsidDel="00166699">
          <w:rPr>
            <w:rFonts w:asciiTheme="majorHAnsi" w:hAnsiTheme="majorHAnsi" w:cstheme="majorHAnsi"/>
            <w:b w:val="0"/>
            <w:bCs/>
            <w:i w:val="0"/>
            <w:color w:val="000000" w:themeColor="text1"/>
            <w:szCs w:val="24"/>
            <w:rPrChange w:id="20852" w:author="Dr Mamadou SANOGO" w:date="2023-10-25T18:15:00Z">
              <w:rPr>
                <w:rFonts w:asciiTheme="majorHAnsi" w:hAnsiTheme="majorHAnsi" w:cstheme="majorHAnsi"/>
                <w:b w:val="0"/>
                <w:bCs/>
                <w:i w:val="0"/>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853" w:author="Dr Mamadou SANOGO" w:date="2023-10-25T17:56:00Z"/>
          <w:rFonts w:asciiTheme="majorHAnsi" w:hAnsiTheme="majorHAnsi" w:cstheme="majorHAnsi"/>
          <w:b w:val="0"/>
          <w:bCs/>
          <w:color w:val="000000" w:themeColor="text1"/>
          <w:sz w:val="24"/>
          <w:szCs w:val="24"/>
          <w:rPrChange w:id="20854" w:author="Dr Mamadou SANOGO" w:date="2023-10-25T18:15:00Z">
            <w:rPr>
              <w:del w:id="20855" w:author="Dr Mamadou SANOGO" w:date="2023-10-25T17:56:00Z"/>
              <w:rFonts w:asciiTheme="majorHAnsi" w:hAnsiTheme="majorHAnsi" w:cstheme="majorHAnsi"/>
              <w:b w:val="0"/>
              <w:bCs/>
              <w:sz w:val="24"/>
              <w:szCs w:val="24"/>
            </w:rPr>
          </w:rPrChange>
        </w:rPr>
        <w:pPrChange w:id="20856" w:author="Dr Mamadou SANOGO" w:date="2023-10-25T17:57:00Z">
          <w:pPr>
            <w:pStyle w:val="Titre"/>
            <w:spacing w:line="276" w:lineRule="auto"/>
            <w:jc w:val="both"/>
          </w:pPr>
        </w:pPrChange>
      </w:pPr>
      <w:del w:id="20857" w:author="Dr Mamadou SANOGO" w:date="2023-10-25T17:56:00Z">
        <w:r w:rsidRPr="007A4AFC" w:rsidDel="00166699">
          <w:rPr>
            <w:rFonts w:asciiTheme="majorHAnsi" w:hAnsiTheme="majorHAnsi" w:cstheme="majorHAnsi"/>
            <w:bCs/>
            <w:i w:val="0"/>
            <w:color w:val="000000" w:themeColor="text1"/>
            <w:szCs w:val="24"/>
            <w:rPrChange w:id="20858" w:author="Dr Mamadou SANOGO" w:date="2023-10-25T18:15:00Z">
              <w:rPr>
                <w:rFonts w:asciiTheme="majorHAnsi" w:hAnsiTheme="majorHAnsi" w:cstheme="majorHAnsi"/>
                <w:bCs/>
                <w:i w:val="0"/>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859" w:author="Dr Mamadou SANOGO" w:date="2023-10-25T17:56:00Z"/>
          <w:rFonts w:asciiTheme="majorHAnsi" w:hAnsiTheme="majorHAnsi" w:cstheme="majorHAnsi"/>
          <w:b w:val="0"/>
          <w:bCs/>
          <w:color w:val="000000" w:themeColor="text1"/>
          <w:sz w:val="24"/>
          <w:szCs w:val="24"/>
          <w:rPrChange w:id="20860" w:author="Dr Mamadou SANOGO" w:date="2023-10-25T18:15:00Z">
            <w:rPr>
              <w:del w:id="20861" w:author="Dr Mamadou SANOGO" w:date="2023-10-25T17:56:00Z"/>
              <w:rFonts w:asciiTheme="majorHAnsi" w:hAnsiTheme="majorHAnsi" w:cstheme="majorHAnsi"/>
              <w:b w:val="0"/>
              <w:bCs/>
              <w:sz w:val="24"/>
              <w:szCs w:val="24"/>
            </w:rPr>
          </w:rPrChange>
        </w:rPr>
        <w:pPrChange w:id="20862" w:author="Dr Mamadou SANOGO" w:date="2023-10-25T17:57:00Z">
          <w:pPr>
            <w:pStyle w:val="Titre"/>
            <w:spacing w:line="276" w:lineRule="auto"/>
            <w:jc w:val="both"/>
          </w:pPr>
        </w:pPrChange>
      </w:pPr>
      <w:del w:id="20863" w:author="Dr Mamadou SANOGO" w:date="2023-10-25T17:56:00Z">
        <w:r w:rsidRPr="007A4AFC" w:rsidDel="00166699">
          <w:rPr>
            <w:rFonts w:asciiTheme="majorHAnsi" w:hAnsiTheme="majorHAnsi" w:cstheme="majorHAnsi"/>
            <w:bCs/>
            <w:i w:val="0"/>
            <w:color w:val="000000" w:themeColor="text1"/>
            <w:szCs w:val="24"/>
            <w:rPrChange w:id="20864" w:author="Dr Mamadou SANOGO" w:date="2023-10-25T18:15:00Z">
              <w:rPr>
                <w:rFonts w:asciiTheme="majorHAnsi" w:hAnsiTheme="majorHAnsi" w:cstheme="majorHAnsi"/>
                <w:bCs/>
                <w:i w:val="0"/>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865" w:author="Dr Mamadou SANOGO" w:date="2023-10-25T17:56:00Z"/>
          <w:rFonts w:asciiTheme="majorHAnsi" w:hAnsiTheme="majorHAnsi" w:cstheme="majorHAnsi"/>
          <w:b w:val="0"/>
          <w:bCs/>
          <w:color w:val="000000" w:themeColor="text1"/>
          <w:sz w:val="24"/>
          <w:szCs w:val="24"/>
          <w:rPrChange w:id="20866" w:author="Dr Mamadou SANOGO" w:date="2023-10-25T18:15:00Z">
            <w:rPr>
              <w:del w:id="20867" w:author="Dr Mamadou SANOGO" w:date="2023-10-25T17:56:00Z"/>
              <w:rFonts w:asciiTheme="majorHAnsi" w:hAnsiTheme="majorHAnsi" w:cstheme="majorHAnsi"/>
              <w:b w:val="0"/>
              <w:bCs/>
              <w:sz w:val="24"/>
              <w:szCs w:val="24"/>
            </w:rPr>
          </w:rPrChange>
        </w:rPr>
        <w:pPrChange w:id="20868" w:author="Dr Mamadou SANOGO" w:date="2023-10-25T17:57:00Z">
          <w:pPr>
            <w:pStyle w:val="Titre"/>
            <w:spacing w:line="276" w:lineRule="auto"/>
            <w:jc w:val="both"/>
          </w:pPr>
        </w:pPrChange>
      </w:pPr>
      <w:del w:id="20869" w:author="Dr Mamadou SANOGO" w:date="2023-10-25T17:56:00Z">
        <w:r w:rsidRPr="007A4AFC" w:rsidDel="00166699">
          <w:rPr>
            <w:rFonts w:asciiTheme="majorHAnsi" w:hAnsiTheme="majorHAnsi" w:cstheme="majorHAnsi"/>
            <w:bCs/>
            <w:i w:val="0"/>
            <w:color w:val="000000" w:themeColor="text1"/>
            <w:szCs w:val="24"/>
            <w:rPrChange w:id="20870" w:author="Dr Mamadou SANOGO" w:date="2023-10-25T18:15:00Z">
              <w:rPr>
                <w:rFonts w:asciiTheme="majorHAnsi" w:hAnsiTheme="majorHAnsi" w:cstheme="majorHAnsi"/>
                <w:bCs/>
                <w:i w:val="0"/>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871" w:author="Dr Mamadou SANOGO" w:date="2023-10-25T17:56:00Z"/>
          <w:rFonts w:asciiTheme="majorHAnsi" w:hAnsiTheme="majorHAnsi" w:cstheme="majorHAnsi"/>
          <w:b w:val="0"/>
          <w:bCs/>
          <w:color w:val="000000" w:themeColor="text1"/>
          <w:sz w:val="24"/>
          <w:szCs w:val="24"/>
          <w:rPrChange w:id="20872" w:author="Dr Mamadou SANOGO" w:date="2023-10-25T18:15:00Z">
            <w:rPr>
              <w:del w:id="20873" w:author="Dr Mamadou SANOGO" w:date="2023-10-25T17:56:00Z"/>
              <w:rFonts w:asciiTheme="majorHAnsi" w:hAnsiTheme="majorHAnsi" w:cstheme="majorHAnsi"/>
              <w:b w:val="0"/>
              <w:bCs/>
              <w:sz w:val="24"/>
              <w:szCs w:val="24"/>
            </w:rPr>
          </w:rPrChange>
        </w:rPr>
        <w:pPrChange w:id="20874" w:author="Dr Mamadou SANOGO" w:date="2023-10-25T17:57:00Z">
          <w:pPr>
            <w:pStyle w:val="Titre"/>
            <w:spacing w:line="276" w:lineRule="auto"/>
            <w:jc w:val="both"/>
          </w:pPr>
        </w:pPrChange>
      </w:pPr>
      <w:del w:id="20875" w:author="Dr Mamadou SANOGO" w:date="2023-10-25T17:56:00Z">
        <w:r w:rsidRPr="007A4AFC" w:rsidDel="00166699">
          <w:rPr>
            <w:rFonts w:asciiTheme="majorHAnsi" w:hAnsiTheme="majorHAnsi" w:cstheme="majorHAnsi"/>
            <w:bCs/>
            <w:i w:val="0"/>
            <w:color w:val="000000" w:themeColor="text1"/>
            <w:szCs w:val="24"/>
            <w:rPrChange w:id="20876" w:author="Dr Mamadou SANOGO" w:date="2023-10-25T18:15:00Z">
              <w:rPr>
                <w:rFonts w:asciiTheme="majorHAnsi" w:hAnsiTheme="majorHAnsi" w:cstheme="majorHAnsi"/>
                <w:bCs/>
                <w:i w:val="0"/>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877" w:author="Dr Mamadou SANOGO" w:date="2023-10-25T17:56:00Z"/>
          <w:rFonts w:asciiTheme="majorHAnsi" w:hAnsiTheme="majorHAnsi" w:cstheme="majorHAnsi"/>
          <w:b w:val="0"/>
          <w:bCs/>
          <w:color w:val="000000" w:themeColor="text1"/>
          <w:sz w:val="24"/>
          <w:szCs w:val="24"/>
          <w:rPrChange w:id="20878" w:author="Dr Mamadou SANOGO" w:date="2023-10-25T18:15:00Z">
            <w:rPr>
              <w:del w:id="20879" w:author="Dr Mamadou SANOGO" w:date="2023-10-25T17:56:00Z"/>
              <w:rFonts w:asciiTheme="majorHAnsi" w:hAnsiTheme="majorHAnsi" w:cstheme="majorHAnsi"/>
              <w:b w:val="0"/>
              <w:bCs/>
              <w:sz w:val="24"/>
              <w:szCs w:val="24"/>
            </w:rPr>
          </w:rPrChange>
        </w:rPr>
        <w:pPrChange w:id="20880" w:author="Dr Mamadou SANOGO" w:date="2023-10-25T17:57:00Z">
          <w:pPr>
            <w:pStyle w:val="Titre"/>
            <w:spacing w:line="276" w:lineRule="auto"/>
            <w:jc w:val="both"/>
          </w:pPr>
        </w:pPrChange>
      </w:pPr>
      <w:del w:id="20881" w:author="Dr Mamadou SANOGO" w:date="2023-10-25T17:56:00Z">
        <w:r w:rsidRPr="007A4AFC" w:rsidDel="00166699">
          <w:rPr>
            <w:rFonts w:asciiTheme="majorHAnsi" w:hAnsiTheme="majorHAnsi" w:cstheme="majorHAnsi"/>
            <w:bCs/>
            <w:i w:val="0"/>
            <w:color w:val="000000" w:themeColor="text1"/>
            <w:szCs w:val="24"/>
            <w:rPrChange w:id="20882" w:author="Dr Mamadou SANOGO" w:date="2023-10-25T18:15:00Z">
              <w:rPr>
                <w:rFonts w:asciiTheme="majorHAnsi" w:hAnsiTheme="majorHAnsi" w:cstheme="majorHAnsi"/>
                <w:bCs/>
                <w:i w:val="0"/>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883" w:author="Dr Mamadou SANOGO" w:date="2023-10-25T17:56:00Z"/>
          <w:rFonts w:asciiTheme="majorHAnsi" w:hAnsiTheme="majorHAnsi" w:cstheme="majorHAnsi"/>
          <w:b w:val="0"/>
          <w:bCs/>
          <w:color w:val="000000" w:themeColor="text1"/>
          <w:sz w:val="24"/>
          <w:szCs w:val="24"/>
          <w:rPrChange w:id="20884" w:author="Dr Mamadou SANOGO" w:date="2023-10-25T18:15:00Z">
            <w:rPr>
              <w:del w:id="20885" w:author="Dr Mamadou SANOGO" w:date="2023-10-25T17:56:00Z"/>
              <w:rFonts w:asciiTheme="majorHAnsi" w:hAnsiTheme="majorHAnsi" w:cstheme="majorHAnsi"/>
              <w:b w:val="0"/>
              <w:bCs/>
              <w:sz w:val="24"/>
              <w:szCs w:val="24"/>
            </w:rPr>
          </w:rPrChange>
        </w:rPr>
        <w:pPrChange w:id="20886" w:author="Dr Mamadou SANOGO" w:date="2023-10-25T17:57:00Z">
          <w:pPr>
            <w:pStyle w:val="Titre"/>
            <w:spacing w:line="276" w:lineRule="auto"/>
            <w:jc w:val="both"/>
          </w:pPr>
        </w:pPrChange>
      </w:pPr>
      <w:del w:id="20887" w:author="Dr Mamadou SANOGO" w:date="2023-10-25T17:56:00Z">
        <w:r w:rsidRPr="007A4AFC" w:rsidDel="00166699">
          <w:rPr>
            <w:rFonts w:asciiTheme="majorHAnsi" w:hAnsiTheme="majorHAnsi" w:cstheme="majorHAnsi"/>
            <w:bCs/>
            <w:i w:val="0"/>
            <w:color w:val="000000" w:themeColor="text1"/>
            <w:szCs w:val="24"/>
            <w:rPrChange w:id="20888" w:author="Dr Mamadou SANOGO" w:date="2023-10-25T18:15:00Z">
              <w:rPr>
                <w:rFonts w:asciiTheme="majorHAnsi" w:hAnsiTheme="majorHAnsi" w:cstheme="majorHAnsi"/>
                <w:bCs/>
                <w:i w:val="0"/>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889" w:author="Dr Mamadou SANOGO" w:date="2023-10-25T17:56:00Z"/>
          <w:rFonts w:asciiTheme="majorHAnsi" w:hAnsiTheme="majorHAnsi" w:cstheme="majorHAnsi"/>
          <w:b w:val="0"/>
          <w:bCs/>
          <w:color w:val="000000" w:themeColor="text1"/>
          <w:sz w:val="24"/>
          <w:szCs w:val="24"/>
          <w:rPrChange w:id="20890" w:author="Dr Mamadou SANOGO" w:date="2023-10-25T18:15:00Z">
            <w:rPr>
              <w:del w:id="20891" w:author="Dr Mamadou SANOGO" w:date="2023-10-25T17:56:00Z"/>
              <w:rFonts w:asciiTheme="majorHAnsi" w:hAnsiTheme="majorHAnsi" w:cstheme="majorHAnsi"/>
              <w:b w:val="0"/>
              <w:bCs/>
              <w:sz w:val="24"/>
              <w:szCs w:val="24"/>
            </w:rPr>
          </w:rPrChange>
        </w:rPr>
        <w:pPrChange w:id="20892" w:author="Dr Mamadou SANOGO" w:date="2023-10-25T17:57:00Z">
          <w:pPr>
            <w:pStyle w:val="Titre"/>
            <w:spacing w:line="276" w:lineRule="auto"/>
            <w:jc w:val="both"/>
          </w:pPr>
        </w:pPrChange>
      </w:pPr>
      <w:del w:id="20893" w:author="Dr Mamadou SANOGO" w:date="2023-10-25T17:56:00Z">
        <w:r w:rsidRPr="007A4AFC" w:rsidDel="00166699">
          <w:rPr>
            <w:rFonts w:asciiTheme="majorHAnsi" w:hAnsiTheme="majorHAnsi" w:cstheme="majorHAnsi"/>
            <w:bCs/>
            <w:i w:val="0"/>
            <w:color w:val="000000" w:themeColor="text1"/>
            <w:szCs w:val="24"/>
            <w:rPrChange w:id="20894" w:author="Dr Mamadou SANOGO" w:date="2023-10-25T18:15:00Z">
              <w:rPr>
                <w:rFonts w:asciiTheme="majorHAnsi" w:hAnsiTheme="majorHAnsi" w:cstheme="majorHAnsi"/>
                <w:bCs/>
                <w:i w:val="0"/>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895" w:author="Dr Mamadou SANOGO" w:date="2023-10-25T17:56:00Z"/>
          <w:rFonts w:asciiTheme="majorHAnsi" w:hAnsiTheme="majorHAnsi" w:cstheme="majorHAnsi"/>
          <w:b w:val="0"/>
          <w:bCs/>
          <w:color w:val="000000" w:themeColor="text1"/>
          <w:sz w:val="24"/>
          <w:szCs w:val="24"/>
          <w:rPrChange w:id="20896" w:author="Dr Mamadou SANOGO" w:date="2023-10-25T18:15:00Z">
            <w:rPr>
              <w:del w:id="20897" w:author="Dr Mamadou SANOGO" w:date="2023-10-25T17:56:00Z"/>
              <w:rFonts w:asciiTheme="majorHAnsi" w:hAnsiTheme="majorHAnsi" w:cstheme="majorHAnsi"/>
              <w:b w:val="0"/>
              <w:bCs/>
              <w:sz w:val="24"/>
              <w:szCs w:val="24"/>
            </w:rPr>
          </w:rPrChange>
        </w:rPr>
        <w:pPrChange w:id="20898" w:author="Dr Mamadou SANOGO" w:date="2023-10-25T17:57:00Z">
          <w:pPr>
            <w:pStyle w:val="Titre"/>
            <w:spacing w:line="276" w:lineRule="auto"/>
            <w:jc w:val="both"/>
          </w:pPr>
        </w:pPrChange>
      </w:pPr>
      <w:del w:id="20899" w:author="Dr Mamadou SANOGO" w:date="2023-10-25T17:56:00Z">
        <w:r w:rsidRPr="007A4AFC" w:rsidDel="00166699">
          <w:rPr>
            <w:rFonts w:asciiTheme="majorHAnsi" w:hAnsiTheme="majorHAnsi" w:cstheme="majorHAnsi"/>
            <w:bCs/>
            <w:i w:val="0"/>
            <w:color w:val="000000" w:themeColor="text1"/>
            <w:szCs w:val="24"/>
            <w:rPrChange w:id="20900" w:author="Dr Mamadou SANOGO" w:date="2023-10-25T18:15:00Z">
              <w:rPr>
                <w:rFonts w:asciiTheme="majorHAnsi" w:hAnsiTheme="majorHAnsi" w:cstheme="majorHAnsi"/>
                <w:bCs/>
                <w:i w:val="0"/>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901" w:author="Dr Mamadou SANOGO" w:date="2023-10-25T17:56:00Z"/>
          <w:rFonts w:asciiTheme="majorHAnsi" w:hAnsiTheme="majorHAnsi" w:cstheme="majorHAnsi"/>
          <w:b w:val="0"/>
          <w:bCs/>
          <w:color w:val="000000" w:themeColor="text1"/>
          <w:sz w:val="24"/>
          <w:szCs w:val="24"/>
          <w:rPrChange w:id="20902" w:author="Dr Mamadou SANOGO" w:date="2023-10-25T18:15:00Z">
            <w:rPr>
              <w:del w:id="20903" w:author="Dr Mamadou SANOGO" w:date="2023-10-25T17:56:00Z"/>
              <w:rFonts w:asciiTheme="majorHAnsi" w:hAnsiTheme="majorHAnsi" w:cstheme="majorHAnsi"/>
              <w:b w:val="0"/>
              <w:bCs/>
              <w:sz w:val="24"/>
              <w:szCs w:val="24"/>
            </w:rPr>
          </w:rPrChange>
        </w:rPr>
        <w:pPrChange w:id="20904" w:author="Dr Mamadou SANOGO" w:date="2023-10-25T17:57:00Z">
          <w:pPr>
            <w:pStyle w:val="Titre"/>
            <w:spacing w:line="276" w:lineRule="auto"/>
            <w:jc w:val="both"/>
          </w:pPr>
        </w:pPrChange>
      </w:pPr>
      <w:del w:id="20905" w:author="Dr Mamadou SANOGO" w:date="2023-10-25T17:56:00Z">
        <w:r w:rsidRPr="007A4AFC" w:rsidDel="00166699">
          <w:rPr>
            <w:rFonts w:asciiTheme="majorHAnsi" w:hAnsiTheme="majorHAnsi" w:cstheme="majorHAnsi"/>
            <w:bCs/>
            <w:i w:val="0"/>
            <w:color w:val="000000" w:themeColor="text1"/>
            <w:szCs w:val="24"/>
            <w:rPrChange w:id="20906" w:author="Dr Mamadou SANOGO" w:date="2023-10-25T18:15:00Z">
              <w:rPr>
                <w:rFonts w:asciiTheme="majorHAnsi" w:hAnsiTheme="majorHAnsi" w:cstheme="majorHAnsi"/>
                <w:bCs/>
                <w:i w:val="0"/>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907" w:author="Dr Mamadou SANOGO" w:date="2023-10-25T17:56:00Z"/>
          <w:rFonts w:asciiTheme="majorHAnsi" w:hAnsiTheme="majorHAnsi" w:cstheme="majorHAnsi"/>
          <w:b w:val="0"/>
          <w:bCs/>
          <w:color w:val="000000" w:themeColor="text1"/>
          <w:sz w:val="24"/>
          <w:szCs w:val="24"/>
          <w:rPrChange w:id="20908" w:author="Dr Mamadou SANOGO" w:date="2023-10-25T18:15:00Z">
            <w:rPr>
              <w:del w:id="20909" w:author="Dr Mamadou SANOGO" w:date="2023-10-25T17:56:00Z"/>
              <w:rFonts w:asciiTheme="majorHAnsi" w:hAnsiTheme="majorHAnsi" w:cstheme="majorHAnsi"/>
              <w:b w:val="0"/>
              <w:bCs/>
              <w:sz w:val="24"/>
              <w:szCs w:val="24"/>
            </w:rPr>
          </w:rPrChange>
        </w:rPr>
        <w:pPrChange w:id="20910" w:author="Dr Mamadou SANOGO" w:date="2023-10-25T17:57:00Z">
          <w:pPr>
            <w:pStyle w:val="Titre"/>
            <w:spacing w:line="276" w:lineRule="auto"/>
            <w:jc w:val="both"/>
          </w:pPr>
        </w:pPrChange>
      </w:pPr>
      <w:del w:id="20911" w:author="Dr Mamadou SANOGO" w:date="2023-10-25T17:56:00Z">
        <w:r w:rsidRPr="007A4AFC" w:rsidDel="00166699">
          <w:rPr>
            <w:rFonts w:asciiTheme="majorHAnsi" w:hAnsiTheme="majorHAnsi" w:cstheme="majorHAnsi"/>
            <w:bCs/>
            <w:i w:val="0"/>
            <w:color w:val="000000" w:themeColor="text1"/>
            <w:szCs w:val="24"/>
            <w:rPrChange w:id="20912" w:author="Dr Mamadou SANOGO" w:date="2023-10-25T18:15:00Z">
              <w:rPr>
                <w:rFonts w:asciiTheme="majorHAnsi" w:hAnsiTheme="majorHAnsi" w:cstheme="majorHAnsi"/>
                <w:bCs/>
                <w:i w:val="0"/>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913" w:author="Dr Mamadou SANOGO" w:date="2023-10-25T17:56:00Z"/>
          <w:rFonts w:asciiTheme="majorHAnsi" w:hAnsiTheme="majorHAnsi" w:cstheme="majorHAnsi"/>
          <w:b w:val="0"/>
          <w:bCs/>
          <w:color w:val="000000" w:themeColor="text1"/>
          <w:sz w:val="24"/>
          <w:szCs w:val="24"/>
          <w:rPrChange w:id="20914" w:author="Dr Mamadou SANOGO" w:date="2023-10-25T18:15:00Z">
            <w:rPr>
              <w:del w:id="20915" w:author="Dr Mamadou SANOGO" w:date="2023-10-25T17:56:00Z"/>
              <w:rFonts w:asciiTheme="majorHAnsi" w:hAnsiTheme="majorHAnsi" w:cstheme="majorHAnsi"/>
              <w:b w:val="0"/>
              <w:bCs/>
              <w:sz w:val="24"/>
              <w:szCs w:val="24"/>
            </w:rPr>
          </w:rPrChange>
        </w:rPr>
        <w:pPrChange w:id="20916" w:author="Dr Mamadou SANOGO" w:date="2023-10-25T17:57:00Z">
          <w:pPr>
            <w:pStyle w:val="Titre"/>
            <w:spacing w:line="276" w:lineRule="auto"/>
            <w:jc w:val="both"/>
          </w:pPr>
        </w:pPrChange>
      </w:pPr>
      <w:del w:id="20917" w:author="Dr Mamadou SANOGO" w:date="2023-10-25T17:56:00Z">
        <w:r w:rsidRPr="007A4AFC" w:rsidDel="00166699">
          <w:rPr>
            <w:rFonts w:asciiTheme="majorHAnsi" w:hAnsiTheme="majorHAnsi" w:cstheme="majorHAnsi"/>
            <w:bCs/>
            <w:i w:val="0"/>
            <w:color w:val="000000" w:themeColor="text1"/>
            <w:szCs w:val="24"/>
            <w:rPrChange w:id="20918" w:author="Dr Mamadou SANOGO" w:date="2023-10-25T18:15:00Z">
              <w:rPr>
                <w:rFonts w:asciiTheme="majorHAnsi" w:hAnsiTheme="majorHAnsi" w:cstheme="majorHAnsi"/>
                <w:bCs/>
                <w:i w:val="0"/>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919" w:author="Dr Mamadou SANOGO" w:date="2023-10-25T17:56:00Z"/>
          <w:color w:val="000000" w:themeColor="text1"/>
          <w:sz w:val="28"/>
          <w:szCs w:val="28"/>
          <w:rPrChange w:id="20920" w:author="Dr Mamadou SANOGO" w:date="2023-10-25T18:15:00Z">
            <w:rPr>
              <w:del w:id="20921" w:author="Dr Mamadou SANOGO" w:date="2023-10-25T17:56:00Z"/>
              <w:color w:val="000000"/>
              <w:sz w:val="28"/>
              <w:szCs w:val="28"/>
            </w:rPr>
          </w:rPrChange>
        </w:rPr>
        <w:pPrChange w:id="20922"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923" w:author="Dr Mamadou SANOGO" w:date="2023-10-25T17:56:00Z"/>
          <w:color w:val="000000" w:themeColor="text1"/>
          <w:sz w:val="28"/>
          <w:szCs w:val="28"/>
          <w:rPrChange w:id="20924" w:author="Dr Mamadou SANOGO" w:date="2023-10-25T18:15:00Z">
            <w:rPr>
              <w:del w:id="20925" w:author="Dr Mamadou SANOGO" w:date="2023-10-25T17:56:00Z"/>
              <w:color w:val="000000"/>
              <w:sz w:val="28"/>
              <w:szCs w:val="28"/>
            </w:rPr>
          </w:rPrChange>
        </w:rPr>
        <w:pPrChange w:id="20926"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927" w:author="Dr Mamadou SANOGO" w:date="2023-10-25T17:56:00Z"/>
          <w:color w:val="000000" w:themeColor="text1"/>
          <w:sz w:val="28"/>
          <w:szCs w:val="28"/>
          <w:rPrChange w:id="20928" w:author="Dr Mamadou SANOGO" w:date="2023-10-25T18:15:00Z">
            <w:rPr>
              <w:del w:id="20929" w:author="Dr Mamadou SANOGO" w:date="2023-10-25T17:56:00Z"/>
              <w:color w:val="000000"/>
              <w:sz w:val="28"/>
              <w:szCs w:val="28"/>
            </w:rPr>
          </w:rPrChange>
        </w:rPr>
        <w:pPrChange w:id="20930"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931" w:author="Dr Mamadou SANOGO" w:date="2023-10-25T17:56:00Z"/>
          <w:color w:val="000000" w:themeColor="text1"/>
          <w:sz w:val="28"/>
          <w:szCs w:val="28"/>
          <w:rPrChange w:id="20932" w:author="Dr Mamadou SANOGO" w:date="2023-10-25T18:15:00Z">
            <w:rPr>
              <w:del w:id="20933" w:author="Dr Mamadou SANOGO" w:date="2023-10-25T17:56:00Z"/>
              <w:color w:val="000000"/>
              <w:sz w:val="28"/>
              <w:szCs w:val="28"/>
            </w:rPr>
          </w:rPrChange>
        </w:rPr>
        <w:pPrChange w:id="20934"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935" w:author="Dr Mamadou SANOGO" w:date="2023-10-25T17:56:00Z"/>
          <w:color w:val="000000" w:themeColor="text1"/>
          <w:sz w:val="28"/>
          <w:szCs w:val="28"/>
          <w:rPrChange w:id="20936" w:author="Dr Mamadou SANOGO" w:date="2023-10-25T18:15:00Z">
            <w:rPr>
              <w:del w:id="20937" w:author="Dr Mamadou SANOGO" w:date="2023-10-25T17:56:00Z"/>
              <w:color w:val="000000"/>
              <w:sz w:val="28"/>
              <w:szCs w:val="28"/>
            </w:rPr>
          </w:rPrChange>
        </w:rPr>
        <w:pPrChange w:id="20938"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939" w:author="Dr Mamadou SANOGO" w:date="2023-10-25T17:56:00Z"/>
          <w:color w:val="000000" w:themeColor="text1"/>
          <w:sz w:val="28"/>
          <w:szCs w:val="28"/>
          <w:rPrChange w:id="20940" w:author="Dr Mamadou SANOGO" w:date="2023-10-25T18:15:00Z">
            <w:rPr>
              <w:del w:id="20941" w:author="Dr Mamadou SANOGO" w:date="2023-10-25T17:56:00Z"/>
              <w:color w:val="000000"/>
              <w:sz w:val="28"/>
              <w:szCs w:val="28"/>
            </w:rPr>
          </w:rPrChange>
        </w:rPr>
        <w:pPrChange w:id="20942"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943" w:author="Dr Mamadou SANOGO" w:date="2023-10-25T17:56:00Z"/>
          <w:color w:val="000000" w:themeColor="text1"/>
          <w:sz w:val="28"/>
          <w:szCs w:val="28"/>
          <w:rPrChange w:id="20944" w:author="Dr Mamadou SANOGO" w:date="2023-10-25T18:15:00Z">
            <w:rPr>
              <w:del w:id="20945" w:author="Dr Mamadou SANOGO" w:date="2023-10-25T17:56:00Z"/>
              <w:color w:val="000000"/>
              <w:sz w:val="28"/>
              <w:szCs w:val="28"/>
            </w:rPr>
          </w:rPrChange>
        </w:rPr>
        <w:pPrChange w:id="20946"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947" w:author="Dr Mamadou SANOGO" w:date="2023-10-25T17:56:00Z"/>
          <w:color w:val="000000" w:themeColor="text1"/>
          <w:sz w:val="28"/>
          <w:szCs w:val="28"/>
          <w:rPrChange w:id="20948" w:author="Dr Mamadou SANOGO" w:date="2023-10-25T18:15:00Z">
            <w:rPr>
              <w:del w:id="20949" w:author="Dr Mamadou SANOGO" w:date="2023-10-25T17:56:00Z"/>
              <w:color w:val="000000"/>
              <w:sz w:val="28"/>
              <w:szCs w:val="28"/>
            </w:rPr>
          </w:rPrChange>
        </w:rPr>
        <w:pPrChange w:id="20950"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951" w:author="Dr Mamadou SANOGO" w:date="2023-10-25T17:56:00Z"/>
          <w:color w:val="000000" w:themeColor="text1"/>
          <w:sz w:val="28"/>
          <w:szCs w:val="28"/>
          <w:rPrChange w:id="20952" w:author="Dr Mamadou SANOGO" w:date="2023-10-25T18:15:00Z">
            <w:rPr>
              <w:del w:id="20953" w:author="Dr Mamadou SANOGO" w:date="2023-10-25T17:56:00Z"/>
              <w:color w:val="000000"/>
              <w:sz w:val="28"/>
              <w:szCs w:val="28"/>
            </w:rPr>
          </w:rPrChange>
        </w:rPr>
        <w:pPrChange w:id="20954"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955" w:author="Dr Mamadou SANOGO" w:date="2023-10-25T17:56:00Z"/>
          <w:color w:val="000000" w:themeColor="text1"/>
          <w:sz w:val="28"/>
          <w:szCs w:val="28"/>
          <w:rPrChange w:id="20956" w:author="Dr Mamadou SANOGO" w:date="2023-10-25T18:15:00Z">
            <w:rPr>
              <w:del w:id="20957" w:author="Dr Mamadou SANOGO" w:date="2023-10-25T17:56:00Z"/>
              <w:color w:val="000000"/>
              <w:sz w:val="28"/>
              <w:szCs w:val="28"/>
            </w:rPr>
          </w:rPrChange>
        </w:rPr>
        <w:pPrChange w:id="20958"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959" w:author="Dr Mamadou SANOGO" w:date="2023-10-25T17:56:00Z"/>
          <w:color w:val="000000" w:themeColor="text1"/>
          <w:sz w:val="28"/>
          <w:szCs w:val="28"/>
          <w:rPrChange w:id="20960" w:author="Dr Mamadou SANOGO" w:date="2023-10-25T18:15:00Z">
            <w:rPr>
              <w:del w:id="20961" w:author="Dr Mamadou SANOGO" w:date="2023-10-25T17:56:00Z"/>
              <w:color w:val="000000"/>
              <w:sz w:val="28"/>
              <w:szCs w:val="28"/>
            </w:rPr>
          </w:rPrChange>
        </w:rPr>
        <w:pPrChange w:id="20962"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963" w:author="Dr Mamadou SANOGO" w:date="2023-10-25T17:56:00Z"/>
          <w:color w:val="000000" w:themeColor="text1"/>
          <w:sz w:val="28"/>
          <w:szCs w:val="28"/>
          <w:rPrChange w:id="20964" w:author="Dr Mamadou SANOGO" w:date="2023-10-25T18:15:00Z">
            <w:rPr>
              <w:del w:id="20965" w:author="Dr Mamadou SANOGO" w:date="2023-10-25T17:56:00Z"/>
              <w:color w:val="000000"/>
              <w:sz w:val="28"/>
              <w:szCs w:val="28"/>
            </w:rPr>
          </w:rPrChange>
        </w:rPr>
        <w:pPrChange w:id="20966"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967" w:author="Dr Mamadou SANOGO" w:date="2023-10-25T17:56:00Z"/>
          <w:color w:val="000000" w:themeColor="text1"/>
          <w:sz w:val="28"/>
          <w:szCs w:val="28"/>
          <w:rPrChange w:id="20968" w:author="Dr Mamadou SANOGO" w:date="2023-10-25T18:15:00Z">
            <w:rPr>
              <w:del w:id="20969" w:author="Dr Mamadou SANOGO" w:date="2023-10-25T17:56:00Z"/>
              <w:color w:val="000000"/>
              <w:sz w:val="28"/>
              <w:szCs w:val="28"/>
            </w:rPr>
          </w:rPrChange>
        </w:rPr>
        <w:pPrChange w:id="20970"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971" w:author="Dr Mamadou SANOGO" w:date="2023-10-25T17:56:00Z"/>
          <w:color w:val="000000" w:themeColor="text1"/>
          <w:sz w:val="28"/>
          <w:szCs w:val="28"/>
          <w:rPrChange w:id="20972" w:author="Dr Mamadou SANOGO" w:date="2023-10-25T18:15:00Z">
            <w:rPr>
              <w:del w:id="20973" w:author="Dr Mamadou SANOGO" w:date="2023-10-25T17:56:00Z"/>
              <w:color w:val="000000"/>
              <w:sz w:val="28"/>
              <w:szCs w:val="28"/>
            </w:rPr>
          </w:rPrChange>
        </w:rPr>
        <w:pPrChange w:id="20974"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975" w:author="Dr Mamadou SANOGO" w:date="2023-10-25T17:56:00Z"/>
          <w:color w:val="000000" w:themeColor="text1"/>
          <w:sz w:val="28"/>
          <w:szCs w:val="28"/>
          <w:rPrChange w:id="20976" w:author="Dr Mamadou SANOGO" w:date="2023-10-25T18:15:00Z">
            <w:rPr>
              <w:del w:id="20977" w:author="Dr Mamadou SANOGO" w:date="2023-10-25T17:56:00Z"/>
              <w:color w:val="000000"/>
              <w:sz w:val="28"/>
              <w:szCs w:val="28"/>
            </w:rPr>
          </w:rPrChange>
        </w:rPr>
        <w:pPrChange w:id="20978"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979" w:author="Dr Mamadou SANOGO" w:date="2023-10-25T17:56:00Z"/>
          <w:color w:val="000000" w:themeColor="text1"/>
          <w:sz w:val="28"/>
          <w:szCs w:val="28"/>
          <w:rPrChange w:id="20980" w:author="Dr Mamadou SANOGO" w:date="2023-10-25T18:15:00Z">
            <w:rPr>
              <w:del w:id="20981" w:author="Dr Mamadou SANOGO" w:date="2023-10-25T17:56:00Z"/>
              <w:color w:val="000000"/>
              <w:sz w:val="28"/>
              <w:szCs w:val="28"/>
            </w:rPr>
          </w:rPrChange>
        </w:rPr>
        <w:pPrChange w:id="20982"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983" w:author="Dr Mamadou SANOGO" w:date="2023-10-25T17:56:00Z"/>
          <w:color w:val="000000" w:themeColor="text1"/>
          <w:sz w:val="28"/>
          <w:szCs w:val="28"/>
          <w:rPrChange w:id="20984" w:author="Dr Mamadou SANOGO" w:date="2023-10-25T18:15:00Z">
            <w:rPr>
              <w:del w:id="20985" w:author="Dr Mamadou SANOGO" w:date="2023-10-25T17:56:00Z"/>
              <w:color w:val="000000"/>
              <w:sz w:val="28"/>
              <w:szCs w:val="28"/>
            </w:rPr>
          </w:rPrChange>
        </w:rPr>
        <w:pPrChange w:id="20986"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987" w:author="Dr Mamadou SANOGO" w:date="2023-10-25T17:56:00Z"/>
          <w:color w:val="000000" w:themeColor="text1"/>
          <w:sz w:val="28"/>
          <w:szCs w:val="28"/>
          <w:rPrChange w:id="20988" w:author="Dr Mamadou SANOGO" w:date="2023-10-25T18:15:00Z">
            <w:rPr>
              <w:del w:id="20989" w:author="Dr Mamadou SANOGO" w:date="2023-10-25T17:56:00Z"/>
              <w:color w:val="000000"/>
              <w:sz w:val="28"/>
              <w:szCs w:val="28"/>
            </w:rPr>
          </w:rPrChange>
        </w:rPr>
        <w:pPrChange w:id="20990"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991" w:author="Dr Mamadou SANOGO" w:date="2023-10-25T17:56:00Z"/>
          <w:color w:val="000000" w:themeColor="text1"/>
          <w:sz w:val="28"/>
          <w:szCs w:val="28"/>
          <w:rPrChange w:id="20992" w:author="Dr Mamadou SANOGO" w:date="2023-10-25T18:15:00Z">
            <w:rPr>
              <w:del w:id="20993" w:author="Dr Mamadou SANOGO" w:date="2023-10-25T17:56:00Z"/>
              <w:color w:val="000000"/>
              <w:sz w:val="28"/>
              <w:szCs w:val="28"/>
            </w:rPr>
          </w:rPrChange>
        </w:rPr>
        <w:pPrChange w:id="20994"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995" w:author="Dr Mamadou SANOGO" w:date="2023-10-25T17:56:00Z"/>
          <w:color w:val="000000" w:themeColor="text1"/>
          <w:sz w:val="28"/>
          <w:szCs w:val="28"/>
          <w:rPrChange w:id="20996" w:author="Dr Mamadou SANOGO" w:date="2023-10-25T18:15:00Z">
            <w:rPr>
              <w:del w:id="20997" w:author="Dr Mamadou SANOGO" w:date="2023-10-25T17:56:00Z"/>
              <w:color w:val="000000"/>
              <w:sz w:val="28"/>
              <w:szCs w:val="28"/>
            </w:rPr>
          </w:rPrChange>
        </w:rPr>
        <w:pPrChange w:id="20998"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999" w:author="Dr Mamadou SANOGO" w:date="2023-10-25T17:56:00Z"/>
          <w:color w:val="000000" w:themeColor="text1"/>
          <w:sz w:val="28"/>
          <w:szCs w:val="28"/>
          <w:rPrChange w:id="21000" w:author="Dr Mamadou SANOGO" w:date="2023-10-25T18:15:00Z">
            <w:rPr>
              <w:del w:id="21001" w:author="Dr Mamadou SANOGO" w:date="2023-10-25T17:56:00Z"/>
              <w:color w:val="000000"/>
              <w:sz w:val="28"/>
              <w:szCs w:val="28"/>
            </w:rPr>
          </w:rPrChange>
        </w:rPr>
        <w:pPrChange w:id="21002"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1003" w:author="Dr Mamadou SANOGO" w:date="2023-10-25T17:56:00Z"/>
          <w:color w:val="000000" w:themeColor="text1"/>
          <w:sz w:val="28"/>
          <w:szCs w:val="28"/>
          <w:rPrChange w:id="21004" w:author="Dr Mamadou SANOGO" w:date="2023-10-25T18:15:00Z">
            <w:rPr>
              <w:del w:id="21005" w:author="Dr Mamadou SANOGO" w:date="2023-10-25T17:56:00Z"/>
              <w:color w:val="000000"/>
              <w:sz w:val="28"/>
              <w:szCs w:val="28"/>
            </w:rPr>
          </w:rPrChange>
        </w:rPr>
        <w:pPrChange w:id="21006"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1007" w:author="Dr Mamadou SANOGO" w:date="2023-10-25T17:56:00Z"/>
          <w:color w:val="000000" w:themeColor="text1"/>
          <w:sz w:val="28"/>
          <w:szCs w:val="28"/>
          <w:rPrChange w:id="21008" w:author="Dr Mamadou SANOGO" w:date="2023-10-25T18:15:00Z">
            <w:rPr>
              <w:del w:id="21009" w:author="Dr Mamadou SANOGO" w:date="2023-10-25T17:56:00Z"/>
              <w:color w:val="000000"/>
              <w:sz w:val="28"/>
              <w:szCs w:val="28"/>
            </w:rPr>
          </w:rPrChange>
        </w:rPr>
        <w:pPrChange w:id="21010"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1011" w:author="Dr Mamadou SANOGO" w:date="2023-10-25T17:56:00Z"/>
          <w:color w:val="000000" w:themeColor="text1"/>
          <w:sz w:val="28"/>
          <w:szCs w:val="28"/>
          <w:rPrChange w:id="21012" w:author="Dr Mamadou SANOGO" w:date="2023-10-25T18:15:00Z">
            <w:rPr>
              <w:del w:id="21013" w:author="Dr Mamadou SANOGO" w:date="2023-10-25T17:56:00Z"/>
              <w:color w:val="000000"/>
              <w:sz w:val="28"/>
              <w:szCs w:val="28"/>
            </w:rPr>
          </w:rPrChange>
        </w:rPr>
        <w:pPrChange w:id="21014"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1015" w:author="Dr Mamadou SANOGO" w:date="2023-10-25T17:56:00Z"/>
          <w:color w:val="000000" w:themeColor="text1"/>
          <w:sz w:val="28"/>
          <w:szCs w:val="28"/>
          <w:rPrChange w:id="21016" w:author="Dr Mamadou SANOGO" w:date="2023-10-25T18:15:00Z">
            <w:rPr>
              <w:del w:id="21017" w:author="Dr Mamadou SANOGO" w:date="2023-10-25T17:56:00Z"/>
              <w:color w:val="000000"/>
              <w:sz w:val="28"/>
              <w:szCs w:val="28"/>
            </w:rPr>
          </w:rPrChange>
        </w:rPr>
        <w:pPrChange w:id="21018"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1019" w:author="Dr Mamadou SANOGO" w:date="2023-10-25T17:56:00Z"/>
          <w:color w:val="000000" w:themeColor="text1"/>
          <w:sz w:val="28"/>
          <w:szCs w:val="28"/>
          <w:rPrChange w:id="21020" w:author="Dr Mamadou SANOGO" w:date="2023-10-25T18:15:00Z">
            <w:rPr>
              <w:del w:id="21021" w:author="Dr Mamadou SANOGO" w:date="2023-10-25T17:56:00Z"/>
              <w:color w:val="000000"/>
              <w:sz w:val="28"/>
              <w:szCs w:val="28"/>
            </w:rPr>
          </w:rPrChange>
        </w:rPr>
        <w:pPrChange w:id="21022"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1023" w:author="Dr Mamadou SANOGO" w:date="2023-10-25T17:56:00Z"/>
          <w:color w:val="000000" w:themeColor="text1"/>
          <w:sz w:val="28"/>
          <w:szCs w:val="28"/>
          <w:rPrChange w:id="21024" w:author="Dr Mamadou SANOGO" w:date="2023-10-25T18:15:00Z">
            <w:rPr>
              <w:del w:id="21025" w:author="Dr Mamadou SANOGO" w:date="2023-10-25T17:56:00Z"/>
              <w:color w:val="000000"/>
              <w:sz w:val="28"/>
              <w:szCs w:val="28"/>
            </w:rPr>
          </w:rPrChange>
        </w:rPr>
        <w:pPrChange w:id="21026"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1027" w:author="Dr Mamadou SANOGO" w:date="2023-10-25T17:56:00Z"/>
          <w:color w:val="000000" w:themeColor="text1"/>
          <w:sz w:val="28"/>
          <w:szCs w:val="28"/>
          <w:rPrChange w:id="21028" w:author="Dr Mamadou SANOGO" w:date="2023-10-25T18:15:00Z">
            <w:rPr>
              <w:del w:id="21029" w:author="Dr Mamadou SANOGO" w:date="2023-10-25T17:56:00Z"/>
              <w:color w:val="000000"/>
              <w:sz w:val="28"/>
              <w:szCs w:val="28"/>
            </w:rPr>
          </w:rPrChange>
        </w:rPr>
        <w:pPrChange w:id="21030"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1031" w:author="Dr Mamadou SANOGO" w:date="2023-10-25T17:57:00Z"/>
          <w:rFonts w:eastAsiaTheme="minorHAnsi"/>
          <w:b w:val="0"/>
          <w:color w:val="000000" w:themeColor="text1"/>
          <w:lang w:eastAsia="en-US"/>
          <w:rPrChange w:id="21032" w:author="Dr Mamadou SANOGO" w:date="2023-10-25T18:15:00Z">
            <w:rPr>
              <w:del w:id="21033" w:author="Dr Mamadou SANOGO" w:date="2023-10-25T17:57:00Z"/>
              <w:rFonts w:eastAsiaTheme="minorHAnsi" w:cs="Times New Roman"/>
              <w:b w:val="0"/>
              <w:color w:val="auto"/>
              <w:lang w:eastAsia="en-US"/>
            </w:rPr>
          </w:rPrChange>
        </w:rPr>
        <w:pPrChange w:id="21034" w:author="Dr Mamadou SANOGO" w:date="2023-10-25T17:57:00Z">
          <w:pPr>
            <w:pStyle w:val="Titre1"/>
            <w:spacing w:before="0" w:line="240" w:lineRule="auto"/>
            <w:jc w:val="center"/>
          </w:pPr>
        </w:pPrChange>
      </w:pPr>
      <w:bookmarkStart w:id="21035" w:name="_Toc145944552"/>
      <w:del w:id="21036" w:author="Dr Mamadou SANOGO" w:date="2023-10-25T17:56:00Z">
        <w:r w:rsidRPr="007A4AFC" w:rsidDel="00166699">
          <w:rPr>
            <w:rFonts w:eastAsiaTheme="minorHAnsi"/>
            <w:color w:val="000000" w:themeColor="text1"/>
            <w:sz w:val="28"/>
            <w:lang w:eastAsia="en-US"/>
            <w:rPrChange w:id="21037" w:author="Dr Mamadou SANOGO" w:date="2023-10-25T18:15:00Z">
              <w:rPr>
                <w:rFonts w:eastAsiaTheme="minorHAnsi"/>
                <w:color w:val="2E74B5" w:themeColor="accent1" w:themeShade="BF"/>
                <w:lang w:eastAsia="en-US"/>
              </w:rPr>
            </w:rPrChange>
          </w:rPr>
          <w:delText>Annexe 22 - Referentiel-developpement-SI-CAMES 41</w:delText>
        </w:r>
      </w:del>
      <w:bookmarkEnd w:id="21035"/>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1038" w:author="Dr Mamadou SANOGO" w:date="2023-10-25T18:15:00Z">
            <w:rPr>
              <w:color w:val="000000"/>
              <w:sz w:val="28"/>
              <w:szCs w:val="28"/>
            </w:rPr>
          </w:rPrChange>
        </w:rPr>
        <w:pPrChange w:id="21039" w:author="Dr Mamadou SANOGO" w:date="2023-10-25T17:58:00Z">
          <w:pPr>
            <w:spacing w:line="240" w:lineRule="auto"/>
          </w:pPr>
        </w:pPrChange>
      </w:pPr>
    </w:p>
    <w:sectPr w:rsidR="00564B4A" w:rsidRPr="007A4AFC" w:rsidSect="00DE4E6D">
      <w:pgSz w:w="12240" w:h="15840"/>
      <w:pgMar w:top="709"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1040" w:author="Dr Mamadou SANOGO" w:date="2024-11-11T15:38:00Z" w16du:dateUtc="2024-11-11T15:38:00Z">
        <w:sectPr w:rsidR="00564B4A" w:rsidRPr="007A4AFC" w:rsidSect="00DE4E6D">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04C9D" w14:textId="77777777" w:rsidR="003C3704" w:rsidRDefault="003C3704">
      <w:pPr>
        <w:spacing w:line="240" w:lineRule="auto"/>
      </w:pPr>
      <w:r>
        <w:separator/>
      </w:r>
    </w:p>
  </w:endnote>
  <w:endnote w:type="continuationSeparator" w:id="0">
    <w:p w14:paraId="595A0919" w14:textId="77777777" w:rsidR="003C3704" w:rsidRDefault="003C3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2BC96" w14:textId="77777777" w:rsidR="003C3704" w:rsidRDefault="003C3704">
      <w:pPr>
        <w:spacing w:line="240" w:lineRule="auto"/>
      </w:pPr>
      <w:r>
        <w:separator/>
      </w:r>
    </w:p>
  </w:footnote>
  <w:footnote w:type="continuationSeparator" w:id="0">
    <w:p w14:paraId="34E96B3F" w14:textId="77777777" w:rsidR="003C3704" w:rsidRDefault="003C37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6CF"/>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E681E"/>
    <w:rsid w:val="001F003D"/>
    <w:rsid w:val="001F045C"/>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3704"/>
    <w:rsid w:val="003C5A1D"/>
    <w:rsid w:val="003C6082"/>
    <w:rsid w:val="003D1BC8"/>
    <w:rsid w:val="003D3356"/>
    <w:rsid w:val="003D773D"/>
    <w:rsid w:val="003E2115"/>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47A8B"/>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5EC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B0430"/>
    <w:rsid w:val="007B4390"/>
    <w:rsid w:val="007B4438"/>
    <w:rsid w:val="007B5A6C"/>
    <w:rsid w:val="007C216D"/>
    <w:rsid w:val="007C4B58"/>
    <w:rsid w:val="007C5D17"/>
    <w:rsid w:val="007D0487"/>
    <w:rsid w:val="007D2AAC"/>
    <w:rsid w:val="007E06CE"/>
    <w:rsid w:val="007E6DDF"/>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CE8"/>
    <w:rsid w:val="00920F22"/>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5ED"/>
    <w:rsid w:val="00987FF2"/>
    <w:rsid w:val="00992464"/>
    <w:rsid w:val="00992FFE"/>
    <w:rsid w:val="009A1D55"/>
    <w:rsid w:val="009A274F"/>
    <w:rsid w:val="009A2FB6"/>
    <w:rsid w:val="009A3C83"/>
    <w:rsid w:val="009A444C"/>
    <w:rsid w:val="009A5A2C"/>
    <w:rsid w:val="009A5A41"/>
    <w:rsid w:val="009A7B91"/>
    <w:rsid w:val="009B242A"/>
    <w:rsid w:val="009B2529"/>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33868"/>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72DB"/>
    <w:rsid w:val="00AA77F0"/>
    <w:rsid w:val="00AB2168"/>
    <w:rsid w:val="00AB637E"/>
    <w:rsid w:val="00AC50F1"/>
    <w:rsid w:val="00AC602F"/>
    <w:rsid w:val="00AD01B7"/>
    <w:rsid w:val="00AD0460"/>
    <w:rsid w:val="00AD42F4"/>
    <w:rsid w:val="00AE13A4"/>
    <w:rsid w:val="00AE447E"/>
    <w:rsid w:val="00AE4517"/>
    <w:rsid w:val="00AE7D46"/>
    <w:rsid w:val="00AF45E8"/>
    <w:rsid w:val="00AF4E06"/>
    <w:rsid w:val="00B049CA"/>
    <w:rsid w:val="00B05772"/>
    <w:rsid w:val="00B0795C"/>
    <w:rsid w:val="00B163D4"/>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74A3"/>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4E6D"/>
    <w:rsid w:val="00DE5913"/>
    <w:rsid w:val="00DE6BAB"/>
    <w:rsid w:val="00DF0277"/>
    <w:rsid w:val="00DF2CBC"/>
    <w:rsid w:val="00DF32AB"/>
    <w:rsid w:val="00DF7724"/>
    <w:rsid w:val="00E04C57"/>
    <w:rsid w:val="00E06071"/>
    <w:rsid w:val="00E11A1F"/>
    <w:rsid w:val="00E162A2"/>
    <w:rsid w:val="00E2431F"/>
    <w:rsid w:val="00E27094"/>
    <w:rsid w:val="00E276E4"/>
    <w:rsid w:val="00E27AAB"/>
    <w:rsid w:val="00E342A1"/>
    <w:rsid w:val="00E348AC"/>
    <w:rsid w:val="00E40766"/>
    <w:rsid w:val="00E42DBE"/>
    <w:rsid w:val="00E46778"/>
    <w:rsid w:val="00E47827"/>
    <w:rsid w:val="00E47974"/>
    <w:rsid w:val="00E57056"/>
    <w:rsid w:val="00E57D6B"/>
    <w:rsid w:val="00E60231"/>
    <w:rsid w:val="00E60957"/>
    <w:rsid w:val="00E61314"/>
    <w:rsid w:val="00E67C42"/>
    <w:rsid w:val="00E700A3"/>
    <w:rsid w:val="00E72753"/>
    <w:rsid w:val="00E75176"/>
    <w:rsid w:val="00E76021"/>
    <w:rsid w:val="00E77573"/>
    <w:rsid w:val="00E83367"/>
    <w:rsid w:val="00E900C2"/>
    <w:rsid w:val="00E91647"/>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878666454">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diagramLayout" Target="diagrams/layout1.xml"/><Relationship Id="rId26" Type="http://schemas.openxmlformats.org/officeDocument/2006/relationships/diagramQuickStyle" Target="diagrams/quickStyle2.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diagramData" Target="diagrams/data1.xml"/><Relationship Id="rId25"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diagramData" Target="diagrams/data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28" Type="http://schemas.microsoft.com/office/2007/relationships/diagramDrawing" Target="diagrams/drawing2.xml"/><Relationship Id="rId10" Type="http://schemas.openxmlformats.org/officeDocument/2006/relationships/comments" Target="comment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diagramColors" Target="diagrams/colors2.xml"/><Relationship Id="rId30"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74</Pages>
  <Words>21057</Words>
  <Characters>115819</Characters>
  <Application>Microsoft Office Word</Application>
  <DocSecurity>0</DocSecurity>
  <Lines>965</Lines>
  <Paragraphs>273</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10</cp:revision>
  <cp:lastPrinted>2023-10-27T19:01:00Z</cp:lastPrinted>
  <dcterms:created xsi:type="dcterms:W3CDTF">2024-04-02T14:26:00Z</dcterms:created>
  <dcterms:modified xsi:type="dcterms:W3CDTF">2024-11-11T19:05:00Z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