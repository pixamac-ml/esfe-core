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075ED" w14:textId="77777777" w:rsidR="00643698" w:rsidRPr="006B0396" w:rsidRDefault="00643698" w:rsidP="00643698">
      <w:pPr>
        <w:rPr>
          <w:color w:val="000000" w:themeColor="text1"/>
        </w:rPr>
      </w:pPr>
      <w:bookmarkStart w:id="0" w:name="_Hlk149133853"/>
    </w:p>
    <w:p w14:paraId="7AF8CF33" w14:textId="77777777" w:rsidR="00643698" w:rsidRPr="006B0396" w:rsidRDefault="00643698" w:rsidP="00643698">
      <w:pPr>
        <w:rPr>
          <w:color w:val="000000" w:themeColor="text1"/>
        </w:rPr>
      </w:pPr>
    </w:p>
    <w:p w14:paraId="78E46749" w14:textId="72BC5E51" w:rsidR="00586744" w:rsidRPr="006B0396" w:rsidRDefault="00586744" w:rsidP="00586744">
      <w:pPr>
        <w:spacing w:line="240" w:lineRule="auto"/>
        <w:rPr>
          <w:color w:val="000000" w:themeColor="text1"/>
          <w:szCs w:val="24"/>
        </w:rPr>
      </w:pPr>
    </w:p>
    <w:p w14:paraId="6FFCE6F1" w14:textId="77777777" w:rsidR="003B4A3F" w:rsidRPr="006B0396" w:rsidRDefault="003B4A3F" w:rsidP="001459BA">
      <w:pPr>
        <w:widowControl w:val="0"/>
        <w:autoSpaceDE w:val="0"/>
        <w:autoSpaceDN w:val="0"/>
        <w:adjustRightInd w:val="0"/>
        <w:spacing w:before="2" w:line="120" w:lineRule="exact"/>
        <w:ind w:right="9"/>
        <w:rPr>
          <w:color w:val="000000" w:themeColor="text1"/>
          <w:sz w:val="12"/>
          <w:szCs w:val="12"/>
          <w:lang w:val="fr-ML"/>
        </w:rPr>
      </w:pPr>
    </w:p>
    <w:p w14:paraId="15DFB7A1" w14:textId="796904B6" w:rsidR="00803A8B" w:rsidRDefault="00803A8B">
      <w:pPr>
        <w:widowControl w:val="0"/>
        <w:autoSpaceDE w:val="0"/>
        <w:autoSpaceDN w:val="0"/>
        <w:adjustRightInd w:val="0"/>
        <w:spacing w:line="360" w:lineRule="auto"/>
        <w:ind w:right="9"/>
        <w:rPr>
          <w:color w:val="000000" w:themeColor="text1"/>
          <w:szCs w:val="24"/>
        </w:rPr>
      </w:pPr>
    </w:p>
    <w:p w14:paraId="4CE6C569" w14:textId="64787EB3" w:rsidR="00803A8B" w:rsidRDefault="00803A8B">
      <w:pPr>
        <w:widowControl w:val="0"/>
        <w:autoSpaceDE w:val="0"/>
        <w:autoSpaceDN w:val="0"/>
        <w:adjustRightInd w:val="0"/>
        <w:spacing w:line="360" w:lineRule="auto"/>
        <w:ind w:right="9"/>
        <w:rPr>
          <w:color w:val="000000" w:themeColor="text1"/>
          <w:szCs w:val="24"/>
        </w:rPr>
      </w:pPr>
    </w:p>
    <w:p w14:paraId="7DA17436" w14:textId="77777777" w:rsidR="00803A8B" w:rsidRPr="006B0396" w:rsidRDefault="00803A8B">
      <w:pPr>
        <w:widowControl w:val="0"/>
        <w:autoSpaceDE w:val="0"/>
        <w:autoSpaceDN w:val="0"/>
        <w:adjustRightInd w:val="0"/>
        <w:spacing w:line="360" w:lineRule="auto"/>
        <w:ind w:right="9"/>
        <w:rPr>
          <w:color w:val="000000" w:themeColor="text1"/>
          <w:szCs w:val="24"/>
        </w:rPr>
      </w:pPr>
    </w:p>
    <w:p w14:paraId="60EEA284" w14:textId="68B37AD1" w:rsidR="004E1847" w:rsidRPr="006B0396" w:rsidRDefault="004E1847">
      <w:pPr>
        <w:spacing w:line="240" w:lineRule="auto"/>
        <w:ind w:right="9"/>
        <w:rPr>
          <w:color w:val="000000" w:themeColor="text1"/>
          <w:szCs w:val="24"/>
        </w:rPr>
      </w:pPr>
    </w:p>
    <w:p w14:paraId="6E17F170" w14:textId="77777777" w:rsidR="00011374" w:rsidRPr="00356D2D" w:rsidRDefault="00011374" w:rsidP="006B0396">
      <w:pPr>
        <w:pStyle w:val="Titre1"/>
        <w:numPr>
          <w:ilvl w:val="0"/>
          <w:numId w:val="0"/>
        </w:numPr>
        <w:spacing w:before="0" w:line="240" w:lineRule="auto"/>
        <w:ind w:left="360"/>
        <w:rPr>
          <w:rFonts w:cs="Times New Roman"/>
          <w:b w:val="0"/>
          <w:sz w:val="24"/>
          <w:szCs w:val="24"/>
        </w:rPr>
      </w:pPr>
    </w:p>
    <w:p w14:paraId="27964362" w14:textId="77777777" w:rsidR="00011374" w:rsidRPr="006B0396" w:rsidRDefault="00011374" w:rsidP="00011374">
      <w:pPr>
        <w:rPr>
          <w:color w:val="000000" w:themeColor="text1"/>
          <w:szCs w:val="24"/>
        </w:rPr>
      </w:pPr>
    </w:p>
    <w:p w14:paraId="4AA3DD71" w14:textId="77777777" w:rsidR="00011374" w:rsidRPr="006B0396" w:rsidRDefault="00011374" w:rsidP="00011374">
      <w:pPr>
        <w:rPr>
          <w:color w:val="000000" w:themeColor="text1"/>
          <w:szCs w:val="24"/>
        </w:rPr>
      </w:pPr>
    </w:p>
    <w:p w14:paraId="0B7325E6" w14:textId="77777777" w:rsidR="00011374" w:rsidRPr="006B0396" w:rsidRDefault="00011374" w:rsidP="00011374">
      <w:pPr>
        <w:rPr>
          <w:color w:val="000000" w:themeColor="text1"/>
          <w:szCs w:val="24"/>
        </w:rPr>
      </w:pPr>
    </w:p>
    <w:p w14:paraId="5B81A6F8" w14:textId="77777777" w:rsidR="00011374" w:rsidRPr="006B0396" w:rsidRDefault="00011374" w:rsidP="00011374">
      <w:pPr>
        <w:rPr>
          <w:color w:val="000000" w:themeColor="text1"/>
          <w:szCs w:val="24"/>
        </w:rPr>
      </w:pPr>
    </w:p>
    <w:p w14:paraId="17EF5DB3" w14:textId="77777777" w:rsidR="00011374" w:rsidRPr="006B0396" w:rsidRDefault="00011374" w:rsidP="00011374">
      <w:pPr>
        <w:rPr>
          <w:color w:val="000000" w:themeColor="text1"/>
          <w:szCs w:val="24"/>
        </w:rPr>
      </w:pPr>
    </w:p>
    <w:p w14:paraId="54EA5B31" w14:textId="77777777" w:rsidR="00011374" w:rsidRPr="006B0396" w:rsidRDefault="00011374" w:rsidP="00011374">
      <w:pPr>
        <w:rPr>
          <w:color w:val="000000" w:themeColor="text1"/>
          <w:szCs w:val="24"/>
        </w:rPr>
      </w:pPr>
    </w:p>
    <w:p w14:paraId="3DB9455C" w14:textId="77777777" w:rsidR="00011374" w:rsidRPr="006B0396" w:rsidRDefault="00011374" w:rsidP="00011374">
      <w:pPr>
        <w:rPr>
          <w:color w:val="000000" w:themeColor="text1"/>
          <w:szCs w:val="24"/>
        </w:rPr>
      </w:pPr>
    </w:p>
    <w:p w14:paraId="33DD823D" w14:textId="3C5BE135" w:rsidR="006778CD" w:rsidRDefault="006778CD" w:rsidP="006778CD"/>
    <w:p w14:paraId="2BDB72BD" w14:textId="525C6E8B" w:rsidR="006778CD" w:rsidRDefault="006778CD" w:rsidP="006778CD"/>
    <w:p w14:paraId="3F09B605" w14:textId="19F707B0" w:rsidR="006778CD" w:rsidRDefault="006778CD" w:rsidP="006778CD"/>
    <w:p w14:paraId="34EE9B58" w14:textId="77777777" w:rsidR="006778CD" w:rsidRPr="00356D2D" w:rsidRDefault="006778CD" w:rsidP="006B0396"/>
    <w:p w14:paraId="0C3F5B95" w14:textId="77777777" w:rsidR="00011374" w:rsidRPr="00356D2D" w:rsidRDefault="00011374" w:rsidP="006B0396">
      <w:pPr>
        <w:pStyle w:val="Titre1"/>
        <w:numPr>
          <w:ilvl w:val="0"/>
          <w:numId w:val="0"/>
        </w:numPr>
        <w:spacing w:before="0" w:line="240" w:lineRule="auto"/>
        <w:ind w:left="360"/>
        <w:rPr>
          <w:rFonts w:cs="Times New Roman"/>
          <w:b w:val="0"/>
          <w:sz w:val="24"/>
          <w:szCs w:val="24"/>
        </w:rPr>
      </w:pPr>
    </w:p>
    <w:p w14:paraId="75A910D5" w14:textId="77777777" w:rsidR="003B4A3F" w:rsidRPr="007A4AFC" w:rsidRDefault="003B4A3F" w:rsidP="006B0396">
      <w:pPr>
        <w:pStyle w:val="Titre1"/>
        <w:numPr>
          <w:ilvl w:val="0"/>
          <w:numId w:val="0"/>
        </w:numPr>
        <w:spacing w:before="0" w:line="240" w:lineRule="auto"/>
        <w:ind w:left="360"/>
        <w:jc w:val="center"/>
        <w:rPr>
          <w:rFonts w:cs="Times New Roman"/>
          <w:b w:val="0"/>
          <w:sz w:val="96"/>
        </w:rPr>
      </w:pPr>
      <w:bookmarkStart w:id="1" w:name="_Toc145944524"/>
      <w:bookmarkStart w:id="2" w:name="_Toc149307399"/>
      <w:r w:rsidRPr="007A4AFC">
        <w:rPr>
          <w:rFonts w:cs="Times New Roman"/>
          <w:sz w:val="96"/>
        </w:rPr>
        <w:t>Annexes</w:t>
      </w:r>
      <w:bookmarkEnd w:id="1"/>
      <w:bookmarkEnd w:id="2"/>
    </w:p>
    <w:p w14:paraId="7A336115" w14:textId="148FD2A2" w:rsidR="006D5FC5" w:rsidRPr="006B0396" w:rsidRDefault="00011374">
      <w:pPr>
        <w:spacing w:line="240" w:lineRule="auto"/>
        <w:rPr>
          <w:color w:val="000000" w:themeColor="text1"/>
          <w:sz w:val="28"/>
          <w:szCs w:val="28"/>
        </w:rPr>
      </w:pPr>
      <w:r w:rsidRPr="006B0396">
        <w:rPr>
          <w:color w:val="000000" w:themeColor="text1"/>
          <w:sz w:val="28"/>
          <w:szCs w:val="28"/>
        </w:rPr>
        <w:br w:type="page"/>
      </w:r>
    </w:p>
    <w:p w14:paraId="6B07F545" w14:textId="77777777" w:rsidR="00182CAB" w:rsidRPr="006B0396" w:rsidRDefault="00182CAB" w:rsidP="006E33E2">
      <w:pPr>
        <w:rPr>
          <w:rFonts w:eastAsiaTheme="minorHAnsi"/>
          <w:b/>
          <w:bCs/>
          <w:color w:val="000000" w:themeColor="text1"/>
          <w:sz w:val="32"/>
          <w:szCs w:val="32"/>
          <w:lang w:eastAsia="en-US"/>
        </w:rPr>
      </w:pPr>
      <w:bookmarkStart w:id="3" w:name="_Toc145944526"/>
    </w:p>
    <w:p w14:paraId="3AD43933" w14:textId="77777777" w:rsidR="00182CAB" w:rsidRPr="006B0396" w:rsidRDefault="00182CAB" w:rsidP="006E33E2">
      <w:pPr>
        <w:rPr>
          <w:rFonts w:eastAsiaTheme="minorHAnsi"/>
          <w:b/>
          <w:bCs/>
          <w:color w:val="000000" w:themeColor="text1"/>
          <w:sz w:val="32"/>
          <w:szCs w:val="32"/>
          <w:lang w:eastAsia="en-US"/>
        </w:rPr>
      </w:pPr>
    </w:p>
    <w:p w14:paraId="22DC89F0" w14:textId="77777777" w:rsidR="00182CAB" w:rsidRPr="006B0396" w:rsidRDefault="00182CAB" w:rsidP="006E33E2">
      <w:pPr>
        <w:rPr>
          <w:rFonts w:eastAsiaTheme="minorHAnsi"/>
          <w:b/>
          <w:bCs/>
          <w:color w:val="000000" w:themeColor="text1"/>
          <w:sz w:val="32"/>
          <w:szCs w:val="32"/>
          <w:lang w:eastAsia="en-US"/>
        </w:rPr>
      </w:pPr>
    </w:p>
    <w:p w14:paraId="035B0D01" w14:textId="77777777" w:rsidR="00182CAB" w:rsidRPr="006B0396" w:rsidRDefault="00182CAB" w:rsidP="006E33E2">
      <w:pPr>
        <w:rPr>
          <w:rFonts w:eastAsiaTheme="minorHAnsi"/>
          <w:b/>
          <w:bCs/>
          <w:color w:val="000000" w:themeColor="text1"/>
          <w:sz w:val="32"/>
          <w:szCs w:val="32"/>
          <w:lang w:eastAsia="en-US"/>
        </w:rPr>
      </w:pPr>
    </w:p>
    <w:p w14:paraId="06999CA8" w14:textId="77777777" w:rsidR="00182CAB" w:rsidRPr="006B0396" w:rsidRDefault="00182CAB" w:rsidP="006E33E2">
      <w:pPr>
        <w:rPr>
          <w:rFonts w:eastAsiaTheme="minorHAnsi"/>
          <w:b/>
          <w:bCs/>
          <w:color w:val="000000" w:themeColor="text1"/>
          <w:sz w:val="32"/>
          <w:szCs w:val="32"/>
          <w:lang w:eastAsia="en-US"/>
        </w:rPr>
      </w:pPr>
    </w:p>
    <w:p w14:paraId="7E8672A3" w14:textId="77777777" w:rsidR="00182CAB" w:rsidRPr="006B0396" w:rsidRDefault="00182CAB" w:rsidP="006E33E2">
      <w:pPr>
        <w:rPr>
          <w:rFonts w:eastAsiaTheme="minorHAnsi"/>
          <w:b/>
          <w:bCs/>
          <w:color w:val="000000" w:themeColor="text1"/>
          <w:sz w:val="32"/>
          <w:szCs w:val="32"/>
          <w:lang w:eastAsia="en-US"/>
        </w:rPr>
      </w:pPr>
    </w:p>
    <w:p w14:paraId="48CDA470" w14:textId="77777777" w:rsidR="00182CAB" w:rsidRPr="006B0396" w:rsidRDefault="00182CAB" w:rsidP="006E33E2">
      <w:pPr>
        <w:rPr>
          <w:rFonts w:eastAsiaTheme="minorHAnsi"/>
          <w:b/>
          <w:bCs/>
          <w:color w:val="000000" w:themeColor="text1"/>
          <w:sz w:val="32"/>
          <w:szCs w:val="32"/>
          <w:lang w:eastAsia="en-US"/>
        </w:rPr>
      </w:pPr>
    </w:p>
    <w:p w14:paraId="00C516E0" w14:textId="77777777" w:rsidR="00182CAB" w:rsidRPr="006B0396" w:rsidRDefault="00182CAB" w:rsidP="006E33E2">
      <w:pPr>
        <w:rPr>
          <w:rFonts w:eastAsiaTheme="minorHAnsi"/>
          <w:b/>
          <w:bCs/>
          <w:color w:val="000000" w:themeColor="text1"/>
          <w:sz w:val="32"/>
          <w:szCs w:val="32"/>
          <w:lang w:eastAsia="en-US"/>
        </w:rPr>
      </w:pPr>
    </w:p>
    <w:p w14:paraId="587FDEA9" w14:textId="77777777" w:rsidR="00182CAB" w:rsidRPr="006B0396" w:rsidRDefault="00182CAB" w:rsidP="006E33E2">
      <w:pPr>
        <w:rPr>
          <w:rFonts w:eastAsiaTheme="minorHAnsi"/>
          <w:b/>
          <w:bCs/>
          <w:color w:val="000000" w:themeColor="text1"/>
          <w:sz w:val="32"/>
          <w:szCs w:val="32"/>
          <w:lang w:eastAsia="en-US"/>
        </w:rPr>
      </w:pPr>
    </w:p>
    <w:p w14:paraId="137C37F9" w14:textId="77777777" w:rsidR="00182CAB" w:rsidRPr="006B0396" w:rsidRDefault="00182CAB" w:rsidP="006E33E2">
      <w:pPr>
        <w:rPr>
          <w:rFonts w:eastAsiaTheme="minorHAnsi"/>
          <w:b/>
          <w:bCs/>
          <w:color w:val="000000" w:themeColor="text1"/>
          <w:sz w:val="32"/>
          <w:szCs w:val="32"/>
          <w:lang w:eastAsia="en-US"/>
        </w:rPr>
      </w:pPr>
    </w:p>
    <w:p w14:paraId="0C515A98" w14:textId="2732DFCF" w:rsidR="00182CAB" w:rsidRPr="006B0396" w:rsidRDefault="00182CAB" w:rsidP="00182CAB">
      <w:pPr>
        <w:jc w:val="center"/>
        <w:rPr>
          <w:rFonts w:eastAsiaTheme="minorHAnsi"/>
          <w:b/>
          <w:bCs/>
          <w:color w:val="000000" w:themeColor="text1"/>
          <w:sz w:val="52"/>
          <w:szCs w:val="52"/>
          <w:lang w:eastAsia="en-US"/>
        </w:rPr>
      </w:pPr>
      <w:r w:rsidRPr="006B0396">
        <w:rPr>
          <w:rFonts w:eastAsiaTheme="minorHAnsi"/>
          <w:b/>
          <w:bCs/>
          <w:color w:val="000000" w:themeColor="text1"/>
          <w:sz w:val="52"/>
          <w:szCs w:val="52"/>
          <w:lang w:eastAsia="en-US"/>
        </w:rPr>
        <w:t>Annexe n°</w:t>
      </w:r>
      <w:proofErr w:type="gramStart"/>
      <w:r w:rsidRPr="006B0396">
        <w:rPr>
          <w:rFonts w:eastAsiaTheme="minorHAnsi"/>
          <w:b/>
          <w:bCs/>
          <w:color w:val="000000" w:themeColor="text1"/>
          <w:sz w:val="52"/>
          <w:szCs w:val="52"/>
          <w:lang w:eastAsia="en-US"/>
        </w:rPr>
        <w:t>01:</w:t>
      </w:r>
      <w:proofErr w:type="gramEnd"/>
      <w:r w:rsidRPr="006B0396">
        <w:rPr>
          <w:rFonts w:eastAsiaTheme="minorHAnsi"/>
          <w:b/>
          <w:bCs/>
          <w:color w:val="000000" w:themeColor="text1"/>
          <w:sz w:val="52"/>
          <w:szCs w:val="52"/>
          <w:lang w:eastAsia="en-US"/>
        </w:rPr>
        <w:t xml:space="preserve"> Fiche de caractérisation </w:t>
      </w:r>
    </w:p>
    <w:p w14:paraId="7B366DED" w14:textId="77777777" w:rsidR="00182CAB" w:rsidRPr="006B0396" w:rsidRDefault="00182CAB" w:rsidP="006E33E2">
      <w:pPr>
        <w:rPr>
          <w:rFonts w:eastAsiaTheme="minorHAnsi"/>
          <w:b/>
          <w:bCs/>
          <w:color w:val="000000" w:themeColor="text1"/>
          <w:sz w:val="32"/>
          <w:szCs w:val="32"/>
          <w:lang w:eastAsia="en-US"/>
        </w:rPr>
      </w:pPr>
    </w:p>
    <w:p w14:paraId="1A4C3BCC" w14:textId="77777777" w:rsidR="00182CAB" w:rsidRPr="006B0396" w:rsidRDefault="00182CAB" w:rsidP="006E33E2">
      <w:pPr>
        <w:rPr>
          <w:rFonts w:eastAsiaTheme="minorHAnsi"/>
          <w:b/>
          <w:bCs/>
          <w:color w:val="000000" w:themeColor="text1"/>
          <w:sz w:val="32"/>
          <w:szCs w:val="32"/>
          <w:lang w:eastAsia="en-US"/>
        </w:rPr>
      </w:pPr>
    </w:p>
    <w:p w14:paraId="21BC3559" w14:textId="77777777" w:rsidR="00182CAB" w:rsidRPr="006B0396" w:rsidRDefault="00182CAB" w:rsidP="006E33E2">
      <w:pPr>
        <w:rPr>
          <w:rFonts w:eastAsiaTheme="minorHAnsi"/>
          <w:b/>
          <w:bCs/>
          <w:color w:val="000000" w:themeColor="text1"/>
          <w:sz w:val="32"/>
          <w:szCs w:val="32"/>
          <w:lang w:eastAsia="en-US"/>
        </w:rPr>
      </w:pPr>
    </w:p>
    <w:p w14:paraId="191802E5" w14:textId="77777777" w:rsidR="00182CAB" w:rsidRPr="006B0396" w:rsidRDefault="00182CAB" w:rsidP="006E33E2">
      <w:pPr>
        <w:rPr>
          <w:rFonts w:eastAsiaTheme="minorHAnsi"/>
          <w:b/>
          <w:bCs/>
          <w:color w:val="000000" w:themeColor="text1"/>
          <w:sz w:val="32"/>
          <w:szCs w:val="32"/>
          <w:lang w:eastAsia="en-US"/>
        </w:rPr>
      </w:pPr>
    </w:p>
    <w:p w14:paraId="1E4FA05A" w14:textId="77777777" w:rsidR="00182CAB" w:rsidRPr="006B0396" w:rsidRDefault="00182CAB" w:rsidP="006E33E2">
      <w:pPr>
        <w:rPr>
          <w:rFonts w:eastAsiaTheme="minorHAnsi"/>
          <w:b/>
          <w:bCs/>
          <w:color w:val="000000" w:themeColor="text1"/>
          <w:sz w:val="32"/>
          <w:szCs w:val="32"/>
          <w:lang w:eastAsia="en-US"/>
        </w:rPr>
      </w:pPr>
    </w:p>
    <w:p w14:paraId="4D7F3E38" w14:textId="77777777" w:rsidR="00182CAB" w:rsidRPr="006B0396" w:rsidRDefault="00182CAB" w:rsidP="006E33E2">
      <w:pPr>
        <w:rPr>
          <w:rFonts w:eastAsiaTheme="minorHAnsi"/>
          <w:b/>
          <w:bCs/>
          <w:color w:val="000000" w:themeColor="text1"/>
          <w:sz w:val="32"/>
          <w:szCs w:val="32"/>
          <w:lang w:eastAsia="en-US"/>
        </w:rPr>
      </w:pPr>
    </w:p>
    <w:p w14:paraId="4489DD10" w14:textId="77777777" w:rsidR="00182CAB" w:rsidRPr="006B0396" w:rsidRDefault="00182CAB" w:rsidP="006E33E2">
      <w:pPr>
        <w:rPr>
          <w:rFonts w:eastAsiaTheme="minorHAnsi"/>
          <w:b/>
          <w:bCs/>
          <w:color w:val="000000" w:themeColor="text1"/>
          <w:sz w:val="32"/>
          <w:szCs w:val="32"/>
          <w:lang w:eastAsia="en-US"/>
        </w:rPr>
      </w:pPr>
    </w:p>
    <w:p w14:paraId="211C05FF" w14:textId="77777777" w:rsidR="00182CAB" w:rsidRPr="006B0396" w:rsidRDefault="00182CAB" w:rsidP="006E33E2">
      <w:pPr>
        <w:rPr>
          <w:rFonts w:eastAsiaTheme="minorHAnsi"/>
          <w:b/>
          <w:bCs/>
          <w:color w:val="000000" w:themeColor="text1"/>
          <w:sz w:val="32"/>
          <w:szCs w:val="32"/>
          <w:lang w:eastAsia="en-US"/>
        </w:rPr>
      </w:pPr>
    </w:p>
    <w:p w14:paraId="268D6D24" w14:textId="77777777" w:rsidR="00182CAB" w:rsidRPr="006B0396" w:rsidRDefault="00182CAB" w:rsidP="006E33E2">
      <w:pPr>
        <w:rPr>
          <w:rFonts w:eastAsiaTheme="minorHAnsi"/>
          <w:b/>
          <w:bCs/>
          <w:color w:val="000000" w:themeColor="text1"/>
          <w:sz w:val="32"/>
          <w:szCs w:val="32"/>
          <w:lang w:eastAsia="en-US"/>
        </w:rPr>
      </w:pPr>
    </w:p>
    <w:p w14:paraId="3EE3CA69" w14:textId="77777777" w:rsidR="00182CAB" w:rsidRPr="006B0396" w:rsidRDefault="00182CAB" w:rsidP="006E33E2">
      <w:pPr>
        <w:rPr>
          <w:rFonts w:eastAsiaTheme="minorHAnsi"/>
          <w:b/>
          <w:bCs/>
          <w:color w:val="000000" w:themeColor="text1"/>
          <w:sz w:val="32"/>
          <w:szCs w:val="32"/>
          <w:lang w:eastAsia="en-US"/>
        </w:rPr>
      </w:pPr>
    </w:p>
    <w:p w14:paraId="41D91F42" w14:textId="77777777" w:rsidR="00182CAB" w:rsidRPr="006B0396" w:rsidRDefault="00182CAB" w:rsidP="006E33E2">
      <w:pPr>
        <w:rPr>
          <w:rFonts w:eastAsiaTheme="minorHAnsi"/>
          <w:b/>
          <w:bCs/>
          <w:color w:val="000000" w:themeColor="text1"/>
          <w:sz w:val="32"/>
          <w:szCs w:val="32"/>
          <w:lang w:eastAsia="en-US"/>
        </w:rPr>
      </w:pPr>
    </w:p>
    <w:p w14:paraId="2EFCDBF2" w14:textId="77777777" w:rsidR="00182CAB" w:rsidRPr="006B0396" w:rsidRDefault="00182CAB" w:rsidP="006E33E2">
      <w:pPr>
        <w:rPr>
          <w:rFonts w:eastAsiaTheme="minorHAnsi"/>
          <w:b/>
          <w:bCs/>
          <w:color w:val="000000" w:themeColor="text1"/>
          <w:sz w:val="32"/>
          <w:szCs w:val="32"/>
          <w:lang w:eastAsia="en-US"/>
        </w:rPr>
      </w:pPr>
    </w:p>
    <w:p w14:paraId="00C25B53" w14:textId="77777777" w:rsidR="00182CAB" w:rsidRPr="006B0396" w:rsidRDefault="00182CAB" w:rsidP="006E33E2">
      <w:pPr>
        <w:rPr>
          <w:rFonts w:eastAsiaTheme="minorHAnsi"/>
          <w:b/>
          <w:bCs/>
          <w:color w:val="000000" w:themeColor="text1"/>
          <w:sz w:val="32"/>
          <w:szCs w:val="32"/>
          <w:lang w:eastAsia="en-US"/>
        </w:rPr>
      </w:pPr>
    </w:p>
    <w:p w14:paraId="0A0D6A75" w14:textId="77777777" w:rsidR="00182CAB" w:rsidRPr="006B0396" w:rsidRDefault="00182CAB" w:rsidP="006E33E2">
      <w:pPr>
        <w:rPr>
          <w:rFonts w:eastAsiaTheme="minorHAnsi"/>
          <w:b/>
          <w:bCs/>
          <w:color w:val="000000" w:themeColor="text1"/>
          <w:sz w:val="32"/>
          <w:szCs w:val="32"/>
          <w:lang w:eastAsia="en-US"/>
        </w:rPr>
      </w:pPr>
    </w:p>
    <w:p w14:paraId="5E57CD52" w14:textId="31FF5F8A" w:rsidR="00182CAB" w:rsidRDefault="00182CAB" w:rsidP="006E33E2">
      <w:pPr>
        <w:rPr>
          <w:rFonts w:eastAsiaTheme="minorHAnsi"/>
          <w:b/>
          <w:bCs/>
          <w:color w:val="000000" w:themeColor="text1"/>
          <w:sz w:val="32"/>
          <w:szCs w:val="32"/>
          <w:lang w:eastAsia="en-US"/>
        </w:rPr>
      </w:pPr>
    </w:p>
    <w:p w14:paraId="2D010A86" w14:textId="5DBB3D95" w:rsidR="00FA0038" w:rsidRDefault="00FA0038" w:rsidP="006E33E2">
      <w:pPr>
        <w:rPr>
          <w:rFonts w:eastAsiaTheme="minorHAnsi"/>
          <w:b/>
          <w:bCs/>
          <w:color w:val="000000" w:themeColor="text1"/>
          <w:sz w:val="32"/>
          <w:szCs w:val="32"/>
          <w:lang w:eastAsia="en-US"/>
        </w:rPr>
      </w:pPr>
    </w:p>
    <w:p w14:paraId="733673BD" w14:textId="01841C7C" w:rsidR="00FA0038" w:rsidRDefault="00FA0038" w:rsidP="006E33E2">
      <w:pPr>
        <w:rPr>
          <w:rFonts w:eastAsiaTheme="minorHAnsi"/>
          <w:b/>
          <w:bCs/>
          <w:color w:val="000000" w:themeColor="text1"/>
          <w:sz w:val="32"/>
          <w:szCs w:val="32"/>
          <w:lang w:eastAsia="en-US"/>
        </w:rPr>
      </w:pPr>
    </w:p>
    <w:p w14:paraId="444578A5" w14:textId="6DBE4F67" w:rsidR="00FA0038" w:rsidRDefault="00FA0038" w:rsidP="006E33E2">
      <w:pPr>
        <w:rPr>
          <w:rFonts w:eastAsiaTheme="minorHAnsi"/>
          <w:b/>
          <w:bCs/>
          <w:color w:val="000000" w:themeColor="text1"/>
          <w:sz w:val="32"/>
          <w:szCs w:val="32"/>
          <w:lang w:eastAsia="en-US"/>
        </w:rPr>
      </w:pPr>
    </w:p>
    <w:p w14:paraId="38F90660" w14:textId="15AB41B0" w:rsidR="00FA0038" w:rsidRDefault="00FA0038" w:rsidP="006E33E2">
      <w:pPr>
        <w:rPr>
          <w:rFonts w:eastAsiaTheme="minorHAnsi"/>
          <w:b/>
          <w:bCs/>
          <w:color w:val="000000" w:themeColor="text1"/>
          <w:sz w:val="32"/>
          <w:szCs w:val="32"/>
          <w:lang w:eastAsia="en-US"/>
        </w:rPr>
      </w:pPr>
    </w:p>
    <w:p w14:paraId="6603B4E8" w14:textId="4B266DE3" w:rsidR="00FA0038" w:rsidRDefault="00FA0038" w:rsidP="006E33E2">
      <w:pPr>
        <w:rPr>
          <w:rFonts w:eastAsiaTheme="minorHAnsi"/>
          <w:b/>
          <w:bCs/>
          <w:color w:val="000000" w:themeColor="text1"/>
          <w:sz w:val="32"/>
          <w:szCs w:val="32"/>
          <w:lang w:eastAsia="en-US"/>
        </w:rPr>
      </w:pPr>
    </w:p>
    <w:p w14:paraId="1C528CBC" w14:textId="7D14C578" w:rsidR="00FA0038" w:rsidRDefault="00FA0038" w:rsidP="006E33E2">
      <w:pPr>
        <w:rPr>
          <w:rFonts w:eastAsiaTheme="minorHAnsi"/>
          <w:b/>
          <w:bCs/>
          <w:color w:val="000000" w:themeColor="text1"/>
          <w:sz w:val="32"/>
          <w:szCs w:val="32"/>
          <w:lang w:eastAsia="en-US"/>
        </w:rPr>
      </w:pPr>
    </w:p>
    <w:p w14:paraId="20E89AA9" w14:textId="2DD5A375" w:rsidR="00FA0038" w:rsidRDefault="00FA0038" w:rsidP="006E33E2">
      <w:pPr>
        <w:rPr>
          <w:rFonts w:eastAsiaTheme="minorHAnsi"/>
          <w:b/>
          <w:bCs/>
          <w:color w:val="000000" w:themeColor="text1"/>
          <w:sz w:val="32"/>
          <w:szCs w:val="32"/>
          <w:lang w:eastAsia="en-US"/>
        </w:rPr>
      </w:pPr>
    </w:p>
    <w:p w14:paraId="77EC821D" w14:textId="6A4CA28D" w:rsidR="00FA0038" w:rsidRDefault="00FA0038" w:rsidP="006E33E2">
      <w:pPr>
        <w:rPr>
          <w:rFonts w:eastAsiaTheme="minorHAnsi"/>
          <w:b/>
          <w:bCs/>
          <w:color w:val="000000" w:themeColor="text1"/>
          <w:sz w:val="32"/>
          <w:szCs w:val="32"/>
          <w:lang w:eastAsia="en-US"/>
        </w:rPr>
      </w:pPr>
    </w:p>
    <w:p w14:paraId="1904D9DC" w14:textId="77777777" w:rsidR="00B43097" w:rsidRDefault="00B43097" w:rsidP="006E33E2">
      <w:pPr>
        <w:rPr>
          <w:rFonts w:eastAsiaTheme="minorHAnsi"/>
          <w:b/>
          <w:bCs/>
          <w:color w:val="000000" w:themeColor="text1"/>
          <w:sz w:val="32"/>
          <w:szCs w:val="32"/>
          <w:lang w:eastAsia="en-US"/>
        </w:rPr>
      </w:pPr>
    </w:p>
    <w:p w14:paraId="0E386F04" w14:textId="1D953A7E" w:rsidR="006778CD" w:rsidRDefault="006778CD" w:rsidP="006E33E2">
      <w:pPr>
        <w:rPr>
          <w:rFonts w:eastAsiaTheme="minorHAnsi"/>
          <w:b/>
          <w:bCs/>
          <w:color w:val="000000" w:themeColor="text1"/>
          <w:sz w:val="32"/>
          <w:szCs w:val="32"/>
          <w:lang w:eastAsia="en-US"/>
        </w:rPr>
      </w:pPr>
    </w:p>
    <w:p w14:paraId="00F1B8A3" w14:textId="77777777" w:rsidR="006778CD" w:rsidRPr="006B0396" w:rsidRDefault="006778CD" w:rsidP="006E33E2">
      <w:pPr>
        <w:rPr>
          <w:rFonts w:eastAsiaTheme="minorHAnsi"/>
          <w:b/>
          <w:bCs/>
          <w:color w:val="000000" w:themeColor="text1"/>
          <w:sz w:val="32"/>
          <w:szCs w:val="32"/>
          <w:lang w:eastAsia="en-US"/>
        </w:rPr>
      </w:pPr>
    </w:p>
    <w:p w14:paraId="23F384F6" w14:textId="6515D50B" w:rsidR="0047574A" w:rsidRPr="006B0396" w:rsidRDefault="0047574A" w:rsidP="006B0396">
      <w:pPr>
        <w:spacing w:after="160" w:line="259" w:lineRule="auto"/>
        <w:rPr>
          <w:color w:val="000000" w:themeColor="text1"/>
          <w:szCs w:val="24"/>
        </w:rPr>
      </w:pPr>
      <w:r w:rsidRPr="006B0396">
        <w:rPr>
          <w:rFonts w:eastAsiaTheme="minorHAnsi"/>
          <w:b/>
          <w:bCs/>
          <w:color w:val="000000" w:themeColor="text1"/>
          <w:sz w:val="32"/>
          <w:szCs w:val="32"/>
          <w:lang w:eastAsia="en-US"/>
        </w:rPr>
        <w:lastRenderedPageBreak/>
        <w:t xml:space="preserve">Fiche </w:t>
      </w:r>
      <w:r w:rsidR="00061047" w:rsidRPr="006B0396">
        <w:rPr>
          <w:rFonts w:eastAsiaTheme="minorHAnsi"/>
          <w:b/>
          <w:bCs/>
          <w:color w:val="000000" w:themeColor="text1"/>
          <w:sz w:val="32"/>
          <w:szCs w:val="32"/>
          <w:lang w:eastAsia="en-US"/>
        </w:rPr>
        <w:t xml:space="preserve">de caractérisation </w:t>
      </w:r>
      <w:r w:rsidRPr="006B0396">
        <w:rPr>
          <w:rFonts w:eastAsiaTheme="minorHAnsi"/>
          <w:b/>
          <w:bCs/>
          <w:color w:val="000000" w:themeColor="text1"/>
          <w:sz w:val="32"/>
          <w:szCs w:val="32"/>
          <w:lang w:eastAsia="en-US"/>
        </w:rPr>
        <w:t>du programme</w:t>
      </w:r>
      <w:bookmarkEnd w:id="3"/>
    </w:p>
    <w:p w14:paraId="5040A297" w14:textId="77777777" w:rsidR="0047574A" w:rsidRPr="006B0396" w:rsidRDefault="0047574A">
      <w:pPr>
        <w:pStyle w:val="Paragraphedeliste"/>
        <w:numPr>
          <w:ilvl w:val="3"/>
          <w:numId w:val="3"/>
        </w:numPr>
        <w:spacing w:line="240" w:lineRule="auto"/>
        <w:ind w:left="284" w:hanging="284"/>
        <w:rPr>
          <w:b/>
          <w:color w:val="000000" w:themeColor="text1"/>
          <w:szCs w:val="24"/>
        </w:rPr>
      </w:pPr>
      <w:r w:rsidRPr="006B0396">
        <w:rPr>
          <w:b/>
          <w:color w:val="000000" w:themeColor="text1"/>
          <w:szCs w:val="24"/>
        </w:rPr>
        <w:t>Identification de la formation</w:t>
      </w:r>
    </w:p>
    <w:p w14:paraId="5AAA50CC" w14:textId="77777777" w:rsidR="0047574A" w:rsidRPr="006B0396" w:rsidRDefault="0047574A" w:rsidP="0047574A">
      <w:pPr>
        <w:spacing w:line="240" w:lineRule="auto"/>
        <w:rPr>
          <w:color w:val="000000" w:themeColor="text1"/>
          <w:szCs w:val="24"/>
        </w:rPr>
      </w:pPr>
    </w:p>
    <w:p w14:paraId="52EA890F" w14:textId="6C8AFAF4" w:rsidR="0047574A" w:rsidRPr="006B0396" w:rsidRDefault="0047574A" w:rsidP="0047574A">
      <w:pPr>
        <w:spacing w:line="240" w:lineRule="auto"/>
        <w:rPr>
          <w:b/>
          <w:color w:val="000000" w:themeColor="text1"/>
          <w:szCs w:val="24"/>
        </w:rPr>
      </w:pPr>
      <w:r w:rsidRPr="006B0396">
        <w:rPr>
          <w:color w:val="000000" w:themeColor="text1"/>
          <w:szCs w:val="24"/>
        </w:rPr>
        <w:t>Institution :</w:t>
      </w:r>
      <w:r w:rsidR="00E67C42" w:rsidRPr="006B0396">
        <w:rPr>
          <w:color w:val="000000" w:themeColor="text1"/>
          <w:szCs w:val="24"/>
        </w:rPr>
        <w:t xml:space="preserve"> </w:t>
      </w:r>
      <w:r w:rsidR="00C87FDF">
        <w:rPr>
          <w:b/>
          <w:color w:val="000000" w:themeColor="text1"/>
          <w:szCs w:val="24"/>
        </w:rPr>
        <w:t>Université Privée Félix Houphouët Boigny</w:t>
      </w:r>
      <w:r w:rsidR="00CE4511">
        <w:rPr>
          <w:b/>
          <w:color w:val="000000" w:themeColor="text1"/>
          <w:szCs w:val="24"/>
        </w:rPr>
        <w:t>-Mali</w:t>
      </w:r>
    </w:p>
    <w:p w14:paraId="0A98F452" w14:textId="77777777" w:rsidR="0047574A" w:rsidRPr="006B0396" w:rsidRDefault="0047574A" w:rsidP="0047574A">
      <w:pPr>
        <w:spacing w:line="240" w:lineRule="auto"/>
        <w:rPr>
          <w:color w:val="000000" w:themeColor="text1"/>
          <w:szCs w:val="24"/>
        </w:rPr>
      </w:pPr>
    </w:p>
    <w:p w14:paraId="28E1A889" w14:textId="2ACA58A8" w:rsidR="0047574A" w:rsidRPr="006B0396" w:rsidRDefault="0047574A" w:rsidP="0047574A">
      <w:pPr>
        <w:spacing w:line="240" w:lineRule="auto"/>
        <w:rPr>
          <w:b/>
          <w:color w:val="000000" w:themeColor="text1"/>
          <w:szCs w:val="24"/>
        </w:rPr>
      </w:pPr>
      <w:r w:rsidRPr="006B0396">
        <w:rPr>
          <w:color w:val="000000" w:themeColor="text1"/>
          <w:szCs w:val="24"/>
        </w:rPr>
        <w:t xml:space="preserve">Niveau de la formation : </w:t>
      </w:r>
      <w:r w:rsidR="00E06071">
        <w:rPr>
          <w:b/>
          <w:color w:val="000000" w:themeColor="text1"/>
          <w:szCs w:val="24"/>
        </w:rPr>
        <w:t>Licence</w:t>
      </w:r>
    </w:p>
    <w:p w14:paraId="740B52D4" w14:textId="77777777" w:rsidR="0047574A" w:rsidRPr="006B0396" w:rsidRDefault="0047574A" w:rsidP="0047574A">
      <w:pPr>
        <w:spacing w:line="240" w:lineRule="auto"/>
        <w:rPr>
          <w:color w:val="000000" w:themeColor="text1"/>
          <w:szCs w:val="24"/>
        </w:rPr>
      </w:pPr>
    </w:p>
    <w:p w14:paraId="71757EA8" w14:textId="2FB7EA31" w:rsidR="0047574A" w:rsidRPr="006B0396" w:rsidRDefault="0047574A" w:rsidP="00D654DD">
      <w:pPr>
        <w:spacing w:line="240" w:lineRule="auto"/>
        <w:rPr>
          <w:b/>
          <w:color w:val="000000" w:themeColor="text1"/>
          <w:szCs w:val="24"/>
        </w:rPr>
      </w:pPr>
      <w:r w:rsidRPr="006B0396">
        <w:rPr>
          <w:color w:val="000000" w:themeColor="text1"/>
          <w:szCs w:val="24"/>
        </w:rPr>
        <w:t xml:space="preserve">Domaine : </w:t>
      </w:r>
      <w:r w:rsidR="00D654DD" w:rsidRPr="006B0396">
        <w:rPr>
          <w:b/>
          <w:color w:val="000000" w:themeColor="text1"/>
          <w:szCs w:val="24"/>
        </w:rPr>
        <w:t>Science</w:t>
      </w:r>
      <w:r w:rsidR="00F2555C" w:rsidRPr="006B0396">
        <w:rPr>
          <w:b/>
          <w:color w:val="000000" w:themeColor="text1"/>
          <w:szCs w:val="24"/>
        </w:rPr>
        <w:t>s</w:t>
      </w:r>
      <w:r w:rsidR="00D654DD" w:rsidRPr="006B0396">
        <w:rPr>
          <w:b/>
          <w:color w:val="000000" w:themeColor="text1"/>
          <w:szCs w:val="24"/>
        </w:rPr>
        <w:t xml:space="preserve"> </w:t>
      </w:r>
      <w:r w:rsidR="00C87FDF">
        <w:rPr>
          <w:b/>
          <w:color w:val="000000" w:themeColor="text1"/>
          <w:szCs w:val="24"/>
        </w:rPr>
        <w:t>et technologies</w:t>
      </w:r>
    </w:p>
    <w:p w14:paraId="4388E5BF" w14:textId="77777777" w:rsidR="0047574A" w:rsidRPr="006B0396" w:rsidRDefault="0047574A" w:rsidP="0047574A">
      <w:pPr>
        <w:spacing w:line="240" w:lineRule="auto"/>
        <w:rPr>
          <w:color w:val="000000" w:themeColor="text1"/>
          <w:szCs w:val="24"/>
        </w:rPr>
      </w:pPr>
    </w:p>
    <w:p w14:paraId="0FA33002" w14:textId="2B0EE9EA" w:rsidR="00CE4511" w:rsidRPr="006B0396" w:rsidRDefault="0047574A" w:rsidP="0047574A">
      <w:pPr>
        <w:spacing w:line="240" w:lineRule="auto"/>
        <w:rPr>
          <w:b/>
          <w:color w:val="000000" w:themeColor="text1"/>
          <w:szCs w:val="24"/>
        </w:rPr>
      </w:pPr>
      <w:r w:rsidRPr="006B0396">
        <w:rPr>
          <w:color w:val="000000" w:themeColor="text1"/>
          <w:szCs w:val="24"/>
        </w:rPr>
        <w:t xml:space="preserve">Mention : </w:t>
      </w:r>
      <w:r w:rsidR="00CE4511">
        <w:rPr>
          <w:b/>
          <w:color w:val="000000" w:themeColor="text1"/>
          <w:szCs w:val="24"/>
        </w:rPr>
        <w:t>Informatique</w:t>
      </w:r>
    </w:p>
    <w:p w14:paraId="14333E8A" w14:textId="77777777" w:rsidR="0047574A" w:rsidRPr="006B0396" w:rsidRDefault="0047574A" w:rsidP="0047574A">
      <w:pPr>
        <w:spacing w:line="240" w:lineRule="auto"/>
        <w:rPr>
          <w:color w:val="000000" w:themeColor="text1"/>
          <w:szCs w:val="24"/>
        </w:rPr>
      </w:pPr>
    </w:p>
    <w:p w14:paraId="0CF2E151" w14:textId="36546780" w:rsidR="0047574A" w:rsidRPr="006B0396" w:rsidRDefault="00D654DD" w:rsidP="0047574A">
      <w:pPr>
        <w:spacing w:line="240" w:lineRule="auto"/>
        <w:rPr>
          <w:color w:val="000000" w:themeColor="text1"/>
          <w:szCs w:val="24"/>
        </w:rPr>
      </w:pPr>
      <w:r w:rsidRPr="006B0396">
        <w:rPr>
          <w:color w:val="000000" w:themeColor="text1"/>
          <w:szCs w:val="24"/>
        </w:rPr>
        <w:t>Spécialité</w:t>
      </w:r>
      <w:r w:rsidR="0047574A" w:rsidRPr="006B0396">
        <w:rPr>
          <w:color w:val="000000" w:themeColor="text1"/>
          <w:szCs w:val="24"/>
        </w:rPr>
        <w:t xml:space="preserve"> : </w:t>
      </w:r>
      <w:r w:rsidR="00C87FDF" w:rsidRPr="006B0396">
        <w:rPr>
          <w:b/>
          <w:color w:val="000000" w:themeColor="text1"/>
          <w:szCs w:val="24"/>
        </w:rPr>
        <w:t>Réseaux et télécommunication</w:t>
      </w:r>
      <w:r w:rsidR="00FA0038" w:rsidRPr="00A36245">
        <w:rPr>
          <w:bCs/>
          <w:color w:val="000000" w:themeColor="text1"/>
          <w:szCs w:val="24"/>
        </w:rPr>
        <w:t xml:space="preserve"> </w:t>
      </w:r>
      <w:r w:rsidR="00691857" w:rsidRPr="006B0396">
        <w:rPr>
          <w:b/>
          <w:color w:val="000000" w:themeColor="text1"/>
          <w:szCs w:val="24"/>
        </w:rPr>
        <w:t>(</w:t>
      </w:r>
      <w:r w:rsidR="0017498D">
        <w:rPr>
          <w:b/>
          <w:color w:val="000000" w:themeColor="text1"/>
          <w:szCs w:val="24"/>
        </w:rPr>
        <w:t>L</w:t>
      </w:r>
      <w:r w:rsidR="00C87FDF">
        <w:rPr>
          <w:b/>
          <w:color w:val="000000" w:themeColor="text1"/>
          <w:szCs w:val="24"/>
        </w:rPr>
        <w:t>-RETEL</w:t>
      </w:r>
      <w:r w:rsidR="0047574A" w:rsidRPr="006B0396">
        <w:rPr>
          <w:b/>
          <w:color w:val="000000" w:themeColor="text1"/>
          <w:szCs w:val="24"/>
        </w:rPr>
        <w:t>)</w:t>
      </w:r>
    </w:p>
    <w:p w14:paraId="5CBAA835" w14:textId="77777777" w:rsidR="0047574A" w:rsidRPr="006B0396" w:rsidRDefault="0047574A" w:rsidP="0047574A">
      <w:pPr>
        <w:spacing w:line="240" w:lineRule="auto"/>
        <w:rPr>
          <w:color w:val="000000" w:themeColor="text1"/>
          <w:szCs w:val="24"/>
        </w:rPr>
      </w:pPr>
    </w:p>
    <w:p w14:paraId="7FD3D38A" w14:textId="45C8F856" w:rsidR="0047574A" w:rsidRPr="006B0396" w:rsidRDefault="0047574A" w:rsidP="0047574A">
      <w:pPr>
        <w:spacing w:line="240" w:lineRule="auto"/>
        <w:rPr>
          <w:color w:val="000000" w:themeColor="text1"/>
          <w:szCs w:val="24"/>
        </w:rPr>
      </w:pPr>
      <w:r w:rsidRPr="006B0396">
        <w:rPr>
          <w:color w:val="000000" w:themeColor="text1"/>
          <w:szCs w:val="24"/>
        </w:rPr>
        <w:t xml:space="preserve">Durée de la formation pour obtenir le diplôme : </w:t>
      </w:r>
      <w:proofErr w:type="gramStart"/>
      <w:r w:rsidR="00803A8B">
        <w:rPr>
          <w:b/>
          <w:color w:val="000000" w:themeColor="text1"/>
          <w:szCs w:val="24"/>
        </w:rPr>
        <w:t>Trois(</w:t>
      </w:r>
      <w:proofErr w:type="gramEnd"/>
      <w:r w:rsidR="00803A8B">
        <w:rPr>
          <w:b/>
          <w:color w:val="000000" w:themeColor="text1"/>
          <w:szCs w:val="24"/>
        </w:rPr>
        <w:t>3)</w:t>
      </w:r>
      <w:r w:rsidRPr="006B0396">
        <w:rPr>
          <w:b/>
          <w:color w:val="000000" w:themeColor="text1"/>
          <w:szCs w:val="24"/>
        </w:rPr>
        <w:t xml:space="preserve"> ans</w:t>
      </w:r>
    </w:p>
    <w:p w14:paraId="7C67509C" w14:textId="77777777" w:rsidR="0047574A" w:rsidRPr="006B0396" w:rsidRDefault="0047574A" w:rsidP="0047574A">
      <w:pPr>
        <w:spacing w:line="240" w:lineRule="auto"/>
        <w:rPr>
          <w:color w:val="000000" w:themeColor="text1"/>
          <w:szCs w:val="24"/>
        </w:rPr>
      </w:pPr>
    </w:p>
    <w:p w14:paraId="228C7E10" w14:textId="24DAB2A1"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 xml:space="preserve">nnée de création de </w:t>
      </w:r>
      <w:proofErr w:type="gramStart"/>
      <w:r w:rsidR="009C4D39" w:rsidRPr="007A4AFC">
        <w:rPr>
          <w:color w:val="000000" w:themeColor="text1"/>
          <w:szCs w:val="24"/>
        </w:rPr>
        <w:t>l’école</w:t>
      </w:r>
      <w:r w:rsidRPr="007A4AFC">
        <w:rPr>
          <w:color w:val="000000" w:themeColor="text1"/>
          <w:szCs w:val="24"/>
        </w:rPr>
        <w:t>:</w:t>
      </w:r>
      <w:proofErr w:type="gramEnd"/>
      <w:r w:rsidRPr="007A4AFC">
        <w:rPr>
          <w:color w:val="000000" w:themeColor="text1"/>
          <w:szCs w:val="24"/>
        </w:rPr>
        <w:t xml:space="preserve"> </w:t>
      </w:r>
      <w:r w:rsidR="00C87FDF">
        <w:rPr>
          <w:b/>
          <w:color w:val="000000" w:themeColor="text1"/>
          <w:szCs w:val="24"/>
        </w:rPr>
        <w:t>13</w:t>
      </w:r>
      <w:r w:rsidR="00691857" w:rsidRPr="007A4AFC">
        <w:rPr>
          <w:b/>
          <w:color w:val="000000" w:themeColor="text1"/>
          <w:szCs w:val="24"/>
        </w:rPr>
        <w:t xml:space="preserve"> </w:t>
      </w:r>
      <w:r w:rsidR="00C87FDF">
        <w:rPr>
          <w:b/>
          <w:color w:val="000000" w:themeColor="text1"/>
          <w:szCs w:val="24"/>
        </w:rPr>
        <w:t>avril</w:t>
      </w:r>
      <w:r w:rsidR="00691857" w:rsidRPr="007A4AFC">
        <w:rPr>
          <w:b/>
          <w:color w:val="000000" w:themeColor="text1"/>
          <w:szCs w:val="24"/>
        </w:rPr>
        <w:t xml:space="preserve"> 201</w:t>
      </w:r>
      <w:r w:rsidR="00C87FDF">
        <w:rPr>
          <w:b/>
          <w:color w:val="000000" w:themeColor="text1"/>
          <w:szCs w:val="24"/>
        </w:rPr>
        <w:t>8</w:t>
      </w:r>
    </w:p>
    <w:p w14:paraId="7D33362A" w14:textId="77777777" w:rsidR="009C4D39" w:rsidRPr="007A4AFC" w:rsidRDefault="009C4D39" w:rsidP="009C4D39">
      <w:pPr>
        <w:spacing w:line="240" w:lineRule="auto"/>
        <w:rPr>
          <w:color w:val="000000" w:themeColor="text1"/>
          <w:szCs w:val="24"/>
        </w:rPr>
      </w:pPr>
    </w:p>
    <w:p w14:paraId="6F8284F2" w14:textId="61F530A3" w:rsidR="009C4D39" w:rsidRPr="006B0396" w:rsidRDefault="009C4D39" w:rsidP="009C4D39">
      <w:pPr>
        <w:spacing w:line="240" w:lineRule="auto"/>
        <w:rPr>
          <w:b/>
          <w:color w:val="000000" w:themeColor="text1"/>
          <w:szCs w:val="24"/>
        </w:rPr>
      </w:pPr>
      <w:r w:rsidRPr="007A4AFC">
        <w:rPr>
          <w:color w:val="000000" w:themeColor="text1"/>
          <w:szCs w:val="24"/>
        </w:rPr>
        <w:t xml:space="preserve">Année d’ouverture de la </w:t>
      </w:r>
      <w:proofErr w:type="gramStart"/>
      <w:r w:rsidRPr="007A4AFC">
        <w:rPr>
          <w:color w:val="000000" w:themeColor="text1"/>
          <w:szCs w:val="24"/>
        </w:rPr>
        <w:t>filière:</w:t>
      </w:r>
      <w:proofErr w:type="gramEnd"/>
      <w:r w:rsidRPr="007A4AFC">
        <w:rPr>
          <w:color w:val="000000" w:themeColor="text1"/>
          <w:szCs w:val="24"/>
        </w:rPr>
        <w:t xml:space="preserve"> </w:t>
      </w:r>
      <w:r w:rsidR="00C87FDF" w:rsidRPr="006B0396">
        <w:rPr>
          <w:b/>
          <w:color w:val="000000" w:themeColor="text1"/>
          <w:szCs w:val="24"/>
        </w:rPr>
        <w:t>31 décembre 2021</w:t>
      </w:r>
    </w:p>
    <w:p w14:paraId="02CCFC5D" w14:textId="77777777" w:rsidR="0047574A" w:rsidRPr="006B0396" w:rsidRDefault="0047574A" w:rsidP="0047574A">
      <w:pPr>
        <w:spacing w:line="240" w:lineRule="auto"/>
        <w:rPr>
          <w:color w:val="000000" w:themeColor="text1"/>
          <w:szCs w:val="24"/>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6B0396" w:rsidRDefault="0047574A" w:rsidP="0047574A">
      <w:pPr>
        <w:spacing w:line="240" w:lineRule="auto"/>
        <w:rPr>
          <w:color w:val="000000" w:themeColor="text1"/>
          <w:szCs w:val="24"/>
        </w:rPr>
      </w:pPr>
    </w:p>
    <w:p w14:paraId="74470DB6" w14:textId="77F603A3" w:rsidR="0047574A" w:rsidRPr="006B0396" w:rsidRDefault="0047574A" w:rsidP="0047574A">
      <w:pPr>
        <w:spacing w:line="240" w:lineRule="auto"/>
        <w:rPr>
          <w:b/>
          <w:color w:val="000000" w:themeColor="text1"/>
          <w:szCs w:val="24"/>
        </w:rPr>
      </w:pPr>
      <w:r w:rsidRPr="006B0396">
        <w:rPr>
          <w:color w:val="000000" w:themeColor="text1"/>
          <w:szCs w:val="24"/>
        </w:rPr>
        <w:t xml:space="preserve">Responsable pédagogique de la formation : </w:t>
      </w:r>
      <w:r w:rsidR="00D66841" w:rsidRPr="007A4AFC">
        <w:rPr>
          <w:b/>
          <w:color w:val="000000" w:themeColor="text1"/>
          <w:szCs w:val="24"/>
        </w:rPr>
        <w:t>Mons</w:t>
      </w:r>
      <w:r w:rsidR="00F2555C" w:rsidRPr="007A4AFC">
        <w:rPr>
          <w:b/>
          <w:color w:val="000000" w:themeColor="text1"/>
          <w:szCs w:val="24"/>
        </w:rPr>
        <w:t xml:space="preserve">ieur </w:t>
      </w:r>
      <w:r w:rsidR="00137578">
        <w:rPr>
          <w:b/>
          <w:color w:val="000000" w:themeColor="text1"/>
          <w:szCs w:val="24"/>
        </w:rPr>
        <w:t xml:space="preserve">DIARRA </w:t>
      </w:r>
      <w:proofErr w:type="spellStart"/>
      <w:r w:rsidR="00137578">
        <w:rPr>
          <w:b/>
          <w:color w:val="000000" w:themeColor="text1"/>
          <w:szCs w:val="24"/>
        </w:rPr>
        <w:t>Arouna</w:t>
      </w:r>
      <w:proofErr w:type="spellEnd"/>
    </w:p>
    <w:p w14:paraId="64E5E7A4" w14:textId="77777777" w:rsidR="0047574A" w:rsidRPr="006B0396" w:rsidRDefault="0047574A" w:rsidP="0047574A">
      <w:pPr>
        <w:spacing w:line="240" w:lineRule="auto"/>
        <w:rPr>
          <w:color w:val="000000" w:themeColor="text1"/>
          <w:szCs w:val="24"/>
        </w:rPr>
      </w:pPr>
    </w:p>
    <w:p w14:paraId="439A99F4" w14:textId="59530BB6" w:rsidR="00D66841" w:rsidRPr="006B0396" w:rsidRDefault="0047574A" w:rsidP="00D66841">
      <w:pPr>
        <w:spacing w:line="240" w:lineRule="auto"/>
        <w:rPr>
          <w:b/>
          <w:color w:val="000000" w:themeColor="text1"/>
          <w:szCs w:val="24"/>
        </w:rPr>
      </w:pPr>
      <w:r w:rsidRPr="006B0396">
        <w:rPr>
          <w:color w:val="000000" w:themeColor="text1"/>
          <w:szCs w:val="24"/>
        </w:rPr>
        <w:t xml:space="preserve">Corps et grade du responsable de la formation : </w:t>
      </w:r>
      <w:r w:rsidR="004E63BD">
        <w:rPr>
          <w:b/>
          <w:color w:val="000000" w:themeColor="text1"/>
          <w:szCs w:val="24"/>
        </w:rPr>
        <w:t>Ingénieur</w:t>
      </w:r>
      <w:r w:rsidR="00D66841" w:rsidRPr="007A4AFC">
        <w:rPr>
          <w:b/>
          <w:color w:val="000000" w:themeColor="text1"/>
          <w:szCs w:val="24"/>
        </w:rPr>
        <w:t>, Enseignant</w:t>
      </w:r>
    </w:p>
    <w:p w14:paraId="552FB8AD" w14:textId="77777777" w:rsidR="0047574A" w:rsidRPr="006B0396" w:rsidRDefault="0047574A" w:rsidP="0047574A">
      <w:pPr>
        <w:spacing w:line="240" w:lineRule="auto"/>
        <w:rPr>
          <w:color w:val="000000" w:themeColor="text1"/>
          <w:szCs w:val="24"/>
        </w:rPr>
      </w:pPr>
    </w:p>
    <w:p w14:paraId="22CCB205" w14:textId="3983F39F" w:rsidR="0047574A" w:rsidRPr="007A4AFC" w:rsidRDefault="0047574A" w:rsidP="00D66841">
      <w:pPr>
        <w:spacing w:line="240" w:lineRule="auto"/>
        <w:rPr>
          <w:color w:val="000000" w:themeColor="text1"/>
          <w:szCs w:val="24"/>
        </w:rPr>
      </w:pPr>
      <w:r w:rsidRPr="006B0396">
        <w:rPr>
          <w:color w:val="000000" w:themeColor="text1"/>
          <w:szCs w:val="24"/>
        </w:rPr>
        <w:t xml:space="preserve">Contact du responsable : </w:t>
      </w:r>
      <w:r w:rsidR="00D66841" w:rsidRPr="006B0396">
        <w:rPr>
          <w:color w:val="000000" w:themeColor="text1"/>
        </w:rPr>
        <w:t>(</w:t>
      </w:r>
      <w:r w:rsidR="00F2555C" w:rsidRPr="007A4AFC">
        <w:rPr>
          <w:b/>
          <w:color w:val="000000" w:themeColor="text1"/>
          <w:szCs w:val="24"/>
        </w:rPr>
        <w:t>00223</w:t>
      </w:r>
      <w:r w:rsidR="00137578">
        <w:rPr>
          <w:b/>
          <w:color w:val="000000" w:themeColor="text1"/>
          <w:szCs w:val="24"/>
        </w:rPr>
        <w:t>) 70 31 20 96</w:t>
      </w:r>
    </w:p>
    <w:p w14:paraId="21D6363F" w14:textId="6FB9D178" w:rsidR="00691857" w:rsidRPr="006B0396" w:rsidRDefault="00691857">
      <w:pPr>
        <w:spacing w:line="240" w:lineRule="auto"/>
        <w:rPr>
          <w:color w:val="000000" w:themeColor="text1"/>
          <w:szCs w:val="24"/>
        </w:rPr>
      </w:pPr>
      <w:r w:rsidRPr="006B0396">
        <w:rPr>
          <w:color w:val="000000" w:themeColor="text1"/>
          <w:szCs w:val="24"/>
        </w:rPr>
        <w:br w:type="page"/>
      </w:r>
    </w:p>
    <w:p w14:paraId="3E1EA95A" w14:textId="77777777" w:rsidR="0047574A" w:rsidRPr="006B0396" w:rsidRDefault="0047574A">
      <w:pPr>
        <w:pStyle w:val="Paragraphedeliste"/>
        <w:numPr>
          <w:ilvl w:val="3"/>
          <w:numId w:val="3"/>
        </w:numPr>
        <w:spacing w:line="240" w:lineRule="auto"/>
        <w:ind w:left="284" w:hanging="284"/>
        <w:rPr>
          <w:b/>
          <w:color w:val="000000" w:themeColor="text1"/>
          <w:szCs w:val="24"/>
        </w:rPr>
      </w:pPr>
      <w:r w:rsidRPr="006B0396">
        <w:rPr>
          <w:b/>
          <w:color w:val="000000" w:themeColor="text1"/>
          <w:szCs w:val="24"/>
        </w:rPr>
        <w:lastRenderedPageBreak/>
        <w:t>Caractéristiques de la formation</w:t>
      </w:r>
    </w:p>
    <w:tbl>
      <w:tblPr>
        <w:tblStyle w:val="Grilledutableau"/>
        <w:tblW w:w="10485" w:type="dxa"/>
        <w:tblLook w:val="04A0" w:firstRow="1" w:lastRow="0" w:firstColumn="1" w:lastColumn="0" w:noHBand="0" w:noVBand="1"/>
      </w:tblPr>
      <w:tblGrid>
        <w:gridCol w:w="5807"/>
        <w:gridCol w:w="1276"/>
        <w:gridCol w:w="1276"/>
        <w:gridCol w:w="1275"/>
        <w:gridCol w:w="851"/>
      </w:tblGrid>
      <w:tr w:rsidR="00803A8B" w:rsidRPr="00EE17DC" w14:paraId="420E8961" w14:textId="77777777" w:rsidTr="006B0396">
        <w:tc>
          <w:tcPr>
            <w:tcW w:w="5807" w:type="dxa"/>
          </w:tcPr>
          <w:p w14:paraId="2A22E91C" w14:textId="77777777" w:rsidR="00803A8B" w:rsidRPr="00EE17DC" w:rsidRDefault="00803A8B" w:rsidP="00A36245">
            <w:pPr>
              <w:spacing w:line="240" w:lineRule="auto"/>
              <w:rPr>
                <w:b/>
              </w:rPr>
            </w:pPr>
          </w:p>
        </w:tc>
        <w:tc>
          <w:tcPr>
            <w:tcW w:w="1276" w:type="dxa"/>
          </w:tcPr>
          <w:p w14:paraId="4826D2C9" w14:textId="4F1EF8E6" w:rsidR="00803A8B" w:rsidRPr="00EE17DC" w:rsidRDefault="00803A8B" w:rsidP="00A36245">
            <w:pPr>
              <w:spacing w:line="240" w:lineRule="auto"/>
              <w:jc w:val="center"/>
              <w:rPr>
                <w:b/>
              </w:rPr>
            </w:pPr>
            <w:r>
              <w:rPr>
                <w:b/>
              </w:rPr>
              <w:t>Licence 1</w:t>
            </w:r>
          </w:p>
        </w:tc>
        <w:tc>
          <w:tcPr>
            <w:tcW w:w="1276" w:type="dxa"/>
          </w:tcPr>
          <w:p w14:paraId="185593B7" w14:textId="0AE3DDCD" w:rsidR="00803A8B" w:rsidRPr="00EE17DC" w:rsidRDefault="00803A8B" w:rsidP="00A36245">
            <w:pPr>
              <w:spacing w:line="240" w:lineRule="auto"/>
              <w:jc w:val="center"/>
              <w:rPr>
                <w:b/>
              </w:rPr>
            </w:pPr>
            <w:r>
              <w:rPr>
                <w:b/>
              </w:rPr>
              <w:t>Licence</w:t>
            </w:r>
            <w:r w:rsidRPr="00EE17DC">
              <w:rPr>
                <w:b/>
              </w:rPr>
              <w:t xml:space="preserve"> </w:t>
            </w:r>
            <w:r>
              <w:rPr>
                <w:b/>
              </w:rPr>
              <w:t>2</w:t>
            </w:r>
          </w:p>
        </w:tc>
        <w:tc>
          <w:tcPr>
            <w:tcW w:w="1275" w:type="dxa"/>
          </w:tcPr>
          <w:p w14:paraId="2610A454" w14:textId="0DA33482" w:rsidR="00803A8B" w:rsidRPr="00EE17DC" w:rsidRDefault="00803A8B" w:rsidP="00A36245">
            <w:pPr>
              <w:spacing w:line="240" w:lineRule="auto"/>
              <w:jc w:val="center"/>
              <w:rPr>
                <w:b/>
              </w:rPr>
            </w:pPr>
            <w:proofErr w:type="gramStart"/>
            <w:r>
              <w:rPr>
                <w:b/>
              </w:rPr>
              <w:t xml:space="preserve">Licence </w:t>
            </w:r>
            <w:r w:rsidRPr="00EE17DC">
              <w:rPr>
                <w:b/>
              </w:rPr>
              <w:t xml:space="preserve"> </w:t>
            </w:r>
            <w:r>
              <w:rPr>
                <w:b/>
              </w:rPr>
              <w:t>3</w:t>
            </w:r>
            <w:proofErr w:type="gramEnd"/>
          </w:p>
        </w:tc>
        <w:tc>
          <w:tcPr>
            <w:tcW w:w="851" w:type="dxa"/>
          </w:tcPr>
          <w:p w14:paraId="677D03FA" w14:textId="77777777" w:rsidR="00803A8B" w:rsidRPr="00EE17DC" w:rsidRDefault="00803A8B" w:rsidP="00A36245">
            <w:pPr>
              <w:spacing w:line="240" w:lineRule="auto"/>
              <w:jc w:val="center"/>
              <w:rPr>
                <w:b/>
              </w:rPr>
            </w:pPr>
            <w:r w:rsidRPr="00EE17DC">
              <w:rPr>
                <w:b/>
              </w:rPr>
              <w:t>Total</w:t>
            </w:r>
          </w:p>
        </w:tc>
      </w:tr>
      <w:tr w:rsidR="00F311D8" w:rsidRPr="007B235B" w14:paraId="3A71A45C" w14:textId="77777777" w:rsidTr="006B0396">
        <w:tc>
          <w:tcPr>
            <w:tcW w:w="5807" w:type="dxa"/>
          </w:tcPr>
          <w:p w14:paraId="42B915DF" w14:textId="77777777" w:rsidR="00F311D8" w:rsidRPr="007B235B" w:rsidRDefault="00F311D8" w:rsidP="00F311D8">
            <w:pPr>
              <w:spacing w:line="240" w:lineRule="auto"/>
            </w:pPr>
            <w:r w:rsidRPr="007B235B">
              <w:t xml:space="preserve">Nbr. </w:t>
            </w:r>
            <w:proofErr w:type="gramStart"/>
            <w:r w:rsidRPr="007B235B">
              <w:t>d’heures</w:t>
            </w:r>
            <w:proofErr w:type="gramEnd"/>
            <w:r w:rsidRPr="007B235B">
              <w:t xml:space="preserve"> de CM</w:t>
            </w:r>
          </w:p>
        </w:tc>
        <w:tc>
          <w:tcPr>
            <w:tcW w:w="1276" w:type="dxa"/>
          </w:tcPr>
          <w:p w14:paraId="5A858BE8" w14:textId="7B3648FA" w:rsidR="00F311D8" w:rsidRDefault="00F311D8" w:rsidP="00F311D8">
            <w:pPr>
              <w:spacing w:line="240" w:lineRule="auto"/>
              <w:jc w:val="center"/>
              <w:rPr>
                <w:color w:val="000000"/>
              </w:rPr>
            </w:pPr>
            <w:r w:rsidRPr="000F1165">
              <w:t>520</w:t>
            </w:r>
          </w:p>
        </w:tc>
        <w:tc>
          <w:tcPr>
            <w:tcW w:w="1276" w:type="dxa"/>
          </w:tcPr>
          <w:p w14:paraId="5188D85D" w14:textId="01C26724" w:rsidR="00F311D8" w:rsidRPr="007B235B" w:rsidRDefault="00F311D8" w:rsidP="00F311D8">
            <w:pPr>
              <w:spacing w:line="240" w:lineRule="auto"/>
              <w:jc w:val="center"/>
            </w:pPr>
            <w:r w:rsidRPr="000F1165">
              <w:t>510</w:t>
            </w:r>
          </w:p>
        </w:tc>
        <w:tc>
          <w:tcPr>
            <w:tcW w:w="1275" w:type="dxa"/>
          </w:tcPr>
          <w:p w14:paraId="09E14526" w14:textId="62122353" w:rsidR="00F311D8" w:rsidRPr="007B235B" w:rsidRDefault="00F311D8" w:rsidP="00F311D8">
            <w:pPr>
              <w:spacing w:line="240" w:lineRule="auto"/>
              <w:jc w:val="center"/>
            </w:pPr>
            <w:r w:rsidRPr="000F1165">
              <w:t>260</w:t>
            </w:r>
          </w:p>
        </w:tc>
        <w:tc>
          <w:tcPr>
            <w:tcW w:w="851" w:type="dxa"/>
          </w:tcPr>
          <w:p w14:paraId="222682B8" w14:textId="6CD4DC36" w:rsidR="00F311D8" w:rsidRPr="00F311D8" w:rsidRDefault="00F311D8" w:rsidP="00F311D8">
            <w:pPr>
              <w:spacing w:line="240" w:lineRule="auto"/>
              <w:jc w:val="center"/>
              <w:rPr>
                <w:b/>
                <w:bCs/>
              </w:rPr>
            </w:pPr>
            <w:r w:rsidRPr="006B0396">
              <w:rPr>
                <w:b/>
                <w:bCs/>
              </w:rPr>
              <w:t>1290</w:t>
            </w:r>
          </w:p>
        </w:tc>
      </w:tr>
      <w:tr w:rsidR="00F311D8" w:rsidRPr="007B235B" w14:paraId="648BAEEA" w14:textId="77777777" w:rsidTr="006B0396">
        <w:tc>
          <w:tcPr>
            <w:tcW w:w="5807" w:type="dxa"/>
          </w:tcPr>
          <w:p w14:paraId="34BB3D42" w14:textId="77777777" w:rsidR="00F311D8" w:rsidRPr="007B235B" w:rsidRDefault="00F311D8" w:rsidP="00F311D8">
            <w:pPr>
              <w:spacing w:line="240" w:lineRule="auto"/>
            </w:pPr>
            <w:r w:rsidRPr="007B235B">
              <w:t xml:space="preserve">Nbr. </w:t>
            </w:r>
            <w:proofErr w:type="gramStart"/>
            <w:r w:rsidRPr="007B235B">
              <w:t>d’heures</w:t>
            </w:r>
            <w:proofErr w:type="gramEnd"/>
            <w:r w:rsidRPr="007B235B">
              <w:t xml:space="preserve"> de TD</w:t>
            </w:r>
          </w:p>
        </w:tc>
        <w:tc>
          <w:tcPr>
            <w:tcW w:w="1276" w:type="dxa"/>
          </w:tcPr>
          <w:p w14:paraId="6BFA838D" w14:textId="6CE2216F" w:rsidR="00F311D8" w:rsidRDefault="00F311D8" w:rsidP="00F311D8">
            <w:pPr>
              <w:spacing w:line="240" w:lineRule="auto"/>
              <w:jc w:val="center"/>
              <w:rPr>
                <w:color w:val="000000"/>
              </w:rPr>
            </w:pPr>
            <w:r w:rsidRPr="000F1165">
              <w:t>330</w:t>
            </w:r>
          </w:p>
        </w:tc>
        <w:tc>
          <w:tcPr>
            <w:tcW w:w="1276" w:type="dxa"/>
          </w:tcPr>
          <w:p w14:paraId="0E29CCAB" w14:textId="669DF509" w:rsidR="00F311D8" w:rsidRPr="007B235B" w:rsidRDefault="00F311D8" w:rsidP="00F311D8">
            <w:pPr>
              <w:spacing w:line="240" w:lineRule="auto"/>
              <w:jc w:val="center"/>
            </w:pPr>
            <w:r w:rsidRPr="000F1165">
              <w:t>280</w:t>
            </w:r>
          </w:p>
        </w:tc>
        <w:tc>
          <w:tcPr>
            <w:tcW w:w="1275" w:type="dxa"/>
          </w:tcPr>
          <w:p w14:paraId="749D7EBB" w14:textId="065000BC" w:rsidR="00F311D8" w:rsidRPr="007B235B" w:rsidRDefault="00F311D8" w:rsidP="00F311D8">
            <w:pPr>
              <w:spacing w:line="240" w:lineRule="auto"/>
              <w:jc w:val="center"/>
            </w:pPr>
            <w:r w:rsidRPr="000F1165">
              <w:t>110</w:t>
            </w:r>
          </w:p>
        </w:tc>
        <w:tc>
          <w:tcPr>
            <w:tcW w:w="851" w:type="dxa"/>
          </w:tcPr>
          <w:p w14:paraId="5913B821" w14:textId="4F2E73A8" w:rsidR="00F311D8" w:rsidRPr="00F311D8" w:rsidRDefault="00F311D8" w:rsidP="00F311D8">
            <w:pPr>
              <w:spacing w:line="240" w:lineRule="auto"/>
              <w:jc w:val="center"/>
              <w:rPr>
                <w:b/>
                <w:bCs/>
              </w:rPr>
            </w:pPr>
            <w:r w:rsidRPr="006B0396">
              <w:rPr>
                <w:b/>
                <w:bCs/>
              </w:rPr>
              <w:t>720</w:t>
            </w:r>
          </w:p>
        </w:tc>
      </w:tr>
      <w:tr w:rsidR="00F311D8" w:rsidRPr="007B235B" w14:paraId="0828FE6D" w14:textId="77777777" w:rsidTr="006B0396">
        <w:tc>
          <w:tcPr>
            <w:tcW w:w="5807" w:type="dxa"/>
          </w:tcPr>
          <w:p w14:paraId="5DC23A8C" w14:textId="77777777" w:rsidR="00F311D8" w:rsidRPr="007B235B" w:rsidRDefault="00F311D8" w:rsidP="00F311D8">
            <w:pPr>
              <w:spacing w:line="240" w:lineRule="auto"/>
            </w:pPr>
            <w:r w:rsidRPr="007B235B">
              <w:t xml:space="preserve">Nbr. </w:t>
            </w:r>
            <w:proofErr w:type="gramStart"/>
            <w:r w:rsidRPr="007B235B">
              <w:t>d’heures</w:t>
            </w:r>
            <w:proofErr w:type="gramEnd"/>
            <w:r w:rsidRPr="007B235B">
              <w:t xml:space="preserve"> de TP</w:t>
            </w:r>
          </w:p>
        </w:tc>
        <w:tc>
          <w:tcPr>
            <w:tcW w:w="1276" w:type="dxa"/>
          </w:tcPr>
          <w:p w14:paraId="7ECB3F99" w14:textId="4638E2D8" w:rsidR="00F311D8" w:rsidRDefault="00F311D8" w:rsidP="00F311D8">
            <w:pPr>
              <w:spacing w:line="240" w:lineRule="auto"/>
              <w:jc w:val="center"/>
              <w:rPr>
                <w:color w:val="000000"/>
              </w:rPr>
            </w:pPr>
            <w:r w:rsidRPr="000F1165">
              <w:t>210</w:t>
            </w:r>
          </w:p>
        </w:tc>
        <w:tc>
          <w:tcPr>
            <w:tcW w:w="1276" w:type="dxa"/>
          </w:tcPr>
          <w:p w14:paraId="7F4CEA24" w14:textId="71B262D9" w:rsidR="00F311D8" w:rsidRPr="007B235B" w:rsidRDefault="00F311D8" w:rsidP="00F311D8">
            <w:pPr>
              <w:spacing w:line="240" w:lineRule="auto"/>
              <w:jc w:val="center"/>
            </w:pPr>
            <w:r w:rsidRPr="000F1165">
              <w:t>270</w:t>
            </w:r>
          </w:p>
        </w:tc>
        <w:tc>
          <w:tcPr>
            <w:tcW w:w="1275" w:type="dxa"/>
          </w:tcPr>
          <w:p w14:paraId="44BF6CC0" w14:textId="524E278D" w:rsidR="00F311D8" w:rsidRPr="007B235B" w:rsidRDefault="00F311D8" w:rsidP="00F311D8">
            <w:pPr>
              <w:spacing w:line="240" w:lineRule="auto"/>
              <w:jc w:val="center"/>
            </w:pPr>
            <w:r w:rsidRPr="000F1165">
              <w:t>110</w:t>
            </w:r>
          </w:p>
        </w:tc>
        <w:tc>
          <w:tcPr>
            <w:tcW w:w="851" w:type="dxa"/>
          </w:tcPr>
          <w:p w14:paraId="7EBBDD62" w14:textId="63EDAB64" w:rsidR="00F311D8" w:rsidRPr="00F311D8" w:rsidRDefault="00F311D8" w:rsidP="00F311D8">
            <w:pPr>
              <w:spacing w:line="240" w:lineRule="auto"/>
              <w:jc w:val="center"/>
              <w:rPr>
                <w:b/>
                <w:bCs/>
              </w:rPr>
            </w:pPr>
            <w:r w:rsidRPr="006B0396">
              <w:rPr>
                <w:b/>
                <w:bCs/>
              </w:rPr>
              <w:t>590</w:t>
            </w:r>
          </w:p>
        </w:tc>
      </w:tr>
      <w:tr w:rsidR="00803A8B" w:rsidRPr="007B235B" w14:paraId="2F3FBC4F" w14:textId="77777777" w:rsidTr="006B0396">
        <w:tc>
          <w:tcPr>
            <w:tcW w:w="5807" w:type="dxa"/>
          </w:tcPr>
          <w:p w14:paraId="27B55EF6" w14:textId="77777777" w:rsidR="00803A8B" w:rsidRPr="007B235B" w:rsidRDefault="00803A8B" w:rsidP="006B0396">
            <w:pPr>
              <w:spacing w:line="240" w:lineRule="auto"/>
              <w:jc w:val="left"/>
            </w:pPr>
            <w:r w:rsidRPr="007B235B">
              <w:t xml:space="preserve">Nbr. </w:t>
            </w:r>
            <w:proofErr w:type="gramStart"/>
            <w:r w:rsidRPr="007B235B">
              <w:t>de</w:t>
            </w:r>
            <w:proofErr w:type="gramEnd"/>
            <w:r w:rsidRPr="007B235B">
              <w:t xml:space="preserve"> crédits affectés aux projets tutorés, stages et mémoires</w:t>
            </w:r>
          </w:p>
        </w:tc>
        <w:tc>
          <w:tcPr>
            <w:tcW w:w="1276" w:type="dxa"/>
            <w:vAlign w:val="center"/>
          </w:tcPr>
          <w:p w14:paraId="6AB3C736" w14:textId="6A8A065E" w:rsidR="00803A8B" w:rsidRDefault="00F311D8" w:rsidP="00F311D8">
            <w:pPr>
              <w:spacing w:line="240" w:lineRule="auto"/>
              <w:jc w:val="center"/>
              <w:rPr>
                <w:color w:val="000000"/>
              </w:rPr>
            </w:pPr>
            <w:r>
              <w:rPr>
                <w:color w:val="000000"/>
              </w:rPr>
              <w:t>24</w:t>
            </w:r>
          </w:p>
        </w:tc>
        <w:tc>
          <w:tcPr>
            <w:tcW w:w="1276" w:type="dxa"/>
            <w:vAlign w:val="center"/>
          </w:tcPr>
          <w:p w14:paraId="7408C227" w14:textId="7B4D9614" w:rsidR="00803A8B" w:rsidRPr="007B235B" w:rsidRDefault="00F311D8" w:rsidP="00356D2D">
            <w:pPr>
              <w:spacing w:line="240" w:lineRule="auto"/>
              <w:jc w:val="center"/>
            </w:pPr>
            <w:r>
              <w:rPr>
                <w:color w:val="000000"/>
              </w:rPr>
              <w:t>20</w:t>
            </w:r>
          </w:p>
        </w:tc>
        <w:tc>
          <w:tcPr>
            <w:tcW w:w="1275" w:type="dxa"/>
            <w:vAlign w:val="center"/>
          </w:tcPr>
          <w:p w14:paraId="0F0D5A9E" w14:textId="2758698F" w:rsidR="00803A8B" w:rsidRPr="007B235B" w:rsidRDefault="00F81F1A" w:rsidP="00356D2D">
            <w:pPr>
              <w:spacing w:line="240" w:lineRule="auto"/>
              <w:jc w:val="center"/>
            </w:pPr>
            <w:r>
              <w:rPr>
                <w:color w:val="000000"/>
              </w:rPr>
              <w:t>39</w:t>
            </w:r>
          </w:p>
        </w:tc>
        <w:tc>
          <w:tcPr>
            <w:tcW w:w="851" w:type="dxa"/>
            <w:vAlign w:val="center"/>
          </w:tcPr>
          <w:p w14:paraId="0E5A0A09" w14:textId="17DE1ED6" w:rsidR="00803A8B" w:rsidRPr="00D01419" w:rsidRDefault="00F81F1A" w:rsidP="00356D2D">
            <w:pPr>
              <w:spacing w:line="240" w:lineRule="auto"/>
              <w:jc w:val="center"/>
              <w:rPr>
                <w:b/>
              </w:rPr>
            </w:pPr>
            <w:r>
              <w:rPr>
                <w:b/>
                <w:bCs/>
                <w:color w:val="000000"/>
              </w:rPr>
              <w:t>83</w:t>
            </w:r>
          </w:p>
        </w:tc>
      </w:tr>
      <w:tr w:rsidR="00803A8B" w:rsidRPr="007B235B" w14:paraId="54C44DE5" w14:textId="77777777" w:rsidTr="006B0396">
        <w:tc>
          <w:tcPr>
            <w:tcW w:w="5807" w:type="dxa"/>
          </w:tcPr>
          <w:p w14:paraId="3B27EFA7" w14:textId="77777777" w:rsidR="00803A8B" w:rsidRPr="007B235B" w:rsidRDefault="00803A8B" w:rsidP="00A36245">
            <w:pPr>
              <w:spacing w:line="240" w:lineRule="auto"/>
            </w:pPr>
            <w:r w:rsidRPr="007B235B">
              <w:t xml:space="preserve">Nbr. </w:t>
            </w:r>
            <w:proofErr w:type="gramStart"/>
            <w:r w:rsidRPr="007B235B">
              <w:t>de</w:t>
            </w:r>
            <w:proofErr w:type="gramEnd"/>
            <w:r w:rsidRPr="007B235B">
              <w:t xml:space="preserve"> crédits affectés à l’apprentissage des langues</w:t>
            </w:r>
          </w:p>
        </w:tc>
        <w:tc>
          <w:tcPr>
            <w:tcW w:w="1276" w:type="dxa"/>
          </w:tcPr>
          <w:p w14:paraId="0C520F79" w14:textId="35CF6670" w:rsidR="00803A8B" w:rsidRDefault="00F81F1A" w:rsidP="00A36245">
            <w:pPr>
              <w:spacing w:line="240" w:lineRule="auto"/>
              <w:jc w:val="center"/>
            </w:pPr>
            <w:r>
              <w:t>2</w:t>
            </w:r>
          </w:p>
        </w:tc>
        <w:tc>
          <w:tcPr>
            <w:tcW w:w="1276" w:type="dxa"/>
          </w:tcPr>
          <w:p w14:paraId="0621A20D" w14:textId="05799790" w:rsidR="00803A8B" w:rsidRPr="007B235B" w:rsidRDefault="00F81F1A" w:rsidP="00A36245">
            <w:pPr>
              <w:spacing w:line="240" w:lineRule="auto"/>
              <w:jc w:val="center"/>
            </w:pPr>
            <w:r>
              <w:t>0</w:t>
            </w:r>
          </w:p>
        </w:tc>
        <w:tc>
          <w:tcPr>
            <w:tcW w:w="1275" w:type="dxa"/>
          </w:tcPr>
          <w:p w14:paraId="53529208" w14:textId="77777777" w:rsidR="00803A8B" w:rsidRPr="007B235B" w:rsidRDefault="00803A8B" w:rsidP="00A36245">
            <w:pPr>
              <w:spacing w:line="240" w:lineRule="auto"/>
              <w:jc w:val="center"/>
            </w:pPr>
            <w:r>
              <w:t>0</w:t>
            </w:r>
          </w:p>
        </w:tc>
        <w:tc>
          <w:tcPr>
            <w:tcW w:w="851" w:type="dxa"/>
          </w:tcPr>
          <w:p w14:paraId="21B9176C" w14:textId="0D93BE03" w:rsidR="00803A8B" w:rsidRPr="00D01419" w:rsidRDefault="00F81F1A" w:rsidP="00A36245">
            <w:pPr>
              <w:spacing w:line="240" w:lineRule="auto"/>
              <w:jc w:val="center"/>
              <w:rPr>
                <w:b/>
              </w:rPr>
            </w:pPr>
            <w:r>
              <w:rPr>
                <w:b/>
              </w:rPr>
              <w:t>2</w:t>
            </w:r>
          </w:p>
        </w:tc>
      </w:tr>
      <w:tr w:rsidR="00803A8B" w:rsidRPr="007B235B" w14:paraId="3257325D" w14:textId="77777777" w:rsidTr="006B0396">
        <w:tc>
          <w:tcPr>
            <w:tcW w:w="5807" w:type="dxa"/>
          </w:tcPr>
          <w:p w14:paraId="09ED24DC" w14:textId="77777777" w:rsidR="00803A8B" w:rsidRPr="007B235B" w:rsidRDefault="00803A8B" w:rsidP="00A36245">
            <w:pPr>
              <w:spacing w:line="240" w:lineRule="auto"/>
            </w:pPr>
            <w:r w:rsidRPr="007B235B">
              <w:t xml:space="preserve">Nbr. </w:t>
            </w:r>
            <w:proofErr w:type="gramStart"/>
            <w:r w:rsidRPr="007B235B">
              <w:t>de</w:t>
            </w:r>
            <w:proofErr w:type="gramEnd"/>
            <w:r w:rsidRPr="007B235B">
              <w:t xml:space="preserve"> crédits affectés à l’informatique</w:t>
            </w:r>
          </w:p>
        </w:tc>
        <w:tc>
          <w:tcPr>
            <w:tcW w:w="1276" w:type="dxa"/>
          </w:tcPr>
          <w:p w14:paraId="7E9757A7" w14:textId="25A97F79" w:rsidR="00803A8B" w:rsidRDefault="00F81F1A" w:rsidP="00A36245">
            <w:pPr>
              <w:spacing w:line="240" w:lineRule="auto"/>
              <w:jc w:val="center"/>
            </w:pPr>
            <w:r>
              <w:t>3</w:t>
            </w:r>
          </w:p>
        </w:tc>
        <w:tc>
          <w:tcPr>
            <w:tcW w:w="1276" w:type="dxa"/>
          </w:tcPr>
          <w:p w14:paraId="69ABB727" w14:textId="5114389B" w:rsidR="00803A8B" w:rsidRPr="007B235B" w:rsidRDefault="00F81F1A" w:rsidP="00A36245">
            <w:pPr>
              <w:spacing w:line="240" w:lineRule="auto"/>
              <w:jc w:val="center"/>
            </w:pPr>
            <w:r>
              <w:t>0</w:t>
            </w:r>
          </w:p>
        </w:tc>
        <w:tc>
          <w:tcPr>
            <w:tcW w:w="1275" w:type="dxa"/>
          </w:tcPr>
          <w:p w14:paraId="7B9E4BF3" w14:textId="77777777" w:rsidR="00803A8B" w:rsidRPr="007B235B" w:rsidRDefault="00803A8B" w:rsidP="00A36245">
            <w:pPr>
              <w:spacing w:line="240" w:lineRule="auto"/>
              <w:jc w:val="center"/>
            </w:pPr>
            <w:r>
              <w:t>0</w:t>
            </w:r>
          </w:p>
        </w:tc>
        <w:tc>
          <w:tcPr>
            <w:tcW w:w="851" w:type="dxa"/>
          </w:tcPr>
          <w:p w14:paraId="02D4A1FE" w14:textId="78EF5C5A" w:rsidR="00803A8B" w:rsidRPr="00D01419" w:rsidRDefault="00F81F1A" w:rsidP="00A36245">
            <w:pPr>
              <w:spacing w:line="240" w:lineRule="auto"/>
              <w:jc w:val="center"/>
              <w:rPr>
                <w:b/>
              </w:rPr>
            </w:pPr>
            <w:r>
              <w:rPr>
                <w:b/>
              </w:rPr>
              <w:t>3</w:t>
            </w:r>
          </w:p>
        </w:tc>
      </w:tr>
      <w:tr w:rsidR="00803A8B" w:rsidRPr="007B235B" w14:paraId="7601E6F7" w14:textId="77777777" w:rsidTr="006B0396">
        <w:tc>
          <w:tcPr>
            <w:tcW w:w="5807" w:type="dxa"/>
          </w:tcPr>
          <w:p w14:paraId="5633F041" w14:textId="77777777" w:rsidR="00803A8B" w:rsidRPr="007B235B" w:rsidRDefault="00803A8B" w:rsidP="00A36245">
            <w:pPr>
              <w:spacing w:line="240" w:lineRule="auto"/>
            </w:pPr>
            <w:r w:rsidRPr="007B235B">
              <w:t xml:space="preserve">Nbr. </w:t>
            </w:r>
            <w:proofErr w:type="gramStart"/>
            <w:r w:rsidRPr="007B235B">
              <w:t>de</w:t>
            </w:r>
            <w:proofErr w:type="gramEnd"/>
            <w:r w:rsidRPr="007B235B">
              <w:t xml:space="preserve"> crédits affectés à la préparation à l’insertion professionnelle</w:t>
            </w:r>
          </w:p>
        </w:tc>
        <w:tc>
          <w:tcPr>
            <w:tcW w:w="1276" w:type="dxa"/>
          </w:tcPr>
          <w:p w14:paraId="24CE66E6" w14:textId="6BDC1B5E" w:rsidR="00803A8B" w:rsidRDefault="00F81F1A" w:rsidP="00A36245">
            <w:pPr>
              <w:spacing w:line="240" w:lineRule="auto"/>
              <w:jc w:val="center"/>
            </w:pPr>
            <w:r>
              <w:t>0</w:t>
            </w:r>
          </w:p>
        </w:tc>
        <w:tc>
          <w:tcPr>
            <w:tcW w:w="1276" w:type="dxa"/>
          </w:tcPr>
          <w:p w14:paraId="2194CF9F" w14:textId="0F0A9A4E" w:rsidR="00803A8B" w:rsidRPr="007B235B" w:rsidRDefault="00803A8B" w:rsidP="00A36245">
            <w:pPr>
              <w:spacing w:line="240" w:lineRule="auto"/>
              <w:jc w:val="center"/>
            </w:pPr>
            <w:r>
              <w:t>0</w:t>
            </w:r>
          </w:p>
        </w:tc>
        <w:tc>
          <w:tcPr>
            <w:tcW w:w="1275" w:type="dxa"/>
          </w:tcPr>
          <w:p w14:paraId="64EDD0B7" w14:textId="77777777" w:rsidR="00803A8B" w:rsidRPr="007B235B" w:rsidRDefault="00803A8B" w:rsidP="00A36245">
            <w:pPr>
              <w:spacing w:line="240" w:lineRule="auto"/>
              <w:jc w:val="center"/>
            </w:pPr>
            <w:r>
              <w:t>0</w:t>
            </w:r>
          </w:p>
        </w:tc>
        <w:tc>
          <w:tcPr>
            <w:tcW w:w="851" w:type="dxa"/>
          </w:tcPr>
          <w:p w14:paraId="126CE10A" w14:textId="77777777" w:rsidR="00803A8B" w:rsidRPr="00D01419" w:rsidRDefault="00803A8B" w:rsidP="00A36245">
            <w:pPr>
              <w:spacing w:line="240" w:lineRule="auto"/>
              <w:jc w:val="center"/>
              <w:rPr>
                <w:b/>
              </w:rPr>
            </w:pPr>
            <w:r>
              <w:rPr>
                <w:b/>
              </w:rPr>
              <w:t>0</w:t>
            </w:r>
          </w:p>
        </w:tc>
      </w:tr>
      <w:tr w:rsidR="00803A8B" w:rsidRPr="007B235B" w14:paraId="57C7EC57" w14:textId="77777777" w:rsidTr="006B0396">
        <w:tc>
          <w:tcPr>
            <w:tcW w:w="5807" w:type="dxa"/>
          </w:tcPr>
          <w:p w14:paraId="4206839F" w14:textId="77777777" w:rsidR="00803A8B" w:rsidRPr="007B235B" w:rsidRDefault="00803A8B" w:rsidP="00A36245">
            <w:pPr>
              <w:spacing w:line="240" w:lineRule="auto"/>
            </w:pPr>
            <w:r w:rsidRPr="007B235B">
              <w:t xml:space="preserve">Nbr. </w:t>
            </w:r>
            <w:proofErr w:type="gramStart"/>
            <w:r w:rsidRPr="007B235B">
              <w:t>de</w:t>
            </w:r>
            <w:proofErr w:type="gramEnd"/>
            <w:r w:rsidRPr="007B235B">
              <w:t xml:space="preserve"> crédits affectés aux remises à niveau</w:t>
            </w:r>
          </w:p>
        </w:tc>
        <w:tc>
          <w:tcPr>
            <w:tcW w:w="1276" w:type="dxa"/>
          </w:tcPr>
          <w:p w14:paraId="5E16CC42" w14:textId="0DF78BA3" w:rsidR="00803A8B" w:rsidRDefault="00F81F1A" w:rsidP="00A36245">
            <w:pPr>
              <w:spacing w:line="240" w:lineRule="auto"/>
              <w:jc w:val="center"/>
            </w:pPr>
            <w:r>
              <w:t>0</w:t>
            </w:r>
          </w:p>
        </w:tc>
        <w:tc>
          <w:tcPr>
            <w:tcW w:w="1276" w:type="dxa"/>
          </w:tcPr>
          <w:p w14:paraId="0EF44833" w14:textId="1D4E40C0" w:rsidR="00803A8B" w:rsidRPr="007B235B" w:rsidRDefault="00803A8B" w:rsidP="00A36245">
            <w:pPr>
              <w:spacing w:line="240" w:lineRule="auto"/>
              <w:jc w:val="center"/>
            </w:pPr>
            <w:r>
              <w:t>0</w:t>
            </w:r>
          </w:p>
        </w:tc>
        <w:tc>
          <w:tcPr>
            <w:tcW w:w="1275" w:type="dxa"/>
          </w:tcPr>
          <w:p w14:paraId="4C829369" w14:textId="77777777" w:rsidR="00803A8B" w:rsidRPr="007B235B" w:rsidRDefault="00803A8B" w:rsidP="00A36245">
            <w:pPr>
              <w:spacing w:line="240" w:lineRule="auto"/>
              <w:jc w:val="center"/>
            </w:pPr>
            <w:r>
              <w:t>0</w:t>
            </w:r>
          </w:p>
        </w:tc>
        <w:tc>
          <w:tcPr>
            <w:tcW w:w="851" w:type="dxa"/>
          </w:tcPr>
          <w:p w14:paraId="485DF68A" w14:textId="77777777" w:rsidR="00803A8B" w:rsidRPr="00D01419" w:rsidRDefault="00803A8B" w:rsidP="00A36245">
            <w:pPr>
              <w:spacing w:line="240" w:lineRule="auto"/>
              <w:jc w:val="center"/>
              <w:rPr>
                <w:b/>
              </w:rPr>
            </w:pPr>
            <w:r w:rsidRPr="00D01419">
              <w:rPr>
                <w:b/>
              </w:rPr>
              <w:t>0</w:t>
            </w:r>
          </w:p>
        </w:tc>
      </w:tr>
    </w:tbl>
    <w:p w14:paraId="1534DD5A" w14:textId="77777777" w:rsidR="00691857" w:rsidRPr="006B0396" w:rsidRDefault="00691857" w:rsidP="0047574A">
      <w:pPr>
        <w:spacing w:line="240" w:lineRule="auto"/>
        <w:rPr>
          <w:color w:val="000000" w:themeColor="text1"/>
        </w:rPr>
      </w:pPr>
    </w:p>
    <w:p w14:paraId="233A0A77" w14:textId="42AFB1E4" w:rsidR="00B43097" w:rsidRPr="006B0396" w:rsidRDefault="00B43097" w:rsidP="006B0396">
      <w:pPr>
        <w:pStyle w:val="Paragraphedeliste"/>
        <w:numPr>
          <w:ilvl w:val="3"/>
          <w:numId w:val="3"/>
        </w:numPr>
        <w:spacing w:line="240" w:lineRule="auto"/>
        <w:ind w:left="284" w:hanging="284"/>
        <w:jc w:val="left"/>
        <w:rPr>
          <w:b/>
          <w:color w:val="000000" w:themeColor="text1"/>
          <w:szCs w:val="24"/>
        </w:rPr>
      </w:pPr>
      <w:r w:rsidRPr="00A36245">
        <w:rPr>
          <w:b/>
          <w:color w:val="000000" w:themeColor="text1"/>
          <w:szCs w:val="24"/>
        </w:rPr>
        <w:t>Equipe pédagogique</w:t>
      </w:r>
    </w:p>
    <w:tbl>
      <w:tblPr>
        <w:tblStyle w:val="Grilledutableau"/>
        <w:tblW w:w="10485" w:type="dxa"/>
        <w:tblLook w:val="04A0" w:firstRow="1" w:lastRow="0" w:firstColumn="1" w:lastColumn="0" w:noHBand="0" w:noVBand="1"/>
      </w:tblPr>
      <w:tblGrid>
        <w:gridCol w:w="7932"/>
        <w:gridCol w:w="2553"/>
      </w:tblGrid>
      <w:tr w:rsidR="00B43097" w:rsidRPr="007A4AFC" w14:paraId="22E08E66" w14:textId="77777777" w:rsidTr="006B0396">
        <w:tc>
          <w:tcPr>
            <w:tcW w:w="7932" w:type="dxa"/>
          </w:tcPr>
          <w:p w14:paraId="04B032A7"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professeurs permanents intervenant dans la formation </w:t>
            </w:r>
          </w:p>
        </w:tc>
        <w:tc>
          <w:tcPr>
            <w:tcW w:w="2553" w:type="dxa"/>
            <w:vAlign w:val="center"/>
          </w:tcPr>
          <w:p w14:paraId="7693E5B7" w14:textId="77777777" w:rsidR="00B43097" w:rsidRPr="00A36245" w:rsidRDefault="00B43097" w:rsidP="00A36245">
            <w:pPr>
              <w:spacing w:line="240" w:lineRule="auto"/>
              <w:jc w:val="center"/>
              <w:rPr>
                <w:color w:val="000000" w:themeColor="text1"/>
              </w:rPr>
            </w:pPr>
            <w:r>
              <w:rPr>
                <w:color w:val="000000" w:themeColor="text1"/>
              </w:rPr>
              <w:t>3</w:t>
            </w:r>
          </w:p>
        </w:tc>
      </w:tr>
      <w:tr w:rsidR="00B43097" w:rsidRPr="007A4AFC" w14:paraId="7874888B" w14:textId="77777777" w:rsidTr="006B0396">
        <w:tc>
          <w:tcPr>
            <w:tcW w:w="7932" w:type="dxa"/>
          </w:tcPr>
          <w:p w14:paraId="1BC3AEB5"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 de conférences permanents intervenant dans la formation </w:t>
            </w:r>
          </w:p>
        </w:tc>
        <w:tc>
          <w:tcPr>
            <w:tcW w:w="2553" w:type="dxa"/>
            <w:vAlign w:val="center"/>
          </w:tcPr>
          <w:p w14:paraId="3D120C74"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27A8C1BC" w14:textId="77777777" w:rsidTr="006B0396">
        <w:tc>
          <w:tcPr>
            <w:tcW w:w="7932" w:type="dxa"/>
          </w:tcPr>
          <w:p w14:paraId="29A72480"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maitres-assistants permanents intervenant dans la formation </w:t>
            </w:r>
          </w:p>
        </w:tc>
        <w:tc>
          <w:tcPr>
            <w:tcW w:w="2553" w:type="dxa"/>
            <w:vAlign w:val="center"/>
          </w:tcPr>
          <w:p w14:paraId="0C2FFA7A"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19662FF1" w14:textId="77777777" w:rsidTr="006B0396">
        <w:tc>
          <w:tcPr>
            <w:tcW w:w="7932" w:type="dxa"/>
          </w:tcPr>
          <w:p w14:paraId="101D119B"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d’assistants</w:t>
            </w:r>
            <w:proofErr w:type="gramEnd"/>
            <w:r w:rsidRPr="00A36245">
              <w:rPr>
                <w:color w:val="000000" w:themeColor="text1"/>
              </w:rPr>
              <w:t xml:space="preserve"> permanents intervenant dans la formation </w:t>
            </w:r>
          </w:p>
        </w:tc>
        <w:tc>
          <w:tcPr>
            <w:tcW w:w="2553" w:type="dxa"/>
            <w:vAlign w:val="center"/>
          </w:tcPr>
          <w:p w14:paraId="463925A6"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4574084D" w14:textId="77777777" w:rsidTr="006B0396">
        <w:tc>
          <w:tcPr>
            <w:tcW w:w="7932" w:type="dxa"/>
            <w:shd w:val="clear" w:color="auto" w:fill="D9D9D9" w:themeFill="background1" w:themeFillShade="D9"/>
          </w:tcPr>
          <w:p w14:paraId="0049F3D7" w14:textId="77777777" w:rsidR="00B43097" w:rsidRPr="00A36245" w:rsidRDefault="00B43097" w:rsidP="00A36245">
            <w:pPr>
              <w:spacing w:line="240" w:lineRule="auto"/>
              <w:rPr>
                <w:b/>
                <w:color w:val="000000" w:themeColor="text1"/>
              </w:rPr>
            </w:pPr>
            <w:r w:rsidRPr="00A36245">
              <w:rPr>
                <w:b/>
                <w:color w:val="000000" w:themeColor="text1"/>
              </w:rPr>
              <w:t>% d’enseignants-chercheurs permanents intervenant dans la formation </w:t>
            </w:r>
          </w:p>
        </w:tc>
        <w:tc>
          <w:tcPr>
            <w:tcW w:w="2553" w:type="dxa"/>
            <w:shd w:val="clear" w:color="auto" w:fill="D9D9D9" w:themeFill="background1" w:themeFillShade="D9"/>
            <w:vAlign w:val="center"/>
          </w:tcPr>
          <w:p w14:paraId="301C36EE" w14:textId="77777777" w:rsidR="00B43097" w:rsidRPr="00A36245" w:rsidRDefault="00B43097" w:rsidP="00A36245">
            <w:pPr>
              <w:spacing w:line="240" w:lineRule="auto"/>
              <w:jc w:val="center"/>
              <w:rPr>
                <w:b/>
                <w:color w:val="000000" w:themeColor="text1"/>
              </w:rPr>
            </w:pPr>
            <w:r>
              <w:rPr>
                <w:b/>
                <w:color w:val="000000" w:themeColor="text1"/>
              </w:rPr>
              <w:t>10</w:t>
            </w:r>
            <w:r w:rsidRPr="00A36245">
              <w:rPr>
                <w:b/>
                <w:color w:val="000000" w:themeColor="text1"/>
              </w:rPr>
              <w:t>%</w:t>
            </w:r>
          </w:p>
        </w:tc>
      </w:tr>
      <w:tr w:rsidR="00B43097" w:rsidRPr="007A4AFC" w14:paraId="0A13C3C1" w14:textId="77777777" w:rsidTr="006B0396">
        <w:tc>
          <w:tcPr>
            <w:tcW w:w="7932" w:type="dxa"/>
            <w:tcBorders>
              <w:bottom w:val="single" w:sz="4" w:space="0" w:color="auto"/>
            </w:tcBorders>
          </w:tcPr>
          <w:p w14:paraId="0F6F50E9"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Pr>
                <w:color w:val="000000" w:themeColor="text1"/>
              </w:rPr>
              <w:t>d</w:t>
            </w:r>
            <w:r w:rsidRPr="00772F8B">
              <w:rPr>
                <w:color w:val="000000" w:themeColor="text1"/>
              </w:rPr>
              <w:t>’enseignants</w:t>
            </w:r>
            <w:proofErr w:type="gramEnd"/>
            <w:r w:rsidRPr="00A36245">
              <w:rPr>
                <w:color w:val="000000" w:themeColor="text1"/>
              </w:rPr>
              <w:t xml:space="preserve"> vacataires intervenant dans la formation </w:t>
            </w:r>
          </w:p>
        </w:tc>
        <w:tc>
          <w:tcPr>
            <w:tcW w:w="2553" w:type="dxa"/>
            <w:tcBorders>
              <w:bottom w:val="single" w:sz="4" w:space="0" w:color="auto"/>
            </w:tcBorders>
            <w:vAlign w:val="center"/>
          </w:tcPr>
          <w:p w14:paraId="3C7FB371" w14:textId="77777777" w:rsidR="00B43097" w:rsidRPr="00A36245" w:rsidRDefault="00B43097" w:rsidP="00A36245">
            <w:pPr>
              <w:spacing w:line="240" w:lineRule="auto"/>
              <w:jc w:val="center"/>
              <w:rPr>
                <w:color w:val="000000" w:themeColor="text1"/>
              </w:rPr>
            </w:pPr>
            <w:r>
              <w:rPr>
                <w:color w:val="000000" w:themeColor="text1"/>
              </w:rPr>
              <w:t>16</w:t>
            </w:r>
          </w:p>
        </w:tc>
      </w:tr>
      <w:tr w:rsidR="00B43097" w:rsidRPr="007A4AFC" w14:paraId="759BAA34" w14:textId="77777777" w:rsidTr="006B0396">
        <w:tc>
          <w:tcPr>
            <w:tcW w:w="7932" w:type="dxa"/>
            <w:tcBorders>
              <w:bottom w:val="single" w:sz="4" w:space="0" w:color="auto"/>
            </w:tcBorders>
            <w:shd w:val="clear" w:color="auto" w:fill="D9D9D9" w:themeFill="background1" w:themeFillShade="D9"/>
          </w:tcPr>
          <w:p w14:paraId="33498474" w14:textId="77777777" w:rsidR="00B43097" w:rsidRPr="00A36245" w:rsidRDefault="00B43097" w:rsidP="00A36245">
            <w:pPr>
              <w:spacing w:line="240" w:lineRule="auto"/>
              <w:rPr>
                <w:b/>
                <w:color w:val="000000" w:themeColor="text1"/>
              </w:rPr>
            </w:pPr>
            <w:r w:rsidRPr="00A36245">
              <w:rPr>
                <w:b/>
                <w:color w:val="000000" w:themeColor="text1"/>
              </w:rPr>
              <w:t>% d’enseignants vacataires intervenant dans la formation </w:t>
            </w:r>
          </w:p>
        </w:tc>
        <w:tc>
          <w:tcPr>
            <w:tcW w:w="2553" w:type="dxa"/>
            <w:shd w:val="clear" w:color="auto" w:fill="D9D9D9" w:themeFill="background1" w:themeFillShade="D9"/>
            <w:vAlign w:val="center"/>
          </w:tcPr>
          <w:p w14:paraId="266B189B" w14:textId="77777777" w:rsidR="00B43097" w:rsidRPr="00A36245" w:rsidRDefault="00B43097" w:rsidP="00A36245">
            <w:pPr>
              <w:spacing w:line="240" w:lineRule="auto"/>
              <w:jc w:val="center"/>
              <w:rPr>
                <w:b/>
                <w:color w:val="000000" w:themeColor="text1"/>
              </w:rPr>
            </w:pPr>
            <w:r>
              <w:rPr>
                <w:b/>
                <w:color w:val="000000" w:themeColor="text1"/>
              </w:rPr>
              <w:t>53,33</w:t>
            </w:r>
            <w:r w:rsidRPr="00A36245">
              <w:rPr>
                <w:b/>
                <w:color w:val="000000" w:themeColor="text1"/>
              </w:rPr>
              <w:t>%</w:t>
            </w:r>
          </w:p>
        </w:tc>
      </w:tr>
      <w:tr w:rsidR="00B43097" w:rsidRPr="007A4AFC" w14:paraId="0F00DC70" w14:textId="77777777" w:rsidTr="006B0396">
        <w:tc>
          <w:tcPr>
            <w:tcW w:w="7932" w:type="dxa"/>
            <w:tcBorders>
              <w:bottom w:val="single" w:sz="4" w:space="0" w:color="auto"/>
            </w:tcBorders>
            <w:shd w:val="clear" w:color="auto" w:fill="auto"/>
          </w:tcPr>
          <w:p w14:paraId="6FDD7A0F"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de</w:t>
            </w:r>
            <w:proofErr w:type="gramEnd"/>
            <w:r w:rsidRPr="00A36245">
              <w:rPr>
                <w:color w:val="000000" w:themeColor="text1"/>
              </w:rPr>
              <w:t xml:space="preserve"> professionnels intervenants dans la formation</w:t>
            </w:r>
          </w:p>
        </w:tc>
        <w:tc>
          <w:tcPr>
            <w:tcW w:w="2553" w:type="dxa"/>
            <w:tcBorders>
              <w:bottom w:val="single" w:sz="4" w:space="0" w:color="auto"/>
            </w:tcBorders>
            <w:vAlign w:val="center"/>
          </w:tcPr>
          <w:p w14:paraId="1EA08451" w14:textId="77777777" w:rsidR="00B43097" w:rsidRPr="00A36245" w:rsidRDefault="00B43097" w:rsidP="00A36245">
            <w:pPr>
              <w:spacing w:line="240" w:lineRule="auto"/>
              <w:jc w:val="center"/>
              <w:rPr>
                <w:color w:val="000000" w:themeColor="text1"/>
              </w:rPr>
            </w:pPr>
            <w:r>
              <w:rPr>
                <w:color w:val="000000" w:themeColor="text1"/>
              </w:rPr>
              <w:t>11</w:t>
            </w:r>
          </w:p>
        </w:tc>
      </w:tr>
      <w:tr w:rsidR="00B43097" w:rsidRPr="007A4AFC" w14:paraId="53DBF98F" w14:textId="77777777" w:rsidTr="006B0396">
        <w:tc>
          <w:tcPr>
            <w:tcW w:w="7932" w:type="dxa"/>
            <w:shd w:val="clear" w:color="auto" w:fill="D9D9D9" w:themeFill="background1" w:themeFillShade="D9"/>
          </w:tcPr>
          <w:p w14:paraId="2F157354" w14:textId="77777777" w:rsidR="00B43097" w:rsidRPr="00A36245" w:rsidRDefault="00B43097" w:rsidP="00A36245">
            <w:pPr>
              <w:spacing w:line="240" w:lineRule="auto"/>
              <w:rPr>
                <w:b/>
                <w:color w:val="000000" w:themeColor="text1"/>
              </w:rPr>
            </w:pPr>
            <w:r w:rsidRPr="00A36245">
              <w:rPr>
                <w:b/>
                <w:color w:val="000000" w:themeColor="text1"/>
              </w:rPr>
              <w:t>% de professionnels intervenants dans la formation</w:t>
            </w:r>
          </w:p>
        </w:tc>
        <w:tc>
          <w:tcPr>
            <w:tcW w:w="2553" w:type="dxa"/>
            <w:shd w:val="clear" w:color="auto" w:fill="D9D9D9" w:themeFill="background1" w:themeFillShade="D9"/>
            <w:vAlign w:val="center"/>
          </w:tcPr>
          <w:p w14:paraId="64F631A8" w14:textId="77777777" w:rsidR="00B43097" w:rsidRPr="00A36245" w:rsidRDefault="00B43097" w:rsidP="00A36245">
            <w:pPr>
              <w:spacing w:line="240" w:lineRule="auto"/>
              <w:jc w:val="center"/>
              <w:rPr>
                <w:b/>
                <w:color w:val="000000" w:themeColor="text1"/>
              </w:rPr>
            </w:pPr>
            <w:r>
              <w:rPr>
                <w:b/>
                <w:color w:val="000000" w:themeColor="text1"/>
              </w:rPr>
              <w:t>36,66</w:t>
            </w:r>
            <w:r w:rsidRPr="00A36245">
              <w:rPr>
                <w:b/>
                <w:color w:val="000000" w:themeColor="text1"/>
              </w:rPr>
              <w:t>%</w:t>
            </w:r>
          </w:p>
        </w:tc>
      </w:tr>
      <w:tr w:rsidR="00B43097" w:rsidRPr="007A4AFC" w14:paraId="46BD2CF2" w14:textId="77777777" w:rsidTr="006B0396">
        <w:tc>
          <w:tcPr>
            <w:tcW w:w="7932" w:type="dxa"/>
            <w:shd w:val="clear" w:color="auto" w:fill="D9D9D9" w:themeFill="background1" w:themeFillShade="D9"/>
          </w:tcPr>
          <w:p w14:paraId="3901C2A2" w14:textId="77777777" w:rsidR="00B43097" w:rsidRPr="00A36245" w:rsidRDefault="00B43097" w:rsidP="00A36245">
            <w:pPr>
              <w:spacing w:line="240" w:lineRule="auto"/>
              <w:rPr>
                <w:b/>
                <w:color w:val="000000" w:themeColor="text1"/>
              </w:rPr>
            </w:pPr>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d’intervenants dans la formation </w:t>
            </w:r>
          </w:p>
        </w:tc>
        <w:tc>
          <w:tcPr>
            <w:tcW w:w="2553" w:type="dxa"/>
            <w:shd w:val="clear" w:color="auto" w:fill="D9D9D9" w:themeFill="background1" w:themeFillShade="D9"/>
            <w:vAlign w:val="center"/>
          </w:tcPr>
          <w:p w14:paraId="139498F8" w14:textId="77777777" w:rsidR="00B43097" w:rsidRPr="00A36245" w:rsidRDefault="00B43097" w:rsidP="00A36245">
            <w:pPr>
              <w:spacing w:line="240" w:lineRule="auto"/>
              <w:jc w:val="center"/>
              <w:rPr>
                <w:b/>
                <w:color w:val="000000" w:themeColor="text1"/>
              </w:rPr>
            </w:pPr>
            <w:r>
              <w:rPr>
                <w:b/>
                <w:color w:val="000000" w:themeColor="text1"/>
              </w:rPr>
              <w:t>30</w:t>
            </w:r>
          </w:p>
        </w:tc>
      </w:tr>
    </w:tbl>
    <w:p w14:paraId="62722B5C" w14:textId="77777777" w:rsidR="00B43097" w:rsidRPr="00A36245" w:rsidRDefault="00B43097" w:rsidP="00B43097">
      <w:pPr>
        <w:spacing w:line="240" w:lineRule="auto"/>
        <w:rPr>
          <w:color w:val="000000" w:themeColor="text1"/>
        </w:rPr>
      </w:pPr>
    </w:p>
    <w:p w14:paraId="50F65465" w14:textId="77777777" w:rsidR="00B43097" w:rsidRPr="00A36245" w:rsidRDefault="00B43097" w:rsidP="00B43097">
      <w:pPr>
        <w:pStyle w:val="Paragraphedeliste"/>
        <w:numPr>
          <w:ilvl w:val="3"/>
          <w:numId w:val="3"/>
        </w:numPr>
        <w:spacing w:line="240" w:lineRule="auto"/>
        <w:ind w:left="284" w:hanging="284"/>
        <w:jc w:val="left"/>
        <w:rPr>
          <w:b/>
          <w:color w:val="000000" w:themeColor="text1"/>
          <w:szCs w:val="24"/>
        </w:rPr>
      </w:pPr>
      <w:r w:rsidRPr="00A36245">
        <w:rPr>
          <w:b/>
          <w:color w:val="000000" w:themeColor="text1"/>
          <w:szCs w:val="24"/>
        </w:rPr>
        <w:t>Chiffres clés de la formation sur 4 ans</w:t>
      </w:r>
    </w:p>
    <w:p w14:paraId="151076B8" w14:textId="77777777" w:rsidR="00B43097" w:rsidRPr="00A36245" w:rsidRDefault="00B43097" w:rsidP="00B43097">
      <w:pPr>
        <w:spacing w:line="240" w:lineRule="auto"/>
        <w:rPr>
          <w:color w:val="000000" w:themeColor="text1"/>
        </w:rPr>
      </w:pPr>
      <w:r>
        <w:rPr>
          <w:color w:val="000000" w:themeColor="text1"/>
        </w:rPr>
        <w:t xml:space="preserve"> </w:t>
      </w:r>
    </w:p>
    <w:p w14:paraId="2E1DAFFB" w14:textId="3E2106A6" w:rsidR="00B43097" w:rsidRPr="006B0396" w:rsidRDefault="00B43097" w:rsidP="00B43097">
      <w:pPr>
        <w:spacing w:line="240" w:lineRule="auto"/>
        <w:rPr>
          <w:b/>
          <w:bCs/>
          <w:i/>
          <w:iCs/>
          <w:color w:val="000000" w:themeColor="text1"/>
          <w:szCs w:val="24"/>
        </w:rPr>
      </w:pPr>
      <w:r w:rsidRPr="00A36245">
        <w:rPr>
          <w:b/>
          <w:bCs/>
          <w:i/>
          <w:iCs/>
          <w:color w:val="000000" w:themeColor="text1"/>
          <w:szCs w:val="24"/>
        </w:rPr>
        <w:t>Effectifs étudiants</w:t>
      </w:r>
    </w:p>
    <w:tbl>
      <w:tblPr>
        <w:tblStyle w:val="Grilledutableau"/>
        <w:tblW w:w="10485" w:type="dxa"/>
        <w:tblLook w:val="04A0" w:firstRow="1" w:lastRow="0" w:firstColumn="1" w:lastColumn="0" w:noHBand="0" w:noVBand="1"/>
      </w:tblPr>
      <w:tblGrid>
        <w:gridCol w:w="1979"/>
        <w:gridCol w:w="1643"/>
        <w:gridCol w:w="1812"/>
        <w:gridCol w:w="1813"/>
        <w:gridCol w:w="3238"/>
      </w:tblGrid>
      <w:tr w:rsidR="00B43097" w:rsidRPr="007A4AFC" w14:paraId="499CC271" w14:textId="77777777" w:rsidTr="006B0396">
        <w:tc>
          <w:tcPr>
            <w:tcW w:w="1979" w:type="dxa"/>
          </w:tcPr>
          <w:p w14:paraId="43F4F3B2" w14:textId="77777777" w:rsidR="00B43097" w:rsidRPr="00A36245" w:rsidRDefault="00B43097" w:rsidP="00A36245">
            <w:pPr>
              <w:spacing w:line="240" w:lineRule="auto"/>
              <w:rPr>
                <w:b/>
                <w:color w:val="000000" w:themeColor="text1"/>
              </w:rPr>
            </w:pPr>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p>
        </w:tc>
        <w:tc>
          <w:tcPr>
            <w:tcW w:w="1643" w:type="dxa"/>
          </w:tcPr>
          <w:p w14:paraId="2735C064" w14:textId="0506A88A" w:rsidR="00B43097" w:rsidRPr="00A36245" w:rsidRDefault="00B43097" w:rsidP="00A36245">
            <w:pPr>
              <w:spacing w:line="240" w:lineRule="auto"/>
              <w:jc w:val="center"/>
              <w:rPr>
                <w:b/>
                <w:color w:val="000000" w:themeColor="text1"/>
              </w:rPr>
            </w:pPr>
            <w:r w:rsidRPr="00A36245">
              <w:rPr>
                <w:b/>
                <w:color w:val="000000" w:themeColor="text1"/>
              </w:rPr>
              <w:t>201</w:t>
            </w:r>
            <w:r w:rsidR="00B57DA0">
              <w:rPr>
                <w:b/>
                <w:color w:val="000000" w:themeColor="text1"/>
              </w:rPr>
              <w:t>9</w:t>
            </w:r>
            <w:r w:rsidRPr="00A36245">
              <w:rPr>
                <w:b/>
                <w:color w:val="000000" w:themeColor="text1"/>
              </w:rPr>
              <w:t>-20</w:t>
            </w:r>
            <w:r w:rsidR="00B57DA0">
              <w:rPr>
                <w:b/>
                <w:color w:val="000000" w:themeColor="text1"/>
              </w:rPr>
              <w:t>20</w:t>
            </w:r>
          </w:p>
        </w:tc>
        <w:tc>
          <w:tcPr>
            <w:tcW w:w="1812" w:type="dxa"/>
          </w:tcPr>
          <w:p w14:paraId="5422962B" w14:textId="7594499E" w:rsidR="00B43097" w:rsidRPr="00A36245" w:rsidRDefault="00B43097" w:rsidP="00A36245">
            <w:pPr>
              <w:spacing w:line="240" w:lineRule="auto"/>
              <w:jc w:val="center"/>
              <w:rPr>
                <w:b/>
                <w:color w:val="000000" w:themeColor="text1"/>
              </w:rPr>
            </w:pPr>
            <w:r w:rsidRPr="00A36245">
              <w:rPr>
                <w:b/>
                <w:color w:val="000000" w:themeColor="text1"/>
              </w:rPr>
              <w:t>20</w:t>
            </w:r>
            <w:r w:rsidR="00B57DA0">
              <w:rPr>
                <w:b/>
                <w:color w:val="000000" w:themeColor="text1"/>
              </w:rPr>
              <w:t>20</w:t>
            </w:r>
            <w:r w:rsidRPr="00A36245">
              <w:rPr>
                <w:b/>
                <w:color w:val="000000" w:themeColor="text1"/>
              </w:rPr>
              <w:t>-202</w:t>
            </w:r>
            <w:r w:rsidR="00B57DA0">
              <w:rPr>
                <w:b/>
                <w:color w:val="000000" w:themeColor="text1"/>
              </w:rPr>
              <w:t>1</w:t>
            </w:r>
          </w:p>
        </w:tc>
        <w:tc>
          <w:tcPr>
            <w:tcW w:w="1813" w:type="dxa"/>
          </w:tcPr>
          <w:p w14:paraId="4DE7C14B" w14:textId="22CB77DA" w:rsidR="00B43097" w:rsidRPr="00A36245" w:rsidRDefault="00B43097" w:rsidP="00A36245">
            <w:pPr>
              <w:spacing w:line="240" w:lineRule="auto"/>
              <w:jc w:val="center"/>
              <w:rPr>
                <w:b/>
                <w:color w:val="000000" w:themeColor="text1"/>
              </w:rPr>
            </w:pPr>
            <w:r w:rsidRPr="00A36245">
              <w:rPr>
                <w:b/>
                <w:color w:val="000000" w:themeColor="text1"/>
              </w:rPr>
              <w:t>202</w:t>
            </w:r>
            <w:r w:rsidR="00B57DA0">
              <w:rPr>
                <w:b/>
                <w:color w:val="000000" w:themeColor="text1"/>
              </w:rPr>
              <w:t>1</w:t>
            </w:r>
            <w:r w:rsidRPr="00A36245">
              <w:rPr>
                <w:b/>
                <w:color w:val="000000" w:themeColor="text1"/>
              </w:rPr>
              <w:t>-202</w:t>
            </w:r>
            <w:r w:rsidR="00B57DA0">
              <w:rPr>
                <w:b/>
                <w:color w:val="000000" w:themeColor="text1"/>
              </w:rPr>
              <w:t>2</w:t>
            </w:r>
          </w:p>
        </w:tc>
        <w:tc>
          <w:tcPr>
            <w:tcW w:w="3238" w:type="dxa"/>
          </w:tcPr>
          <w:p w14:paraId="4EEF33A3" w14:textId="2EBF51BB" w:rsidR="00B43097" w:rsidRPr="00A36245" w:rsidRDefault="00B43097" w:rsidP="00A36245">
            <w:pPr>
              <w:spacing w:line="240" w:lineRule="auto"/>
              <w:jc w:val="center"/>
              <w:rPr>
                <w:b/>
                <w:color w:val="000000" w:themeColor="text1"/>
              </w:rPr>
            </w:pPr>
            <w:r w:rsidRPr="00A36245">
              <w:rPr>
                <w:b/>
                <w:color w:val="000000" w:themeColor="text1"/>
              </w:rPr>
              <w:t>202</w:t>
            </w:r>
            <w:r w:rsidR="00B57DA0">
              <w:rPr>
                <w:b/>
                <w:color w:val="000000" w:themeColor="text1"/>
              </w:rPr>
              <w:t>2</w:t>
            </w:r>
            <w:r w:rsidRPr="00A36245">
              <w:rPr>
                <w:b/>
                <w:color w:val="000000" w:themeColor="text1"/>
              </w:rPr>
              <w:t>-202</w:t>
            </w:r>
            <w:r w:rsidR="00B57DA0">
              <w:rPr>
                <w:b/>
                <w:color w:val="000000" w:themeColor="text1"/>
              </w:rPr>
              <w:t>3</w:t>
            </w:r>
          </w:p>
        </w:tc>
      </w:tr>
      <w:tr w:rsidR="00B43097" w:rsidRPr="007A4AFC" w14:paraId="73442FAB" w14:textId="77777777" w:rsidTr="006B0396">
        <w:tc>
          <w:tcPr>
            <w:tcW w:w="1979" w:type="dxa"/>
          </w:tcPr>
          <w:p w14:paraId="1DDC34CE"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L1</w:t>
            </w:r>
          </w:p>
        </w:tc>
        <w:tc>
          <w:tcPr>
            <w:tcW w:w="1643" w:type="dxa"/>
          </w:tcPr>
          <w:p w14:paraId="23E28ED1" w14:textId="1ECDDB19" w:rsidR="00B43097" w:rsidRPr="00A36245" w:rsidRDefault="00B57DA0" w:rsidP="00A36245">
            <w:pPr>
              <w:spacing w:line="240" w:lineRule="auto"/>
              <w:jc w:val="center"/>
              <w:rPr>
                <w:color w:val="000000" w:themeColor="text1"/>
              </w:rPr>
            </w:pPr>
            <w:r>
              <w:rPr>
                <w:color w:val="000000" w:themeColor="text1"/>
              </w:rPr>
              <w:t>6</w:t>
            </w:r>
          </w:p>
        </w:tc>
        <w:tc>
          <w:tcPr>
            <w:tcW w:w="1812" w:type="dxa"/>
          </w:tcPr>
          <w:p w14:paraId="458DA272" w14:textId="23F24B35" w:rsidR="00B43097" w:rsidRPr="00A36245" w:rsidRDefault="00B57DA0" w:rsidP="00A36245">
            <w:pPr>
              <w:spacing w:line="240" w:lineRule="auto"/>
              <w:jc w:val="center"/>
              <w:rPr>
                <w:color w:val="000000" w:themeColor="text1"/>
              </w:rPr>
            </w:pPr>
            <w:r>
              <w:rPr>
                <w:color w:val="000000" w:themeColor="text1"/>
              </w:rPr>
              <w:t>7</w:t>
            </w:r>
          </w:p>
        </w:tc>
        <w:tc>
          <w:tcPr>
            <w:tcW w:w="1813" w:type="dxa"/>
          </w:tcPr>
          <w:p w14:paraId="659DC3EE" w14:textId="68D81C22" w:rsidR="00B43097" w:rsidRPr="00A36245" w:rsidRDefault="00B57DA0" w:rsidP="00A36245">
            <w:pPr>
              <w:spacing w:line="240" w:lineRule="auto"/>
              <w:jc w:val="center"/>
              <w:rPr>
                <w:color w:val="000000" w:themeColor="text1"/>
              </w:rPr>
            </w:pPr>
            <w:r>
              <w:rPr>
                <w:color w:val="000000" w:themeColor="text1"/>
              </w:rPr>
              <w:t>14</w:t>
            </w:r>
          </w:p>
        </w:tc>
        <w:tc>
          <w:tcPr>
            <w:tcW w:w="3238" w:type="dxa"/>
          </w:tcPr>
          <w:p w14:paraId="70727D77" w14:textId="15FF580C" w:rsidR="00B43097" w:rsidRPr="00A36245" w:rsidRDefault="00B57DA0" w:rsidP="00A36245">
            <w:pPr>
              <w:spacing w:line="240" w:lineRule="auto"/>
              <w:jc w:val="center"/>
              <w:rPr>
                <w:color w:val="000000" w:themeColor="text1"/>
              </w:rPr>
            </w:pPr>
            <w:r>
              <w:rPr>
                <w:color w:val="000000" w:themeColor="text1"/>
              </w:rPr>
              <w:t>15</w:t>
            </w:r>
          </w:p>
        </w:tc>
      </w:tr>
      <w:tr w:rsidR="00B43097" w:rsidRPr="007A4AFC" w14:paraId="2457CFD7" w14:textId="77777777" w:rsidTr="006B0396">
        <w:tc>
          <w:tcPr>
            <w:tcW w:w="1979" w:type="dxa"/>
          </w:tcPr>
          <w:p w14:paraId="19E5B3A0" w14:textId="77777777" w:rsidR="00B43097" w:rsidRPr="004905FE" w:rsidRDefault="00B43097" w:rsidP="00A36245">
            <w:pPr>
              <w:spacing w:line="240" w:lineRule="auto"/>
              <w:rPr>
                <w:color w:val="000000" w:themeColor="text1"/>
              </w:rPr>
            </w:pPr>
            <w:r>
              <w:rPr>
                <w:color w:val="000000" w:themeColor="text1"/>
              </w:rPr>
              <w:t>Nbre inscrits L2</w:t>
            </w:r>
          </w:p>
        </w:tc>
        <w:tc>
          <w:tcPr>
            <w:tcW w:w="1643" w:type="dxa"/>
          </w:tcPr>
          <w:p w14:paraId="1C28C862" w14:textId="49DD55E5" w:rsidR="00B43097" w:rsidRPr="004905FE" w:rsidRDefault="00B43097" w:rsidP="00A36245">
            <w:pPr>
              <w:spacing w:line="240" w:lineRule="auto"/>
              <w:jc w:val="center"/>
              <w:rPr>
                <w:color w:val="000000" w:themeColor="text1"/>
              </w:rPr>
            </w:pPr>
            <w:r>
              <w:rPr>
                <w:color w:val="000000" w:themeColor="text1"/>
              </w:rPr>
              <w:t>1</w:t>
            </w:r>
            <w:r w:rsidR="00B57DA0">
              <w:rPr>
                <w:color w:val="000000" w:themeColor="text1"/>
              </w:rPr>
              <w:t>0</w:t>
            </w:r>
          </w:p>
        </w:tc>
        <w:tc>
          <w:tcPr>
            <w:tcW w:w="1812" w:type="dxa"/>
          </w:tcPr>
          <w:p w14:paraId="639C2779" w14:textId="3CE471AC" w:rsidR="00B43097" w:rsidRPr="004905FE" w:rsidRDefault="00B57DA0" w:rsidP="00A36245">
            <w:pPr>
              <w:spacing w:line="240" w:lineRule="auto"/>
              <w:jc w:val="center"/>
              <w:rPr>
                <w:color w:val="000000" w:themeColor="text1"/>
              </w:rPr>
            </w:pPr>
            <w:r>
              <w:rPr>
                <w:color w:val="000000" w:themeColor="text1"/>
              </w:rPr>
              <w:t>6</w:t>
            </w:r>
          </w:p>
        </w:tc>
        <w:tc>
          <w:tcPr>
            <w:tcW w:w="1813" w:type="dxa"/>
          </w:tcPr>
          <w:p w14:paraId="78A33EEB" w14:textId="17140271" w:rsidR="00B43097" w:rsidRPr="004905FE" w:rsidRDefault="003F750F" w:rsidP="00A36245">
            <w:pPr>
              <w:spacing w:line="240" w:lineRule="auto"/>
              <w:jc w:val="center"/>
              <w:rPr>
                <w:color w:val="000000" w:themeColor="text1"/>
              </w:rPr>
            </w:pPr>
            <w:r>
              <w:rPr>
                <w:color w:val="000000" w:themeColor="text1"/>
              </w:rPr>
              <w:t>6</w:t>
            </w:r>
          </w:p>
        </w:tc>
        <w:tc>
          <w:tcPr>
            <w:tcW w:w="3238" w:type="dxa"/>
          </w:tcPr>
          <w:p w14:paraId="29B1C824" w14:textId="68C7D979" w:rsidR="00B43097" w:rsidRPr="004905FE" w:rsidRDefault="00B57DA0" w:rsidP="00A36245">
            <w:pPr>
              <w:spacing w:line="240" w:lineRule="auto"/>
              <w:jc w:val="center"/>
              <w:rPr>
                <w:color w:val="000000" w:themeColor="text1"/>
              </w:rPr>
            </w:pPr>
            <w:r>
              <w:rPr>
                <w:color w:val="000000" w:themeColor="text1"/>
              </w:rPr>
              <w:t>14</w:t>
            </w:r>
          </w:p>
        </w:tc>
      </w:tr>
      <w:tr w:rsidR="00B43097" w:rsidRPr="007A4AFC" w14:paraId="4B27559F" w14:textId="77777777" w:rsidTr="006B0396">
        <w:tc>
          <w:tcPr>
            <w:tcW w:w="1979" w:type="dxa"/>
          </w:tcPr>
          <w:p w14:paraId="57CD3EE0"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inscrits</w:t>
            </w:r>
            <w:proofErr w:type="gramEnd"/>
            <w:r w:rsidRPr="00A36245">
              <w:rPr>
                <w:color w:val="000000" w:themeColor="text1"/>
              </w:rPr>
              <w:t xml:space="preserve"> </w:t>
            </w:r>
            <w:r>
              <w:rPr>
                <w:color w:val="000000" w:themeColor="text1"/>
              </w:rPr>
              <w:t>L3</w:t>
            </w:r>
          </w:p>
        </w:tc>
        <w:tc>
          <w:tcPr>
            <w:tcW w:w="1643" w:type="dxa"/>
          </w:tcPr>
          <w:p w14:paraId="77F1F40F" w14:textId="2FAB92AD" w:rsidR="00B43097" w:rsidRPr="00A36245" w:rsidRDefault="00B57DA0" w:rsidP="00A36245">
            <w:pPr>
              <w:spacing w:line="240" w:lineRule="auto"/>
              <w:jc w:val="center"/>
              <w:rPr>
                <w:color w:val="000000" w:themeColor="text1"/>
              </w:rPr>
            </w:pPr>
            <w:r>
              <w:rPr>
                <w:color w:val="000000" w:themeColor="text1"/>
              </w:rPr>
              <w:t>3</w:t>
            </w:r>
          </w:p>
        </w:tc>
        <w:tc>
          <w:tcPr>
            <w:tcW w:w="1812" w:type="dxa"/>
          </w:tcPr>
          <w:p w14:paraId="182CD7BE" w14:textId="5552F14D" w:rsidR="00B43097" w:rsidRPr="00A36245" w:rsidRDefault="00B57DA0" w:rsidP="00A36245">
            <w:pPr>
              <w:spacing w:line="240" w:lineRule="auto"/>
              <w:jc w:val="center"/>
              <w:rPr>
                <w:color w:val="000000" w:themeColor="text1"/>
              </w:rPr>
            </w:pPr>
            <w:r>
              <w:rPr>
                <w:color w:val="000000" w:themeColor="text1"/>
              </w:rPr>
              <w:t>10</w:t>
            </w:r>
          </w:p>
        </w:tc>
        <w:tc>
          <w:tcPr>
            <w:tcW w:w="1813" w:type="dxa"/>
          </w:tcPr>
          <w:p w14:paraId="0B5D43E8" w14:textId="44E1C3D4" w:rsidR="00B43097" w:rsidRPr="00A36245" w:rsidRDefault="00B57DA0" w:rsidP="00A36245">
            <w:pPr>
              <w:spacing w:line="240" w:lineRule="auto"/>
              <w:jc w:val="center"/>
              <w:rPr>
                <w:color w:val="000000" w:themeColor="text1"/>
              </w:rPr>
            </w:pPr>
            <w:r>
              <w:rPr>
                <w:color w:val="000000" w:themeColor="text1"/>
              </w:rPr>
              <w:t>6</w:t>
            </w:r>
          </w:p>
        </w:tc>
        <w:tc>
          <w:tcPr>
            <w:tcW w:w="3238" w:type="dxa"/>
          </w:tcPr>
          <w:p w14:paraId="1402D162" w14:textId="707A75E3" w:rsidR="00B43097" w:rsidRPr="00A36245" w:rsidRDefault="003F750F" w:rsidP="00A36245">
            <w:pPr>
              <w:spacing w:line="240" w:lineRule="auto"/>
              <w:jc w:val="center"/>
              <w:rPr>
                <w:color w:val="000000" w:themeColor="text1"/>
              </w:rPr>
            </w:pPr>
            <w:r>
              <w:rPr>
                <w:color w:val="000000" w:themeColor="text1"/>
              </w:rPr>
              <w:t>6</w:t>
            </w:r>
          </w:p>
        </w:tc>
      </w:tr>
      <w:tr w:rsidR="00B43097" w:rsidRPr="007A4AFC" w14:paraId="121DA5A2" w14:textId="77777777" w:rsidTr="006B0396">
        <w:tc>
          <w:tcPr>
            <w:tcW w:w="1979" w:type="dxa"/>
            <w:shd w:val="clear" w:color="auto" w:fill="D9D9D9" w:themeFill="background1" w:themeFillShade="D9"/>
          </w:tcPr>
          <w:p w14:paraId="3F0C975E" w14:textId="77777777" w:rsidR="00B43097" w:rsidRPr="00A36245" w:rsidRDefault="00B43097" w:rsidP="006B0396">
            <w:pPr>
              <w:spacing w:line="240" w:lineRule="auto"/>
              <w:jc w:val="left"/>
              <w:rPr>
                <w:b/>
                <w:color w:val="000000" w:themeColor="text1"/>
              </w:rPr>
            </w:pPr>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inscrits </w:t>
            </w:r>
          </w:p>
        </w:tc>
        <w:tc>
          <w:tcPr>
            <w:tcW w:w="1643" w:type="dxa"/>
            <w:shd w:val="clear" w:color="auto" w:fill="D9D9D9" w:themeFill="background1" w:themeFillShade="D9"/>
            <w:vAlign w:val="center"/>
          </w:tcPr>
          <w:p w14:paraId="6117CC7C" w14:textId="2479C52E" w:rsidR="00B43097" w:rsidRPr="00A36245" w:rsidRDefault="00B57DA0" w:rsidP="00B57DA0">
            <w:pPr>
              <w:spacing w:line="240" w:lineRule="auto"/>
              <w:jc w:val="center"/>
              <w:rPr>
                <w:b/>
                <w:color w:val="000000" w:themeColor="text1"/>
              </w:rPr>
            </w:pPr>
            <w:r>
              <w:rPr>
                <w:b/>
                <w:color w:val="000000" w:themeColor="text1"/>
              </w:rPr>
              <w:t>19</w:t>
            </w:r>
          </w:p>
        </w:tc>
        <w:tc>
          <w:tcPr>
            <w:tcW w:w="1812" w:type="dxa"/>
            <w:shd w:val="clear" w:color="auto" w:fill="D9D9D9" w:themeFill="background1" w:themeFillShade="D9"/>
            <w:vAlign w:val="center"/>
          </w:tcPr>
          <w:p w14:paraId="690C9AFE" w14:textId="6C04BB85" w:rsidR="00B43097" w:rsidRPr="00A36245" w:rsidRDefault="00B57DA0" w:rsidP="00B57DA0">
            <w:pPr>
              <w:spacing w:line="240" w:lineRule="auto"/>
              <w:jc w:val="center"/>
              <w:rPr>
                <w:b/>
                <w:color w:val="000000" w:themeColor="text1"/>
              </w:rPr>
            </w:pPr>
            <w:r>
              <w:rPr>
                <w:b/>
                <w:color w:val="000000" w:themeColor="text1"/>
              </w:rPr>
              <w:t>23</w:t>
            </w:r>
          </w:p>
        </w:tc>
        <w:tc>
          <w:tcPr>
            <w:tcW w:w="1813" w:type="dxa"/>
            <w:shd w:val="clear" w:color="auto" w:fill="D9D9D9" w:themeFill="background1" w:themeFillShade="D9"/>
            <w:vAlign w:val="center"/>
          </w:tcPr>
          <w:p w14:paraId="23A2FC55" w14:textId="1D873BF8" w:rsidR="00B43097" w:rsidRPr="00A36245" w:rsidRDefault="00B57DA0" w:rsidP="00B57DA0">
            <w:pPr>
              <w:spacing w:line="240" w:lineRule="auto"/>
              <w:jc w:val="center"/>
              <w:rPr>
                <w:b/>
                <w:color w:val="000000" w:themeColor="text1"/>
              </w:rPr>
            </w:pPr>
            <w:r>
              <w:rPr>
                <w:b/>
                <w:color w:val="000000" w:themeColor="text1"/>
              </w:rPr>
              <w:t>2</w:t>
            </w:r>
            <w:r w:rsidR="003F750F">
              <w:rPr>
                <w:b/>
                <w:color w:val="000000" w:themeColor="text1"/>
              </w:rPr>
              <w:t>6</w:t>
            </w:r>
          </w:p>
        </w:tc>
        <w:tc>
          <w:tcPr>
            <w:tcW w:w="3238" w:type="dxa"/>
            <w:shd w:val="clear" w:color="auto" w:fill="D9D9D9" w:themeFill="background1" w:themeFillShade="D9"/>
            <w:vAlign w:val="center"/>
          </w:tcPr>
          <w:p w14:paraId="3EB71E99" w14:textId="71C73341" w:rsidR="00B43097" w:rsidRPr="00A36245" w:rsidRDefault="00B57DA0" w:rsidP="00B57DA0">
            <w:pPr>
              <w:spacing w:line="240" w:lineRule="auto"/>
              <w:jc w:val="center"/>
              <w:rPr>
                <w:b/>
                <w:color w:val="000000" w:themeColor="text1"/>
              </w:rPr>
            </w:pPr>
            <w:r>
              <w:rPr>
                <w:b/>
                <w:color w:val="000000" w:themeColor="text1"/>
              </w:rPr>
              <w:t>3</w:t>
            </w:r>
            <w:r w:rsidR="003F750F">
              <w:rPr>
                <w:b/>
                <w:color w:val="000000" w:themeColor="text1"/>
              </w:rPr>
              <w:t>5</w:t>
            </w:r>
          </w:p>
        </w:tc>
      </w:tr>
    </w:tbl>
    <w:p w14:paraId="63833F34" w14:textId="77777777" w:rsidR="003F1144" w:rsidRDefault="003F1144" w:rsidP="00B43097">
      <w:pPr>
        <w:spacing w:line="240" w:lineRule="auto"/>
        <w:rPr>
          <w:color w:val="000000" w:themeColor="text1"/>
        </w:rPr>
      </w:pPr>
    </w:p>
    <w:p w14:paraId="1E9DBBFE" w14:textId="77777777" w:rsidR="003F1144" w:rsidRPr="00A36245" w:rsidRDefault="003F1144" w:rsidP="00B43097">
      <w:pPr>
        <w:spacing w:line="240" w:lineRule="auto"/>
        <w:rPr>
          <w:color w:val="000000" w:themeColor="text1"/>
        </w:rPr>
      </w:pPr>
    </w:p>
    <w:p w14:paraId="094169A0" w14:textId="674228F9" w:rsidR="00B43097" w:rsidRPr="006B0396" w:rsidRDefault="00B43097" w:rsidP="00B43097">
      <w:pPr>
        <w:spacing w:line="240" w:lineRule="auto"/>
        <w:rPr>
          <w:b/>
          <w:bCs/>
          <w:i/>
          <w:iCs/>
          <w:color w:val="000000" w:themeColor="text1"/>
        </w:rPr>
      </w:pPr>
      <w:r w:rsidRPr="00A36245">
        <w:rPr>
          <w:b/>
          <w:bCs/>
          <w:i/>
          <w:iCs/>
          <w:color w:val="000000" w:themeColor="text1"/>
          <w:szCs w:val="24"/>
        </w:rPr>
        <w:t>Caractéristique de la population étudiante</w:t>
      </w:r>
    </w:p>
    <w:tbl>
      <w:tblPr>
        <w:tblStyle w:val="Grilledutableau"/>
        <w:tblW w:w="10485" w:type="dxa"/>
        <w:tblLook w:val="04A0" w:firstRow="1" w:lastRow="0" w:firstColumn="1" w:lastColumn="0" w:noHBand="0" w:noVBand="1"/>
      </w:tblPr>
      <w:tblGrid>
        <w:gridCol w:w="1980"/>
        <w:gridCol w:w="1642"/>
        <w:gridCol w:w="1812"/>
        <w:gridCol w:w="1813"/>
        <w:gridCol w:w="3238"/>
      </w:tblGrid>
      <w:tr w:rsidR="00B43097" w:rsidRPr="007A4AFC" w14:paraId="24ED10F9" w14:textId="77777777" w:rsidTr="006B0396">
        <w:tc>
          <w:tcPr>
            <w:tcW w:w="1980" w:type="dxa"/>
          </w:tcPr>
          <w:p w14:paraId="2D7DD97F" w14:textId="77777777" w:rsidR="00B43097" w:rsidRPr="00A36245" w:rsidRDefault="00B43097" w:rsidP="00A36245">
            <w:pPr>
              <w:spacing w:line="240" w:lineRule="auto"/>
              <w:rPr>
                <w:b/>
                <w:color w:val="000000" w:themeColor="text1"/>
              </w:rPr>
            </w:pPr>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p>
        </w:tc>
        <w:tc>
          <w:tcPr>
            <w:tcW w:w="1642" w:type="dxa"/>
          </w:tcPr>
          <w:p w14:paraId="500DA3B8" w14:textId="77777777" w:rsidR="00B43097" w:rsidRPr="00A36245" w:rsidRDefault="00B43097" w:rsidP="00A36245">
            <w:pPr>
              <w:spacing w:line="240" w:lineRule="auto"/>
              <w:jc w:val="center"/>
              <w:rPr>
                <w:b/>
                <w:color w:val="000000" w:themeColor="text1"/>
              </w:rPr>
            </w:pPr>
            <w:r w:rsidRPr="00A36245">
              <w:rPr>
                <w:b/>
                <w:color w:val="000000" w:themeColor="text1"/>
              </w:rPr>
              <w:t>2018-2019</w:t>
            </w:r>
          </w:p>
        </w:tc>
        <w:tc>
          <w:tcPr>
            <w:tcW w:w="1812" w:type="dxa"/>
          </w:tcPr>
          <w:p w14:paraId="364EA7BB" w14:textId="77777777" w:rsidR="00B43097" w:rsidRPr="00A36245" w:rsidRDefault="00B43097" w:rsidP="00A36245">
            <w:pPr>
              <w:spacing w:line="240" w:lineRule="auto"/>
              <w:jc w:val="center"/>
              <w:rPr>
                <w:b/>
                <w:color w:val="000000" w:themeColor="text1"/>
              </w:rPr>
            </w:pPr>
            <w:r w:rsidRPr="00A36245">
              <w:rPr>
                <w:b/>
                <w:color w:val="000000" w:themeColor="text1"/>
              </w:rPr>
              <w:t>2019-2020</w:t>
            </w:r>
          </w:p>
        </w:tc>
        <w:tc>
          <w:tcPr>
            <w:tcW w:w="1813" w:type="dxa"/>
          </w:tcPr>
          <w:p w14:paraId="02857B44" w14:textId="77777777" w:rsidR="00B43097" w:rsidRPr="00A36245" w:rsidRDefault="00B43097" w:rsidP="00A36245">
            <w:pPr>
              <w:spacing w:line="240" w:lineRule="auto"/>
              <w:jc w:val="center"/>
              <w:rPr>
                <w:b/>
                <w:color w:val="000000" w:themeColor="text1"/>
              </w:rPr>
            </w:pPr>
            <w:r w:rsidRPr="00A36245">
              <w:rPr>
                <w:b/>
                <w:color w:val="000000" w:themeColor="text1"/>
              </w:rPr>
              <w:t>2020-2021</w:t>
            </w:r>
          </w:p>
        </w:tc>
        <w:tc>
          <w:tcPr>
            <w:tcW w:w="3238" w:type="dxa"/>
          </w:tcPr>
          <w:p w14:paraId="55D69A5F" w14:textId="77777777" w:rsidR="00B43097" w:rsidRPr="00A36245" w:rsidRDefault="00B43097" w:rsidP="00A36245">
            <w:pPr>
              <w:spacing w:line="240" w:lineRule="auto"/>
              <w:jc w:val="center"/>
              <w:rPr>
                <w:b/>
                <w:color w:val="000000" w:themeColor="text1"/>
              </w:rPr>
            </w:pPr>
            <w:r w:rsidRPr="00A36245">
              <w:rPr>
                <w:b/>
                <w:color w:val="000000" w:themeColor="text1"/>
              </w:rPr>
              <w:t>2021-2022</w:t>
            </w:r>
          </w:p>
        </w:tc>
      </w:tr>
      <w:tr w:rsidR="00B43097" w:rsidRPr="007A4AFC" w14:paraId="09788714" w14:textId="77777777" w:rsidTr="006B0396">
        <w:tc>
          <w:tcPr>
            <w:tcW w:w="1980" w:type="dxa"/>
          </w:tcPr>
          <w:p w14:paraId="35B0DE80"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L1</w:t>
            </w:r>
          </w:p>
        </w:tc>
        <w:tc>
          <w:tcPr>
            <w:tcW w:w="1642" w:type="dxa"/>
            <w:vAlign w:val="center"/>
          </w:tcPr>
          <w:p w14:paraId="5D549742" w14:textId="1B5E47B6" w:rsidR="00B43097" w:rsidRPr="00A36245" w:rsidRDefault="005A3452" w:rsidP="00A36245">
            <w:pPr>
              <w:spacing w:line="240" w:lineRule="auto"/>
              <w:jc w:val="center"/>
              <w:rPr>
                <w:color w:val="000000" w:themeColor="text1"/>
              </w:rPr>
            </w:pPr>
            <w:r>
              <w:rPr>
                <w:color w:val="000000" w:themeColor="text1"/>
              </w:rPr>
              <w:t>3</w:t>
            </w:r>
            <w:r w:rsidR="003F1144">
              <w:rPr>
                <w:color w:val="000000" w:themeColor="text1"/>
              </w:rPr>
              <w:t xml:space="preserve"> soit 50%</w:t>
            </w:r>
          </w:p>
        </w:tc>
        <w:tc>
          <w:tcPr>
            <w:tcW w:w="1812" w:type="dxa"/>
            <w:vAlign w:val="center"/>
          </w:tcPr>
          <w:p w14:paraId="113BB91D" w14:textId="4193916C" w:rsidR="00B43097" w:rsidRPr="00A36245" w:rsidRDefault="005A3452" w:rsidP="00A36245">
            <w:pPr>
              <w:spacing w:line="240" w:lineRule="auto"/>
              <w:jc w:val="center"/>
              <w:rPr>
                <w:color w:val="000000" w:themeColor="text1"/>
              </w:rPr>
            </w:pPr>
            <w:r>
              <w:rPr>
                <w:color w:val="000000" w:themeColor="text1"/>
              </w:rPr>
              <w:t>0</w:t>
            </w:r>
            <w:r w:rsidR="003F1144">
              <w:rPr>
                <w:color w:val="000000" w:themeColor="text1"/>
              </w:rPr>
              <w:t xml:space="preserve"> soit 0%</w:t>
            </w:r>
          </w:p>
        </w:tc>
        <w:tc>
          <w:tcPr>
            <w:tcW w:w="1813" w:type="dxa"/>
            <w:vAlign w:val="center"/>
          </w:tcPr>
          <w:p w14:paraId="3B3943DC" w14:textId="0E67D84B" w:rsidR="00B43097" w:rsidRPr="00A36245" w:rsidRDefault="005A3452" w:rsidP="00A36245">
            <w:pPr>
              <w:spacing w:line="240" w:lineRule="auto"/>
              <w:jc w:val="center"/>
              <w:rPr>
                <w:color w:val="000000" w:themeColor="text1"/>
              </w:rPr>
            </w:pPr>
            <w:r>
              <w:rPr>
                <w:color w:val="000000" w:themeColor="text1"/>
              </w:rPr>
              <w:t>5</w:t>
            </w:r>
            <w:r w:rsidR="003F1144">
              <w:rPr>
                <w:color w:val="000000" w:themeColor="text1"/>
              </w:rPr>
              <w:t xml:space="preserve"> soit 35.71% </w:t>
            </w:r>
          </w:p>
        </w:tc>
        <w:tc>
          <w:tcPr>
            <w:tcW w:w="3238" w:type="dxa"/>
            <w:vAlign w:val="center"/>
          </w:tcPr>
          <w:p w14:paraId="1EED1CDA" w14:textId="5D20D7CE" w:rsidR="00B43097" w:rsidRPr="00A36245" w:rsidRDefault="005A3452" w:rsidP="00A36245">
            <w:pPr>
              <w:spacing w:line="240" w:lineRule="auto"/>
              <w:jc w:val="center"/>
              <w:rPr>
                <w:color w:val="000000" w:themeColor="text1"/>
              </w:rPr>
            </w:pPr>
            <w:r>
              <w:rPr>
                <w:color w:val="000000" w:themeColor="text1"/>
              </w:rPr>
              <w:t>4</w:t>
            </w:r>
            <w:r w:rsidR="003F1144">
              <w:rPr>
                <w:color w:val="000000" w:themeColor="text1"/>
              </w:rPr>
              <w:t xml:space="preserve"> soit 26,67%</w:t>
            </w:r>
          </w:p>
        </w:tc>
      </w:tr>
      <w:tr w:rsidR="00B43097" w:rsidRPr="007A4AFC" w14:paraId="14089BD6" w14:textId="77777777" w:rsidTr="006B0396">
        <w:tc>
          <w:tcPr>
            <w:tcW w:w="1980" w:type="dxa"/>
          </w:tcPr>
          <w:p w14:paraId="6FE2C05C" w14:textId="77777777" w:rsidR="00B43097" w:rsidRPr="004905FE" w:rsidRDefault="00B43097" w:rsidP="00A36245">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d’étudiantes en </w:t>
            </w:r>
            <w:r>
              <w:rPr>
                <w:color w:val="000000" w:themeColor="text1"/>
              </w:rPr>
              <w:t>L2</w:t>
            </w:r>
          </w:p>
        </w:tc>
        <w:tc>
          <w:tcPr>
            <w:tcW w:w="1642" w:type="dxa"/>
            <w:vAlign w:val="center"/>
          </w:tcPr>
          <w:p w14:paraId="68FA8F2B" w14:textId="392EAFF3" w:rsidR="00B43097" w:rsidRDefault="005A3452" w:rsidP="00A36245">
            <w:pPr>
              <w:spacing w:line="240" w:lineRule="auto"/>
              <w:jc w:val="center"/>
              <w:rPr>
                <w:color w:val="000000" w:themeColor="text1"/>
              </w:rPr>
            </w:pPr>
            <w:r>
              <w:rPr>
                <w:color w:val="000000" w:themeColor="text1"/>
              </w:rPr>
              <w:t>2</w:t>
            </w:r>
            <w:r w:rsidR="003F1144">
              <w:rPr>
                <w:color w:val="000000" w:themeColor="text1"/>
              </w:rPr>
              <w:t xml:space="preserve"> soit 20%</w:t>
            </w:r>
          </w:p>
        </w:tc>
        <w:tc>
          <w:tcPr>
            <w:tcW w:w="1812" w:type="dxa"/>
            <w:vAlign w:val="center"/>
          </w:tcPr>
          <w:p w14:paraId="6F53474D" w14:textId="70AFD9D4" w:rsidR="00B43097" w:rsidRDefault="005A3452" w:rsidP="00A36245">
            <w:pPr>
              <w:spacing w:line="240" w:lineRule="auto"/>
              <w:jc w:val="center"/>
              <w:rPr>
                <w:color w:val="000000" w:themeColor="text1"/>
              </w:rPr>
            </w:pPr>
            <w:r>
              <w:rPr>
                <w:color w:val="000000" w:themeColor="text1"/>
              </w:rPr>
              <w:t>3</w:t>
            </w:r>
            <w:r w:rsidR="003F1144">
              <w:rPr>
                <w:color w:val="000000" w:themeColor="text1"/>
              </w:rPr>
              <w:t xml:space="preserve"> soit 50%</w:t>
            </w:r>
          </w:p>
        </w:tc>
        <w:tc>
          <w:tcPr>
            <w:tcW w:w="1813" w:type="dxa"/>
            <w:vAlign w:val="center"/>
          </w:tcPr>
          <w:p w14:paraId="68E33747" w14:textId="7F7652DA" w:rsidR="00B43097" w:rsidRDefault="005A3452" w:rsidP="00A36245">
            <w:pPr>
              <w:spacing w:line="240" w:lineRule="auto"/>
              <w:jc w:val="center"/>
              <w:rPr>
                <w:color w:val="000000" w:themeColor="text1"/>
              </w:rPr>
            </w:pPr>
            <w:r>
              <w:rPr>
                <w:color w:val="000000" w:themeColor="text1"/>
              </w:rPr>
              <w:t>0</w:t>
            </w:r>
            <w:r w:rsidR="003F1144">
              <w:rPr>
                <w:color w:val="000000" w:themeColor="text1"/>
              </w:rPr>
              <w:t xml:space="preserve"> soit 0%</w:t>
            </w:r>
          </w:p>
        </w:tc>
        <w:tc>
          <w:tcPr>
            <w:tcW w:w="3238" w:type="dxa"/>
            <w:vAlign w:val="center"/>
          </w:tcPr>
          <w:p w14:paraId="6FCC849E" w14:textId="63CA4C39" w:rsidR="00B43097" w:rsidRDefault="005A3452" w:rsidP="00A36245">
            <w:pPr>
              <w:spacing w:line="240" w:lineRule="auto"/>
              <w:jc w:val="center"/>
              <w:rPr>
                <w:color w:val="000000" w:themeColor="text1"/>
              </w:rPr>
            </w:pPr>
            <w:r>
              <w:rPr>
                <w:color w:val="000000" w:themeColor="text1"/>
              </w:rPr>
              <w:t>5</w:t>
            </w:r>
            <w:r w:rsidR="003F1144">
              <w:rPr>
                <w:color w:val="000000" w:themeColor="text1"/>
              </w:rPr>
              <w:t xml:space="preserve"> soit 35.71%</w:t>
            </w:r>
          </w:p>
        </w:tc>
      </w:tr>
      <w:tr w:rsidR="00B43097" w:rsidRPr="007A4AFC" w14:paraId="5C88AA47" w14:textId="77777777" w:rsidTr="006B0396">
        <w:tc>
          <w:tcPr>
            <w:tcW w:w="1980" w:type="dxa"/>
          </w:tcPr>
          <w:p w14:paraId="294F0CBA"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d’étudiantes en </w:t>
            </w:r>
            <w:r>
              <w:rPr>
                <w:color w:val="000000" w:themeColor="text1"/>
              </w:rPr>
              <w:t>L3</w:t>
            </w:r>
          </w:p>
        </w:tc>
        <w:tc>
          <w:tcPr>
            <w:tcW w:w="1642" w:type="dxa"/>
            <w:vAlign w:val="center"/>
          </w:tcPr>
          <w:p w14:paraId="58A806F2" w14:textId="1431F1D0" w:rsidR="00B43097" w:rsidRPr="00A36245" w:rsidRDefault="005A3452" w:rsidP="00A36245">
            <w:pPr>
              <w:spacing w:line="240" w:lineRule="auto"/>
              <w:jc w:val="center"/>
              <w:rPr>
                <w:color w:val="000000" w:themeColor="text1"/>
              </w:rPr>
            </w:pPr>
            <w:r>
              <w:rPr>
                <w:color w:val="000000" w:themeColor="text1"/>
              </w:rPr>
              <w:t>0</w:t>
            </w:r>
            <w:r w:rsidR="003471BE">
              <w:rPr>
                <w:color w:val="000000" w:themeColor="text1"/>
              </w:rPr>
              <w:t xml:space="preserve"> soit 0%</w:t>
            </w:r>
          </w:p>
        </w:tc>
        <w:tc>
          <w:tcPr>
            <w:tcW w:w="1812" w:type="dxa"/>
            <w:vAlign w:val="center"/>
          </w:tcPr>
          <w:p w14:paraId="411F67C7" w14:textId="2E2558CF" w:rsidR="00B43097" w:rsidRPr="00A36245" w:rsidRDefault="005A3452" w:rsidP="00A36245">
            <w:pPr>
              <w:spacing w:line="240" w:lineRule="auto"/>
              <w:jc w:val="center"/>
              <w:rPr>
                <w:color w:val="000000" w:themeColor="text1"/>
              </w:rPr>
            </w:pPr>
            <w:r>
              <w:rPr>
                <w:color w:val="000000" w:themeColor="text1"/>
              </w:rPr>
              <w:t>2</w:t>
            </w:r>
            <w:r w:rsidR="003471BE">
              <w:rPr>
                <w:color w:val="000000" w:themeColor="text1"/>
              </w:rPr>
              <w:t xml:space="preserve"> soit 20%</w:t>
            </w:r>
          </w:p>
        </w:tc>
        <w:tc>
          <w:tcPr>
            <w:tcW w:w="1813" w:type="dxa"/>
            <w:vAlign w:val="center"/>
          </w:tcPr>
          <w:p w14:paraId="6CDD0C6A" w14:textId="7BB536C9" w:rsidR="00B43097" w:rsidRPr="00A36245" w:rsidRDefault="005A3452" w:rsidP="00A36245">
            <w:pPr>
              <w:spacing w:line="240" w:lineRule="auto"/>
              <w:jc w:val="center"/>
              <w:rPr>
                <w:color w:val="000000" w:themeColor="text1"/>
              </w:rPr>
            </w:pPr>
            <w:r>
              <w:rPr>
                <w:color w:val="000000" w:themeColor="text1"/>
              </w:rPr>
              <w:t>3</w:t>
            </w:r>
            <w:r w:rsidR="003471BE">
              <w:rPr>
                <w:color w:val="000000" w:themeColor="text1"/>
              </w:rPr>
              <w:t xml:space="preserve"> soit 50%</w:t>
            </w:r>
          </w:p>
        </w:tc>
        <w:tc>
          <w:tcPr>
            <w:tcW w:w="3238" w:type="dxa"/>
            <w:vAlign w:val="center"/>
          </w:tcPr>
          <w:p w14:paraId="77323784" w14:textId="1CC2F1F6" w:rsidR="00B43097" w:rsidRPr="00A36245" w:rsidRDefault="005A3452" w:rsidP="00A36245">
            <w:pPr>
              <w:spacing w:line="240" w:lineRule="auto"/>
              <w:jc w:val="center"/>
              <w:rPr>
                <w:color w:val="000000" w:themeColor="text1"/>
              </w:rPr>
            </w:pPr>
            <w:r>
              <w:rPr>
                <w:color w:val="000000" w:themeColor="text1"/>
              </w:rPr>
              <w:t>0</w:t>
            </w:r>
            <w:r w:rsidR="003471BE">
              <w:rPr>
                <w:color w:val="000000" w:themeColor="text1"/>
              </w:rPr>
              <w:t xml:space="preserve"> soit 0%</w:t>
            </w:r>
          </w:p>
        </w:tc>
      </w:tr>
      <w:tr w:rsidR="00B43097" w:rsidRPr="007A4AFC" w14:paraId="7F74A335" w14:textId="77777777" w:rsidTr="006B0396">
        <w:tc>
          <w:tcPr>
            <w:tcW w:w="1980" w:type="dxa"/>
            <w:shd w:val="clear" w:color="auto" w:fill="D9D9D9" w:themeFill="background1" w:themeFillShade="D9"/>
          </w:tcPr>
          <w:p w14:paraId="01F95238" w14:textId="77777777" w:rsidR="00B43097" w:rsidRPr="00A36245" w:rsidRDefault="00B43097" w:rsidP="00A36245">
            <w:pPr>
              <w:spacing w:line="240" w:lineRule="auto"/>
              <w:rPr>
                <w:b/>
                <w:color w:val="000000" w:themeColor="text1"/>
              </w:rPr>
            </w:pPr>
            <w:r w:rsidRPr="00A36245">
              <w:rPr>
                <w:b/>
                <w:color w:val="000000" w:themeColor="text1"/>
              </w:rPr>
              <w:t xml:space="preserve">Nbr. </w:t>
            </w:r>
            <w:proofErr w:type="gramStart"/>
            <w:r w:rsidRPr="00A36245">
              <w:rPr>
                <w:b/>
                <w:color w:val="000000" w:themeColor="text1"/>
              </w:rPr>
              <w:t>total</w:t>
            </w:r>
            <w:proofErr w:type="gramEnd"/>
            <w:r w:rsidRPr="00A36245">
              <w:rPr>
                <w:b/>
                <w:color w:val="000000" w:themeColor="text1"/>
              </w:rPr>
              <w:t xml:space="preserve"> et % d’étudiantes </w:t>
            </w:r>
          </w:p>
        </w:tc>
        <w:tc>
          <w:tcPr>
            <w:tcW w:w="1642" w:type="dxa"/>
            <w:shd w:val="clear" w:color="auto" w:fill="D9D9D9" w:themeFill="background1" w:themeFillShade="D9"/>
            <w:vAlign w:val="center"/>
          </w:tcPr>
          <w:p w14:paraId="54D3DB73" w14:textId="25F61F89" w:rsidR="00B43097" w:rsidRPr="00A36245" w:rsidRDefault="006955C9" w:rsidP="00A36245">
            <w:pPr>
              <w:spacing w:line="240" w:lineRule="auto"/>
              <w:jc w:val="center"/>
              <w:rPr>
                <w:b/>
                <w:color w:val="000000" w:themeColor="text1"/>
              </w:rPr>
            </w:pPr>
            <w:r>
              <w:rPr>
                <w:b/>
                <w:color w:val="000000" w:themeColor="text1"/>
              </w:rPr>
              <w:t>5</w:t>
            </w:r>
            <w:r w:rsidR="00B43097" w:rsidRPr="00A36245">
              <w:rPr>
                <w:b/>
                <w:color w:val="000000" w:themeColor="text1"/>
              </w:rPr>
              <w:t xml:space="preserve"> soit </w:t>
            </w:r>
            <w:r w:rsidR="004523FF">
              <w:rPr>
                <w:b/>
                <w:color w:val="000000" w:themeColor="text1"/>
              </w:rPr>
              <w:t>26.31</w:t>
            </w:r>
            <w:r w:rsidR="00B43097" w:rsidRPr="00A36245">
              <w:rPr>
                <w:b/>
                <w:color w:val="000000" w:themeColor="text1"/>
              </w:rPr>
              <w:t>%</w:t>
            </w:r>
          </w:p>
        </w:tc>
        <w:tc>
          <w:tcPr>
            <w:tcW w:w="1812" w:type="dxa"/>
            <w:shd w:val="clear" w:color="auto" w:fill="D9D9D9" w:themeFill="background1" w:themeFillShade="D9"/>
            <w:vAlign w:val="center"/>
          </w:tcPr>
          <w:p w14:paraId="5E96B1F4" w14:textId="4A35D09B" w:rsidR="00B43097" w:rsidRPr="00A36245" w:rsidRDefault="004523FF" w:rsidP="00A36245">
            <w:pPr>
              <w:spacing w:line="240" w:lineRule="auto"/>
              <w:jc w:val="center"/>
              <w:rPr>
                <w:b/>
                <w:color w:val="000000" w:themeColor="text1"/>
              </w:rPr>
            </w:pPr>
            <w:r>
              <w:rPr>
                <w:b/>
                <w:color w:val="000000" w:themeColor="text1"/>
              </w:rPr>
              <w:t>5</w:t>
            </w:r>
            <w:r w:rsidR="00B43097" w:rsidRPr="00A36245">
              <w:rPr>
                <w:b/>
                <w:color w:val="000000" w:themeColor="text1"/>
              </w:rPr>
              <w:t xml:space="preserve"> soit </w:t>
            </w:r>
            <w:r w:rsidR="00B43097">
              <w:rPr>
                <w:b/>
                <w:color w:val="000000" w:themeColor="text1"/>
              </w:rPr>
              <w:t>2</w:t>
            </w:r>
            <w:r>
              <w:rPr>
                <w:b/>
                <w:color w:val="000000" w:themeColor="text1"/>
              </w:rPr>
              <w:t>1.73</w:t>
            </w:r>
            <w:r w:rsidR="00B43097" w:rsidRPr="00A36245">
              <w:rPr>
                <w:b/>
                <w:color w:val="000000" w:themeColor="text1"/>
              </w:rPr>
              <w:t>%</w:t>
            </w:r>
          </w:p>
        </w:tc>
        <w:tc>
          <w:tcPr>
            <w:tcW w:w="1813" w:type="dxa"/>
            <w:shd w:val="clear" w:color="auto" w:fill="D9D9D9" w:themeFill="background1" w:themeFillShade="D9"/>
            <w:vAlign w:val="center"/>
          </w:tcPr>
          <w:p w14:paraId="5635D30D" w14:textId="3D05E44F" w:rsidR="00B43097" w:rsidRPr="00A36245" w:rsidRDefault="004523FF" w:rsidP="00A36245">
            <w:pPr>
              <w:spacing w:line="240" w:lineRule="auto"/>
              <w:jc w:val="center"/>
              <w:rPr>
                <w:b/>
                <w:color w:val="000000" w:themeColor="text1"/>
              </w:rPr>
            </w:pPr>
            <w:r>
              <w:rPr>
                <w:b/>
                <w:color w:val="000000" w:themeColor="text1"/>
              </w:rPr>
              <w:t>8</w:t>
            </w:r>
            <w:r w:rsidR="00B43097">
              <w:rPr>
                <w:b/>
                <w:color w:val="000000" w:themeColor="text1"/>
              </w:rPr>
              <w:t xml:space="preserve"> </w:t>
            </w:r>
            <w:r w:rsidR="00B43097" w:rsidRPr="00A36245">
              <w:rPr>
                <w:b/>
                <w:color w:val="000000" w:themeColor="text1"/>
              </w:rPr>
              <w:t xml:space="preserve">soit </w:t>
            </w:r>
            <w:r w:rsidR="003F750F">
              <w:rPr>
                <w:b/>
                <w:color w:val="000000" w:themeColor="text1"/>
              </w:rPr>
              <w:t>30</w:t>
            </w:r>
            <w:r>
              <w:rPr>
                <w:b/>
                <w:color w:val="000000" w:themeColor="text1"/>
              </w:rPr>
              <w:t>.</w:t>
            </w:r>
            <w:r w:rsidR="003F750F">
              <w:rPr>
                <w:b/>
                <w:color w:val="000000" w:themeColor="text1"/>
              </w:rPr>
              <w:t>7</w:t>
            </w:r>
            <w:r>
              <w:rPr>
                <w:b/>
                <w:color w:val="000000" w:themeColor="text1"/>
              </w:rPr>
              <w:t>6</w:t>
            </w:r>
            <w:r w:rsidR="00B43097" w:rsidRPr="00A36245">
              <w:rPr>
                <w:b/>
                <w:color w:val="000000" w:themeColor="text1"/>
              </w:rPr>
              <w:t>%</w:t>
            </w:r>
          </w:p>
        </w:tc>
        <w:tc>
          <w:tcPr>
            <w:tcW w:w="3238" w:type="dxa"/>
            <w:shd w:val="clear" w:color="auto" w:fill="D9D9D9" w:themeFill="background1" w:themeFillShade="D9"/>
            <w:vAlign w:val="center"/>
          </w:tcPr>
          <w:p w14:paraId="69EE8BC3" w14:textId="4738917E" w:rsidR="00B43097" w:rsidRPr="00A36245" w:rsidRDefault="004523FF" w:rsidP="00A36245">
            <w:pPr>
              <w:spacing w:line="240" w:lineRule="auto"/>
              <w:jc w:val="center"/>
              <w:rPr>
                <w:b/>
                <w:color w:val="000000" w:themeColor="text1"/>
              </w:rPr>
            </w:pPr>
            <w:r>
              <w:rPr>
                <w:b/>
                <w:color w:val="000000" w:themeColor="text1"/>
              </w:rPr>
              <w:t>9</w:t>
            </w:r>
            <w:r w:rsidR="00B43097" w:rsidRPr="00A36245">
              <w:rPr>
                <w:b/>
                <w:color w:val="000000" w:themeColor="text1"/>
              </w:rPr>
              <w:t xml:space="preserve"> soit </w:t>
            </w:r>
            <w:r>
              <w:rPr>
                <w:b/>
                <w:color w:val="000000" w:themeColor="text1"/>
              </w:rPr>
              <w:t>25</w:t>
            </w:r>
            <w:r w:rsidR="003F750F">
              <w:rPr>
                <w:b/>
                <w:color w:val="000000" w:themeColor="text1"/>
              </w:rPr>
              <w:t>.71</w:t>
            </w:r>
            <w:r w:rsidR="00B43097" w:rsidRPr="00A36245">
              <w:rPr>
                <w:b/>
                <w:color w:val="000000" w:themeColor="text1"/>
              </w:rPr>
              <w:t>%</w:t>
            </w:r>
          </w:p>
        </w:tc>
      </w:tr>
    </w:tbl>
    <w:p w14:paraId="00E11C1A" w14:textId="0C179ED8" w:rsidR="00B43097" w:rsidRDefault="00B43097" w:rsidP="00B43097">
      <w:pPr>
        <w:spacing w:line="240" w:lineRule="auto"/>
        <w:rPr>
          <w:b/>
          <w:color w:val="000000" w:themeColor="text1"/>
          <w:szCs w:val="24"/>
        </w:rPr>
      </w:pPr>
    </w:p>
    <w:p w14:paraId="7D05E9AE" w14:textId="620EF320" w:rsidR="00B43097" w:rsidRDefault="00D33985" w:rsidP="00B43097">
      <w:pPr>
        <w:spacing w:line="240" w:lineRule="auto"/>
        <w:rPr>
          <w:b/>
          <w:color w:val="000000" w:themeColor="text1"/>
          <w:szCs w:val="24"/>
        </w:rPr>
      </w:pPr>
      <w:r>
        <w:rPr>
          <w:b/>
          <w:color w:val="000000" w:themeColor="text1"/>
          <w:szCs w:val="24"/>
        </w:rPr>
        <w:t xml:space="preserve"> </w:t>
      </w:r>
    </w:p>
    <w:p w14:paraId="4CB79A2B" w14:textId="77777777" w:rsidR="004F2064" w:rsidRPr="00A36245" w:rsidRDefault="004F2064" w:rsidP="00B43097">
      <w:pPr>
        <w:spacing w:line="240" w:lineRule="auto"/>
        <w:rPr>
          <w:b/>
          <w:color w:val="000000" w:themeColor="text1"/>
          <w:szCs w:val="24"/>
        </w:rPr>
      </w:pPr>
    </w:p>
    <w:p w14:paraId="56FFC332" w14:textId="77777777" w:rsidR="00B43097" w:rsidRPr="00A36245" w:rsidRDefault="00B43097" w:rsidP="00B43097">
      <w:pPr>
        <w:pStyle w:val="Paragraphedeliste"/>
        <w:numPr>
          <w:ilvl w:val="3"/>
          <w:numId w:val="3"/>
        </w:numPr>
        <w:spacing w:line="240" w:lineRule="auto"/>
        <w:ind w:left="284" w:hanging="284"/>
        <w:jc w:val="left"/>
        <w:rPr>
          <w:b/>
          <w:color w:val="000000" w:themeColor="text1"/>
          <w:szCs w:val="24"/>
        </w:rPr>
      </w:pPr>
      <w:r w:rsidRPr="00A36245">
        <w:rPr>
          <w:b/>
          <w:color w:val="000000" w:themeColor="text1"/>
          <w:szCs w:val="24"/>
        </w:rPr>
        <w:lastRenderedPageBreak/>
        <w:t>Réussite académique</w:t>
      </w:r>
    </w:p>
    <w:p w14:paraId="2CF04662" w14:textId="77777777" w:rsidR="00B43097" w:rsidRPr="00A36245" w:rsidRDefault="00B43097" w:rsidP="00B43097">
      <w:pPr>
        <w:spacing w:line="240" w:lineRule="auto"/>
        <w:rPr>
          <w:b/>
          <w:bCs/>
          <w:i/>
          <w:iCs/>
          <w:color w:val="000000" w:themeColor="text1"/>
          <w:sz w:val="14"/>
        </w:rPr>
      </w:pPr>
    </w:p>
    <w:p w14:paraId="6F650BC2" w14:textId="0EB93AE8" w:rsidR="00B43097" w:rsidRPr="006B0396" w:rsidRDefault="00B43097" w:rsidP="006B0396">
      <w:pPr>
        <w:pStyle w:val="Paragraphedeliste"/>
        <w:numPr>
          <w:ilvl w:val="0"/>
          <w:numId w:val="2"/>
        </w:numPr>
        <w:spacing w:line="240" w:lineRule="auto"/>
        <w:jc w:val="left"/>
        <w:rPr>
          <w:b/>
          <w:bCs/>
          <w:color w:val="000000" w:themeColor="text1"/>
          <w:szCs w:val="24"/>
        </w:rPr>
      </w:pPr>
      <w:r w:rsidRPr="00A36245">
        <w:rPr>
          <w:b/>
          <w:bCs/>
          <w:color w:val="000000" w:themeColor="text1"/>
          <w:szCs w:val="24"/>
        </w:rPr>
        <w:t>Etudiants en formation initiale</w:t>
      </w:r>
    </w:p>
    <w:tbl>
      <w:tblPr>
        <w:tblStyle w:val="Grilledutableau"/>
        <w:tblW w:w="0" w:type="auto"/>
        <w:tblLook w:val="04A0" w:firstRow="1" w:lastRow="0" w:firstColumn="1" w:lastColumn="0" w:noHBand="0" w:noVBand="1"/>
      </w:tblPr>
      <w:tblGrid>
        <w:gridCol w:w="2404"/>
        <w:gridCol w:w="1559"/>
        <w:gridCol w:w="1701"/>
        <w:gridCol w:w="1701"/>
        <w:gridCol w:w="1696"/>
      </w:tblGrid>
      <w:tr w:rsidR="00B43097" w:rsidRPr="007A4AFC" w14:paraId="63516D94" w14:textId="77777777" w:rsidTr="00A36245">
        <w:tc>
          <w:tcPr>
            <w:tcW w:w="2404" w:type="dxa"/>
          </w:tcPr>
          <w:p w14:paraId="1280F728" w14:textId="77777777" w:rsidR="00B43097" w:rsidRPr="00A36245" w:rsidRDefault="00B43097" w:rsidP="00A36245">
            <w:pPr>
              <w:spacing w:line="240" w:lineRule="auto"/>
              <w:rPr>
                <w:b/>
                <w:color w:val="000000" w:themeColor="text1"/>
              </w:rPr>
            </w:pPr>
            <w:r w:rsidRPr="00A36245">
              <w:rPr>
                <w:b/>
                <w:color w:val="000000" w:themeColor="text1"/>
              </w:rPr>
              <w:t>Année universitaire</w:t>
            </w:r>
          </w:p>
        </w:tc>
        <w:tc>
          <w:tcPr>
            <w:tcW w:w="1559" w:type="dxa"/>
          </w:tcPr>
          <w:p w14:paraId="78967FBC" w14:textId="0B2397D6" w:rsidR="00B43097" w:rsidRPr="00A36245" w:rsidRDefault="00B43097" w:rsidP="00A36245">
            <w:pPr>
              <w:spacing w:line="240" w:lineRule="auto"/>
              <w:jc w:val="center"/>
              <w:rPr>
                <w:b/>
                <w:color w:val="000000" w:themeColor="text1"/>
              </w:rPr>
            </w:pPr>
            <w:r w:rsidRPr="00A36245">
              <w:rPr>
                <w:b/>
                <w:color w:val="000000" w:themeColor="text1"/>
              </w:rPr>
              <w:t>201</w:t>
            </w:r>
            <w:r w:rsidR="004523FF">
              <w:rPr>
                <w:b/>
                <w:color w:val="000000" w:themeColor="text1"/>
              </w:rPr>
              <w:t>9</w:t>
            </w:r>
            <w:r w:rsidRPr="00A36245">
              <w:rPr>
                <w:b/>
                <w:color w:val="000000" w:themeColor="text1"/>
              </w:rPr>
              <w:t>-20</w:t>
            </w:r>
            <w:r w:rsidR="004523FF">
              <w:rPr>
                <w:b/>
                <w:color w:val="000000" w:themeColor="text1"/>
              </w:rPr>
              <w:t>20</w:t>
            </w:r>
          </w:p>
        </w:tc>
        <w:tc>
          <w:tcPr>
            <w:tcW w:w="1701" w:type="dxa"/>
          </w:tcPr>
          <w:p w14:paraId="40AF5711" w14:textId="4C124276" w:rsidR="00B43097" w:rsidRPr="00A36245" w:rsidRDefault="00B43097" w:rsidP="00A36245">
            <w:pPr>
              <w:spacing w:line="240" w:lineRule="auto"/>
              <w:jc w:val="center"/>
              <w:rPr>
                <w:b/>
                <w:color w:val="000000" w:themeColor="text1"/>
              </w:rPr>
            </w:pPr>
            <w:r w:rsidRPr="00A36245">
              <w:rPr>
                <w:b/>
                <w:color w:val="000000" w:themeColor="text1"/>
              </w:rPr>
              <w:t>20</w:t>
            </w:r>
            <w:r w:rsidR="004523FF">
              <w:rPr>
                <w:b/>
                <w:color w:val="000000" w:themeColor="text1"/>
              </w:rPr>
              <w:t>20</w:t>
            </w:r>
            <w:r w:rsidRPr="00A36245">
              <w:rPr>
                <w:b/>
                <w:color w:val="000000" w:themeColor="text1"/>
              </w:rPr>
              <w:t>-202</w:t>
            </w:r>
            <w:r w:rsidR="004523FF">
              <w:rPr>
                <w:b/>
                <w:color w:val="000000" w:themeColor="text1"/>
              </w:rPr>
              <w:t>1</w:t>
            </w:r>
          </w:p>
        </w:tc>
        <w:tc>
          <w:tcPr>
            <w:tcW w:w="1701" w:type="dxa"/>
          </w:tcPr>
          <w:p w14:paraId="21AC061D" w14:textId="44621631" w:rsidR="00B43097" w:rsidRPr="00A36245" w:rsidRDefault="00B43097" w:rsidP="00A36245">
            <w:pPr>
              <w:spacing w:line="240" w:lineRule="auto"/>
              <w:jc w:val="center"/>
              <w:rPr>
                <w:b/>
                <w:color w:val="000000" w:themeColor="text1"/>
              </w:rPr>
            </w:pPr>
            <w:r w:rsidRPr="00A36245">
              <w:rPr>
                <w:b/>
                <w:color w:val="000000" w:themeColor="text1"/>
              </w:rPr>
              <w:t>202</w:t>
            </w:r>
            <w:r w:rsidR="004523FF">
              <w:rPr>
                <w:b/>
                <w:color w:val="000000" w:themeColor="text1"/>
              </w:rPr>
              <w:t>1</w:t>
            </w:r>
            <w:r w:rsidRPr="00A36245">
              <w:rPr>
                <w:b/>
                <w:color w:val="000000" w:themeColor="text1"/>
              </w:rPr>
              <w:t>-202</w:t>
            </w:r>
            <w:r w:rsidR="004523FF">
              <w:rPr>
                <w:b/>
                <w:color w:val="000000" w:themeColor="text1"/>
              </w:rPr>
              <w:t>2</w:t>
            </w:r>
          </w:p>
        </w:tc>
        <w:tc>
          <w:tcPr>
            <w:tcW w:w="1696" w:type="dxa"/>
          </w:tcPr>
          <w:p w14:paraId="5F733F54" w14:textId="476DBB97" w:rsidR="00B43097" w:rsidRPr="00A36245" w:rsidRDefault="00B43097" w:rsidP="00A36245">
            <w:pPr>
              <w:spacing w:line="240" w:lineRule="auto"/>
              <w:jc w:val="center"/>
              <w:rPr>
                <w:b/>
                <w:color w:val="000000" w:themeColor="text1"/>
              </w:rPr>
            </w:pPr>
            <w:r w:rsidRPr="00A36245">
              <w:rPr>
                <w:b/>
                <w:color w:val="000000" w:themeColor="text1"/>
              </w:rPr>
              <w:t>202</w:t>
            </w:r>
            <w:r w:rsidR="004523FF">
              <w:rPr>
                <w:b/>
                <w:color w:val="000000" w:themeColor="text1"/>
              </w:rPr>
              <w:t>2</w:t>
            </w:r>
            <w:r w:rsidRPr="00A36245">
              <w:rPr>
                <w:b/>
                <w:color w:val="000000" w:themeColor="text1"/>
              </w:rPr>
              <w:t>-202</w:t>
            </w:r>
            <w:r w:rsidR="004523FF">
              <w:rPr>
                <w:b/>
                <w:color w:val="000000" w:themeColor="text1"/>
              </w:rPr>
              <w:t>3</w:t>
            </w:r>
          </w:p>
        </w:tc>
      </w:tr>
      <w:tr w:rsidR="004F2064" w:rsidRPr="007A4AFC" w14:paraId="0B23D232" w14:textId="77777777" w:rsidTr="006B0396">
        <w:tc>
          <w:tcPr>
            <w:tcW w:w="2404" w:type="dxa"/>
          </w:tcPr>
          <w:p w14:paraId="45E5AE77" w14:textId="77777777" w:rsidR="004F2064" w:rsidRPr="00A36245" w:rsidRDefault="004F2064" w:rsidP="004F2064">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p>
        </w:tc>
        <w:tc>
          <w:tcPr>
            <w:tcW w:w="1559" w:type="dxa"/>
            <w:vAlign w:val="center"/>
          </w:tcPr>
          <w:p w14:paraId="1762F40F" w14:textId="22CDC8BF" w:rsidR="004F2064" w:rsidRPr="00A36245" w:rsidRDefault="004F2064" w:rsidP="004F2064">
            <w:pPr>
              <w:spacing w:line="240" w:lineRule="auto"/>
              <w:jc w:val="center"/>
              <w:rPr>
                <w:color w:val="000000" w:themeColor="text1"/>
              </w:rPr>
            </w:pPr>
            <w:r>
              <w:rPr>
                <w:color w:val="000000" w:themeColor="text1"/>
              </w:rPr>
              <w:t>6 soit 100%</w:t>
            </w:r>
          </w:p>
        </w:tc>
        <w:tc>
          <w:tcPr>
            <w:tcW w:w="1701" w:type="dxa"/>
            <w:vAlign w:val="center"/>
          </w:tcPr>
          <w:p w14:paraId="4A399B58" w14:textId="0909FFCC" w:rsidR="004F2064" w:rsidRPr="00A36245" w:rsidRDefault="003F750F" w:rsidP="004F2064">
            <w:pPr>
              <w:spacing w:line="240" w:lineRule="auto"/>
              <w:jc w:val="center"/>
              <w:rPr>
                <w:color w:val="000000" w:themeColor="text1"/>
              </w:rPr>
            </w:pPr>
            <w:r>
              <w:rPr>
                <w:color w:val="000000" w:themeColor="text1"/>
              </w:rPr>
              <w:t>7</w:t>
            </w:r>
            <w:r w:rsidR="004F2064">
              <w:rPr>
                <w:color w:val="000000" w:themeColor="text1"/>
              </w:rPr>
              <w:t xml:space="preserve"> soit 100%</w:t>
            </w:r>
          </w:p>
        </w:tc>
        <w:tc>
          <w:tcPr>
            <w:tcW w:w="1701" w:type="dxa"/>
            <w:vAlign w:val="center"/>
          </w:tcPr>
          <w:p w14:paraId="1F096C24" w14:textId="10870B2F" w:rsidR="004F2064" w:rsidRPr="00A36245" w:rsidRDefault="004F2064" w:rsidP="004F2064">
            <w:pPr>
              <w:spacing w:line="240" w:lineRule="auto"/>
              <w:jc w:val="center"/>
              <w:rPr>
                <w:color w:val="000000" w:themeColor="text1"/>
              </w:rPr>
            </w:pPr>
            <w:r>
              <w:rPr>
                <w:color w:val="000000" w:themeColor="text1"/>
              </w:rPr>
              <w:t>14 soit 100%</w:t>
            </w:r>
          </w:p>
        </w:tc>
        <w:tc>
          <w:tcPr>
            <w:tcW w:w="1696" w:type="dxa"/>
            <w:vAlign w:val="center"/>
          </w:tcPr>
          <w:p w14:paraId="47866D81" w14:textId="7FB79A1C" w:rsidR="004F2064" w:rsidRPr="00A36245" w:rsidRDefault="004F2064" w:rsidP="004F2064">
            <w:pPr>
              <w:spacing w:line="240" w:lineRule="auto"/>
              <w:jc w:val="center"/>
              <w:rPr>
                <w:color w:val="000000" w:themeColor="text1"/>
              </w:rPr>
            </w:pPr>
            <w:r>
              <w:rPr>
                <w:color w:val="000000" w:themeColor="text1"/>
              </w:rPr>
              <w:t>15 soit 100%</w:t>
            </w:r>
          </w:p>
        </w:tc>
      </w:tr>
      <w:tr w:rsidR="004F2064" w:rsidRPr="007A4AFC" w14:paraId="57BD2EB9" w14:textId="77777777" w:rsidTr="006B0396">
        <w:tc>
          <w:tcPr>
            <w:tcW w:w="2404" w:type="dxa"/>
          </w:tcPr>
          <w:p w14:paraId="784383F4" w14:textId="77777777" w:rsidR="004F2064" w:rsidRPr="009278B7" w:rsidRDefault="004F2064" w:rsidP="004F2064">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p>
        </w:tc>
        <w:tc>
          <w:tcPr>
            <w:tcW w:w="1559" w:type="dxa"/>
            <w:vAlign w:val="center"/>
          </w:tcPr>
          <w:p w14:paraId="512A25E5" w14:textId="424E6D44" w:rsidR="004F2064" w:rsidRDefault="004F2064" w:rsidP="004F2064">
            <w:pPr>
              <w:spacing w:line="240" w:lineRule="auto"/>
              <w:jc w:val="center"/>
              <w:rPr>
                <w:color w:val="000000" w:themeColor="text1"/>
              </w:rPr>
            </w:pPr>
            <w:r>
              <w:rPr>
                <w:color w:val="000000" w:themeColor="text1"/>
              </w:rPr>
              <w:t>10 soit 100%</w:t>
            </w:r>
          </w:p>
        </w:tc>
        <w:tc>
          <w:tcPr>
            <w:tcW w:w="1701" w:type="dxa"/>
            <w:vAlign w:val="center"/>
          </w:tcPr>
          <w:p w14:paraId="58FC9E94" w14:textId="00C490D8" w:rsidR="004F2064" w:rsidRPr="009278B7" w:rsidRDefault="004F2064" w:rsidP="004F2064">
            <w:pPr>
              <w:spacing w:line="240" w:lineRule="auto"/>
              <w:jc w:val="center"/>
              <w:rPr>
                <w:color w:val="000000" w:themeColor="text1"/>
              </w:rPr>
            </w:pPr>
            <w:r>
              <w:rPr>
                <w:color w:val="000000" w:themeColor="text1"/>
              </w:rPr>
              <w:t>6 soit 100%</w:t>
            </w:r>
          </w:p>
        </w:tc>
        <w:tc>
          <w:tcPr>
            <w:tcW w:w="1701" w:type="dxa"/>
            <w:vAlign w:val="center"/>
          </w:tcPr>
          <w:p w14:paraId="6E5C6C2E" w14:textId="04A4E3BF" w:rsidR="004F2064" w:rsidRPr="009278B7" w:rsidRDefault="003F750F" w:rsidP="004F2064">
            <w:pPr>
              <w:spacing w:line="240" w:lineRule="auto"/>
              <w:jc w:val="center"/>
              <w:rPr>
                <w:color w:val="000000" w:themeColor="text1"/>
              </w:rPr>
            </w:pPr>
            <w:r>
              <w:rPr>
                <w:color w:val="000000" w:themeColor="text1"/>
              </w:rPr>
              <w:t>6</w:t>
            </w:r>
            <w:r w:rsidR="004F2064">
              <w:rPr>
                <w:color w:val="000000" w:themeColor="text1"/>
              </w:rPr>
              <w:t xml:space="preserve"> soit 100%</w:t>
            </w:r>
          </w:p>
        </w:tc>
        <w:tc>
          <w:tcPr>
            <w:tcW w:w="1696" w:type="dxa"/>
            <w:vAlign w:val="center"/>
          </w:tcPr>
          <w:p w14:paraId="6AAF076F" w14:textId="340C865E" w:rsidR="004F2064" w:rsidRPr="009278B7" w:rsidRDefault="004F2064" w:rsidP="004F2064">
            <w:pPr>
              <w:spacing w:line="240" w:lineRule="auto"/>
              <w:jc w:val="center"/>
              <w:rPr>
                <w:color w:val="000000" w:themeColor="text1"/>
              </w:rPr>
            </w:pPr>
            <w:r>
              <w:rPr>
                <w:color w:val="000000" w:themeColor="text1"/>
              </w:rPr>
              <w:t>14 soit 100%</w:t>
            </w:r>
          </w:p>
        </w:tc>
      </w:tr>
      <w:tr w:rsidR="00B43097" w:rsidRPr="007A4AFC" w14:paraId="5EB92CE6" w14:textId="77777777" w:rsidTr="00A36245">
        <w:tc>
          <w:tcPr>
            <w:tcW w:w="2404" w:type="dxa"/>
          </w:tcPr>
          <w:p w14:paraId="0FB663A6"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p>
        </w:tc>
        <w:tc>
          <w:tcPr>
            <w:tcW w:w="1559" w:type="dxa"/>
            <w:vAlign w:val="center"/>
          </w:tcPr>
          <w:p w14:paraId="6319951E" w14:textId="4DA67243" w:rsidR="00B43097" w:rsidRPr="00A36245" w:rsidRDefault="004F2064" w:rsidP="00A36245">
            <w:pPr>
              <w:spacing w:line="240" w:lineRule="auto"/>
              <w:jc w:val="center"/>
              <w:rPr>
                <w:color w:val="000000" w:themeColor="text1"/>
              </w:rPr>
            </w:pPr>
            <w:r>
              <w:rPr>
                <w:color w:val="000000" w:themeColor="text1"/>
              </w:rPr>
              <w:t>0</w:t>
            </w:r>
            <w:r w:rsidR="00B43097" w:rsidRPr="00A36245">
              <w:rPr>
                <w:color w:val="000000" w:themeColor="text1"/>
              </w:rPr>
              <w:t xml:space="preserve"> soit </w:t>
            </w:r>
            <w:r>
              <w:rPr>
                <w:color w:val="000000" w:themeColor="text1"/>
              </w:rPr>
              <w:t>0</w:t>
            </w:r>
            <w:r w:rsidR="00B43097" w:rsidRPr="00A36245">
              <w:rPr>
                <w:color w:val="000000" w:themeColor="text1"/>
              </w:rPr>
              <w:t>%</w:t>
            </w:r>
          </w:p>
        </w:tc>
        <w:tc>
          <w:tcPr>
            <w:tcW w:w="1701" w:type="dxa"/>
            <w:vAlign w:val="center"/>
          </w:tcPr>
          <w:p w14:paraId="677A9A7B"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658540D1"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vAlign w:val="center"/>
          </w:tcPr>
          <w:p w14:paraId="44146D7D"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17A2BCE1" w14:textId="77777777" w:rsidTr="00A36245">
        <w:tc>
          <w:tcPr>
            <w:tcW w:w="2404" w:type="dxa"/>
          </w:tcPr>
          <w:p w14:paraId="00FC6141"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p>
        </w:tc>
        <w:tc>
          <w:tcPr>
            <w:tcW w:w="1559" w:type="dxa"/>
            <w:vAlign w:val="center"/>
          </w:tcPr>
          <w:p w14:paraId="6D2BAB17"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3F4F7F34"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67CFB7D8"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vAlign w:val="center"/>
          </w:tcPr>
          <w:p w14:paraId="26CCBE06"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7051DBE3" w14:textId="77777777" w:rsidTr="00A36245">
        <w:tc>
          <w:tcPr>
            <w:tcW w:w="2404" w:type="dxa"/>
          </w:tcPr>
          <w:p w14:paraId="5934CF44" w14:textId="77777777" w:rsidR="00B43097" w:rsidRPr="009278B7" w:rsidRDefault="00B43097" w:rsidP="00A36245">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p>
        </w:tc>
        <w:tc>
          <w:tcPr>
            <w:tcW w:w="1559" w:type="dxa"/>
            <w:vAlign w:val="center"/>
          </w:tcPr>
          <w:p w14:paraId="5A004123" w14:textId="77777777" w:rsidR="00B43097" w:rsidRPr="009278B7" w:rsidRDefault="00B43097" w:rsidP="00A36245">
            <w:pPr>
              <w:spacing w:line="240" w:lineRule="auto"/>
              <w:jc w:val="center"/>
              <w:rPr>
                <w:color w:val="000000" w:themeColor="text1"/>
              </w:rPr>
            </w:pPr>
            <w:r>
              <w:rPr>
                <w:color w:val="000000" w:themeColor="text1"/>
              </w:rPr>
              <w:t>0 soit 0%</w:t>
            </w:r>
          </w:p>
        </w:tc>
        <w:tc>
          <w:tcPr>
            <w:tcW w:w="1701" w:type="dxa"/>
            <w:vAlign w:val="center"/>
          </w:tcPr>
          <w:p w14:paraId="56CFC8F6" w14:textId="77777777" w:rsidR="00B43097" w:rsidRPr="009278B7" w:rsidRDefault="00B43097" w:rsidP="00A36245">
            <w:pPr>
              <w:spacing w:line="240" w:lineRule="auto"/>
              <w:jc w:val="center"/>
              <w:rPr>
                <w:color w:val="000000" w:themeColor="text1"/>
              </w:rPr>
            </w:pPr>
            <w:r>
              <w:rPr>
                <w:color w:val="000000" w:themeColor="text1"/>
              </w:rPr>
              <w:t>0 soit 0%</w:t>
            </w:r>
          </w:p>
        </w:tc>
        <w:tc>
          <w:tcPr>
            <w:tcW w:w="1701" w:type="dxa"/>
            <w:vAlign w:val="center"/>
          </w:tcPr>
          <w:p w14:paraId="7C5D58C2" w14:textId="77777777" w:rsidR="00B43097" w:rsidRPr="009278B7" w:rsidRDefault="00B43097" w:rsidP="00A36245">
            <w:pPr>
              <w:spacing w:line="240" w:lineRule="auto"/>
              <w:jc w:val="center"/>
              <w:rPr>
                <w:color w:val="000000" w:themeColor="text1"/>
              </w:rPr>
            </w:pPr>
            <w:r>
              <w:rPr>
                <w:color w:val="000000" w:themeColor="text1"/>
              </w:rPr>
              <w:t xml:space="preserve"> 0 soit 0%</w:t>
            </w:r>
          </w:p>
        </w:tc>
        <w:tc>
          <w:tcPr>
            <w:tcW w:w="1696" w:type="dxa"/>
            <w:vAlign w:val="center"/>
          </w:tcPr>
          <w:p w14:paraId="2423110D" w14:textId="77777777" w:rsidR="00B43097" w:rsidRPr="009278B7" w:rsidRDefault="00B43097" w:rsidP="00A36245">
            <w:pPr>
              <w:spacing w:line="240" w:lineRule="auto"/>
              <w:jc w:val="center"/>
              <w:rPr>
                <w:color w:val="000000" w:themeColor="text1"/>
              </w:rPr>
            </w:pPr>
            <w:r>
              <w:rPr>
                <w:color w:val="000000" w:themeColor="text1"/>
              </w:rPr>
              <w:t>0 soit 0%</w:t>
            </w:r>
          </w:p>
        </w:tc>
      </w:tr>
      <w:tr w:rsidR="004F2064" w:rsidRPr="007A4AFC" w14:paraId="2C1EACAA" w14:textId="77777777" w:rsidTr="006B0396">
        <w:tc>
          <w:tcPr>
            <w:tcW w:w="2404" w:type="dxa"/>
          </w:tcPr>
          <w:p w14:paraId="0F6D8E33" w14:textId="77777777" w:rsidR="004F2064" w:rsidRPr="00A36245" w:rsidRDefault="004F2064" w:rsidP="004F2064">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L3</w:t>
            </w:r>
          </w:p>
        </w:tc>
        <w:tc>
          <w:tcPr>
            <w:tcW w:w="1559" w:type="dxa"/>
            <w:vAlign w:val="center"/>
          </w:tcPr>
          <w:p w14:paraId="78F50261" w14:textId="2F0A9D51" w:rsidR="004F2064" w:rsidRPr="00A36245" w:rsidRDefault="004F2064" w:rsidP="004F2064">
            <w:pPr>
              <w:spacing w:line="240" w:lineRule="auto"/>
              <w:jc w:val="center"/>
              <w:rPr>
                <w:color w:val="000000" w:themeColor="text1"/>
              </w:rPr>
            </w:pPr>
            <w:r>
              <w:rPr>
                <w:color w:val="000000" w:themeColor="text1"/>
              </w:rPr>
              <w:t>3 soit 100%</w:t>
            </w:r>
          </w:p>
        </w:tc>
        <w:tc>
          <w:tcPr>
            <w:tcW w:w="1701" w:type="dxa"/>
            <w:vAlign w:val="center"/>
          </w:tcPr>
          <w:p w14:paraId="6A694ADB" w14:textId="1F106D35" w:rsidR="004F2064" w:rsidRPr="00A36245" w:rsidRDefault="004F2064" w:rsidP="004F2064">
            <w:pPr>
              <w:spacing w:line="240" w:lineRule="auto"/>
              <w:jc w:val="center"/>
              <w:rPr>
                <w:color w:val="000000" w:themeColor="text1"/>
              </w:rPr>
            </w:pPr>
            <w:r>
              <w:rPr>
                <w:color w:val="000000" w:themeColor="text1"/>
              </w:rPr>
              <w:t>10 soit 100%</w:t>
            </w:r>
          </w:p>
        </w:tc>
        <w:tc>
          <w:tcPr>
            <w:tcW w:w="1701" w:type="dxa"/>
            <w:vAlign w:val="center"/>
          </w:tcPr>
          <w:p w14:paraId="6469AB11" w14:textId="04182AF0" w:rsidR="004F2064" w:rsidRPr="00A36245" w:rsidRDefault="004F2064" w:rsidP="004F2064">
            <w:pPr>
              <w:spacing w:line="240" w:lineRule="auto"/>
              <w:jc w:val="center"/>
              <w:rPr>
                <w:color w:val="000000" w:themeColor="text1"/>
              </w:rPr>
            </w:pPr>
            <w:r>
              <w:rPr>
                <w:color w:val="000000" w:themeColor="text1"/>
              </w:rPr>
              <w:t>6 soit 100%</w:t>
            </w:r>
          </w:p>
        </w:tc>
        <w:tc>
          <w:tcPr>
            <w:tcW w:w="1696" w:type="dxa"/>
            <w:vAlign w:val="center"/>
          </w:tcPr>
          <w:p w14:paraId="44D4A083" w14:textId="71E32495" w:rsidR="004F2064" w:rsidRPr="00A36245" w:rsidRDefault="003F750F" w:rsidP="004F2064">
            <w:pPr>
              <w:spacing w:line="240" w:lineRule="auto"/>
              <w:jc w:val="center"/>
              <w:rPr>
                <w:color w:val="000000" w:themeColor="text1"/>
              </w:rPr>
            </w:pPr>
            <w:r>
              <w:rPr>
                <w:color w:val="000000" w:themeColor="text1"/>
              </w:rPr>
              <w:t>6</w:t>
            </w:r>
            <w:r w:rsidR="004F2064">
              <w:rPr>
                <w:color w:val="000000" w:themeColor="text1"/>
              </w:rPr>
              <w:t xml:space="preserve"> soit 100%</w:t>
            </w:r>
          </w:p>
        </w:tc>
      </w:tr>
      <w:tr w:rsidR="00B43097" w:rsidRPr="007A4AFC" w14:paraId="55E43983" w14:textId="77777777" w:rsidTr="00A36245">
        <w:tc>
          <w:tcPr>
            <w:tcW w:w="2404" w:type="dxa"/>
            <w:tcBorders>
              <w:bottom w:val="single" w:sz="4" w:space="0" w:color="auto"/>
            </w:tcBorders>
          </w:tcPr>
          <w:p w14:paraId="2FD2BEE4"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w:t>
            </w:r>
            <w:r>
              <w:rPr>
                <w:color w:val="000000" w:themeColor="text1"/>
              </w:rPr>
              <w:t>en L3</w:t>
            </w:r>
          </w:p>
        </w:tc>
        <w:tc>
          <w:tcPr>
            <w:tcW w:w="1559" w:type="dxa"/>
            <w:tcBorders>
              <w:bottom w:val="single" w:sz="4" w:space="0" w:color="auto"/>
            </w:tcBorders>
            <w:vAlign w:val="center"/>
          </w:tcPr>
          <w:p w14:paraId="42F1EF18"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tcBorders>
              <w:bottom w:val="single" w:sz="4" w:space="0" w:color="auto"/>
            </w:tcBorders>
            <w:vAlign w:val="center"/>
          </w:tcPr>
          <w:p w14:paraId="566E4362"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tcBorders>
              <w:bottom w:val="single" w:sz="4" w:space="0" w:color="auto"/>
            </w:tcBorders>
            <w:vAlign w:val="center"/>
          </w:tcPr>
          <w:p w14:paraId="5F1BF45F"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tcBorders>
              <w:bottom w:val="single" w:sz="4" w:space="0" w:color="auto"/>
            </w:tcBorders>
            <w:vAlign w:val="center"/>
          </w:tcPr>
          <w:p w14:paraId="4E7ABE52"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4AC209B6" w14:textId="77777777" w:rsidTr="006B0396">
        <w:tc>
          <w:tcPr>
            <w:tcW w:w="2404" w:type="dxa"/>
            <w:shd w:val="clear" w:color="auto" w:fill="D9D9D9" w:themeFill="background1" w:themeFillShade="D9"/>
          </w:tcPr>
          <w:p w14:paraId="2F7F3BBF" w14:textId="77777777" w:rsidR="00B43097" w:rsidRPr="00A36245" w:rsidRDefault="00B43097" w:rsidP="00A36245">
            <w:pPr>
              <w:spacing w:line="240" w:lineRule="auto"/>
              <w:rPr>
                <w:color w:val="000000" w:themeColor="text1"/>
              </w:rPr>
            </w:pPr>
            <w:r w:rsidRPr="00A36245">
              <w:rPr>
                <w:color w:val="000000" w:themeColor="text1"/>
              </w:rPr>
              <w:t xml:space="preserve">% de diplômés en </w:t>
            </w:r>
            <w:r>
              <w:rPr>
                <w:color w:val="000000" w:themeColor="text1"/>
              </w:rPr>
              <w:t>3</w:t>
            </w:r>
            <w:r w:rsidRPr="00A36245">
              <w:rPr>
                <w:color w:val="000000" w:themeColor="text1"/>
              </w:rPr>
              <w:t xml:space="preserve"> ans</w:t>
            </w:r>
          </w:p>
        </w:tc>
        <w:tc>
          <w:tcPr>
            <w:tcW w:w="1559" w:type="dxa"/>
            <w:shd w:val="clear" w:color="auto" w:fill="D9D9D9" w:themeFill="background1" w:themeFillShade="D9"/>
            <w:vAlign w:val="center"/>
          </w:tcPr>
          <w:p w14:paraId="3F23CA1B" w14:textId="77777777" w:rsidR="00B43097" w:rsidRPr="00A36245" w:rsidRDefault="00B43097" w:rsidP="00A36245">
            <w:pPr>
              <w:spacing w:line="240" w:lineRule="auto"/>
              <w:jc w:val="center"/>
              <w:rPr>
                <w:color w:val="000000" w:themeColor="text1"/>
              </w:rPr>
            </w:pPr>
            <w:r w:rsidRPr="00A36245">
              <w:rPr>
                <w:color w:val="000000" w:themeColor="text1"/>
              </w:rPr>
              <w:t>100%</w:t>
            </w:r>
          </w:p>
        </w:tc>
        <w:tc>
          <w:tcPr>
            <w:tcW w:w="1701" w:type="dxa"/>
            <w:shd w:val="clear" w:color="auto" w:fill="D9D9D9" w:themeFill="background1" w:themeFillShade="D9"/>
            <w:vAlign w:val="center"/>
          </w:tcPr>
          <w:p w14:paraId="5B0D3EBB" w14:textId="77777777" w:rsidR="00B43097" w:rsidRPr="00A36245" w:rsidRDefault="00B43097" w:rsidP="004F2064">
            <w:pPr>
              <w:spacing w:line="240" w:lineRule="auto"/>
              <w:jc w:val="center"/>
              <w:rPr>
                <w:color w:val="000000" w:themeColor="text1"/>
              </w:rPr>
            </w:pPr>
            <w:r w:rsidRPr="00A36245">
              <w:rPr>
                <w:color w:val="000000" w:themeColor="text1"/>
              </w:rPr>
              <w:t>100%</w:t>
            </w:r>
          </w:p>
        </w:tc>
        <w:tc>
          <w:tcPr>
            <w:tcW w:w="1701" w:type="dxa"/>
            <w:shd w:val="clear" w:color="auto" w:fill="D9D9D9" w:themeFill="background1" w:themeFillShade="D9"/>
            <w:vAlign w:val="center"/>
          </w:tcPr>
          <w:p w14:paraId="262C6C5E" w14:textId="77777777" w:rsidR="00B43097" w:rsidRPr="00A36245" w:rsidRDefault="00B43097" w:rsidP="004F2064">
            <w:pPr>
              <w:spacing w:line="240" w:lineRule="auto"/>
              <w:jc w:val="center"/>
              <w:rPr>
                <w:color w:val="000000" w:themeColor="text1"/>
              </w:rPr>
            </w:pPr>
            <w:r w:rsidRPr="00A36245">
              <w:rPr>
                <w:color w:val="000000" w:themeColor="text1"/>
              </w:rPr>
              <w:t>100%</w:t>
            </w:r>
          </w:p>
        </w:tc>
        <w:tc>
          <w:tcPr>
            <w:tcW w:w="1696" w:type="dxa"/>
            <w:shd w:val="clear" w:color="auto" w:fill="D9D9D9" w:themeFill="background1" w:themeFillShade="D9"/>
            <w:vAlign w:val="center"/>
          </w:tcPr>
          <w:p w14:paraId="11462339" w14:textId="77777777" w:rsidR="00B43097" w:rsidRPr="00A36245" w:rsidRDefault="00B43097" w:rsidP="004F2064">
            <w:pPr>
              <w:spacing w:line="240" w:lineRule="auto"/>
              <w:jc w:val="center"/>
              <w:rPr>
                <w:color w:val="000000" w:themeColor="text1"/>
              </w:rPr>
            </w:pPr>
            <w:r w:rsidRPr="00A36245">
              <w:rPr>
                <w:color w:val="000000" w:themeColor="text1"/>
              </w:rPr>
              <w:t>100%</w:t>
            </w:r>
          </w:p>
        </w:tc>
      </w:tr>
      <w:tr w:rsidR="00B43097" w:rsidRPr="007A4AFC" w14:paraId="219AD429" w14:textId="77777777" w:rsidTr="00A36245">
        <w:tc>
          <w:tcPr>
            <w:tcW w:w="2404" w:type="dxa"/>
            <w:shd w:val="clear" w:color="auto" w:fill="D9D9D9" w:themeFill="background1" w:themeFillShade="D9"/>
          </w:tcPr>
          <w:p w14:paraId="10FB7A50" w14:textId="77777777" w:rsidR="00B43097" w:rsidRPr="00A36245" w:rsidRDefault="00B43097" w:rsidP="00A36245">
            <w:pPr>
              <w:spacing w:line="240" w:lineRule="auto"/>
              <w:rPr>
                <w:color w:val="000000" w:themeColor="text1"/>
              </w:rPr>
            </w:pPr>
            <w:r w:rsidRPr="00A36245">
              <w:rPr>
                <w:color w:val="000000" w:themeColor="text1"/>
              </w:rPr>
              <w:t>% total de diplômés</w:t>
            </w:r>
          </w:p>
        </w:tc>
        <w:tc>
          <w:tcPr>
            <w:tcW w:w="1559" w:type="dxa"/>
            <w:shd w:val="clear" w:color="auto" w:fill="D9D9D9" w:themeFill="background1" w:themeFillShade="D9"/>
            <w:vAlign w:val="center"/>
          </w:tcPr>
          <w:p w14:paraId="1A9017D2" w14:textId="77777777" w:rsidR="00B43097" w:rsidRPr="00A36245" w:rsidRDefault="00B43097" w:rsidP="00A36245">
            <w:pPr>
              <w:spacing w:line="240" w:lineRule="auto"/>
              <w:jc w:val="center"/>
              <w:rPr>
                <w:color w:val="000000" w:themeColor="text1"/>
              </w:rPr>
            </w:pPr>
            <w:r w:rsidRPr="00A36245">
              <w:rPr>
                <w:color w:val="000000" w:themeColor="text1"/>
              </w:rPr>
              <w:t>100%</w:t>
            </w:r>
          </w:p>
        </w:tc>
        <w:tc>
          <w:tcPr>
            <w:tcW w:w="1701" w:type="dxa"/>
            <w:shd w:val="clear" w:color="auto" w:fill="D9D9D9" w:themeFill="background1" w:themeFillShade="D9"/>
          </w:tcPr>
          <w:p w14:paraId="24EE9514" w14:textId="77777777" w:rsidR="00B43097" w:rsidRPr="00A36245" w:rsidRDefault="00B43097" w:rsidP="00A36245">
            <w:pPr>
              <w:spacing w:line="240" w:lineRule="auto"/>
              <w:jc w:val="center"/>
              <w:rPr>
                <w:color w:val="000000" w:themeColor="text1"/>
              </w:rPr>
            </w:pPr>
            <w:r w:rsidRPr="00A36245">
              <w:rPr>
                <w:color w:val="000000" w:themeColor="text1"/>
              </w:rPr>
              <w:t>100%</w:t>
            </w:r>
          </w:p>
        </w:tc>
        <w:tc>
          <w:tcPr>
            <w:tcW w:w="1701" w:type="dxa"/>
            <w:shd w:val="clear" w:color="auto" w:fill="D9D9D9" w:themeFill="background1" w:themeFillShade="D9"/>
          </w:tcPr>
          <w:p w14:paraId="6FD9E62C" w14:textId="77777777" w:rsidR="00B43097" w:rsidRPr="00A36245" w:rsidRDefault="00B43097" w:rsidP="00A36245">
            <w:pPr>
              <w:spacing w:line="240" w:lineRule="auto"/>
              <w:jc w:val="center"/>
              <w:rPr>
                <w:color w:val="000000" w:themeColor="text1"/>
              </w:rPr>
            </w:pPr>
            <w:r w:rsidRPr="00A36245">
              <w:rPr>
                <w:color w:val="000000" w:themeColor="text1"/>
              </w:rPr>
              <w:t>100%</w:t>
            </w:r>
          </w:p>
        </w:tc>
        <w:tc>
          <w:tcPr>
            <w:tcW w:w="1696" w:type="dxa"/>
            <w:shd w:val="clear" w:color="auto" w:fill="D9D9D9" w:themeFill="background1" w:themeFillShade="D9"/>
          </w:tcPr>
          <w:p w14:paraId="156011E2" w14:textId="77777777" w:rsidR="00B43097" w:rsidRPr="00A36245" w:rsidRDefault="00B43097" w:rsidP="00A36245">
            <w:pPr>
              <w:spacing w:line="240" w:lineRule="auto"/>
              <w:jc w:val="center"/>
              <w:rPr>
                <w:color w:val="000000" w:themeColor="text1"/>
              </w:rPr>
            </w:pPr>
            <w:r w:rsidRPr="00A36245">
              <w:rPr>
                <w:color w:val="000000" w:themeColor="text1"/>
              </w:rPr>
              <w:t>100%</w:t>
            </w:r>
          </w:p>
        </w:tc>
      </w:tr>
      <w:tr w:rsidR="00B43097" w:rsidRPr="007A4AFC" w14:paraId="1904112F" w14:textId="77777777" w:rsidTr="00A36245">
        <w:tc>
          <w:tcPr>
            <w:tcW w:w="2404" w:type="dxa"/>
            <w:shd w:val="clear" w:color="auto" w:fill="D9D9D9" w:themeFill="background1" w:themeFillShade="D9"/>
          </w:tcPr>
          <w:p w14:paraId="4BC9E031" w14:textId="77777777" w:rsidR="00B43097" w:rsidRPr="00A36245" w:rsidRDefault="00B43097" w:rsidP="00A36245">
            <w:pPr>
              <w:spacing w:line="240" w:lineRule="auto"/>
              <w:rPr>
                <w:color w:val="000000" w:themeColor="text1"/>
              </w:rPr>
            </w:pPr>
            <w:r w:rsidRPr="00A36245">
              <w:rPr>
                <w:color w:val="000000" w:themeColor="text1"/>
              </w:rPr>
              <w:t>Durée moyenne en semestre d’obtention du diplôme</w:t>
            </w:r>
          </w:p>
        </w:tc>
        <w:tc>
          <w:tcPr>
            <w:tcW w:w="1559" w:type="dxa"/>
            <w:shd w:val="clear" w:color="auto" w:fill="D9D9D9" w:themeFill="background1" w:themeFillShade="D9"/>
            <w:vAlign w:val="center"/>
          </w:tcPr>
          <w:p w14:paraId="1AAA9397" w14:textId="77777777" w:rsidR="00B43097" w:rsidRPr="00A36245" w:rsidRDefault="00B43097" w:rsidP="00A36245">
            <w:pPr>
              <w:spacing w:line="240" w:lineRule="auto"/>
              <w:jc w:val="center"/>
              <w:rPr>
                <w:color w:val="000000" w:themeColor="text1"/>
              </w:rPr>
            </w:pPr>
            <w:r>
              <w:rPr>
                <w:color w:val="000000" w:themeColor="text1"/>
              </w:rPr>
              <w:t>6</w:t>
            </w:r>
          </w:p>
        </w:tc>
        <w:tc>
          <w:tcPr>
            <w:tcW w:w="1701" w:type="dxa"/>
            <w:shd w:val="clear" w:color="auto" w:fill="D9D9D9" w:themeFill="background1" w:themeFillShade="D9"/>
            <w:vAlign w:val="center"/>
          </w:tcPr>
          <w:p w14:paraId="1CECCEE4" w14:textId="77777777" w:rsidR="00B43097" w:rsidRPr="00A36245" w:rsidRDefault="00B43097" w:rsidP="00A36245">
            <w:pPr>
              <w:spacing w:line="240" w:lineRule="auto"/>
              <w:jc w:val="center"/>
              <w:rPr>
                <w:color w:val="000000" w:themeColor="text1"/>
              </w:rPr>
            </w:pPr>
            <w:r>
              <w:rPr>
                <w:color w:val="000000" w:themeColor="text1"/>
              </w:rPr>
              <w:t>6</w:t>
            </w:r>
          </w:p>
        </w:tc>
        <w:tc>
          <w:tcPr>
            <w:tcW w:w="1701" w:type="dxa"/>
            <w:shd w:val="clear" w:color="auto" w:fill="D9D9D9" w:themeFill="background1" w:themeFillShade="D9"/>
            <w:vAlign w:val="center"/>
          </w:tcPr>
          <w:p w14:paraId="43C9BBCC" w14:textId="77777777" w:rsidR="00B43097" w:rsidRPr="00A36245" w:rsidRDefault="00B43097" w:rsidP="00A36245">
            <w:pPr>
              <w:spacing w:line="240" w:lineRule="auto"/>
              <w:jc w:val="center"/>
              <w:rPr>
                <w:color w:val="000000" w:themeColor="text1"/>
              </w:rPr>
            </w:pPr>
            <w:r>
              <w:rPr>
                <w:color w:val="000000" w:themeColor="text1"/>
              </w:rPr>
              <w:t>6</w:t>
            </w:r>
          </w:p>
        </w:tc>
        <w:tc>
          <w:tcPr>
            <w:tcW w:w="1696" w:type="dxa"/>
            <w:shd w:val="clear" w:color="auto" w:fill="D9D9D9" w:themeFill="background1" w:themeFillShade="D9"/>
            <w:vAlign w:val="center"/>
          </w:tcPr>
          <w:p w14:paraId="2D365914" w14:textId="77777777" w:rsidR="00B43097" w:rsidRPr="00A36245" w:rsidRDefault="00B43097" w:rsidP="00A36245">
            <w:pPr>
              <w:spacing w:line="240" w:lineRule="auto"/>
              <w:jc w:val="center"/>
              <w:rPr>
                <w:color w:val="000000" w:themeColor="text1"/>
              </w:rPr>
            </w:pPr>
            <w:r>
              <w:rPr>
                <w:color w:val="000000" w:themeColor="text1"/>
              </w:rPr>
              <w:t>6</w:t>
            </w:r>
          </w:p>
        </w:tc>
      </w:tr>
    </w:tbl>
    <w:p w14:paraId="4C140566" w14:textId="77777777" w:rsidR="00B43097" w:rsidRPr="00A36245" w:rsidRDefault="00B43097" w:rsidP="00B43097">
      <w:pPr>
        <w:spacing w:line="240" w:lineRule="auto"/>
        <w:rPr>
          <w:color w:val="000000" w:themeColor="text1"/>
        </w:rPr>
      </w:pPr>
    </w:p>
    <w:p w14:paraId="62774BDC" w14:textId="1534E404" w:rsidR="00B43097" w:rsidRPr="006B0396" w:rsidRDefault="00B43097" w:rsidP="006B0396">
      <w:pPr>
        <w:pStyle w:val="Paragraphedeliste"/>
        <w:numPr>
          <w:ilvl w:val="0"/>
          <w:numId w:val="2"/>
        </w:numPr>
        <w:spacing w:line="240" w:lineRule="auto"/>
        <w:jc w:val="left"/>
        <w:rPr>
          <w:b/>
          <w:bCs/>
          <w:color w:val="000000" w:themeColor="text1"/>
          <w:szCs w:val="24"/>
        </w:rPr>
      </w:pPr>
      <w:r w:rsidRPr="00A36245">
        <w:rPr>
          <w:b/>
          <w:bCs/>
          <w:color w:val="000000" w:themeColor="text1"/>
          <w:szCs w:val="24"/>
        </w:rPr>
        <w:t>Etudiants en formation continue</w:t>
      </w:r>
    </w:p>
    <w:tbl>
      <w:tblPr>
        <w:tblStyle w:val="Grilledutableau"/>
        <w:tblW w:w="0" w:type="auto"/>
        <w:tblLook w:val="04A0" w:firstRow="1" w:lastRow="0" w:firstColumn="1" w:lastColumn="0" w:noHBand="0" w:noVBand="1"/>
      </w:tblPr>
      <w:tblGrid>
        <w:gridCol w:w="2546"/>
        <w:gridCol w:w="1559"/>
        <w:gridCol w:w="1701"/>
        <w:gridCol w:w="1559"/>
        <w:gridCol w:w="1696"/>
      </w:tblGrid>
      <w:tr w:rsidR="00B43097" w:rsidRPr="007A4AFC" w14:paraId="61879059" w14:textId="77777777" w:rsidTr="00A36245">
        <w:tc>
          <w:tcPr>
            <w:tcW w:w="2546" w:type="dxa"/>
          </w:tcPr>
          <w:p w14:paraId="15A61350" w14:textId="77777777" w:rsidR="00B43097" w:rsidRPr="00A36245" w:rsidRDefault="00B43097" w:rsidP="00A36245">
            <w:pPr>
              <w:spacing w:line="240" w:lineRule="auto"/>
              <w:rPr>
                <w:b/>
                <w:color w:val="000000" w:themeColor="text1"/>
              </w:rPr>
            </w:pPr>
            <w:r w:rsidRPr="00A36245">
              <w:rPr>
                <w:b/>
                <w:color w:val="000000" w:themeColor="text1"/>
              </w:rPr>
              <w:t xml:space="preserve">Année </w:t>
            </w:r>
            <w:proofErr w:type="spellStart"/>
            <w:r w:rsidRPr="00A36245">
              <w:rPr>
                <w:b/>
                <w:color w:val="000000" w:themeColor="text1"/>
              </w:rPr>
              <w:t>univ</w:t>
            </w:r>
            <w:proofErr w:type="spellEnd"/>
            <w:r w:rsidRPr="00A36245">
              <w:rPr>
                <w:b/>
                <w:color w:val="000000" w:themeColor="text1"/>
              </w:rPr>
              <w:t>.</w:t>
            </w:r>
          </w:p>
        </w:tc>
        <w:tc>
          <w:tcPr>
            <w:tcW w:w="1559" w:type="dxa"/>
          </w:tcPr>
          <w:p w14:paraId="1F3F961E" w14:textId="77777777" w:rsidR="00B43097" w:rsidRPr="00A36245" w:rsidRDefault="00B43097" w:rsidP="00A36245">
            <w:pPr>
              <w:spacing w:line="240" w:lineRule="auto"/>
              <w:jc w:val="center"/>
              <w:rPr>
                <w:b/>
                <w:color w:val="000000" w:themeColor="text1"/>
              </w:rPr>
            </w:pPr>
            <w:r w:rsidRPr="00A36245">
              <w:rPr>
                <w:b/>
                <w:color w:val="000000" w:themeColor="text1"/>
              </w:rPr>
              <w:t>2018-2019</w:t>
            </w:r>
          </w:p>
        </w:tc>
        <w:tc>
          <w:tcPr>
            <w:tcW w:w="1701" w:type="dxa"/>
          </w:tcPr>
          <w:p w14:paraId="656EBD43" w14:textId="77777777" w:rsidR="00B43097" w:rsidRPr="00A36245" w:rsidRDefault="00B43097" w:rsidP="00A36245">
            <w:pPr>
              <w:spacing w:line="240" w:lineRule="auto"/>
              <w:jc w:val="center"/>
              <w:rPr>
                <w:b/>
                <w:color w:val="000000" w:themeColor="text1"/>
              </w:rPr>
            </w:pPr>
            <w:r w:rsidRPr="00A36245">
              <w:rPr>
                <w:b/>
                <w:color w:val="000000" w:themeColor="text1"/>
              </w:rPr>
              <w:t>2019-2020</w:t>
            </w:r>
          </w:p>
        </w:tc>
        <w:tc>
          <w:tcPr>
            <w:tcW w:w="1559" w:type="dxa"/>
          </w:tcPr>
          <w:p w14:paraId="645F8E4D" w14:textId="77777777" w:rsidR="00B43097" w:rsidRPr="00A36245" w:rsidRDefault="00B43097" w:rsidP="00A36245">
            <w:pPr>
              <w:spacing w:line="240" w:lineRule="auto"/>
              <w:jc w:val="center"/>
              <w:rPr>
                <w:b/>
                <w:color w:val="000000" w:themeColor="text1"/>
              </w:rPr>
            </w:pPr>
            <w:r w:rsidRPr="00A36245">
              <w:rPr>
                <w:b/>
                <w:color w:val="000000" w:themeColor="text1"/>
              </w:rPr>
              <w:t>2020-2021</w:t>
            </w:r>
          </w:p>
        </w:tc>
        <w:tc>
          <w:tcPr>
            <w:tcW w:w="1696" w:type="dxa"/>
          </w:tcPr>
          <w:p w14:paraId="40E30D71" w14:textId="77777777" w:rsidR="00B43097" w:rsidRPr="00A36245" w:rsidRDefault="00B43097" w:rsidP="00A36245">
            <w:pPr>
              <w:spacing w:line="240" w:lineRule="auto"/>
              <w:jc w:val="center"/>
              <w:rPr>
                <w:b/>
                <w:color w:val="000000" w:themeColor="text1"/>
              </w:rPr>
            </w:pPr>
            <w:r w:rsidRPr="00A36245">
              <w:rPr>
                <w:b/>
                <w:color w:val="000000" w:themeColor="text1"/>
              </w:rPr>
              <w:t>2021-2022</w:t>
            </w:r>
          </w:p>
        </w:tc>
      </w:tr>
      <w:tr w:rsidR="003F750F" w:rsidRPr="007A4AFC" w14:paraId="2FF73F37" w14:textId="77777777" w:rsidTr="006B0396">
        <w:tc>
          <w:tcPr>
            <w:tcW w:w="2546" w:type="dxa"/>
          </w:tcPr>
          <w:p w14:paraId="28B9A08B" w14:textId="77777777" w:rsidR="003F750F" w:rsidRPr="00A36245" w:rsidRDefault="003F750F" w:rsidP="003F750F">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w:t>
            </w:r>
            <w:r>
              <w:rPr>
                <w:color w:val="000000" w:themeColor="text1"/>
              </w:rPr>
              <w:t>a L1</w:t>
            </w:r>
          </w:p>
        </w:tc>
        <w:tc>
          <w:tcPr>
            <w:tcW w:w="1559" w:type="dxa"/>
            <w:vAlign w:val="center"/>
          </w:tcPr>
          <w:p w14:paraId="7450B1C9" w14:textId="4FCB08CE" w:rsidR="003F750F" w:rsidRPr="00A36245" w:rsidRDefault="003F750F" w:rsidP="003F750F">
            <w:pPr>
              <w:spacing w:line="240" w:lineRule="auto"/>
              <w:jc w:val="center"/>
              <w:rPr>
                <w:color w:val="000000" w:themeColor="text1"/>
              </w:rPr>
            </w:pPr>
            <w:r w:rsidRPr="002F4582">
              <w:rPr>
                <w:color w:val="000000" w:themeColor="text1"/>
              </w:rPr>
              <w:t>0 soit 0%</w:t>
            </w:r>
          </w:p>
        </w:tc>
        <w:tc>
          <w:tcPr>
            <w:tcW w:w="1701" w:type="dxa"/>
            <w:vAlign w:val="center"/>
          </w:tcPr>
          <w:p w14:paraId="56C15C30" w14:textId="02C29E8F" w:rsidR="003F750F" w:rsidRPr="00A36245" w:rsidRDefault="003F750F" w:rsidP="003F750F">
            <w:pPr>
              <w:spacing w:line="240" w:lineRule="auto"/>
              <w:jc w:val="center"/>
              <w:rPr>
                <w:color w:val="000000" w:themeColor="text1"/>
              </w:rPr>
            </w:pPr>
            <w:r w:rsidRPr="002F4582">
              <w:rPr>
                <w:color w:val="000000" w:themeColor="text1"/>
              </w:rPr>
              <w:t>0 soit 0%</w:t>
            </w:r>
          </w:p>
        </w:tc>
        <w:tc>
          <w:tcPr>
            <w:tcW w:w="1559" w:type="dxa"/>
            <w:vAlign w:val="center"/>
          </w:tcPr>
          <w:p w14:paraId="52FA7421" w14:textId="1FACE273" w:rsidR="003F750F" w:rsidRPr="00A36245" w:rsidRDefault="003F750F" w:rsidP="003F750F">
            <w:pPr>
              <w:spacing w:line="240" w:lineRule="auto"/>
              <w:jc w:val="center"/>
              <w:rPr>
                <w:color w:val="000000" w:themeColor="text1"/>
              </w:rPr>
            </w:pPr>
            <w:r w:rsidRPr="002F4582">
              <w:rPr>
                <w:color w:val="000000" w:themeColor="text1"/>
              </w:rPr>
              <w:t>0 soit 0%</w:t>
            </w:r>
          </w:p>
        </w:tc>
        <w:tc>
          <w:tcPr>
            <w:tcW w:w="1696" w:type="dxa"/>
            <w:vAlign w:val="center"/>
          </w:tcPr>
          <w:p w14:paraId="6D45F5E5" w14:textId="1404C5FC" w:rsidR="003F750F" w:rsidRPr="00A36245" w:rsidRDefault="003F750F" w:rsidP="003F750F">
            <w:pPr>
              <w:spacing w:line="240" w:lineRule="auto"/>
              <w:jc w:val="center"/>
              <w:rPr>
                <w:color w:val="000000" w:themeColor="text1"/>
              </w:rPr>
            </w:pPr>
            <w:r w:rsidRPr="002F4582">
              <w:rPr>
                <w:color w:val="000000" w:themeColor="text1"/>
              </w:rPr>
              <w:t>0 soit 0%</w:t>
            </w:r>
          </w:p>
        </w:tc>
      </w:tr>
      <w:tr w:rsidR="003F750F" w:rsidRPr="007A4AFC" w14:paraId="4C0B3F79" w14:textId="77777777" w:rsidTr="006B0396">
        <w:tc>
          <w:tcPr>
            <w:tcW w:w="2546" w:type="dxa"/>
          </w:tcPr>
          <w:p w14:paraId="3B40DF8C" w14:textId="77777777" w:rsidR="003F750F" w:rsidRPr="009278B7" w:rsidRDefault="003F750F" w:rsidP="003F750F">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ayant validé l</w:t>
            </w:r>
            <w:r>
              <w:rPr>
                <w:color w:val="000000" w:themeColor="text1"/>
              </w:rPr>
              <w:t>a L2</w:t>
            </w:r>
          </w:p>
        </w:tc>
        <w:tc>
          <w:tcPr>
            <w:tcW w:w="1559" w:type="dxa"/>
            <w:vAlign w:val="center"/>
          </w:tcPr>
          <w:p w14:paraId="42CCCB09" w14:textId="7DF138C1" w:rsidR="003F750F" w:rsidRPr="009278B7" w:rsidRDefault="003F750F" w:rsidP="003F750F">
            <w:pPr>
              <w:spacing w:line="240" w:lineRule="auto"/>
              <w:jc w:val="center"/>
              <w:rPr>
                <w:color w:val="000000" w:themeColor="text1"/>
              </w:rPr>
            </w:pPr>
            <w:r w:rsidRPr="002F4582">
              <w:rPr>
                <w:color w:val="000000" w:themeColor="text1"/>
              </w:rPr>
              <w:t>0 soit 0%</w:t>
            </w:r>
          </w:p>
        </w:tc>
        <w:tc>
          <w:tcPr>
            <w:tcW w:w="1701" w:type="dxa"/>
            <w:vAlign w:val="center"/>
          </w:tcPr>
          <w:p w14:paraId="4595F58E" w14:textId="411CC672" w:rsidR="003F750F" w:rsidRDefault="003F750F" w:rsidP="003F750F">
            <w:pPr>
              <w:spacing w:line="240" w:lineRule="auto"/>
              <w:jc w:val="center"/>
              <w:rPr>
                <w:color w:val="000000" w:themeColor="text1"/>
              </w:rPr>
            </w:pPr>
            <w:r w:rsidRPr="002F4582">
              <w:rPr>
                <w:color w:val="000000" w:themeColor="text1"/>
              </w:rPr>
              <w:t>0 soit 0%</w:t>
            </w:r>
          </w:p>
        </w:tc>
        <w:tc>
          <w:tcPr>
            <w:tcW w:w="1559" w:type="dxa"/>
            <w:vAlign w:val="center"/>
          </w:tcPr>
          <w:p w14:paraId="24FA27E6" w14:textId="0888E5D6" w:rsidR="003F750F" w:rsidRDefault="003F750F" w:rsidP="003F750F">
            <w:pPr>
              <w:spacing w:line="240" w:lineRule="auto"/>
              <w:jc w:val="center"/>
              <w:rPr>
                <w:color w:val="000000" w:themeColor="text1"/>
              </w:rPr>
            </w:pPr>
            <w:r w:rsidRPr="002F4582">
              <w:rPr>
                <w:color w:val="000000" w:themeColor="text1"/>
              </w:rPr>
              <w:t>0 soit 0%</w:t>
            </w:r>
          </w:p>
        </w:tc>
        <w:tc>
          <w:tcPr>
            <w:tcW w:w="1696" w:type="dxa"/>
            <w:vAlign w:val="center"/>
          </w:tcPr>
          <w:p w14:paraId="2BD957D5" w14:textId="339B5013" w:rsidR="003F750F" w:rsidRDefault="003F750F" w:rsidP="003F750F">
            <w:pPr>
              <w:spacing w:line="240" w:lineRule="auto"/>
              <w:jc w:val="center"/>
              <w:rPr>
                <w:color w:val="000000" w:themeColor="text1"/>
              </w:rPr>
            </w:pPr>
            <w:r w:rsidRPr="002F4582">
              <w:rPr>
                <w:color w:val="000000" w:themeColor="text1"/>
              </w:rPr>
              <w:t>0 soit 0%</w:t>
            </w:r>
          </w:p>
        </w:tc>
      </w:tr>
      <w:tr w:rsidR="00B43097" w:rsidRPr="007A4AFC" w14:paraId="59C90138" w14:textId="77777777" w:rsidTr="00A36245">
        <w:tc>
          <w:tcPr>
            <w:tcW w:w="2546" w:type="dxa"/>
          </w:tcPr>
          <w:p w14:paraId="668EEE87"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admis en </w:t>
            </w:r>
            <w:r>
              <w:rPr>
                <w:color w:val="000000" w:themeColor="text1"/>
              </w:rPr>
              <w:t>L3</w:t>
            </w:r>
            <w:r w:rsidRPr="00A36245">
              <w:rPr>
                <w:color w:val="000000" w:themeColor="text1"/>
              </w:rPr>
              <w:t xml:space="preserve"> avec dettes</w:t>
            </w:r>
          </w:p>
        </w:tc>
        <w:tc>
          <w:tcPr>
            <w:tcW w:w="1559" w:type="dxa"/>
            <w:vAlign w:val="center"/>
          </w:tcPr>
          <w:p w14:paraId="1461AEA0"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0274F417"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559" w:type="dxa"/>
            <w:vAlign w:val="center"/>
          </w:tcPr>
          <w:p w14:paraId="5BC4C02A"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vAlign w:val="center"/>
          </w:tcPr>
          <w:p w14:paraId="260CF2BD"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78390EE0" w14:textId="77777777" w:rsidTr="00A36245">
        <w:tc>
          <w:tcPr>
            <w:tcW w:w="2546" w:type="dxa"/>
          </w:tcPr>
          <w:p w14:paraId="0F40A2E7"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L1</w:t>
            </w:r>
          </w:p>
        </w:tc>
        <w:tc>
          <w:tcPr>
            <w:tcW w:w="1559" w:type="dxa"/>
            <w:vAlign w:val="center"/>
          </w:tcPr>
          <w:p w14:paraId="3DB63E6D"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vAlign w:val="center"/>
          </w:tcPr>
          <w:p w14:paraId="1385B284"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559" w:type="dxa"/>
            <w:vAlign w:val="center"/>
          </w:tcPr>
          <w:p w14:paraId="0B1E4068"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vAlign w:val="center"/>
          </w:tcPr>
          <w:p w14:paraId="22999014"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B43097" w:rsidRPr="007A4AFC" w14:paraId="737925C4" w14:textId="77777777" w:rsidTr="00A36245">
        <w:tc>
          <w:tcPr>
            <w:tcW w:w="2546" w:type="dxa"/>
          </w:tcPr>
          <w:p w14:paraId="3FFCAFBF" w14:textId="77777777" w:rsidR="00B43097" w:rsidRPr="009278B7" w:rsidRDefault="00B43097" w:rsidP="00A36245">
            <w:pPr>
              <w:spacing w:line="240" w:lineRule="auto"/>
              <w:rPr>
                <w:color w:val="000000" w:themeColor="text1"/>
              </w:rPr>
            </w:pPr>
            <w:r w:rsidRPr="007A1891">
              <w:rPr>
                <w:color w:val="000000" w:themeColor="text1"/>
              </w:rPr>
              <w:t xml:space="preserve">Nbr. </w:t>
            </w:r>
            <w:proofErr w:type="gramStart"/>
            <w:r w:rsidRPr="007A1891">
              <w:rPr>
                <w:color w:val="000000" w:themeColor="text1"/>
              </w:rPr>
              <w:t>et</w:t>
            </w:r>
            <w:proofErr w:type="gramEnd"/>
            <w:r w:rsidRPr="007A1891">
              <w:rPr>
                <w:color w:val="000000" w:themeColor="text1"/>
              </w:rPr>
              <w:t xml:space="preserve"> % d’étudiants ajournés en </w:t>
            </w:r>
            <w:r>
              <w:rPr>
                <w:color w:val="000000" w:themeColor="text1"/>
              </w:rPr>
              <w:t>L2</w:t>
            </w:r>
          </w:p>
        </w:tc>
        <w:tc>
          <w:tcPr>
            <w:tcW w:w="1559" w:type="dxa"/>
            <w:vAlign w:val="center"/>
          </w:tcPr>
          <w:p w14:paraId="5BEEFC57" w14:textId="77777777" w:rsidR="00B43097" w:rsidRPr="009278B7" w:rsidRDefault="00B43097" w:rsidP="00A36245">
            <w:pPr>
              <w:spacing w:line="240" w:lineRule="auto"/>
              <w:jc w:val="center"/>
              <w:rPr>
                <w:color w:val="000000" w:themeColor="text1"/>
              </w:rPr>
            </w:pPr>
            <w:r>
              <w:rPr>
                <w:color w:val="000000" w:themeColor="text1"/>
              </w:rPr>
              <w:t>0 soit %</w:t>
            </w:r>
          </w:p>
        </w:tc>
        <w:tc>
          <w:tcPr>
            <w:tcW w:w="1701" w:type="dxa"/>
            <w:vAlign w:val="center"/>
          </w:tcPr>
          <w:p w14:paraId="7A537A28" w14:textId="77777777" w:rsidR="00B43097" w:rsidRPr="009278B7" w:rsidRDefault="00B43097" w:rsidP="00A36245">
            <w:pPr>
              <w:spacing w:line="240" w:lineRule="auto"/>
              <w:jc w:val="center"/>
              <w:rPr>
                <w:color w:val="000000" w:themeColor="text1"/>
              </w:rPr>
            </w:pPr>
            <w:r>
              <w:rPr>
                <w:color w:val="000000" w:themeColor="text1"/>
              </w:rPr>
              <w:t>0 soit 0%</w:t>
            </w:r>
          </w:p>
        </w:tc>
        <w:tc>
          <w:tcPr>
            <w:tcW w:w="1559" w:type="dxa"/>
            <w:vAlign w:val="center"/>
          </w:tcPr>
          <w:p w14:paraId="6F824797" w14:textId="77777777" w:rsidR="00B43097" w:rsidRPr="009278B7" w:rsidRDefault="00B43097" w:rsidP="00A36245">
            <w:pPr>
              <w:spacing w:line="240" w:lineRule="auto"/>
              <w:jc w:val="center"/>
              <w:rPr>
                <w:color w:val="000000" w:themeColor="text1"/>
              </w:rPr>
            </w:pPr>
            <w:r>
              <w:rPr>
                <w:color w:val="000000" w:themeColor="text1"/>
              </w:rPr>
              <w:t>0 soit 0%</w:t>
            </w:r>
          </w:p>
        </w:tc>
        <w:tc>
          <w:tcPr>
            <w:tcW w:w="1696" w:type="dxa"/>
            <w:vAlign w:val="center"/>
          </w:tcPr>
          <w:p w14:paraId="74015DD2" w14:textId="77777777" w:rsidR="00B43097" w:rsidRPr="009278B7" w:rsidRDefault="00B43097" w:rsidP="00A36245">
            <w:pPr>
              <w:spacing w:line="240" w:lineRule="auto"/>
              <w:jc w:val="center"/>
              <w:rPr>
                <w:color w:val="000000" w:themeColor="text1"/>
              </w:rPr>
            </w:pPr>
            <w:r>
              <w:rPr>
                <w:color w:val="000000" w:themeColor="text1"/>
              </w:rPr>
              <w:t>0 soit %</w:t>
            </w:r>
          </w:p>
        </w:tc>
      </w:tr>
      <w:tr w:rsidR="003F750F" w:rsidRPr="007A4AFC" w14:paraId="51602EAD" w14:textId="77777777" w:rsidTr="006B0396">
        <w:tc>
          <w:tcPr>
            <w:tcW w:w="2546" w:type="dxa"/>
          </w:tcPr>
          <w:p w14:paraId="09AAC060" w14:textId="77777777" w:rsidR="003F750F" w:rsidRPr="00A36245" w:rsidRDefault="003F750F" w:rsidP="003F750F">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ayant validé le </w:t>
            </w:r>
            <w:r>
              <w:rPr>
                <w:color w:val="000000" w:themeColor="text1"/>
              </w:rPr>
              <w:t>L3</w:t>
            </w:r>
          </w:p>
        </w:tc>
        <w:tc>
          <w:tcPr>
            <w:tcW w:w="1559" w:type="dxa"/>
            <w:vAlign w:val="center"/>
          </w:tcPr>
          <w:p w14:paraId="76A2D333" w14:textId="78CAEF65" w:rsidR="003F750F" w:rsidRPr="00A36245" w:rsidRDefault="003F750F" w:rsidP="003F750F">
            <w:pPr>
              <w:spacing w:line="240" w:lineRule="auto"/>
              <w:jc w:val="center"/>
              <w:rPr>
                <w:color w:val="000000" w:themeColor="text1"/>
              </w:rPr>
            </w:pPr>
            <w:r w:rsidRPr="006D6BDA">
              <w:rPr>
                <w:color w:val="000000" w:themeColor="text1"/>
              </w:rPr>
              <w:t>0 soit 0%</w:t>
            </w:r>
          </w:p>
        </w:tc>
        <w:tc>
          <w:tcPr>
            <w:tcW w:w="1701" w:type="dxa"/>
            <w:vAlign w:val="center"/>
          </w:tcPr>
          <w:p w14:paraId="5F8D51CC" w14:textId="1B5BEE07" w:rsidR="003F750F" w:rsidRPr="00A36245" w:rsidRDefault="003F750F" w:rsidP="003F750F">
            <w:pPr>
              <w:spacing w:line="240" w:lineRule="auto"/>
              <w:jc w:val="center"/>
              <w:rPr>
                <w:color w:val="000000" w:themeColor="text1"/>
              </w:rPr>
            </w:pPr>
            <w:r w:rsidRPr="006D6BDA">
              <w:rPr>
                <w:color w:val="000000" w:themeColor="text1"/>
              </w:rPr>
              <w:t>0 soit 0%</w:t>
            </w:r>
          </w:p>
        </w:tc>
        <w:tc>
          <w:tcPr>
            <w:tcW w:w="1559" w:type="dxa"/>
            <w:vAlign w:val="center"/>
          </w:tcPr>
          <w:p w14:paraId="4B87EC21" w14:textId="2724E314" w:rsidR="003F750F" w:rsidRPr="00A36245" w:rsidRDefault="003F750F" w:rsidP="003F750F">
            <w:pPr>
              <w:spacing w:line="240" w:lineRule="auto"/>
              <w:jc w:val="center"/>
              <w:rPr>
                <w:color w:val="000000" w:themeColor="text1"/>
              </w:rPr>
            </w:pPr>
            <w:r w:rsidRPr="006D6BDA">
              <w:rPr>
                <w:color w:val="000000" w:themeColor="text1"/>
              </w:rPr>
              <w:t>0 soit 0%</w:t>
            </w:r>
          </w:p>
        </w:tc>
        <w:tc>
          <w:tcPr>
            <w:tcW w:w="1696" w:type="dxa"/>
            <w:vAlign w:val="center"/>
          </w:tcPr>
          <w:p w14:paraId="387A92D8" w14:textId="1B5FD278" w:rsidR="003F750F" w:rsidRPr="00A36245" w:rsidRDefault="003F750F" w:rsidP="003F750F">
            <w:pPr>
              <w:spacing w:line="240" w:lineRule="auto"/>
              <w:jc w:val="center"/>
              <w:rPr>
                <w:color w:val="000000" w:themeColor="text1"/>
              </w:rPr>
            </w:pPr>
            <w:r w:rsidRPr="006D6BDA">
              <w:rPr>
                <w:color w:val="000000" w:themeColor="text1"/>
              </w:rPr>
              <w:t>0 soit 0%</w:t>
            </w:r>
          </w:p>
        </w:tc>
      </w:tr>
      <w:tr w:rsidR="00B43097" w:rsidRPr="007A4AFC" w14:paraId="357AC396" w14:textId="77777777" w:rsidTr="00A36245">
        <w:tc>
          <w:tcPr>
            <w:tcW w:w="2546" w:type="dxa"/>
            <w:tcBorders>
              <w:bottom w:val="single" w:sz="4" w:space="0" w:color="auto"/>
            </w:tcBorders>
          </w:tcPr>
          <w:p w14:paraId="71EB8440" w14:textId="77777777" w:rsidR="00B43097" w:rsidRPr="00A36245" w:rsidRDefault="00B43097" w:rsidP="00A36245">
            <w:pPr>
              <w:spacing w:line="240" w:lineRule="auto"/>
              <w:rPr>
                <w:color w:val="000000" w:themeColor="text1"/>
              </w:rPr>
            </w:pPr>
            <w:r w:rsidRPr="00A36245">
              <w:rPr>
                <w:color w:val="000000" w:themeColor="text1"/>
              </w:rPr>
              <w:t xml:space="preserve">Nbr. </w:t>
            </w:r>
            <w:proofErr w:type="gramStart"/>
            <w:r w:rsidRPr="00A36245">
              <w:rPr>
                <w:color w:val="000000" w:themeColor="text1"/>
              </w:rPr>
              <w:t>et</w:t>
            </w:r>
            <w:proofErr w:type="gramEnd"/>
            <w:r w:rsidRPr="00A36245">
              <w:rPr>
                <w:color w:val="000000" w:themeColor="text1"/>
              </w:rPr>
              <w:t xml:space="preserve"> % d’étudiants ajournés en </w:t>
            </w:r>
            <w:r>
              <w:rPr>
                <w:color w:val="000000" w:themeColor="text1"/>
              </w:rPr>
              <w:t>L3</w:t>
            </w:r>
          </w:p>
        </w:tc>
        <w:tc>
          <w:tcPr>
            <w:tcW w:w="1559" w:type="dxa"/>
            <w:tcBorders>
              <w:bottom w:val="single" w:sz="4" w:space="0" w:color="auto"/>
            </w:tcBorders>
            <w:vAlign w:val="center"/>
          </w:tcPr>
          <w:p w14:paraId="733D908B"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701" w:type="dxa"/>
            <w:tcBorders>
              <w:bottom w:val="single" w:sz="4" w:space="0" w:color="auto"/>
            </w:tcBorders>
            <w:vAlign w:val="center"/>
          </w:tcPr>
          <w:p w14:paraId="1BDF2A19"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559" w:type="dxa"/>
            <w:tcBorders>
              <w:bottom w:val="single" w:sz="4" w:space="0" w:color="auto"/>
            </w:tcBorders>
            <w:vAlign w:val="center"/>
          </w:tcPr>
          <w:p w14:paraId="5B5EAF76"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c>
          <w:tcPr>
            <w:tcW w:w="1696" w:type="dxa"/>
            <w:tcBorders>
              <w:bottom w:val="single" w:sz="4" w:space="0" w:color="auto"/>
            </w:tcBorders>
            <w:vAlign w:val="center"/>
          </w:tcPr>
          <w:p w14:paraId="5A7E2C6A" w14:textId="77777777" w:rsidR="00B43097" w:rsidRPr="00A36245" w:rsidRDefault="00B43097" w:rsidP="00A36245">
            <w:pPr>
              <w:spacing w:line="240" w:lineRule="auto"/>
              <w:jc w:val="center"/>
              <w:rPr>
                <w:color w:val="000000" w:themeColor="text1"/>
              </w:rPr>
            </w:pPr>
            <w:r w:rsidRPr="00A36245">
              <w:rPr>
                <w:color w:val="000000" w:themeColor="text1"/>
              </w:rPr>
              <w:t>0 soit 0%</w:t>
            </w:r>
          </w:p>
        </w:tc>
      </w:tr>
      <w:tr w:rsidR="003F750F" w:rsidRPr="007A4AFC" w14:paraId="6AFCF01A" w14:textId="77777777" w:rsidTr="006B0396">
        <w:tc>
          <w:tcPr>
            <w:tcW w:w="2546" w:type="dxa"/>
            <w:shd w:val="clear" w:color="auto" w:fill="D9D9D9" w:themeFill="background1" w:themeFillShade="D9"/>
          </w:tcPr>
          <w:p w14:paraId="41AE2C9B" w14:textId="77777777" w:rsidR="003F750F" w:rsidRPr="00A36245" w:rsidRDefault="003F750F" w:rsidP="003F750F">
            <w:pPr>
              <w:spacing w:line="240" w:lineRule="auto"/>
              <w:rPr>
                <w:color w:val="000000" w:themeColor="text1"/>
              </w:rPr>
            </w:pPr>
            <w:r w:rsidRPr="00A36245">
              <w:rPr>
                <w:color w:val="000000" w:themeColor="text1"/>
              </w:rPr>
              <w:t xml:space="preserve">% de diplômés en </w:t>
            </w:r>
            <w:r>
              <w:rPr>
                <w:color w:val="000000" w:themeColor="text1"/>
              </w:rPr>
              <w:t>3</w:t>
            </w:r>
            <w:r w:rsidRPr="00A36245">
              <w:rPr>
                <w:color w:val="000000" w:themeColor="text1"/>
              </w:rPr>
              <w:t xml:space="preserve"> ans</w:t>
            </w:r>
          </w:p>
        </w:tc>
        <w:tc>
          <w:tcPr>
            <w:tcW w:w="1559" w:type="dxa"/>
            <w:shd w:val="clear" w:color="auto" w:fill="D9D9D9" w:themeFill="background1" w:themeFillShade="D9"/>
          </w:tcPr>
          <w:p w14:paraId="51F20B5A" w14:textId="321C9DD8" w:rsidR="003F750F" w:rsidRPr="00A36245" w:rsidRDefault="003F750F" w:rsidP="003F750F">
            <w:pPr>
              <w:spacing w:line="240" w:lineRule="auto"/>
              <w:jc w:val="center"/>
              <w:rPr>
                <w:color w:val="000000" w:themeColor="text1"/>
              </w:rPr>
            </w:pPr>
            <w:r w:rsidRPr="009C05FC">
              <w:rPr>
                <w:color w:val="000000" w:themeColor="text1"/>
              </w:rPr>
              <w:t>0 soit 0%</w:t>
            </w:r>
          </w:p>
        </w:tc>
        <w:tc>
          <w:tcPr>
            <w:tcW w:w="1701" w:type="dxa"/>
            <w:shd w:val="clear" w:color="auto" w:fill="D9D9D9" w:themeFill="background1" w:themeFillShade="D9"/>
          </w:tcPr>
          <w:p w14:paraId="4DAA5BC1" w14:textId="0098E449" w:rsidR="003F750F" w:rsidRPr="00A36245" w:rsidRDefault="003F750F" w:rsidP="003F750F">
            <w:pPr>
              <w:spacing w:line="240" w:lineRule="auto"/>
              <w:jc w:val="center"/>
              <w:rPr>
                <w:color w:val="000000" w:themeColor="text1"/>
              </w:rPr>
            </w:pPr>
            <w:r w:rsidRPr="009C05FC">
              <w:rPr>
                <w:color w:val="000000" w:themeColor="text1"/>
              </w:rPr>
              <w:t>0 soit 0%</w:t>
            </w:r>
          </w:p>
        </w:tc>
        <w:tc>
          <w:tcPr>
            <w:tcW w:w="1559" w:type="dxa"/>
            <w:shd w:val="clear" w:color="auto" w:fill="D9D9D9" w:themeFill="background1" w:themeFillShade="D9"/>
          </w:tcPr>
          <w:p w14:paraId="1B8ECFB6" w14:textId="3FC5BE39" w:rsidR="003F750F" w:rsidRPr="00A36245" w:rsidRDefault="003F750F" w:rsidP="003F750F">
            <w:pPr>
              <w:spacing w:line="240" w:lineRule="auto"/>
              <w:jc w:val="center"/>
              <w:rPr>
                <w:color w:val="000000" w:themeColor="text1"/>
              </w:rPr>
            </w:pPr>
            <w:r w:rsidRPr="009C05FC">
              <w:rPr>
                <w:color w:val="000000" w:themeColor="text1"/>
              </w:rPr>
              <w:t>0 soit 0%</w:t>
            </w:r>
          </w:p>
        </w:tc>
        <w:tc>
          <w:tcPr>
            <w:tcW w:w="1696" w:type="dxa"/>
            <w:shd w:val="clear" w:color="auto" w:fill="D9D9D9" w:themeFill="background1" w:themeFillShade="D9"/>
          </w:tcPr>
          <w:p w14:paraId="50C32F5D" w14:textId="53B98FF7" w:rsidR="003F750F" w:rsidRPr="00A36245" w:rsidRDefault="003F750F" w:rsidP="003F750F">
            <w:pPr>
              <w:spacing w:line="240" w:lineRule="auto"/>
              <w:jc w:val="center"/>
              <w:rPr>
                <w:color w:val="000000" w:themeColor="text1"/>
              </w:rPr>
            </w:pPr>
            <w:r w:rsidRPr="009C05FC">
              <w:rPr>
                <w:color w:val="000000" w:themeColor="text1"/>
              </w:rPr>
              <w:t>0 soit 0%</w:t>
            </w:r>
          </w:p>
        </w:tc>
      </w:tr>
      <w:tr w:rsidR="003F750F" w:rsidRPr="007A4AFC" w14:paraId="3F3B6AC5" w14:textId="77777777" w:rsidTr="006B0396">
        <w:tc>
          <w:tcPr>
            <w:tcW w:w="2546" w:type="dxa"/>
            <w:shd w:val="clear" w:color="auto" w:fill="D9D9D9" w:themeFill="background1" w:themeFillShade="D9"/>
          </w:tcPr>
          <w:p w14:paraId="0494162D" w14:textId="77777777" w:rsidR="003F750F" w:rsidRPr="00A36245" w:rsidRDefault="003F750F" w:rsidP="003F750F">
            <w:pPr>
              <w:spacing w:line="240" w:lineRule="auto"/>
              <w:rPr>
                <w:color w:val="000000" w:themeColor="text1"/>
              </w:rPr>
            </w:pPr>
            <w:r w:rsidRPr="00A36245">
              <w:rPr>
                <w:color w:val="000000" w:themeColor="text1"/>
              </w:rPr>
              <w:t>% total de diplômés</w:t>
            </w:r>
          </w:p>
        </w:tc>
        <w:tc>
          <w:tcPr>
            <w:tcW w:w="1559" w:type="dxa"/>
            <w:shd w:val="clear" w:color="auto" w:fill="D9D9D9" w:themeFill="background1" w:themeFillShade="D9"/>
          </w:tcPr>
          <w:p w14:paraId="40237239" w14:textId="4CC5FEE8" w:rsidR="003F750F" w:rsidRPr="00A36245" w:rsidRDefault="003F750F" w:rsidP="003F750F">
            <w:pPr>
              <w:spacing w:line="240" w:lineRule="auto"/>
              <w:jc w:val="center"/>
              <w:rPr>
                <w:color w:val="000000" w:themeColor="text1"/>
              </w:rPr>
            </w:pPr>
            <w:r w:rsidRPr="009C05FC">
              <w:rPr>
                <w:color w:val="000000" w:themeColor="text1"/>
              </w:rPr>
              <w:t>0 soit 0%</w:t>
            </w:r>
          </w:p>
        </w:tc>
        <w:tc>
          <w:tcPr>
            <w:tcW w:w="1701" w:type="dxa"/>
            <w:shd w:val="clear" w:color="auto" w:fill="D9D9D9" w:themeFill="background1" w:themeFillShade="D9"/>
          </w:tcPr>
          <w:p w14:paraId="2AE1BF30" w14:textId="69998076" w:rsidR="003F750F" w:rsidRPr="00A36245" w:rsidRDefault="003F750F" w:rsidP="003F750F">
            <w:pPr>
              <w:spacing w:line="240" w:lineRule="auto"/>
              <w:jc w:val="center"/>
              <w:rPr>
                <w:color w:val="000000" w:themeColor="text1"/>
              </w:rPr>
            </w:pPr>
            <w:r w:rsidRPr="009C05FC">
              <w:rPr>
                <w:color w:val="000000" w:themeColor="text1"/>
              </w:rPr>
              <w:t>0 soit 0%</w:t>
            </w:r>
          </w:p>
        </w:tc>
        <w:tc>
          <w:tcPr>
            <w:tcW w:w="1559" w:type="dxa"/>
            <w:shd w:val="clear" w:color="auto" w:fill="D9D9D9" w:themeFill="background1" w:themeFillShade="D9"/>
          </w:tcPr>
          <w:p w14:paraId="31705D0B" w14:textId="6E7B6339" w:rsidR="003F750F" w:rsidRPr="00A36245" w:rsidRDefault="003F750F" w:rsidP="003F750F">
            <w:pPr>
              <w:spacing w:line="240" w:lineRule="auto"/>
              <w:jc w:val="center"/>
              <w:rPr>
                <w:color w:val="000000" w:themeColor="text1"/>
              </w:rPr>
            </w:pPr>
            <w:r w:rsidRPr="009C05FC">
              <w:rPr>
                <w:color w:val="000000" w:themeColor="text1"/>
              </w:rPr>
              <w:t>0 soit 0%</w:t>
            </w:r>
          </w:p>
        </w:tc>
        <w:tc>
          <w:tcPr>
            <w:tcW w:w="1696" w:type="dxa"/>
            <w:shd w:val="clear" w:color="auto" w:fill="D9D9D9" w:themeFill="background1" w:themeFillShade="D9"/>
          </w:tcPr>
          <w:p w14:paraId="3EAE4936" w14:textId="52350179" w:rsidR="003F750F" w:rsidRPr="00A36245" w:rsidRDefault="003F750F" w:rsidP="003F750F">
            <w:pPr>
              <w:spacing w:line="240" w:lineRule="auto"/>
              <w:jc w:val="center"/>
              <w:rPr>
                <w:color w:val="000000" w:themeColor="text1"/>
              </w:rPr>
            </w:pPr>
            <w:r w:rsidRPr="009C05FC">
              <w:rPr>
                <w:color w:val="000000" w:themeColor="text1"/>
              </w:rPr>
              <w:t>0 soit 0%</w:t>
            </w:r>
          </w:p>
        </w:tc>
      </w:tr>
      <w:tr w:rsidR="00B43097" w:rsidRPr="007A4AFC" w14:paraId="6F049193" w14:textId="77777777" w:rsidTr="00A36245">
        <w:tc>
          <w:tcPr>
            <w:tcW w:w="2546" w:type="dxa"/>
            <w:shd w:val="clear" w:color="auto" w:fill="D9D9D9" w:themeFill="background1" w:themeFillShade="D9"/>
          </w:tcPr>
          <w:p w14:paraId="657BCC59" w14:textId="77777777" w:rsidR="00B43097" w:rsidRPr="00A36245" w:rsidRDefault="00B43097" w:rsidP="00A36245">
            <w:pPr>
              <w:spacing w:line="240" w:lineRule="auto"/>
              <w:rPr>
                <w:color w:val="000000" w:themeColor="text1"/>
              </w:rPr>
            </w:pPr>
            <w:r w:rsidRPr="00A36245">
              <w:rPr>
                <w:color w:val="000000" w:themeColor="text1"/>
              </w:rPr>
              <w:t>Durée moyenne en semestre d’obtention du diplôme</w:t>
            </w:r>
          </w:p>
        </w:tc>
        <w:tc>
          <w:tcPr>
            <w:tcW w:w="1559" w:type="dxa"/>
            <w:shd w:val="clear" w:color="auto" w:fill="D9D9D9" w:themeFill="background1" w:themeFillShade="D9"/>
            <w:vAlign w:val="center"/>
          </w:tcPr>
          <w:p w14:paraId="595B68CB" w14:textId="77777777" w:rsidR="00B43097" w:rsidRPr="00A36245" w:rsidRDefault="00B43097" w:rsidP="00A36245">
            <w:pPr>
              <w:spacing w:line="240" w:lineRule="auto"/>
              <w:jc w:val="center"/>
              <w:rPr>
                <w:color w:val="000000" w:themeColor="text1"/>
              </w:rPr>
            </w:pPr>
            <w:r>
              <w:rPr>
                <w:color w:val="000000" w:themeColor="text1"/>
              </w:rPr>
              <w:t>5</w:t>
            </w:r>
            <w:r w:rsidRPr="00A36245">
              <w:rPr>
                <w:color w:val="000000" w:themeColor="text1"/>
              </w:rPr>
              <w:t>,5</w:t>
            </w:r>
          </w:p>
        </w:tc>
        <w:tc>
          <w:tcPr>
            <w:tcW w:w="1701" w:type="dxa"/>
            <w:shd w:val="clear" w:color="auto" w:fill="D9D9D9" w:themeFill="background1" w:themeFillShade="D9"/>
            <w:vAlign w:val="center"/>
          </w:tcPr>
          <w:p w14:paraId="22D01441" w14:textId="77777777" w:rsidR="00B43097" w:rsidRPr="00A36245" w:rsidRDefault="00B43097" w:rsidP="00A36245">
            <w:pPr>
              <w:spacing w:line="240" w:lineRule="auto"/>
              <w:jc w:val="center"/>
              <w:rPr>
                <w:color w:val="000000" w:themeColor="text1"/>
              </w:rPr>
            </w:pPr>
            <w:r>
              <w:rPr>
                <w:color w:val="000000" w:themeColor="text1"/>
              </w:rPr>
              <w:t>5</w:t>
            </w:r>
            <w:r w:rsidRPr="00A36245">
              <w:rPr>
                <w:color w:val="000000" w:themeColor="text1"/>
              </w:rPr>
              <w:t>,5</w:t>
            </w:r>
          </w:p>
        </w:tc>
        <w:tc>
          <w:tcPr>
            <w:tcW w:w="1559" w:type="dxa"/>
            <w:shd w:val="clear" w:color="auto" w:fill="D9D9D9" w:themeFill="background1" w:themeFillShade="D9"/>
            <w:vAlign w:val="center"/>
          </w:tcPr>
          <w:p w14:paraId="23A5D9A8" w14:textId="77777777" w:rsidR="00B43097" w:rsidRPr="00A36245" w:rsidRDefault="00B43097" w:rsidP="00A36245">
            <w:pPr>
              <w:spacing w:line="240" w:lineRule="auto"/>
              <w:jc w:val="center"/>
              <w:rPr>
                <w:color w:val="000000" w:themeColor="text1"/>
              </w:rPr>
            </w:pPr>
            <w:r>
              <w:rPr>
                <w:color w:val="000000" w:themeColor="text1"/>
              </w:rPr>
              <w:t>5</w:t>
            </w:r>
            <w:r w:rsidRPr="00A36245">
              <w:rPr>
                <w:color w:val="000000" w:themeColor="text1"/>
              </w:rPr>
              <w:t>,5</w:t>
            </w:r>
          </w:p>
        </w:tc>
        <w:tc>
          <w:tcPr>
            <w:tcW w:w="1696" w:type="dxa"/>
            <w:shd w:val="clear" w:color="auto" w:fill="D9D9D9" w:themeFill="background1" w:themeFillShade="D9"/>
            <w:vAlign w:val="center"/>
          </w:tcPr>
          <w:p w14:paraId="2C9BC5EB" w14:textId="77777777" w:rsidR="00B43097" w:rsidRPr="00A36245" w:rsidRDefault="00B43097" w:rsidP="00A36245">
            <w:pPr>
              <w:spacing w:line="240" w:lineRule="auto"/>
              <w:jc w:val="center"/>
              <w:rPr>
                <w:color w:val="000000" w:themeColor="text1"/>
              </w:rPr>
            </w:pPr>
            <w:r>
              <w:rPr>
                <w:color w:val="000000" w:themeColor="text1"/>
              </w:rPr>
              <w:t>5</w:t>
            </w:r>
            <w:r w:rsidRPr="00A36245">
              <w:rPr>
                <w:color w:val="000000" w:themeColor="text1"/>
              </w:rPr>
              <w:t>,5</w:t>
            </w:r>
          </w:p>
        </w:tc>
      </w:tr>
    </w:tbl>
    <w:p w14:paraId="56370501" w14:textId="5AABA3EB" w:rsidR="00B43097" w:rsidRDefault="00B43097" w:rsidP="00B43097">
      <w:pPr>
        <w:spacing w:line="240" w:lineRule="auto"/>
        <w:rPr>
          <w:color w:val="000000" w:themeColor="text1"/>
        </w:rPr>
      </w:pPr>
    </w:p>
    <w:p w14:paraId="05BC5879" w14:textId="77647538" w:rsidR="00B43097" w:rsidRDefault="00B43097" w:rsidP="00B43097">
      <w:pPr>
        <w:spacing w:line="240" w:lineRule="auto"/>
        <w:rPr>
          <w:color w:val="000000" w:themeColor="text1"/>
        </w:rPr>
      </w:pPr>
    </w:p>
    <w:p w14:paraId="63F1D330" w14:textId="77777777" w:rsidR="00B43097" w:rsidRPr="00A36245" w:rsidRDefault="00B43097" w:rsidP="00B43097">
      <w:pPr>
        <w:spacing w:line="240" w:lineRule="auto"/>
        <w:rPr>
          <w:color w:val="000000" w:themeColor="text1"/>
        </w:rPr>
      </w:pPr>
    </w:p>
    <w:p w14:paraId="67F0C6B7" w14:textId="520F5BCE" w:rsidR="00B43097" w:rsidRPr="006B0396" w:rsidRDefault="00B43097" w:rsidP="006B0396">
      <w:pPr>
        <w:pStyle w:val="Paragraphedeliste"/>
        <w:numPr>
          <w:ilvl w:val="3"/>
          <w:numId w:val="3"/>
        </w:numPr>
        <w:spacing w:line="240" w:lineRule="auto"/>
        <w:ind w:left="284" w:hanging="284"/>
        <w:jc w:val="left"/>
        <w:rPr>
          <w:b/>
          <w:color w:val="000000" w:themeColor="text1"/>
          <w:szCs w:val="24"/>
        </w:rPr>
      </w:pPr>
      <w:r w:rsidRPr="00A36245">
        <w:rPr>
          <w:b/>
          <w:color w:val="000000" w:themeColor="text1"/>
          <w:szCs w:val="24"/>
        </w:rPr>
        <w:lastRenderedPageBreak/>
        <w:t xml:space="preserve">Insertion professionnelle </w:t>
      </w:r>
    </w:p>
    <w:tbl>
      <w:tblPr>
        <w:tblStyle w:val="Grilledutableau"/>
        <w:tblW w:w="0" w:type="auto"/>
        <w:tblLook w:val="04A0" w:firstRow="1" w:lastRow="0" w:firstColumn="1" w:lastColumn="0" w:noHBand="0" w:noVBand="1"/>
      </w:tblPr>
      <w:tblGrid>
        <w:gridCol w:w="2262"/>
        <w:gridCol w:w="1701"/>
        <w:gridCol w:w="1701"/>
        <w:gridCol w:w="1701"/>
        <w:gridCol w:w="1696"/>
      </w:tblGrid>
      <w:tr w:rsidR="00B43097" w:rsidRPr="007A4AFC" w14:paraId="583C3EFB" w14:textId="77777777" w:rsidTr="00A36245">
        <w:tc>
          <w:tcPr>
            <w:tcW w:w="2262" w:type="dxa"/>
          </w:tcPr>
          <w:p w14:paraId="1B044C4D" w14:textId="77777777" w:rsidR="00B43097" w:rsidRPr="00A36245" w:rsidRDefault="00B43097" w:rsidP="00A36245">
            <w:pPr>
              <w:spacing w:line="240" w:lineRule="auto"/>
              <w:jc w:val="center"/>
              <w:rPr>
                <w:b/>
                <w:color w:val="000000" w:themeColor="text1"/>
              </w:rPr>
            </w:pPr>
            <w:r w:rsidRPr="00A36245">
              <w:rPr>
                <w:b/>
                <w:color w:val="000000" w:themeColor="text1"/>
              </w:rPr>
              <w:t>Année</w:t>
            </w:r>
          </w:p>
        </w:tc>
        <w:tc>
          <w:tcPr>
            <w:tcW w:w="1701" w:type="dxa"/>
          </w:tcPr>
          <w:p w14:paraId="0EEFD614" w14:textId="77777777" w:rsidR="00B43097" w:rsidRPr="00A36245" w:rsidRDefault="00B43097" w:rsidP="00A36245">
            <w:pPr>
              <w:spacing w:line="240" w:lineRule="auto"/>
              <w:jc w:val="center"/>
              <w:rPr>
                <w:b/>
                <w:color w:val="000000" w:themeColor="text1"/>
              </w:rPr>
            </w:pPr>
            <w:r w:rsidRPr="00A36245">
              <w:rPr>
                <w:b/>
                <w:color w:val="000000" w:themeColor="text1"/>
              </w:rPr>
              <w:t>Diplômés 2018</w:t>
            </w:r>
          </w:p>
        </w:tc>
        <w:tc>
          <w:tcPr>
            <w:tcW w:w="1701" w:type="dxa"/>
          </w:tcPr>
          <w:p w14:paraId="21F48845" w14:textId="77777777" w:rsidR="00B43097" w:rsidRPr="00A36245" w:rsidRDefault="00B43097" w:rsidP="00A36245">
            <w:pPr>
              <w:spacing w:line="240" w:lineRule="auto"/>
              <w:jc w:val="center"/>
              <w:rPr>
                <w:b/>
                <w:color w:val="000000" w:themeColor="text1"/>
              </w:rPr>
            </w:pPr>
            <w:r w:rsidRPr="00A36245">
              <w:rPr>
                <w:b/>
                <w:color w:val="000000" w:themeColor="text1"/>
              </w:rPr>
              <w:t>Diplômés 2019</w:t>
            </w:r>
          </w:p>
        </w:tc>
        <w:tc>
          <w:tcPr>
            <w:tcW w:w="1701" w:type="dxa"/>
          </w:tcPr>
          <w:p w14:paraId="3D1C9216" w14:textId="77777777" w:rsidR="00B43097" w:rsidRPr="00A36245" w:rsidRDefault="00B43097" w:rsidP="00A36245">
            <w:pPr>
              <w:spacing w:line="240" w:lineRule="auto"/>
              <w:jc w:val="center"/>
              <w:rPr>
                <w:b/>
                <w:color w:val="000000" w:themeColor="text1"/>
              </w:rPr>
            </w:pPr>
            <w:r w:rsidRPr="00A36245">
              <w:rPr>
                <w:b/>
                <w:color w:val="000000" w:themeColor="text1"/>
              </w:rPr>
              <w:t>Diplômés 2020</w:t>
            </w:r>
          </w:p>
        </w:tc>
        <w:tc>
          <w:tcPr>
            <w:tcW w:w="1696" w:type="dxa"/>
          </w:tcPr>
          <w:p w14:paraId="0C1D39BA" w14:textId="77777777" w:rsidR="00B43097" w:rsidRPr="00A36245" w:rsidRDefault="00B43097" w:rsidP="00A36245">
            <w:pPr>
              <w:spacing w:line="240" w:lineRule="auto"/>
              <w:jc w:val="center"/>
              <w:rPr>
                <w:b/>
                <w:color w:val="000000" w:themeColor="text1"/>
              </w:rPr>
            </w:pPr>
            <w:r w:rsidRPr="00A36245">
              <w:rPr>
                <w:b/>
                <w:color w:val="000000" w:themeColor="text1"/>
              </w:rPr>
              <w:t>Diplômés 2021</w:t>
            </w:r>
          </w:p>
        </w:tc>
      </w:tr>
      <w:tr w:rsidR="00B43097" w:rsidRPr="007A4AFC" w14:paraId="03F368C6" w14:textId="77777777" w:rsidTr="00A36245">
        <w:tc>
          <w:tcPr>
            <w:tcW w:w="2262" w:type="dxa"/>
          </w:tcPr>
          <w:p w14:paraId="1A48F5AF" w14:textId="77777777" w:rsidR="00B43097" w:rsidRPr="00A36245" w:rsidRDefault="00B43097" w:rsidP="00A36245">
            <w:pPr>
              <w:spacing w:line="240" w:lineRule="auto"/>
              <w:rPr>
                <w:color w:val="000000" w:themeColor="text1"/>
              </w:rPr>
            </w:pPr>
            <w:r w:rsidRPr="00A36245">
              <w:rPr>
                <w:color w:val="000000" w:themeColor="text1"/>
              </w:rPr>
              <w:t>% de diplômés en poursuite d’étude 6 mois, 12 mois et 18 mois après la diplomation</w:t>
            </w:r>
          </w:p>
        </w:tc>
        <w:tc>
          <w:tcPr>
            <w:tcW w:w="1701" w:type="dxa"/>
            <w:vAlign w:val="center"/>
          </w:tcPr>
          <w:p w14:paraId="7C05ED86" w14:textId="77777777" w:rsidR="00B43097" w:rsidRPr="00A36245" w:rsidRDefault="00B43097" w:rsidP="00A36245">
            <w:pPr>
              <w:spacing w:line="240" w:lineRule="auto"/>
              <w:jc w:val="center"/>
              <w:rPr>
                <w:color w:val="000000" w:themeColor="text1"/>
              </w:rPr>
            </w:pPr>
            <w:r w:rsidRPr="00A36245">
              <w:rPr>
                <w:color w:val="000000" w:themeColor="text1"/>
              </w:rPr>
              <w:t>0%</w:t>
            </w:r>
          </w:p>
        </w:tc>
        <w:tc>
          <w:tcPr>
            <w:tcW w:w="1701" w:type="dxa"/>
            <w:vAlign w:val="center"/>
          </w:tcPr>
          <w:p w14:paraId="0A761B4E" w14:textId="77777777" w:rsidR="00B43097" w:rsidRPr="00A36245" w:rsidRDefault="00B43097" w:rsidP="00A36245">
            <w:pPr>
              <w:spacing w:line="240" w:lineRule="auto"/>
              <w:jc w:val="center"/>
              <w:rPr>
                <w:color w:val="000000" w:themeColor="text1"/>
              </w:rPr>
            </w:pPr>
            <w:r w:rsidRPr="00A36245">
              <w:rPr>
                <w:color w:val="000000" w:themeColor="text1"/>
              </w:rPr>
              <w:t>0%</w:t>
            </w:r>
          </w:p>
        </w:tc>
        <w:tc>
          <w:tcPr>
            <w:tcW w:w="1701" w:type="dxa"/>
            <w:vAlign w:val="center"/>
          </w:tcPr>
          <w:p w14:paraId="700228EB" w14:textId="77777777" w:rsidR="00B43097" w:rsidRPr="00A36245" w:rsidRDefault="00B43097" w:rsidP="00A36245">
            <w:pPr>
              <w:spacing w:line="240" w:lineRule="auto"/>
              <w:jc w:val="center"/>
              <w:rPr>
                <w:color w:val="000000" w:themeColor="text1"/>
              </w:rPr>
            </w:pPr>
            <w:r w:rsidRPr="00A36245">
              <w:rPr>
                <w:color w:val="000000" w:themeColor="text1"/>
              </w:rPr>
              <w:t>0%</w:t>
            </w:r>
          </w:p>
        </w:tc>
        <w:tc>
          <w:tcPr>
            <w:tcW w:w="1696" w:type="dxa"/>
            <w:vAlign w:val="center"/>
          </w:tcPr>
          <w:p w14:paraId="1DE8B84F"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7ADF3C3B" w14:textId="77777777" w:rsidTr="00A36245">
        <w:tc>
          <w:tcPr>
            <w:tcW w:w="2262" w:type="dxa"/>
          </w:tcPr>
          <w:p w14:paraId="2C071EA4" w14:textId="77777777" w:rsidR="00B43097" w:rsidRPr="00A36245" w:rsidRDefault="00B43097" w:rsidP="00A36245">
            <w:pPr>
              <w:spacing w:line="240" w:lineRule="auto"/>
              <w:rPr>
                <w:color w:val="000000" w:themeColor="text1"/>
              </w:rPr>
            </w:pPr>
            <w:r w:rsidRPr="00A36245">
              <w:rPr>
                <w:color w:val="000000" w:themeColor="text1"/>
              </w:rPr>
              <w:t>% de diplômés en emploi 6 mois, 12 mois et 18 mois après la diplomation</w:t>
            </w:r>
          </w:p>
        </w:tc>
        <w:tc>
          <w:tcPr>
            <w:tcW w:w="1701" w:type="dxa"/>
            <w:vAlign w:val="center"/>
          </w:tcPr>
          <w:p w14:paraId="282F4196" w14:textId="77777777" w:rsidR="00B43097" w:rsidRPr="00A36245" w:rsidRDefault="00B43097" w:rsidP="00A36245">
            <w:pPr>
              <w:spacing w:line="240" w:lineRule="auto"/>
              <w:jc w:val="center"/>
              <w:rPr>
                <w:color w:val="000000" w:themeColor="text1"/>
              </w:rPr>
            </w:pPr>
            <w:r w:rsidRPr="00A36245">
              <w:rPr>
                <w:color w:val="000000" w:themeColor="text1"/>
              </w:rPr>
              <w:t>6</w:t>
            </w:r>
            <w:r>
              <w:rPr>
                <w:color w:val="000000" w:themeColor="text1"/>
              </w:rPr>
              <w:t>7</w:t>
            </w:r>
            <w:r w:rsidRPr="00A36245">
              <w:rPr>
                <w:color w:val="000000" w:themeColor="text1"/>
              </w:rPr>
              <w:t>.28%</w:t>
            </w:r>
          </w:p>
        </w:tc>
        <w:tc>
          <w:tcPr>
            <w:tcW w:w="1701" w:type="dxa"/>
            <w:vAlign w:val="center"/>
          </w:tcPr>
          <w:p w14:paraId="37F3E053" w14:textId="77777777" w:rsidR="00B43097" w:rsidRPr="00A36245" w:rsidRDefault="00B43097" w:rsidP="00A36245">
            <w:pPr>
              <w:spacing w:line="240" w:lineRule="auto"/>
              <w:jc w:val="center"/>
              <w:rPr>
                <w:color w:val="000000" w:themeColor="text1"/>
              </w:rPr>
            </w:pPr>
            <w:r w:rsidRPr="00A36245">
              <w:rPr>
                <w:color w:val="000000" w:themeColor="text1"/>
              </w:rPr>
              <w:t>7</w:t>
            </w:r>
            <w:r>
              <w:rPr>
                <w:color w:val="000000" w:themeColor="text1"/>
              </w:rPr>
              <w:t>4</w:t>
            </w:r>
            <w:r w:rsidRPr="00A36245">
              <w:rPr>
                <w:color w:val="000000" w:themeColor="text1"/>
              </w:rPr>
              <w:t>%</w:t>
            </w:r>
          </w:p>
        </w:tc>
        <w:tc>
          <w:tcPr>
            <w:tcW w:w="1701" w:type="dxa"/>
            <w:vAlign w:val="center"/>
          </w:tcPr>
          <w:p w14:paraId="21F198E9" w14:textId="77777777" w:rsidR="00B43097" w:rsidRPr="00A36245" w:rsidRDefault="00B43097" w:rsidP="00A36245">
            <w:pPr>
              <w:spacing w:line="240" w:lineRule="auto"/>
              <w:jc w:val="center"/>
              <w:rPr>
                <w:color w:val="000000" w:themeColor="text1"/>
              </w:rPr>
            </w:pPr>
            <w:r w:rsidRPr="00A36245">
              <w:rPr>
                <w:color w:val="000000" w:themeColor="text1"/>
              </w:rPr>
              <w:t>5</w:t>
            </w:r>
            <w:r>
              <w:rPr>
                <w:color w:val="000000" w:themeColor="text1"/>
              </w:rPr>
              <w:t>6</w:t>
            </w:r>
            <w:r w:rsidRPr="00A36245">
              <w:rPr>
                <w:color w:val="000000" w:themeColor="text1"/>
              </w:rPr>
              <w:t>.82%</w:t>
            </w:r>
          </w:p>
        </w:tc>
        <w:tc>
          <w:tcPr>
            <w:tcW w:w="1696" w:type="dxa"/>
            <w:vAlign w:val="center"/>
          </w:tcPr>
          <w:p w14:paraId="4C83E46E" w14:textId="77777777" w:rsidR="00B43097" w:rsidRPr="00A36245" w:rsidRDefault="00B43097" w:rsidP="00A36245">
            <w:pPr>
              <w:spacing w:line="240" w:lineRule="auto"/>
              <w:jc w:val="center"/>
              <w:rPr>
                <w:color w:val="000000" w:themeColor="text1"/>
              </w:rPr>
            </w:pPr>
            <w:r w:rsidRPr="00A36245">
              <w:rPr>
                <w:color w:val="000000" w:themeColor="text1"/>
              </w:rPr>
              <w:t>8</w:t>
            </w:r>
            <w:r>
              <w:rPr>
                <w:color w:val="000000" w:themeColor="text1"/>
              </w:rPr>
              <w:t>4</w:t>
            </w:r>
            <w:r w:rsidRPr="00A36245">
              <w:rPr>
                <w:color w:val="000000" w:themeColor="text1"/>
              </w:rPr>
              <w:t>.71%</w:t>
            </w:r>
          </w:p>
        </w:tc>
      </w:tr>
      <w:tr w:rsidR="00B43097" w:rsidRPr="007A4AFC" w14:paraId="57065343" w14:textId="77777777" w:rsidTr="00A36245">
        <w:tc>
          <w:tcPr>
            <w:tcW w:w="2262" w:type="dxa"/>
            <w:shd w:val="clear" w:color="auto" w:fill="D9D9D9" w:themeFill="background1" w:themeFillShade="D9"/>
          </w:tcPr>
          <w:p w14:paraId="61168F54" w14:textId="77777777" w:rsidR="00B43097" w:rsidRPr="00A36245" w:rsidRDefault="00B43097" w:rsidP="00A36245">
            <w:pPr>
              <w:spacing w:line="240" w:lineRule="auto"/>
              <w:rPr>
                <w:color w:val="000000" w:themeColor="text1"/>
              </w:rPr>
            </w:pPr>
            <w:r w:rsidRPr="00A36245">
              <w:rPr>
                <w:color w:val="000000" w:themeColor="text1"/>
              </w:rPr>
              <w:t>% de diplômés en poursuite d’étude et en emploi 6 mois, 12 mois et 18 mois après la diplomation</w:t>
            </w:r>
          </w:p>
        </w:tc>
        <w:tc>
          <w:tcPr>
            <w:tcW w:w="1701" w:type="dxa"/>
            <w:shd w:val="clear" w:color="auto" w:fill="D9D9D9" w:themeFill="background1" w:themeFillShade="D9"/>
            <w:vAlign w:val="center"/>
          </w:tcPr>
          <w:p w14:paraId="398578EF" w14:textId="77777777" w:rsidR="00B43097" w:rsidRPr="00A36245" w:rsidRDefault="00B43097" w:rsidP="00A36245">
            <w:pPr>
              <w:spacing w:line="240" w:lineRule="auto"/>
              <w:jc w:val="center"/>
              <w:rPr>
                <w:color w:val="000000" w:themeColor="text1"/>
              </w:rPr>
            </w:pPr>
            <w:r w:rsidRPr="00A36245">
              <w:rPr>
                <w:color w:val="000000" w:themeColor="text1"/>
              </w:rPr>
              <w:t>0%</w:t>
            </w:r>
          </w:p>
        </w:tc>
        <w:tc>
          <w:tcPr>
            <w:tcW w:w="1701" w:type="dxa"/>
            <w:shd w:val="clear" w:color="auto" w:fill="D9D9D9" w:themeFill="background1" w:themeFillShade="D9"/>
            <w:vAlign w:val="center"/>
          </w:tcPr>
          <w:p w14:paraId="507D467C" w14:textId="77777777" w:rsidR="00B43097" w:rsidRPr="00A36245" w:rsidRDefault="00B43097" w:rsidP="00A36245">
            <w:pPr>
              <w:spacing w:line="240" w:lineRule="auto"/>
              <w:jc w:val="center"/>
              <w:rPr>
                <w:color w:val="000000" w:themeColor="text1"/>
              </w:rPr>
            </w:pPr>
            <w:r w:rsidRPr="00A36245">
              <w:rPr>
                <w:color w:val="000000" w:themeColor="text1"/>
              </w:rPr>
              <w:t>12%</w:t>
            </w:r>
          </w:p>
        </w:tc>
        <w:tc>
          <w:tcPr>
            <w:tcW w:w="1701" w:type="dxa"/>
            <w:shd w:val="clear" w:color="auto" w:fill="D9D9D9" w:themeFill="background1" w:themeFillShade="D9"/>
            <w:vAlign w:val="center"/>
          </w:tcPr>
          <w:p w14:paraId="7105DED5" w14:textId="77777777" w:rsidR="00B43097" w:rsidRPr="00A36245" w:rsidRDefault="00B43097" w:rsidP="00A36245">
            <w:pPr>
              <w:spacing w:line="240" w:lineRule="auto"/>
              <w:jc w:val="center"/>
              <w:rPr>
                <w:color w:val="000000" w:themeColor="text1"/>
              </w:rPr>
            </w:pPr>
            <w:r>
              <w:rPr>
                <w:color w:val="000000" w:themeColor="text1"/>
              </w:rPr>
              <w:t>6</w:t>
            </w:r>
            <w:r w:rsidRPr="00A36245">
              <w:rPr>
                <w:color w:val="000000" w:themeColor="text1"/>
              </w:rPr>
              <w:t>.8%</w:t>
            </w:r>
          </w:p>
        </w:tc>
        <w:tc>
          <w:tcPr>
            <w:tcW w:w="1696" w:type="dxa"/>
            <w:shd w:val="clear" w:color="auto" w:fill="D9D9D9" w:themeFill="background1" w:themeFillShade="D9"/>
            <w:vAlign w:val="center"/>
          </w:tcPr>
          <w:p w14:paraId="09427EC7" w14:textId="77777777" w:rsidR="00B43097" w:rsidRPr="00A36245" w:rsidRDefault="00B43097" w:rsidP="00A36245">
            <w:pPr>
              <w:spacing w:line="240" w:lineRule="auto"/>
              <w:jc w:val="center"/>
              <w:rPr>
                <w:color w:val="000000" w:themeColor="text1"/>
              </w:rPr>
            </w:pPr>
            <w:r w:rsidRPr="00A36245">
              <w:rPr>
                <w:color w:val="000000" w:themeColor="text1"/>
              </w:rPr>
              <w:t>0%</w:t>
            </w:r>
          </w:p>
        </w:tc>
      </w:tr>
      <w:tr w:rsidR="00B43097" w:rsidRPr="007A4AFC" w14:paraId="36776DCD" w14:textId="77777777" w:rsidTr="00A36245">
        <w:tc>
          <w:tcPr>
            <w:tcW w:w="2262" w:type="dxa"/>
            <w:shd w:val="clear" w:color="auto" w:fill="D9D9D9" w:themeFill="background1" w:themeFillShade="D9"/>
          </w:tcPr>
          <w:p w14:paraId="28B5094F" w14:textId="77777777" w:rsidR="00B43097" w:rsidRPr="00A36245" w:rsidRDefault="00B43097" w:rsidP="00A36245">
            <w:pPr>
              <w:spacing w:line="240" w:lineRule="auto"/>
              <w:rPr>
                <w:color w:val="000000" w:themeColor="text1"/>
              </w:rPr>
            </w:pPr>
            <w:r w:rsidRPr="00A36245">
              <w:rPr>
                <w:color w:val="000000" w:themeColor="text1"/>
              </w:rPr>
              <w:t>% de diplômés en recherche d’emploi formel 6 mois, 12 mois et 18 mois après la diplomation</w:t>
            </w:r>
          </w:p>
        </w:tc>
        <w:tc>
          <w:tcPr>
            <w:tcW w:w="1701" w:type="dxa"/>
            <w:shd w:val="clear" w:color="auto" w:fill="D9D9D9" w:themeFill="background1" w:themeFillShade="D9"/>
            <w:vAlign w:val="center"/>
          </w:tcPr>
          <w:p w14:paraId="4432D89E" w14:textId="77777777" w:rsidR="00B43097" w:rsidRPr="00A36245" w:rsidRDefault="00B43097" w:rsidP="00A36245">
            <w:pPr>
              <w:spacing w:line="240" w:lineRule="auto"/>
              <w:jc w:val="center"/>
              <w:rPr>
                <w:color w:val="000000" w:themeColor="text1"/>
              </w:rPr>
            </w:pPr>
            <w:r w:rsidRPr="00A36245">
              <w:rPr>
                <w:color w:val="000000" w:themeColor="text1"/>
              </w:rPr>
              <w:t>3</w:t>
            </w:r>
            <w:r>
              <w:rPr>
                <w:color w:val="000000" w:themeColor="text1"/>
              </w:rPr>
              <w:t>2</w:t>
            </w:r>
            <w:r w:rsidRPr="00A36245">
              <w:rPr>
                <w:color w:val="000000" w:themeColor="text1"/>
              </w:rPr>
              <w:t>,72%</w:t>
            </w:r>
          </w:p>
        </w:tc>
        <w:tc>
          <w:tcPr>
            <w:tcW w:w="1701" w:type="dxa"/>
            <w:shd w:val="clear" w:color="auto" w:fill="D9D9D9" w:themeFill="background1" w:themeFillShade="D9"/>
            <w:vAlign w:val="center"/>
          </w:tcPr>
          <w:p w14:paraId="6DACF2B9" w14:textId="77777777" w:rsidR="00B43097" w:rsidRPr="00A36245" w:rsidRDefault="00B43097" w:rsidP="00A36245">
            <w:pPr>
              <w:spacing w:line="240" w:lineRule="auto"/>
              <w:jc w:val="center"/>
              <w:rPr>
                <w:color w:val="000000" w:themeColor="text1"/>
              </w:rPr>
            </w:pPr>
            <w:r w:rsidRPr="00A36245">
              <w:rPr>
                <w:color w:val="000000" w:themeColor="text1"/>
              </w:rPr>
              <w:t>1</w:t>
            </w:r>
            <w:r>
              <w:rPr>
                <w:color w:val="000000" w:themeColor="text1"/>
              </w:rPr>
              <w:t>4</w:t>
            </w:r>
            <w:r w:rsidRPr="00A36245">
              <w:rPr>
                <w:color w:val="000000" w:themeColor="text1"/>
              </w:rPr>
              <w:t>%</w:t>
            </w:r>
          </w:p>
        </w:tc>
        <w:tc>
          <w:tcPr>
            <w:tcW w:w="1701" w:type="dxa"/>
            <w:shd w:val="clear" w:color="auto" w:fill="D9D9D9" w:themeFill="background1" w:themeFillShade="D9"/>
            <w:vAlign w:val="center"/>
          </w:tcPr>
          <w:p w14:paraId="1EE88E6F" w14:textId="77777777" w:rsidR="00B43097" w:rsidRPr="00A36245" w:rsidRDefault="00B43097" w:rsidP="00A36245">
            <w:pPr>
              <w:spacing w:line="240" w:lineRule="auto"/>
              <w:jc w:val="center"/>
              <w:rPr>
                <w:color w:val="000000" w:themeColor="text1"/>
              </w:rPr>
            </w:pPr>
            <w:r w:rsidRPr="00A36245">
              <w:rPr>
                <w:color w:val="000000" w:themeColor="text1"/>
              </w:rPr>
              <w:t>3</w:t>
            </w:r>
            <w:r>
              <w:rPr>
                <w:color w:val="000000" w:themeColor="text1"/>
              </w:rPr>
              <w:t>6</w:t>
            </w:r>
            <w:r w:rsidRPr="00A36245">
              <w:rPr>
                <w:color w:val="000000" w:themeColor="text1"/>
              </w:rPr>
              <w:t>.29%</w:t>
            </w:r>
          </w:p>
        </w:tc>
        <w:tc>
          <w:tcPr>
            <w:tcW w:w="1696" w:type="dxa"/>
            <w:shd w:val="clear" w:color="auto" w:fill="D9D9D9" w:themeFill="background1" w:themeFillShade="D9"/>
            <w:vAlign w:val="center"/>
          </w:tcPr>
          <w:p w14:paraId="5AACE91A" w14:textId="77777777" w:rsidR="00B43097" w:rsidRPr="00A36245" w:rsidRDefault="00B43097" w:rsidP="00A36245">
            <w:pPr>
              <w:spacing w:line="240" w:lineRule="auto"/>
              <w:jc w:val="center"/>
              <w:rPr>
                <w:color w:val="000000" w:themeColor="text1"/>
              </w:rPr>
            </w:pPr>
            <w:r w:rsidRPr="00A36245">
              <w:rPr>
                <w:color w:val="000000" w:themeColor="text1"/>
              </w:rPr>
              <w:t>1</w:t>
            </w:r>
            <w:r>
              <w:rPr>
                <w:color w:val="000000" w:themeColor="text1"/>
              </w:rPr>
              <w:t>7</w:t>
            </w:r>
            <w:r w:rsidRPr="00A36245">
              <w:rPr>
                <w:color w:val="000000" w:themeColor="text1"/>
              </w:rPr>
              <w:t>,28%</w:t>
            </w:r>
          </w:p>
        </w:tc>
      </w:tr>
    </w:tbl>
    <w:p w14:paraId="1EBC25C5" w14:textId="77777777" w:rsidR="00B43097" w:rsidRPr="00A36245" w:rsidRDefault="00B43097" w:rsidP="00B43097">
      <w:pPr>
        <w:spacing w:line="240" w:lineRule="auto"/>
        <w:rPr>
          <w:color w:val="000000" w:themeColor="text1"/>
        </w:rPr>
      </w:pPr>
    </w:p>
    <w:p w14:paraId="529C7125" w14:textId="7D2BDE1D" w:rsidR="00693568" w:rsidRDefault="00693568" w:rsidP="006B0396">
      <w:pPr>
        <w:pStyle w:val="Paragraphedeliste"/>
        <w:ind w:left="284"/>
        <w:rPr>
          <w:b/>
          <w:color w:val="000000" w:themeColor="text1"/>
          <w:szCs w:val="24"/>
        </w:rPr>
      </w:pPr>
    </w:p>
    <w:p w14:paraId="1E851D23"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73BB8288" w14:textId="1188921D" w:rsidR="00190FEA" w:rsidRDefault="00190FEA">
      <w:pPr>
        <w:spacing w:line="240" w:lineRule="auto"/>
        <w:jc w:val="left"/>
        <w:rPr>
          <w:color w:val="000000" w:themeColor="text1"/>
          <w:szCs w:val="24"/>
        </w:rPr>
      </w:pPr>
      <w:r>
        <w:rPr>
          <w:color w:val="000000" w:themeColor="text1"/>
          <w:szCs w:val="24"/>
        </w:rPr>
        <w:br w:type="page"/>
      </w:r>
    </w:p>
    <w:p w14:paraId="3F5A2A3E"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7B8B8BCC"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337EFCA2"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29AE9F81"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2B29EABC"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021F0418" w14:textId="1A0FADC8" w:rsidR="00945446" w:rsidRPr="006B0396" w:rsidRDefault="00945446" w:rsidP="00945446">
      <w:pPr>
        <w:widowControl w:val="0"/>
        <w:autoSpaceDE w:val="0"/>
        <w:autoSpaceDN w:val="0"/>
        <w:adjustRightInd w:val="0"/>
        <w:spacing w:line="240" w:lineRule="auto"/>
        <w:ind w:right="9"/>
        <w:rPr>
          <w:color w:val="000000" w:themeColor="text1"/>
          <w:szCs w:val="24"/>
        </w:rPr>
      </w:pPr>
    </w:p>
    <w:p w14:paraId="668AA14B" w14:textId="77777777" w:rsidR="005A55FB" w:rsidRPr="006B0396" w:rsidRDefault="005A55FB" w:rsidP="00945446">
      <w:pPr>
        <w:widowControl w:val="0"/>
        <w:autoSpaceDE w:val="0"/>
        <w:autoSpaceDN w:val="0"/>
        <w:adjustRightInd w:val="0"/>
        <w:spacing w:line="240" w:lineRule="auto"/>
        <w:ind w:right="9"/>
        <w:rPr>
          <w:color w:val="000000" w:themeColor="text1"/>
          <w:szCs w:val="24"/>
        </w:rPr>
      </w:pPr>
    </w:p>
    <w:p w14:paraId="7AECBF5E"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67767142"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45E3E856"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535512A4"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01B910E6"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33C9E993"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641271B6" w14:textId="37FA2360" w:rsidR="00945446" w:rsidRDefault="00945446" w:rsidP="00945446">
      <w:pPr>
        <w:widowControl w:val="0"/>
        <w:autoSpaceDE w:val="0"/>
        <w:autoSpaceDN w:val="0"/>
        <w:adjustRightInd w:val="0"/>
        <w:ind w:right="9"/>
        <w:rPr>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color w:val="000000" w:themeColor="text1"/>
          <w:szCs w:val="24"/>
        </w:rPr>
      </w:pPr>
    </w:p>
    <w:p w14:paraId="20DE4C9B" w14:textId="51D94992" w:rsidR="00356D2D" w:rsidRDefault="00356D2D" w:rsidP="00945446">
      <w:pPr>
        <w:widowControl w:val="0"/>
        <w:autoSpaceDE w:val="0"/>
        <w:autoSpaceDN w:val="0"/>
        <w:adjustRightInd w:val="0"/>
        <w:spacing w:line="240" w:lineRule="auto"/>
        <w:ind w:right="9"/>
        <w:rPr>
          <w:color w:val="000000" w:themeColor="text1"/>
          <w:szCs w:val="24"/>
        </w:rPr>
      </w:pPr>
    </w:p>
    <w:p w14:paraId="08D82BB6" w14:textId="1C2239BE" w:rsidR="00356D2D" w:rsidRDefault="00356D2D" w:rsidP="00945446">
      <w:pPr>
        <w:widowControl w:val="0"/>
        <w:autoSpaceDE w:val="0"/>
        <w:autoSpaceDN w:val="0"/>
        <w:adjustRightInd w:val="0"/>
        <w:spacing w:line="240" w:lineRule="auto"/>
        <w:ind w:right="9"/>
        <w:rPr>
          <w:color w:val="000000" w:themeColor="text1"/>
          <w:szCs w:val="24"/>
        </w:rPr>
      </w:pPr>
    </w:p>
    <w:p w14:paraId="67D8FF38" w14:textId="56BD00E0" w:rsidR="00356D2D" w:rsidRPr="006B0396" w:rsidRDefault="00356D2D" w:rsidP="00945446">
      <w:pPr>
        <w:widowControl w:val="0"/>
        <w:autoSpaceDE w:val="0"/>
        <w:autoSpaceDN w:val="0"/>
        <w:adjustRightInd w:val="0"/>
        <w:spacing w:line="240" w:lineRule="auto"/>
        <w:ind w:right="9"/>
        <w:rPr>
          <w:color w:val="000000" w:themeColor="text1"/>
          <w:szCs w:val="24"/>
        </w:rPr>
      </w:pPr>
    </w:p>
    <w:p w14:paraId="5A948488" w14:textId="77777777" w:rsidR="00945446" w:rsidRPr="006B0396" w:rsidRDefault="00945446" w:rsidP="00945446">
      <w:pPr>
        <w:widowControl w:val="0"/>
        <w:autoSpaceDE w:val="0"/>
        <w:autoSpaceDN w:val="0"/>
        <w:adjustRightInd w:val="0"/>
        <w:spacing w:line="240" w:lineRule="auto"/>
        <w:ind w:right="9"/>
        <w:rPr>
          <w:color w:val="000000" w:themeColor="text1"/>
          <w:szCs w:val="24"/>
        </w:rPr>
      </w:pPr>
    </w:p>
    <w:p w14:paraId="0EAD4E32" w14:textId="39CC66EC" w:rsidR="00945446" w:rsidRPr="006B0396" w:rsidRDefault="00945446" w:rsidP="006B0396">
      <w:pPr>
        <w:jc w:val="center"/>
        <w:rPr>
          <w:rFonts w:eastAsiaTheme="minorHAnsi"/>
          <w:bCs/>
          <w:sz w:val="52"/>
          <w:szCs w:val="52"/>
          <w:lang w:eastAsia="en-US"/>
        </w:rPr>
      </w:pPr>
      <w:bookmarkStart w:id="4" w:name="_Toc145944527"/>
      <w:r w:rsidRPr="006B0396">
        <w:rPr>
          <w:rFonts w:eastAsiaTheme="minorHAnsi"/>
          <w:b/>
          <w:bCs/>
          <w:color w:val="000000" w:themeColor="text1"/>
          <w:sz w:val="52"/>
          <w:szCs w:val="52"/>
          <w:lang w:eastAsia="en-US"/>
        </w:rPr>
        <w:t xml:space="preserve">Annexe </w:t>
      </w:r>
      <w:r w:rsidR="00751DCD">
        <w:rPr>
          <w:rFonts w:eastAsiaTheme="minorHAnsi"/>
          <w:b/>
          <w:bCs/>
          <w:color w:val="000000" w:themeColor="text1"/>
          <w:sz w:val="52"/>
          <w:szCs w:val="52"/>
          <w:lang w:eastAsia="en-US"/>
        </w:rPr>
        <w:t>n°</w:t>
      </w:r>
      <w:proofErr w:type="gramStart"/>
      <w:r w:rsidR="00751DCD">
        <w:rPr>
          <w:rFonts w:eastAsiaTheme="minorHAnsi"/>
          <w:b/>
          <w:bCs/>
          <w:color w:val="000000" w:themeColor="text1"/>
          <w:sz w:val="52"/>
          <w:szCs w:val="52"/>
          <w:lang w:eastAsia="en-US"/>
        </w:rPr>
        <w:t>0</w:t>
      </w:r>
      <w:r w:rsidR="005D6B34" w:rsidRPr="006B0396">
        <w:rPr>
          <w:rFonts w:eastAsiaTheme="minorHAnsi"/>
          <w:b/>
          <w:bCs/>
          <w:color w:val="000000" w:themeColor="text1"/>
          <w:sz w:val="52"/>
          <w:szCs w:val="52"/>
          <w:lang w:eastAsia="en-US"/>
        </w:rPr>
        <w:t>2</w:t>
      </w:r>
      <w:r w:rsidRPr="006B0396">
        <w:rPr>
          <w:rFonts w:eastAsiaTheme="minorHAnsi"/>
          <w:b/>
          <w:bCs/>
          <w:color w:val="000000" w:themeColor="text1"/>
          <w:sz w:val="52"/>
          <w:szCs w:val="52"/>
          <w:lang w:eastAsia="en-US"/>
        </w:rPr>
        <w:t>:</w:t>
      </w:r>
      <w:proofErr w:type="gramEnd"/>
      <w:r w:rsidRPr="006B0396">
        <w:rPr>
          <w:rFonts w:eastAsiaTheme="minorHAnsi"/>
          <w:b/>
          <w:bCs/>
          <w:color w:val="000000" w:themeColor="text1"/>
          <w:sz w:val="52"/>
          <w:szCs w:val="52"/>
          <w:lang w:eastAsia="en-US"/>
        </w:rPr>
        <w:t xml:space="preserve"> </w:t>
      </w:r>
      <w:r w:rsidR="006E33E2" w:rsidRPr="006B0396">
        <w:rPr>
          <w:rFonts w:eastAsiaTheme="minorHAnsi"/>
          <w:b/>
          <w:bCs/>
          <w:color w:val="000000" w:themeColor="text1"/>
          <w:sz w:val="52"/>
          <w:szCs w:val="52"/>
          <w:lang w:eastAsia="en-US"/>
        </w:rPr>
        <w:t>Liste c</w:t>
      </w:r>
      <w:r w:rsidR="00A17646" w:rsidRPr="006B0396">
        <w:rPr>
          <w:rFonts w:eastAsiaTheme="minorHAnsi"/>
          <w:b/>
          <w:bCs/>
          <w:color w:val="000000" w:themeColor="text1"/>
          <w:sz w:val="52"/>
          <w:szCs w:val="52"/>
          <w:lang w:eastAsia="en-US"/>
        </w:rPr>
        <w:t>omité ad h</w:t>
      </w:r>
      <w:r w:rsidR="003F416B" w:rsidRPr="006B0396">
        <w:rPr>
          <w:rFonts w:eastAsiaTheme="minorHAnsi"/>
          <w:b/>
          <w:bCs/>
          <w:color w:val="000000" w:themeColor="text1"/>
          <w:sz w:val="52"/>
          <w:szCs w:val="52"/>
          <w:lang w:eastAsia="en-US"/>
        </w:rPr>
        <w:t xml:space="preserve">oc </w:t>
      </w:r>
      <w:bookmarkEnd w:id="4"/>
    </w:p>
    <w:p w14:paraId="09A474A4" w14:textId="6FBA8E82" w:rsidR="000E0336" w:rsidRDefault="00945446" w:rsidP="006B0396">
      <w:pPr>
        <w:spacing w:line="240" w:lineRule="auto"/>
        <w:rPr>
          <w:color w:val="000000" w:themeColor="text1"/>
          <w:sz w:val="28"/>
          <w:szCs w:val="28"/>
        </w:rPr>
      </w:pPr>
      <w:r w:rsidRPr="006B0396">
        <w:rPr>
          <w:color w:val="000000" w:themeColor="text1"/>
          <w:sz w:val="28"/>
          <w:szCs w:val="28"/>
        </w:rPr>
        <w:br w:type="page"/>
      </w:r>
    </w:p>
    <w:p w14:paraId="571F27C8" w14:textId="32F6F785" w:rsidR="00190FEA" w:rsidRDefault="00190FEA" w:rsidP="006B0396">
      <w:pPr>
        <w:spacing w:line="240" w:lineRule="auto"/>
        <w:rPr>
          <w:color w:val="000000" w:themeColor="text1"/>
          <w:sz w:val="28"/>
          <w:szCs w:val="28"/>
        </w:rPr>
      </w:pPr>
    </w:p>
    <w:p w14:paraId="597330C2" w14:textId="77777777" w:rsidR="00190FEA" w:rsidRDefault="00190FEA" w:rsidP="006B0396">
      <w:pPr>
        <w:spacing w:line="240" w:lineRule="auto"/>
        <w:rPr>
          <w:rFonts w:eastAsia="Calibri" w:cs="Calibri"/>
          <w:b/>
          <w:color w:val="000000" w:themeColor="text1"/>
          <w:sz w:val="40"/>
        </w:rPr>
      </w:pPr>
    </w:p>
    <w:p w14:paraId="19089184" w14:textId="24E6CB06" w:rsidR="00190FEA" w:rsidRDefault="00190FEA" w:rsidP="006B0396">
      <w:pPr>
        <w:spacing w:line="240" w:lineRule="auto"/>
        <w:rPr>
          <w:rFonts w:eastAsia="Calibri" w:cs="Calibri"/>
          <w:b/>
          <w:color w:val="000000" w:themeColor="text1"/>
          <w:sz w:val="40"/>
        </w:rPr>
      </w:pPr>
      <w:r>
        <w:rPr>
          <w:noProof/>
        </w:rPr>
        <w:drawing>
          <wp:anchor distT="0" distB="0" distL="114300" distR="114300" simplePos="0" relativeHeight="251693056" behindDoc="0" locked="0" layoutInCell="1" allowOverlap="1" wp14:anchorId="113DB4B5" wp14:editId="65BE27FB">
            <wp:simplePos x="0" y="0"/>
            <wp:positionH relativeFrom="page">
              <wp:align>center</wp:align>
            </wp:positionH>
            <wp:positionV relativeFrom="margin">
              <wp:posOffset>725685</wp:posOffset>
            </wp:positionV>
            <wp:extent cx="1854200" cy="1280795"/>
            <wp:effectExtent l="76200" t="57150" r="69850" b="109855"/>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854200" cy="128079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746B392E" w14:textId="3EE2FBE8" w:rsidR="00190FEA" w:rsidRDefault="00190FEA" w:rsidP="006B0396">
      <w:pPr>
        <w:spacing w:line="240" w:lineRule="auto"/>
        <w:rPr>
          <w:rFonts w:eastAsia="Calibri" w:cs="Calibri"/>
          <w:b/>
          <w:color w:val="000000" w:themeColor="text1"/>
          <w:sz w:val="40"/>
        </w:rPr>
      </w:pPr>
    </w:p>
    <w:p w14:paraId="79D7A22C" w14:textId="77777777" w:rsidR="00190FEA" w:rsidRPr="006B0396" w:rsidRDefault="00190FEA" w:rsidP="006B0396">
      <w:pPr>
        <w:spacing w:line="240" w:lineRule="auto"/>
        <w:rPr>
          <w:rFonts w:eastAsia="Calibri" w:cs="Calibri"/>
          <w:b/>
          <w:color w:val="000000" w:themeColor="text1"/>
          <w:sz w:val="40"/>
        </w:rPr>
      </w:pPr>
    </w:p>
    <w:p w14:paraId="051B6F07" w14:textId="347047B0" w:rsidR="000E0336" w:rsidRPr="006B0396" w:rsidRDefault="000E0336" w:rsidP="000E0336">
      <w:pPr>
        <w:spacing w:line="276" w:lineRule="auto"/>
        <w:jc w:val="center"/>
        <w:rPr>
          <w:rFonts w:eastAsia="Calibri" w:cs="Calibri"/>
          <w:b/>
          <w:color w:val="000000" w:themeColor="text1"/>
          <w:sz w:val="40"/>
        </w:rPr>
      </w:pPr>
    </w:p>
    <w:p w14:paraId="087F22E8" w14:textId="77777777" w:rsidR="000E0336" w:rsidRPr="006B0396" w:rsidRDefault="000E0336" w:rsidP="000E0336">
      <w:pPr>
        <w:spacing w:line="276" w:lineRule="auto"/>
        <w:jc w:val="center"/>
        <w:rPr>
          <w:rFonts w:eastAsia="Calibri" w:cs="Calibri"/>
          <w:b/>
          <w:color w:val="000000" w:themeColor="text1"/>
          <w:sz w:val="40"/>
        </w:rPr>
      </w:pPr>
      <w:r w:rsidRPr="006B0396">
        <w:rPr>
          <w:rFonts w:eastAsia="Calibri" w:cs="Calibri"/>
          <w:b/>
          <w:noProof/>
          <w:color w:val="000000" w:themeColor="text1"/>
          <w:sz w:val="40"/>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106ADD13" w14:textId="77777777" w:rsidR="000E0336" w:rsidRPr="006B0396" w:rsidRDefault="000E0336" w:rsidP="000E0336">
      <w:pPr>
        <w:widowControl w:val="0"/>
        <w:autoSpaceDE w:val="0"/>
        <w:autoSpaceDN w:val="0"/>
        <w:adjustRightInd w:val="0"/>
        <w:spacing w:line="200" w:lineRule="exact"/>
        <w:ind w:right="9"/>
        <w:rPr>
          <w:color w:val="000000" w:themeColor="text1"/>
          <w:sz w:val="20"/>
          <w:szCs w:val="20"/>
        </w:rPr>
      </w:pPr>
    </w:p>
    <w:p w14:paraId="3B4446BC" w14:textId="65C638A2" w:rsidR="00531CC7" w:rsidRPr="006B0396" w:rsidRDefault="000E0336" w:rsidP="006B0396">
      <w:pPr>
        <w:pStyle w:val="4-TextePAO"/>
        <w:spacing w:before="0" w:line="240" w:lineRule="auto"/>
        <w:ind w:left="720" w:firstLine="0"/>
        <w:jc w:val="center"/>
        <w:rPr>
          <w:rFonts w:ascii="Arial Rounded MT Bold" w:hAnsi="Arial Rounded MT Bold"/>
          <w:b/>
          <w:color w:val="000000" w:themeColor="text1"/>
          <w:sz w:val="28"/>
          <w:szCs w:val="56"/>
          <w:lang w:val="fr-ML"/>
        </w:rPr>
      </w:pPr>
      <w:bookmarkStart w:id="5" w:name="_Hlk182230083"/>
      <w:r w:rsidRPr="006B0396">
        <w:rPr>
          <w:rFonts w:ascii="Arial Rounded MT Bold" w:hAnsi="Arial Rounded MT Bold"/>
          <w:b/>
          <w:color w:val="000000" w:themeColor="text1"/>
          <w:sz w:val="28"/>
          <w:szCs w:val="56"/>
          <w:lang w:val="fr-ML"/>
        </w:rPr>
        <w:t>Liste du comité AD HOC pour l’évaluation de</w:t>
      </w:r>
      <w:r w:rsidR="00531CC7" w:rsidRPr="006B0396">
        <w:rPr>
          <w:rFonts w:ascii="Arial Rounded MT Bold" w:hAnsi="Arial Rounded MT Bold"/>
          <w:b/>
          <w:color w:val="000000" w:themeColor="text1"/>
          <w:sz w:val="28"/>
          <w:szCs w:val="56"/>
          <w:lang w:val="fr-ML"/>
        </w:rPr>
        <w:t>s</w:t>
      </w:r>
      <w:r w:rsidRPr="006B0396">
        <w:rPr>
          <w:rFonts w:ascii="Arial Rounded MT Bold" w:hAnsi="Arial Rounded MT Bold"/>
          <w:b/>
          <w:color w:val="000000" w:themeColor="text1"/>
          <w:sz w:val="28"/>
          <w:szCs w:val="56"/>
          <w:lang w:val="fr-ML"/>
        </w:rPr>
        <w:t xml:space="preserve"> programme</w:t>
      </w:r>
      <w:r w:rsidR="00531CC7" w:rsidRPr="006B0396">
        <w:rPr>
          <w:rFonts w:ascii="Arial Rounded MT Bold" w:hAnsi="Arial Rounded MT Bold"/>
          <w:b/>
          <w:color w:val="000000" w:themeColor="text1"/>
          <w:sz w:val="28"/>
          <w:szCs w:val="56"/>
          <w:lang w:val="fr-ML"/>
        </w:rPr>
        <w:t>s</w:t>
      </w:r>
      <w:r w:rsidRPr="006B0396">
        <w:rPr>
          <w:rFonts w:ascii="Arial Rounded MT Bold" w:hAnsi="Arial Rounded MT Bold"/>
          <w:b/>
          <w:color w:val="000000" w:themeColor="text1"/>
          <w:sz w:val="28"/>
          <w:szCs w:val="56"/>
          <w:lang w:val="fr-ML"/>
        </w:rPr>
        <w:t xml:space="preserve"> de </w:t>
      </w:r>
      <w:r w:rsidR="007F3482" w:rsidRPr="006B0396">
        <w:rPr>
          <w:rFonts w:ascii="Arial Rounded MT Bold" w:hAnsi="Arial Rounded MT Bold"/>
          <w:b/>
          <w:color w:val="000000" w:themeColor="text1"/>
          <w:sz w:val="28"/>
          <w:szCs w:val="56"/>
          <w:lang w:val="fr-ML"/>
        </w:rPr>
        <w:t>licence</w:t>
      </w:r>
      <w:r w:rsidRPr="006B0396">
        <w:rPr>
          <w:rFonts w:ascii="Arial Rounded MT Bold" w:hAnsi="Arial Rounded MT Bold"/>
          <w:b/>
          <w:color w:val="000000" w:themeColor="text1"/>
          <w:sz w:val="28"/>
          <w:szCs w:val="56"/>
          <w:lang w:val="fr-ML"/>
        </w:rPr>
        <w:t xml:space="preserve"> </w:t>
      </w:r>
      <w:r w:rsidR="00531CC7" w:rsidRPr="006B0396">
        <w:rPr>
          <w:rFonts w:ascii="Arial Rounded MT Bold" w:hAnsi="Arial Rounded MT Bold"/>
          <w:b/>
          <w:color w:val="000000" w:themeColor="text1"/>
          <w:sz w:val="28"/>
          <w:szCs w:val="56"/>
          <w:lang w:val="fr-ML"/>
        </w:rPr>
        <w:t>et DUT</w:t>
      </w:r>
    </w:p>
    <w:p w14:paraId="0594DB91" w14:textId="50EB6808"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bookmarkStart w:id="6" w:name="_Hlk182230534"/>
      <w:r w:rsidRPr="006B0396">
        <w:rPr>
          <w:rFonts w:ascii="Arial Rounded MT Bold" w:hAnsi="Arial Rounded MT Bold"/>
          <w:bCs/>
          <w:color w:val="000000" w:themeColor="text1"/>
          <w:sz w:val="24"/>
          <w:szCs w:val="52"/>
        </w:rPr>
        <w:t>Gestion des Ressources Humaines</w:t>
      </w:r>
    </w:p>
    <w:p w14:paraId="432A0B36" w14:textId="4AFE5F51"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Gestion des Entreprises et Administrations</w:t>
      </w:r>
    </w:p>
    <w:p w14:paraId="78F9E31B" w14:textId="4DAAA70F"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Marketing et Communication</w:t>
      </w:r>
    </w:p>
    <w:p w14:paraId="69DF1FBA" w14:textId="4610D474"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 xml:space="preserve">Finances et Comptabilité </w:t>
      </w:r>
    </w:p>
    <w:p w14:paraId="2568AB6D" w14:textId="61076D67" w:rsidR="00531CC7"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Informatique de Gestion</w:t>
      </w:r>
    </w:p>
    <w:p w14:paraId="6EAFDD9E" w14:textId="3B9A3178" w:rsidR="000E0336" w:rsidRPr="006B0396" w:rsidRDefault="00531CC7" w:rsidP="006B0396">
      <w:pPr>
        <w:pStyle w:val="4-TextePAO"/>
        <w:numPr>
          <w:ilvl w:val="1"/>
          <w:numId w:val="2"/>
        </w:numPr>
        <w:spacing w:before="0" w:line="240" w:lineRule="auto"/>
        <w:jc w:val="left"/>
        <w:rPr>
          <w:rFonts w:ascii="Arial Rounded MT Bold" w:hAnsi="Arial Rounded MT Bold"/>
          <w:bCs/>
          <w:color w:val="000000" w:themeColor="text1"/>
          <w:sz w:val="24"/>
          <w:szCs w:val="52"/>
          <w:lang w:val="fr-ML"/>
        </w:rPr>
      </w:pPr>
      <w:r w:rsidRPr="006B0396">
        <w:rPr>
          <w:rFonts w:ascii="Arial Rounded MT Bold" w:hAnsi="Arial Rounded MT Bold"/>
          <w:bCs/>
          <w:color w:val="000000" w:themeColor="text1"/>
          <w:sz w:val="24"/>
          <w:szCs w:val="52"/>
        </w:rPr>
        <w:t>Réseaux et Télécommunications</w:t>
      </w:r>
    </w:p>
    <w:bookmarkEnd w:id="6"/>
    <w:p w14:paraId="090C3303" w14:textId="77777777" w:rsidR="000E0336" w:rsidRPr="006B0396" w:rsidRDefault="000E0336" w:rsidP="000E0336">
      <w:pPr>
        <w:spacing w:line="240" w:lineRule="auto"/>
        <w:rPr>
          <w:rFonts w:ascii="Cambria" w:hAnsi="Cambria"/>
          <w:color w:val="000000" w:themeColor="text1"/>
          <w:lang w:val="fr-CA"/>
        </w:rPr>
      </w:pPr>
    </w:p>
    <w:tbl>
      <w:tblPr>
        <w:tblW w:w="8100" w:type="dxa"/>
        <w:jc w:val="center"/>
        <w:tblCellMar>
          <w:left w:w="70" w:type="dxa"/>
          <w:right w:w="70" w:type="dxa"/>
        </w:tblCellMar>
        <w:tblLook w:val="04A0" w:firstRow="1" w:lastRow="0" w:firstColumn="1" w:lastColumn="0" w:noHBand="0" w:noVBand="1"/>
      </w:tblPr>
      <w:tblGrid>
        <w:gridCol w:w="4106"/>
        <w:gridCol w:w="3994"/>
      </w:tblGrid>
      <w:tr w:rsidR="008654E5" w:rsidRPr="008654E5" w14:paraId="10D4237A" w14:textId="77777777" w:rsidTr="008654E5">
        <w:trPr>
          <w:trHeight w:val="315"/>
          <w:jc w:val="center"/>
        </w:trPr>
        <w:tc>
          <w:tcPr>
            <w:tcW w:w="41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1F10D6" w14:textId="77777777" w:rsidR="008654E5" w:rsidRPr="006B0396" w:rsidRDefault="008654E5" w:rsidP="006B0396">
            <w:pPr>
              <w:spacing w:line="240" w:lineRule="auto"/>
              <w:jc w:val="center"/>
              <w:rPr>
                <w:rFonts w:ascii="Arial" w:hAnsi="Arial" w:cs="Arial"/>
                <w:b/>
                <w:bCs/>
                <w:color w:val="000000"/>
                <w:szCs w:val="24"/>
              </w:rPr>
            </w:pPr>
            <w:r w:rsidRPr="006B0396">
              <w:rPr>
                <w:rFonts w:ascii="Arial" w:hAnsi="Arial" w:cs="Arial"/>
                <w:b/>
                <w:bCs/>
                <w:color w:val="000000"/>
                <w:szCs w:val="24"/>
              </w:rPr>
              <w:t>NOM et Prénom</w:t>
            </w:r>
          </w:p>
        </w:tc>
        <w:tc>
          <w:tcPr>
            <w:tcW w:w="3994" w:type="dxa"/>
            <w:tcBorders>
              <w:top w:val="single" w:sz="4" w:space="0" w:color="auto"/>
              <w:left w:val="nil"/>
              <w:bottom w:val="single" w:sz="4" w:space="0" w:color="auto"/>
              <w:right w:val="single" w:sz="4" w:space="0" w:color="auto"/>
            </w:tcBorders>
            <w:shd w:val="clear" w:color="auto" w:fill="auto"/>
            <w:noWrap/>
            <w:vAlign w:val="center"/>
            <w:hideMark/>
          </w:tcPr>
          <w:p w14:paraId="72D5D833" w14:textId="77777777" w:rsidR="008654E5" w:rsidRPr="006B0396" w:rsidRDefault="008654E5" w:rsidP="006B0396">
            <w:pPr>
              <w:spacing w:line="240" w:lineRule="auto"/>
              <w:jc w:val="center"/>
              <w:rPr>
                <w:rFonts w:ascii="Arial" w:hAnsi="Arial" w:cs="Arial"/>
                <w:b/>
                <w:bCs/>
                <w:color w:val="000000"/>
                <w:szCs w:val="24"/>
              </w:rPr>
            </w:pPr>
            <w:r w:rsidRPr="006B0396">
              <w:rPr>
                <w:rFonts w:ascii="Arial" w:hAnsi="Arial" w:cs="Arial"/>
                <w:b/>
                <w:bCs/>
                <w:color w:val="000000"/>
                <w:szCs w:val="24"/>
              </w:rPr>
              <w:t>Statut</w:t>
            </w:r>
          </w:p>
        </w:tc>
      </w:tr>
      <w:tr w:rsidR="008654E5" w:rsidRPr="008654E5" w14:paraId="69FF7F64"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561B80B"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SANGARE Adama</w:t>
            </w:r>
          </w:p>
        </w:tc>
        <w:tc>
          <w:tcPr>
            <w:tcW w:w="3994" w:type="dxa"/>
            <w:tcBorders>
              <w:top w:val="nil"/>
              <w:left w:val="nil"/>
              <w:bottom w:val="single" w:sz="4" w:space="0" w:color="auto"/>
              <w:right w:val="single" w:sz="4" w:space="0" w:color="auto"/>
            </w:tcBorders>
            <w:shd w:val="clear" w:color="auto" w:fill="auto"/>
            <w:noWrap/>
            <w:vAlign w:val="center"/>
            <w:hideMark/>
          </w:tcPr>
          <w:p w14:paraId="00DE44BC"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Directeur Général</w:t>
            </w:r>
          </w:p>
        </w:tc>
      </w:tr>
      <w:tr w:rsidR="008654E5" w:rsidRPr="008654E5" w14:paraId="28726388"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9C707C8"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TRAORE Nicodème</w:t>
            </w:r>
          </w:p>
        </w:tc>
        <w:tc>
          <w:tcPr>
            <w:tcW w:w="3994" w:type="dxa"/>
            <w:tcBorders>
              <w:top w:val="nil"/>
              <w:left w:val="nil"/>
              <w:bottom w:val="single" w:sz="4" w:space="0" w:color="auto"/>
              <w:right w:val="single" w:sz="4" w:space="0" w:color="auto"/>
            </w:tcBorders>
            <w:shd w:val="clear" w:color="auto" w:fill="auto"/>
            <w:noWrap/>
            <w:vAlign w:val="center"/>
            <w:hideMark/>
          </w:tcPr>
          <w:p w14:paraId="33824A8A"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Directeur des Etudes</w:t>
            </w:r>
          </w:p>
        </w:tc>
      </w:tr>
      <w:tr w:rsidR="008654E5" w:rsidRPr="008654E5" w14:paraId="6BCBE406"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7611240"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TRAORE Yaya</w:t>
            </w:r>
          </w:p>
        </w:tc>
        <w:tc>
          <w:tcPr>
            <w:tcW w:w="3994" w:type="dxa"/>
            <w:tcBorders>
              <w:top w:val="nil"/>
              <w:left w:val="nil"/>
              <w:bottom w:val="single" w:sz="4" w:space="0" w:color="auto"/>
              <w:right w:val="single" w:sz="4" w:space="0" w:color="auto"/>
            </w:tcBorders>
            <w:shd w:val="clear" w:color="auto" w:fill="auto"/>
            <w:noWrap/>
            <w:vAlign w:val="center"/>
            <w:hideMark/>
          </w:tcPr>
          <w:p w14:paraId="720603C7"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Responsable CIAQ</w:t>
            </w:r>
          </w:p>
        </w:tc>
      </w:tr>
      <w:tr w:rsidR="008654E5" w:rsidRPr="008654E5" w14:paraId="130DD7EF"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7F7A867"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DIAMOUTENE Alassane</w:t>
            </w:r>
          </w:p>
        </w:tc>
        <w:tc>
          <w:tcPr>
            <w:tcW w:w="3994" w:type="dxa"/>
            <w:tcBorders>
              <w:top w:val="nil"/>
              <w:left w:val="nil"/>
              <w:bottom w:val="single" w:sz="4" w:space="0" w:color="auto"/>
              <w:right w:val="single" w:sz="4" w:space="0" w:color="auto"/>
            </w:tcBorders>
            <w:shd w:val="clear" w:color="auto" w:fill="auto"/>
            <w:noWrap/>
            <w:vAlign w:val="center"/>
            <w:hideMark/>
          </w:tcPr>
          <w:p w14:paraId="43043263"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Surveillant Général</w:t>
            </w:r>
          </w:p>
        </w:tc>
      </w:tr>
      <w:tr w:rsidR="008654E5" w:rsidRPr="008654E5" w14:paraId="61F1978D"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521A8BE" w14:textId="6F7E1C26" w:rsidR="008654E5" w:rsidRPr="006B0396" w:rsidRDefault="00DF422B" w:rsidP="008654E5">
            <w:pPr>
              <w:spacing w:line="240" w:lineRule="auto"/>
              <w:jc w:val="left"/>
              <w:rPr>
                <w:rFonts w:ascii="Arial" w:hAnsi="Arial" w:cs="Arial"/>
                <w:color w:val="000000"/>
                <w:szCs w:val="24"/>
              </w:rPr>
            </w:pPr>
            <w:r>
              <w:rPr>
                <w:rFonts w:ascii="Arial" w:hAnsi="Arial" w:cs="Arial"/>
                <w:color w:val="000000"/>
                <w:szCs w:val="24"/>
              </w:rPr>
              <w:t>CISSE Fatoumata</w:t>
            </w:r>
          </w:p>
        </w:tc>
        <w:tc>
          <w:tcPr>
            <w:tcW w:w="3994" w:type="dxa"/>
            <w:tcBorders>
              <w:top w:val="nil"/>
              <w:left w:val="nil"/>
              <w:bottom w:val="single" w:sz="4" w:space="0" w:color="auto"/>
              <w:right w:val="single" w:sz="4" w:space="0" w:color="auto"/>
            </w:tcBorders>
            <w:shd w:val="clear" w:color="auto" w:fill="auto"/>
            <w:noWrap/>
            <w:vAlign w:val="center"/>
            <w:hideMark/>
          </w:tcPr>
          <w:p w14:paraId="47534E59"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Gestion et comptabilité</w:t>
            </w:r>
          </w:p>
        </w:tc>
      </w:tr>
      <w:tr w:rsidR="008654E5" w:rsidRPr="008654E5" w14:paraId="1423E981"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0C4FF9A8"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TOURE Macou</w:t>
            </w:r>
          </w:p>
        </w:tc>
        <w:tc>
          <w:tcPr>
            <w:tcW w:w="3994" w:type="dxa"/>
            <w:tcBorders>
              <w:top w:val="nil"/>
              <w:left w:val="nil"/>
              <w:bottom w:val="single" w:sz="4" w:space="0" w:color="auto"/>
              <w:right w:val="single" w:sz="4" w:space="0" w:color="auto"/>
            </w:tcBorders>
            <w:shd w:val="clear" w:color="auto" w:fill="auto"/>
            <w:noWrap/>
            <w:vAlign w:val="center"/>
            <w:hideMark/>
          </w:tcPr>
          <w:p w14:paraId="7329580D"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Assistante de Direction</w:t>
            </w:r>
          </w:p>
        </w:tc>
      </w:tr>
      <w:tr w:rsidR="008654E5" w:rsidRPr="008654E5" w14:paraId="49170660"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0C1BA3A"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SANGARE Boubacar</w:t>
            </w:r>
          </w:p>
        </w:tc>
        <w:tc>
          <w:tcPr>
            <w:tcW w:w="3994" w:type="dxa"/>
            <w:tcBorders>
              <w:top w:val="nil"/>
              <w:left w:val="nil"/>
              <w:bottom w:val="single" w:sz="4" w:space="0" w:color="auto"/>
              <w:right w:val="single" w:sz="4" w:space="0" w:color="auto"/>
            </w:tcBorders>
            <w:shd w:val="clear" w:color="auto" w:fill="auto"/>
            <w:noWrap/>
            <w:vAlign w:val="center"/>
            <w:hideMark/>
          </w:tcPr>
          <w:p w14:paraId="63121E08"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Professeur</w:t>
            </w:r>
          </w:p>
        </w:tc>
      </w:tr>
      <w:tr w:rsidR="008654E5" w:rsidRPr="008654E5" w14:paraId="18CC4675"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35C792E"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DIAWARA Mohamed</w:t>
            </w:r>
          </w:p>
        </w:tc>
        <w:tc>
          <w:tcPr>
            <w:tcW w:w="3994" w:type="dxa"/>
            <w:tcBorders>
              <w:top w:val="nil"/>
              <w:left w:val="nil"/>
              <w:bottom w:val="single" w:sz="4" w:space="0" w:color="auto"/>
              <w:right w:val="single" w:sz="4" w:space="0" w:color="auto"/>
            </w:tcBorders>
            <w:shd w:val="clear" w:color="auto" w:fill="auto"/>
            <w:noWrap/>
            <w:vAlign w:val="center"/>
            <w:hideMark/>
          </w:tcPr>
          <w:p w14:paraId="5DA18731"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Professeur</w:t>
            </w:r>
          </w:p>
        </w:tc>
      </w:tr>
      <w:tr w:rsidR="008654E5" w:rsidRPr="008654E5" w14:paraId="3CC3955E"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FB7C04E"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TRAORE Abdramane</w:t>
            </w:r>
          </w:p>
        </w:tc>
        <w:tc>
          <w:tcPr>
            <w:tcW w:w="3994" w:type="dxa"/>
            <w:tcBorders>
              <w:top w:val="nil"/>
              <w:left w:val="nil"/>
              <w:bottom w:val="single" w:sz="4" w:space="0" w:color="auto"/>
              <w:right w:val="single" w:sz="4" w:space="0" w:color="auto"/>
            </w:tcBorders>
            <w:shd w:val="clear" w:color="auto" w:fill="auto"/>
            <w:noWrap/>
            <w:vAlign w:val="center"/>
            <w:hideMark/>
          </w:tcPr>
          <w:p w14:paraId="77596D50"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Professeur</w:t>
            </w:r>
          </w:p>
        </w:tc>
      </w:tr>
      <w:tr w:rsidR="008654E5" w:rsidRPr="008654E5" w14:paraId="2422F263"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36460201"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SISSOKO Fodé</w:t>
            </w:r>
          </w:p>
        </w:tc>
        <w:tc>
          <w:tcPr>
            <w:tcW w:w="3994" w:type="dxa"/>
            <w:tcBorders>
              <w:top w:val="nil"/>
              <w:left w:val="nil"/>
              <w:bottom w:val="single" w:sz="4" w:space="0" w:color="auto"/>
              <w:right w:val="single" w:sz="4" w:space="0" w:color="auto"/>
            </w:tcBorders>
            <w:shd w:val="clear" w:color="auto" w:fill="auto"/>
            <w:noWrap/>
            <w:vAlign w:val="center"/>
            <w:hideMark/>
          </w:tcPr>
          <w:p w14:paraId="36C7A573"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Professeur</w:t>
            </w:r>
          </w:p>
        </w:tc>
      </w:tr>
      <w:tr w:rsidR="008654E5" w:rsidRPr="008654E5" w14:paraId="49C53604"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6BB98FFC"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DIAWARA Mamadou</w:t>
            </w:r>
          </w:p>
        </w:tc>
        <w:tc>
          <w:tcPr>
            <w:tcW w:w="3994" w:type="dxa"/>
            <w:tcBorders>
              <w:top w:val="nil"/>
              <w:left w:val="nil"/>
              <w:bottom w:val="single" w:sz="4" w:space="0" w:color="auto"/>
              <w:right w:val="single" w:sz="4" w:space="0" w:color="auto"/>
            </w:tcBorders>
            <w:shd w:val="clear" w:color="auto" w:fill="auto"/>
            <w:noWrap/>
            <w:vAlign w:val="center"/>
            <w:hideMark/>
          </w:tcPr>
          <w:p w14:paraId="48D5B673"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Etudiant</w:t>
            </w:r>
          </w:p>
        </w:tc>
      </w:tr>
      <w:tr w:rsidR="008654E5" w:rsidRPr="008654E5" w14:paraId="341EB42D"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2DB601EF"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DIALLO Fatou</w:t>
            </w:r>
          </w:p>
        </w:tc>
        <w:tc>
          <w:tcPr>
            <w:tcW w:w="3994" w:type="dxa"/>
            <w:tcBorders>
              <w:top w:val="nil"/>
              <w:left w:val="nil"/>
              <w:bottom w:val="single" w:sz="4" w:space="0" w:color="auto"/>
              <w:right w:val="single" w:sz="4" w:space="0" w:color="auto"/>
            </w:tcBorders>
            <w:shd w:val="clear" w:color="auto" w:fill="auto"/>
            <w:noWrap/>
            <w:vAlign w:val="center"/>
            <w:hideMark/>
          </w:tcPr>
          <w:p w14:paraId="3A74F66E"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Etudiant</w:t>
            </w:r>
          </w:p>
        </w:tc>
      </w:tr>
      <w:tr w:rsidR="008654E5" w:rsidRPr="008654E5" w14:paraId="35B3779E"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18F2F080"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FOFANA Souleymane</w:t>
            </w:r>
          </w:p>
        </w:tc>
        <w:tc>
          <w:tcPr>
            <w:tcW w:w="3994" w:type="dxa"/>
            <w:tcBorders>
              <w:top w:val="nil"/>
              <w:left w:val="nil"/>
              <w:bottom w:val="single" w:sz="4" w:space="0" w:color="auto"/>
              <w:right w:val="single" w:sz="4" w:space="0" w:color="auto"/>
            </w:tcBorders>
            <w:shd w:val="clear" w:color="auto" w:fill="auto"/>
            <w:noWrap/>
            <w:vAlign w:val="center"/>
            <w:hideMark/>
          </w:tcPr>
          <w:p w14:paraId="3B012349"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Parent d’étudiant</w:t>
            </w:r>
          </w:p>
        </w:tc>
      </w:tr>
      <w:tr w:rsidR="008654E5" w:rsidRPr="008654E5" w14:paraId="61D1E809"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100C8E8"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DIALLO Asma</w:t>
            </w:r>
          </w:p>
        </w:tc>
        <w:tc>
          <w:tcPr>
            <w:tcW w:w="3994" w:type="dxa"/>
            <w:tcBorders>
              <w:top w:val="nil"/>
              <w:left w:val="nil"/>
              <w:bottom w:val="single" w:sz="4" w:space="0" w:color="auto"/>
              <w:right w:val="single" w:sz="4" w:space="0" w:color="auto"/>
            </w:tcBorders>
            <w:shd w:val="clear" w:color="auto" w:fill="auto"/>
            <w:noWrap/>
            <w:vAlign w:val="center"/>
            <w:hideMark/>
          </w:tcPr>
          <w:p w14:paraId="56284452"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Parent d’étudiant</w:t>
            </w:r>
          </w:p>
        </w:tc>
      </w:tr>
      <w:tr w:rsidR="008654E5" w:rsidRPr="008654E5" w14:paraId="47B7D626" w14:textId="77777777" w:rsidTr="008654E5">
        <w:trPr>
          <w:trHeight w:val="315"/>
          <w:jc w:val="center"/>
        </w:trPr>
        <w:tc>
          <w:tcPr>
            <w:tcW w:w="4106" w:type="dxa"/>
            <w:tcBorders>
              <w:top w:val="nil"/>
              <w:left w:val="single" w:sz="4" w:space="0" w:color="auto"/>
              <w:bottom w:val="single" w:sz="4" w:space="0" w:color="auto"/>
              <w:right w:val="single" w:sz="4" w:space="0" w:color="auto"/>
            </w:tcBorders>
            <w:shd w:val="clear" w:color="auto" w:fill="auto"/>
            <w:noWrap/>
            <w:vAlign w:val="center"/>
            <w:hideMark/>
          </w:tcPr>
          <w:p w14:paraId="4CBF90D6"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DOUMBIA Moussa</w:t>
            </w:r>
          </w:p>
        </w:tc>
        <w:tc>
          <w:tcPr>
            <w:tcW w:w="3994" w:type="dxa"/>
            <w:tcBorders>
              <w:top w:val="nil"/>
              <w:left w:val="nil"/>
              <w:bottom w:val="single" w:sz="4" w:space="0" w:color="auto"/>
              <w:right w:val="single" w:sz="4" w:space="0" w:color="auto"/>
            </w:tcBorders>
            <w:shd w:val="clear" w:color="auto" w:fill="auto"/>
            <w:noWrap/>
            <w:vAlign w:val="center"/>
            <w:hideMark/>
          </w:tcPr>
          <w:p w14:paraId="6C244D56" w14:textId="77777777" w:rsidR="008654E5" w:rsidRPr="006B0396" w:rsidRDefault="008654E5" w:rsidP="008654E5">
            <w:pPr>
              <w:spacing w:line="240" w:lineRule="auto"/>
              <w:jc w:val="left"/>
              <w:rPr>
                <w:rFonts w:ascii="Arial" w:hAnsi="Arial" w:cs="Arial"/>
                <w:color w:val="000000"/>
                <w:szCs w:val="24"/>
              </w:rPr>
            </w:pPr>
            <w:r w:rsidRPr="006B0396">
              <w:rPr>
                <w:rFonts w:ascii="Arial" w:hAnsi="Arial" w:cs="Arial"/>
                <w:color w:val="000000"/>
                <w:szCs w:val="24"/>
              </w:rPr>
              <w:t>Monde professionnel</w:t>
            </w:r>
          </w:p>
        </w:tc>
      </w:tr>
    </w:tbl>
    <w:p w14:paraId="2B28BB78" w14:textId="77777777" w:rsidR="008654E5" w:rsidRDefault="008654E5" w:rsidP="000E0336">
      <w:pPr>
        <w:pStyle w:val="4-TextePAO"/>
        <w:spacing w:before="0" w:line="240" w:lineRule="auto"/>
        <w:ind w:firstLine="0"/>
        <w:jc w:val="center"/>
        <w:rPr>
          <w:rFonts w:ascii="Arial Rounded MT Bold" w:hAnsi="Arial Rounded MT Bold"/>
          <w:b/>
          <w:color w:val="000000" w:themeColor="text1"/>
          <w:sz w:val="24"/>
          <w:szCs w:val="72"/>
          <w:lang w:val="fr-ML"/>
        </w:rPr>
      </w:pPr>
    </w:p>
    <w:p w14:paraId="21525370" w14:textId="65704600"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r w:rsidRPr="006B0396">
        <w:rPr>
          <w:rFonts w:ascii="Arial Rounded MT Bold" w:hAnsi="Arial Rounded MT Bold"/>
          <w:bCs/>
          <w:color w:val="000000" w:themeColor="text1"/>
          <w:sz w:val="20"/>
          <w:szCs w:val="52"/>
          <w:lang w:val="fr-ML"/>
        </w:rPr>
        <w:t xml:space="preserve">Fait à Bamako, le </w:t>
      </w:r>
      <w:r w:rsidR="00531CC7">
        <w:rPr>
          <w:rFonts w:ascii="Arial Rounded MT Bold" w:hAnsi="Arial Rounded MT Bold"/>
          <w:bCs/>
          <w:color w:val="000000" w:themeColor="text1"/>
          <w:sz w:val="20"/>
          <w:szCs w:val="52"/>
          <w:lang w:val="fr-ML"/>
        </w:rPr>
        <w:t>23</w:t>
      </w:r>
      <w:r w:rsidRPr="006B0396">
        <w:rPr>
          <w:rFonts w:ascii="Arial Rounded MT Bold" w:hAnsi="Arial Rounded MT Bold"/>
          <w:bCs/>
          <w:color w:val="000000" w:themeColor="text1"/>
          <w:sz w:val="20"/>
          <w:szCs w:val="52"/>
          <w:lang w:val="fr-ML"/>
        </w:rPr>
        <w:t xml:space="preserve"> </w:t>
      </w:r>
      <w:r w:rsidR="00531CC7">
        <w:rPr>
          <w:rFonts w:ascii="Arial Rounded MT Bold" w:hAnsi="Arial Rounded MT Bold"/>
          <w:bCs/>
          <w:color w:val="000000" w:themeColor="text1"/>
          <w:sz w:val="20"/>
          <w:szCs w:val="52"/>
          <w:lang w:val="fr-ML"/>
        </w:rPr>
        <w:t>septembre</w:t>
      </w:r>
      <w:r w:rsidRPr="006B0396">
        <w:rPr>
          <w:rFonts w:ascii="Arial Rounded MT Bold" w:hAnsi="Arial Rounded MT Bold"/>
          <w:bCs/>
          <w:color w:val="000000" w:themeColor="text1"/>
          <w:sz w:val="20"/>
          <w:szCs w:val="52"/>
          <w:lang w:val="fr-ML"/>
        </w:rPr>
        <w:t xml:space="preserve"> 202</w:t>
      </w:r>
      <w:r w:rsidR="00531CC7">
        <w:rPr>
          <w:rFonts w:ascii="Arial Rounded MT Bold" w:hAnsi="Arial Rounded MT Bold"/>
          <w:bCs/>
          <w:color w:val="000000" w:themeColor="text1"/>
          <w:sz w:val="20"/>
          <w:szCs w:val="52"/>
          <w:lang w:val="fr-ML"/>
        </w:rPr>
        <w:t>4</w:t>
      </w:r>
    </w:p>
    <w:p w14:paraId="6E57B020"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350C9D8F" w14:textId="2521D378"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r w:rsidRPr="006B0396">
        <w:rPr>
          <w:rFonts w:ascii="Arial Rounded MT Bold" w:hAnsi="Arial Rounded MT Bold"/>
          <w:bCs/>
          <w:color w:val="000000" w:themeColor="text1"/>
          <w:sz w:val="20"/>
          <w:szCs w:val="52"/>
          <w:lang w:val="fr-ML"/>
        </w:rPr>
        <w:t>Le Directeur Général</w:t>
      </w:r>
      <w:r w:rsidR="006778CD" w:rsidRPr="006B0396">
        <w:rPr>
          <w:rFonts w:ascii="Arial Rounded MT Bold" w:hAnsi="Arial Rounded MT Bold"/>
          <w:bCs/>
          <w:color w:val="000000" w:themeColor="text1"/>
          <w:sz w:val="20"/>
          <w:szCs w:val="52"/>
          <w:lang w:val="fr-ML"/>
        </w:rPr>
        <w:t>,</w:t>
      </w:r>
    </w:p>
    <w:p w14:paraId="40053A03"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238F4E5F"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4BBE5EB7"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614461E7" w14:textId="77777777" w:rsidR="000E0336" w:rsidRPr="006B0396" w:rsidRDefault="000E0336" w:rsidP="00190FEA">
      <w:pPr>
        <w:pStyle w:val="4-TextePAO"/>
        <w:spacing w:before="0" w:line="240" w:lineRule="auto"/>
        <w:ind w:firstLine="0"/>
        <w:jc w:val="right"/>
        <w:rPr>
          <w:rFonts w:ascii="Arial Rounded MT Bold" w:hAnsi="Arial Rounded MT Bold"/>
          <w:bCs/>
          <w:color w:val="000000" w:themeColor="text1"/>
          <w:sz w:val="20"/>
          <w:szCs w:val="52"/>
          <w:lang w:val="fr-ML"/>
        </w:rPr>
      </w:pPr>
    </w:p>
    <w:p w14:paraId="176CC971" w14:textId="3E8A41B8" w:rsidR="000E0336" w:rsidRPr="006B0396" w:rsidRDefault="00531CC7" w:rsidP="00190FEA">
      <w:pPr>
        <w:pStyle w:val="4-TextePAO"/>
        <w:spacing w:before="0" w:line="240" w:lineRule="auto"/>
        <w:ind w:firstLine="0"/>
        <w:jc w:val="right"/>
        <w:rPr>
          <w:rFonts w:ascii="Arial Rounded MT Bold" w:hAnsi="Arial Rounded MT Bold"/>
          <w:bCs/>
          <w:color w:val="000000" w:themeColor="text1"/>
          <w:sz w:val="20"/>
          <w:szCs w:val="52"/>
          <w:lang w:val="fr-ML"/>
        </w:rPr>
      </w:pPr>
      <w:r>
        <w:rPr>
          <w:rFonts w:ascii="Arial Rounded MT Bold" w:hAnsi="Arial Rounded MT Bold"/>
          <w:bCs/>
          <w:color w:val="000000" w:themeColor="text1"/>
          <w:sz w:val="20"/>
          <w:szCs w:val="52"/>
          <w:lang w:val="fr-ML"/>
        </w:rPr>
        <w:t>M. SANGARE Adama</w:t>
      </w:r>
    </w:p>
    <w:bookmarkEnd w:id="5"/>
    <w:p w14:paraId="4378A474" w14:textId="77777777" w:rsidR="000E0336" w:rsidRPr="006B0396" w:rsidRDefault="000E0336" w:rsidP="000E0336">
      <w:pPr>
        <w:rPr>
          <w:rFonts w:ascii="Cambria" w:hAnsi="Cambria"/>
          <w:b/>
          <w:color w:val="000000" w:themeColor="text1"/>
          <w:szCs w:val="24"/>
          <w:lang w:val="fr-CA"/>
        </w:rPr>
      </w:pPr>
    </w:p>
    <w:p w14:paraId="0649DD05" w14:textId="77777777" w:rsidR="000E0336" w:rsidRPr="006B0396" w:rsidRDefault="000E0336" w:rsidP="000E0336">
      <w:pPr>
        <w:rPr>
          <w:rFonts w:ascii="Cambria" w:hAnsi="Cambria"/>
          <w:b/>
          <w:color w:val="000000" w:themeColor="text1"/>
          <w:szCs w:val="24"/>
          <w:lang w:val="fr-CA"/>
        </w:rPr>
      </w:pPr>
    </w:p>
    <w:p w14:paraId="32D40C0C" w14:textId="77777777" w:rsidR="003B4A3F" w:rsidRPr="006B0396" w:rsidRDefault="003B4A3F">
      <w:pPr>
        <w:widowControl w:val="0"/>
        <w:autoSpaceDE w:val="0"/>
        <w:autoSpaceDN w:val="0"/>
        <w:adjustRightInd w:val="0"/>
        <w:spacing w:before="5" w:line="280" w:lineRule="exact"/>
        <w:ind w:right="9"/>
        <w:rPr>
          <w:color w:val="000000" w:themeColor="text1"/>
          <w:sz w:val="28"/>
          <w:szCs w:val="28"/>
        </w:rPr>
      </w:pPr>
    </w:p>
    <w:p w14:paraId="0BDEF53D"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0372E69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A045ED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4B6EB8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8761480"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4FD3B68"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1DCD482"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FD13CE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0919E37A"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138815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2FC674B1"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B7789D5"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3EFA0EB"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7AFD50FA"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3187F74"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DDE7010"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97DF75F"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087BE06"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42919CBC"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6736A6BF"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36A7CE0C"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5E9861F9" w14:textId="77777777" w:rsidR="00011374" w:rsidRPr="006B0396" w:rsidRDefault="00011374">
      <w:pPr>
        <w:widowControl w:val="0"/>
        <w:autoSpaceDE w:val="0"/>
        <w:autoSpaceDN w:val="0"/>
        <w:adjustRightInd w:val="0"/>
        <w:spacing w:line="240" w:lineRule="auto"/>
        <w:ind w:right="9"/>
        <w:rPr>
          <w:color w:val="000000" w:themeColor="text1"/>
          <w:szCs w:val="24"/>
        </w:rPr>
      </w:pPr>
    </w:p>
    <w:p w14:paraId="16F36F77" w14:textId="23BABC96" w:rsidR="003B4A3F" w:rsidRPr="006B0396" w:rsidRDefault="00011374" w:rsidP="006B0396">
      <w:pPr>
        <w:jc w:val="center"/>
        <w:rPr>
          <w:rFonts w:eastAsiaTheme="minorHAnsi"/>
          <w:b/>
          <w:bCs/>
          <w:color w:val="000000" w:themeColor="text1"/>
          <w:sz w:val="44"/>
          <w:lang w:eastAsia="en-US"/>
        </w:rPr>
      </w:pPr>
      <w:bookmarkStart w:id="7" w:name="_Toc145944528"/>
      <w:r w:rsidRPr="006B0396">
        <w:rPr>
          <w:rFonts w:eastAsiaTheme="minorHAnsi"/>
          <w:b/>
          <w:bCs/>
          <w:color w:val="000000" w:themeColor="text1"/>
          <w:sz w:val="52"/>
          <w:szCs w:val="52"/>
          <w:lang w:eastAsia="en-US"/>
        </w:rPr>
        <w:t xml:space="preserve">Annexe </w:t>
      </w:r>
      <w:r w:rsidR="000E0336" w:rsidRPr="006B0396">
        <w:rPr>
          <w:rFonts w:eastAsiaTheme="minorHAnsi"/>
          <w:b/>
          <w:bCs/>
          <w:color w:val="000000" w:themeColor="text1"/>
          <w:sz w:val="52"/>
          <w:szCs w:val="52"/>
          <w:lang w:eastAsia="en-US"/>
        </w:rPr>
        <w:t>n°0</w:t>
      </w:r>
      <w:r w:rsidR="007B4390" w:rsidRPr="006B0396">
        <w:rPr>
          <w:rFonts w:eastAsiaTheme="minorHAnsi"/>
          <w:b/>
          <w:bCs/>
          <w:color w:val="000000" w:themeColor="text1"/>
          <w:sz w:val="52"/>
          <w:szCs w:val="52"/>
          <w:lang w:eastAsia="en-US"/>
        </w:rPr>
        <w:t>3</w:t>
      </w:r>
      <w:r w:rsidRPr="006B0396">
        <w:rPr>
          <w:rFonts w:eastAsiaTheme="minorHAnsi"/>
          <w:b/>
          <w:bCs/>
          <w:color w:val="000000" w:themeColor="text1"/>
          <w:sz w:val="52"/>
          <w:szCs w:val="52"/>
          <w:lang w:eastAsia="en-US"/>
        </w:rPr>
        <w:t xml:space="preserve"> : </w:t>
      </w:r>
      <w:r w:rsidR="007B4390" w:rsidRPr="006B0396">
        <w:rPr>
          <w:rFonts w:eastAsiaTheme="minorHAnsi"/>
          <w:b/>
          <w:bCs/>
          <w:color w:val="000000" w:themeColor="text1"/>
          <w:sz w:val="52"/>
          <w:szCs w:val="52"/>
          <w:lang w:eastAsia="en-US"/>
        </w:rPr>
        <w:t>Procès-verbal</w:t>
      </w:r>
      <w:r w:rsidR="007B4390" w:rsidRPr="006B0396">
        <w:rPr>
          <w:rFonts w:eastAsiaTheme="minorHAnsi"/>
          <w:b/>
          <w:bCs/>
          <w:color w:val="000000" w:themeColor="text1"/>
          <w:sz w:val="44"/>
          <w:lang w:eastAsia="en-US"/>
        </w:rPr>
        <w:t xml:space="preserve"> </w:t>
      </w:r>
      <w:bookmarkEnd w:id="7"/>
    </w:p>
    <w:p w14:paraId="1407F230" w14:textId="096A6768" w:rsidR="00D654DD" w:rsidRPr="006B0396" w:rsidRDefault="00011374">
      <w:pPr>
        <w:spacing w:line="240" w:lineRule="auto"/>
        <w:rPr>
          <w:color w:val="000000" w:themeColor="text1"/>
          <w:sz w:val="28"/>
          <w:szCs w:val="28"/>
        </w:rPr>
      </w:pPr>
      <w:r w:rsidRPr="006B0396">
        <w:rPr>
          <w:color w:val="000000" w:themeColor="text1"/>
          <w:sz w:val="28"/>
          <w:szCs w:val="28"/>
        </w:rPr>
        <w:br w:type="page"/>
      </w:r>
    </w:p>
    <w:p w14:paraId="59A2E0A6" w14:textId="3F92BA3C" w:rsidR="00190FEA" w:rsidRDefault="00190FEA" w:rsidP="006B0396">
      <w:pPr>
        <w:jc w:val="center"/>
        <w:rPr>
          <w:b/>
          <w:color w:val="000000" w:themeColor="text1"/>
        </w:rPr>
      </w:pPr>
      <w:r>
        <w:rPr>
          <w:noProof/>
        </w:rPr>
        <w:lastRenderedPageBreak/>
        <w:drawing>
          <wp:anchor distT="0" distB="0" distL="114300" distR="114300" simplePos="0" relativeHeight="251695104" behindDoc="0" locked="0" layoutInCell="1" allowOverlap="1" wp14:anchorId="595D1F9E" wp14:editId="4948B722">
            <wp:simplePos x="0" y="0"/>
            <wp:positionH relativeFrom="page">
              <wp:posOffset>3049905</wp:posOffset>
            </wp:positionH>
            <wp:positionV relativeFrom="margin">
              <wp:posOffset>-517896</wp:posOffset>
            </wp:positionV>
            <wp:extent cx="1854200" cy="1280795"/>
            <wp:effectExtent l="76200" t="57150" r="69850" b="109855"/>
            <wp:wrapSquare wrapText="bothSides"/>
            <wp:docPr id="1381820192"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854200" cy="128079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5ACC0AF" w14:textId="77777777" w:rsidR="00190FEA" w:rsidRDefault="00190FEA" w:rsidP="006B0396">
      <w:pPr>
        <w:jc w:val="center"/>
        <w:rPr>
          <w:b/>
          <w:color w:val="000000" w:themeColor="text1"/>
        </w:rPr>
      </w:pPr>
    </w:p>
    <w:p w14:paraId="55F31F1D" w14:textId="278F4D3C" w:rsidR="00190FEA" w:rsidRDefault="00190FEA" w:rsidP="006B0396">
      <w:pPr>
        <w:jc w:val="center"/>
        <w:rPr>
          <w:b/>
          <w:color w:val="000000" w:themeColor="text1"/>
        </w:rPr>
      </w:pPr>
    </w:p>
    <w:p w14:paraId="1C7228AC" w14:textId="77485F07" w:rsidR="00190FEA" w:rsidRDefault="00190FEA" w:rsidP="006B0396">
      <w:pPr>
        <w:jc w:val="center"/>
        <w:rPr>
          <w:b/>
          <w:color w:val="000000" w:themeColor="text1"/>
        </w:rPr>
      </w:pPr>
    </w:p>
    <w:p w14:paraId="27671CB5" w14:textId="77777777" w:rsidR="00190FEA" w:rsidRDefault="00190FEA" w:rsidP="006B0396">
      <w:pPr>
        <w:jc w:val="center"/>
        <w:rPr>
          <w:b/>
          <w:color w:val="000000" w:themeColor="text1"/>
        </w:rPr>
      </w:pPr>
    </w:p>
    <w:p w14:paraId="36A9688F" w14:textId="628F1D62" w:rsidR="000E0336" w:rsidRPr="006B0396" w:rsidRDefault="000E0336" w:rsidP="006B0396">
      <w:pPr>
        <w:jc w:val="center"/>
        <w:rPr>
          <w:b/>
          <w:color w:val="000000" w:themeColor="text1"/>
        </w:rPr>
      </w:pPr>
      <w:r w:rsidRPr="006B0396">
        <w:rPr>
          <w:b/>
          <w:color w:val="000000" w:themeColor="text1"/>
        </w:rPr>
        <w:t>Procès-verbal de réunion</w:t>
      </w:r>
    </w:p>
    <w:p w14:paraId="3065A5EF" w14:textId="212FD946" w:rsidR="00531CC7" w:rsidRPr="001E2A39" w:rsidRDefault="00531CC7" w:rsidP="00531CC7">
      <w:pPr>
        <w:rPr>
          <w:color w:val="000000" w:themeColor="text1"/>
        </w:rPr>
      </w:pPr>
      <w:r w:rsidRPr="001E2A39">
        <w:rPr>
          <w:color w:val="000000" w:themeColor="text1"/>
        </w:rPr>
        <w:t>L’an deux mille vingt-</w:t>
      </w:r>
      <w:r>
        <w:rPr>
          <w:color w:val="000000" w:themeColor="text1"/>
        </w:rPr>
        <w:t>quatre</w:t>
      </w:r>
      <w:r w:rsidRPr="001E2A39">
        <w:rPr>
          <w:color w:val="000000" w:themeColor="text1"/>
        </w:rPr>
        <w:t xml:space="preserve"> </w:t>
      </w:r>
      <w:proofErr w:type="gramStart"/>
      <w:r w:rsidRPr="001E2A39">
        <w:rPr>
          <w:color w:val="000000" w:themeColor="text1"/>
        </w:rPr>
        <w:t xml:space="preserve">le </w:t>
      </w:r>
      <w:r>
        <w:rPr>
          <w:color w:val="000000" w:themeColor="text1"/>
        </w:rPr>
        <w:t>dix-neuf</w:t>
      </w:r>
      <w:r w:rsidRPr="001E2A39">
        <w:rPr>
          <w:color w:val="000000" w:themeColor="text1"/>
        </w:rPr>
        <w:t xml:space="preserve"> </w:t>
      </w:r>
      <w:r>
        <w:rPr>
          <w:color w:val="000000" w:themeColor="text1"/>
        </w:rPr>
        <w:t>sep</w:t>
      </w:r>
      <w:r w:rsidR="00AA13B8">
        <w:rPr>
          <w:color w:val="000000" w:themeColor="text1"/>
        </w:rPr>
        <w:t>t</w:t>
      </w:r>
      <w:r>
        <w:rPr>
          <w:color w:val="000000" w:themeColor="text1"/>
        </w:rPr>
        <w:t>embre</w:t>
      </w:r>
      <w:proofErr w:type="gramEnd"/>
      <w:r w:rsidRPr="001E2A39">
        <w:rPr>
          <w:color w:val="000000" w:themeColor="text1"/>
        </w:rPr>
        <w:t xml:space="preserve"> à 10 heures s’est tenue la réunion extraordinaire dans la salle de conférence de l</w:t>
      </w:r>
      <w:r>
        <w:rPr>
          <w:color w:val="000000" w:themeColor="text1"/>
        </w:rPr>
        <w:t>’Université Félix Houphouët Boigny-Mali</w:t>
      </w:r>
      <w:r w:rsidRPr="001E2A39">
        <w:rPr>
          <w:color w:val="000000" w:themeColor="text1"/>
        </w:rPr>
        <w:t>.</w:t>
      </w:r>
    </w:p>
    <w:p w14:paraId="469B9A2A" w14:textId="77777777" w:rsidR="00531CC7" w:rsidRPr="001E2A39" w:rsidRDefault="00531CC7" w:rsidP="00531CC7">
      <w:pPr>
        <w:rPr>
          <w:color w:val="000000" w:themeColor="text1"/>
        </w:rPr>
      </w:pPr>
      <w:r w:rsidRPr="001E2A39">
        <w:rPr>
          <w:color w:val="000000" w:themeColor="text1"/>
        </w:rPr>
        <w:t xml:space="preserve">Etaient présents outre le Directeur Général </w:t>
      </w:r>
      <w:r>
        <w:rPr>
          <w:color w:val="000000" w:themeColor="text1"/>
        </w:rPr>
        <w:t>M. SANGARE Adama</w:t>
      </w:r>
      <w:r w:rsidRPr="001E2A39">
        <w:rPr>
          <w:color w:val="000000" w:themeColor="text1"/>
        </w:rPr>
        <w:t xml:space="preserve"> qui présidait la séance. </w:t>
      </w:r>
    </w:p>
    <w:tbl>
      <w:tblPr>
        <w:tblW w:w="8100" w:type="dxa"/>
        <w:tblCellMar>
          <w:left w:w="70" w:type="dxa"/>
          <w:right w:w="70" w:type="dxa"/>
        </w:tblCellMar>
        <w:tblLook w:val="04A0" w:firstRow="1" w:lastRow="0" w:firstColumn="1" w:lastColumn="0" w:noHBand="0" w:noVBand="1"/>
      </w:tblPr>
      <w:tblGrid>
        <w:gridCol w:w="2830"/>
        <w:gridCol w:w="5270"/>
      </w:tblGrid>
      <w:tr w:rsidR="00531CC7" w:rsidRPr="009B2529" w14:paraId="4BFBD1DD" w14:textId="77777777" w:rsidTr="001E2A39">
        <w:trPr>
          <w:trHeight w:val="315"/>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761D04" w14:textId="77777777" w:rsidR="00531CC7" w:rsidRPr="009B2529" w:rsidRDefault="00531CC7" w:rsidP="001E2A39">
            <w:pPr>
              <w:spacing w:line="240" w:lineRule="auto"/>
              <w:jc w:val="left"/>
              <w:rPr>
                <w:b/>
                <w:bCs/>
                <w:color w:val="000000"/>
                <w:szCs w:val="24"/>
              </w:rPr>
            </w:pPr>
            <w:r w:rsidRPr="009B2529">
              <w:rPr>
                <w:b/>
                <w:bCs/>
                <w:color w:val="000000"/>
                <w:szCs w:val="24"/>
              </w:rPr>
              <w:t>NOM et Prénom</w:t>
            </w:r>
          </w:p>
        </w:tc>
        <w:tc>
          <w:tcPr>
            <w:tcW w:w="5270" w:type="dxa"/>
            <w:tcBorders>
              <w:top w:val="single" w:sz="4" w:space="0" w:color="auto"/>
              <w:left w:val="nil"/>
              <w:bottom w:val="single" w:sz="4" w:space="0" w:color="auto"/>
              <w:right w:val="single" w:sz="4" w:space="0" w:color="auto"/>
            </w:tcBorders>
            <w:shd w:val="clear" w:color="auto" w:fill="auto"/>
            <w:noWrap/>
            <w:vAlign w:val="center"/>
            <w:hideMark/>
          </w:tcPr>
          <w:p w14:paraId="0044018B" w14:textId="77777777" w:rsidR="00531CC7" w:rsidRPr="009B2529" w:rsidRDefault="00531CC7" w:rsidP="001E2A39">
            <w:pPr>
              <w:spacing w:line="240" w:lineRule="auto"/>
              <w:jc w:val="left"/>
              <w:rPr>
                <w:b/>
                <w:bCs/>
                <w:color w:val="000000"/>
                <w:szCs w:val="24"/>
              </w:rPr>
            </w:pPr>
            <w:r w:rsidRPr="009B2529">
              <w:rPr>
                <w:b/>
                <w:bCs/>
                <w:color w:val="000000"/>
                <w:szCs w:val="24"/>
              </w:rPr>
              <w:t>Statut</w:t>
            </w:r>
          </w:p>
        </w:tc>
      </w:tr>
      <w:tr w:rsidR="00531CC7" w:rsidRPr="009B2529" w14:paraId="3B5A3FEE"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6AEF71C" w14:textId="77777777" w:rsidR="00531CC7" w:rsidRPr="009B2529" w:rsidRDefault="00531CC7" w:rsidP="001E2A39">
            <w:pPr>
              <w:spacing w:line="240" w:lineRule="auto"/>
              <w:jc w:val="left"/>
              <w:rPr>
                <w:color w:val="000000"/>
                <w:szCs w:val="24"/>
              </w:rPr>
            </w:pPr>
            <w:r w:rsidRPr="009B2529">
              <w:rPr>
                <w:color w:val="000000"/>
                <w:szCs w:val="24"/>
              </w:rPr>
              <w:t>SANGARE Adama</w:t>
            </w:r>
          </w:p>
        </w:tc>
        <w:tc>
          <w:tcPr>
            <w:tcW w:w="5270" w:type="dxa"/>
            <w:tcBorders>
              <w:top w:val="nil"/>
              <w:left w:val="nil"/>
              <w:bottom w:val="single" w:sz="4" w:space="0" w:color="auto"/>
              <w:right w:val="single" w:sz="4" w:space="0" w:color="auto"/>
            </w:tcBorders>
            <w:shd w:val="clear" w:color="auto" w:fill="auto"/>
            <w:noWrap/>
            <w:vAlign w:val="center"/>
            <w:hideMark/>
          </w:tcPr>
          <w:p w14:paraId="514ABDA5" w14:textId="77777777" w:rsidR="00531CC7" w:rsidRPr="009B2529" w:rsidRDefault="00531CC7" w:rsidP="001E2A39">
            <w:pPr>
              <w:spacing w:line="240" w:lineRule="auto"/>
              <w:jc w:val="left"/>
              <w:rPr>
                <w:color w:val="000000"/>
                <w:szCs w:val="24"/>
              </w:rPr>
            </w:pPr>
            <w:r w:rsidRPr="009B2529">
              <w:rPr>
                <w:color w:val="000000"/>
                <w:szCs w:val="24"/>
              </w:rPr>
              <w:t>Directeur Général</w:t>
            </w:r>
          </w:p>
        </w:tc>
      </w:tr>
      <w:tr w:rsidR="00531CC7" w:rsidRPr="009B2529" w14:paraId="01C9D407"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105350E6" w14:textId="77777777" w:rsidR="00531CC7" w:rsidRPr="009B2529" w:rsidRDefault="00531CC7" w:rsidP="001E2A39">
            <w:pPr>
              <w:spacing w:line="240" w:lineRule="auto"/>
              <w:jc w:val="left"/>
              <w:rPr>
                <w:color w:val="000000"/>
                <w:szCs w:val="24"/>
              </w:rPr>
            </w:pPr>
            <w:r w:rsidRPr="009B2529">
              <w:rPr>
                <w:color w:val="000000"/>
                <w:szCs w:val="24"/>
              </w:rPr>
              <w:t>TRAORE Nicodème</w:t>
            </w:r>
          </w:p>
        </w:tc>
        <w:tc>
          <w:tcPr>
            <w:tcW w:w="5270" w:type="dxa"/>
            <w:tcBorders>
              <w:top w:val="nil"/>
              <w:left w:val="nil"/>
              <w:bottom w:val="single" w:sz="4" w:space="0" w:color="auto"/>
              <w:right w:val="single" w:sz="4" w:space="0" w:color="auto"/>
            </w:tcBorders>
            <w:shd w:val="clear" w:color="auto" w:fill="auto"/>
            <w:noWrap/>
            <w:vAlign w:val="center"/>
            <w:hideMark/>
          </w:tcPr>
          <w:p w14:paraId="67534D50" w14:textId="77777777" w:rsidR="00531CC7" w:rsidRPr="009B2529" w:rsidRDefault="00531CC7" w:rsidP="001E2A39">
            <w:pPr>
              <w:spacing w:line="240" w:lineRule="auto"/>
              <w:jc w:val="left"/>
              <w:rPr>
                <w:color w:val="000000"/>
                <w:szCs w:val="24"/>
              </w:rPr>
            </w:pPr>
            <w:r w:rsidRPr="009B2529">
              <w:rPr>
                <w:color w:val="000000"/>
                <w:szCs w:val="24"/>
              </w:rPr>
              <w:t>Directeur des Etudes</w:t>
            </w:r>
          </w:p>
        </w:tc>
      </w:tr>
      <w:tr w:rsidR="00531CC7" w:rsidRPr="009B2529" w14:paraId="6E551544"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36D7BB7A" w14:textId="77777777" w:rsidR="00531CC7" w:rsidRPr="009B2529" w:rsidRDefault="00531CC7" w:rsidP="001E2A39">
            <w:pPr>
              <w:spacing w:line="240" w:lineRule="auto"/>
              <w:jc w:val="left"/>
              <w:rPr>
                <w:color w:val="000000"/>
                <w:szCs w:val="24"/>
              </w:rPr>
            </w:pPr>
            <w:r w:rsidRPr="009B2529">
              <w:rPr>
                <w:color w:val="000000"/>
                <w:szCs w:val="24"/>
              </w:rPr>
              <w:t>TRAORE Yaya</w:t>
            </w:r>
          </w:p>
        </w:tc>
        <w:tc>
          <w:tcPr>
            <w:tcW w:w="5270" w:type="dxa"/>
            <w:tcBorders>
              <w:top w:val="nil"/>
              <w:left w:val="nil"/>
              <w:bottom w:val="single" w:sz="4" w:space="0" w:color="auto"/>
              <w:right w:val="single" w:sz="4" w:space="0" w:color="auto"/>
            </w:tcBorders>
            <w:shd w:val="clear" w:color="auto" w:fill="auto"/>
            <w:noWrap/>
            <w:vAlign w:val="center"/>
            <w:hideMark/>
          </w:tcPr>
          <w:p w14:paraId="0D40143D" w14:textId="77777777" w:rsidR="00531CC7" w:rsidRPr="009B2529" w:rsidRDefault="00531CC7" w:rsidP="001E2A39">
            <w:pPr>
              <w:spacing w:line="240" w:lineRule="auto"/>
              <w:jc w:val="left"/>
              <w:rPr>
                <w:color w:val="000000"/>
                <w:szCs w:val="24"/>
              </w:rPr>
            </w:pPr>
            <w:r w:rsidRPr="009B2529">
              <w:rPr>
                <w:color w:val="000000"/>
                <w:szCs w:val="24"/>
              </w:rPr>
              <w:t>Responsable CIAQ</w:t>
            </w:r>
          </w:p>
        </w:tc>
      </w:tr>
      <w:tr w:rsidR="00531CC7" w:rsidRPr="009B2529" w14:paraId="4E735C6B"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11DB8E1" w14:textId="77777777" w:rsidR="00531CC7" w:rsidRPr="009B2529" w:rsidRDefault="00531CC7" w:rsidP="001E2A39">
            <w:pPr>
              <w:spacing w:line="240" w:lineRule="auto"/>
              <w:jc w:val="left"/>
              <w:rPr>
                <w:color w:val="000000"/>
                <w:szCs w:val="24"/>
              </w:rPr>
            </w:pPr>
            <w:r w:rsidRPr="009B2529">
              <w:rPr>
                <w:color w:val="000000"/>
                <w:szCs w:val="24"/>
              </w:rPr>
              <w:t>DIAMOUTENE Alassane</w:t>
            </w:r>
          </w:p>
        </w:tc>
        <w:tc>
          <w:tcPr>
            <w:tcW w:w="5270" w:type="dxa"/>
            <w:tcBorders>
              <w:top w:val="nil"/>
              <w:left w:val="nil"/>
              <w:bottom w:val="single" w:sz="4" w:space="0" w:color="auto"/>
              <w:right w:val="single" w:sz="4" w:space="0" w:color="auto"/>
            </w:tcBorders>
            <w:shd w:val="clear" w:color="auto" w:fill="auto"/>
            <w:noWrap/>
            <w:vAlign w:val="center"/>
            <w:hideMark/>
          </w:tcPr>
          <w:p w14:paraId="7C4A6E38" w14:textId="77777777" w:rsidR="00531CC7" w:rsidRPr="009B2529" w:rsidRDefault="00531CC7" w:rsidP="001E2A39">
            <w:pPr>
              <w:spacing w:line="240" w:lineRule="auto"/>
              <w:jc w:val="left"/>
              <w:rPr>
                <w:color w:val="000000"/>
                <w:szCs w:val="24"/>
              </w:rPr>
            </w:pPr>
            <w:r w:rsidRPr="009B2529">
              <w:rPr>
                <w:color w:val="000000"/>
                <w:szCs w:val="24"/>
              </w:rPr>
              <w:t>Surveillant Général</w:t>
            </w:r>
          </w:p>
        </w:tc>
      </w:tr>
      <w:tr w:rsidR="00531CC7" w:rsidRPr="009B2529" w14:paraId="01033568"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3AAD5B4C" w14:textId="77777777" w:rsidR="00531CC7" w:rsidRPr="009B2529" w:rsidRDefault="00531CC7" w:rsidP="001E2A39">
            <w:pPr>
              <w:spacing w:line="240" w:lineRule="auto"/>
              <w:jc w:val="left"/>
              <w:rPr>
                <w:color w:val="000000"/>
                <w:szCs w:val="24"/>
              </w:rPr>
            </w:pPr>
            <w:r>
              <w:rPr>
                <w:color w:val="000000"/>
                <w:szCs w:val="24"/>
              </w:rPr>
              <w:t>CAMARA Mohamed Ali</w:t>
            </w:r>
          </w:p>
        </w:tc>
        <w:tc>
          <w:tcPr>
            <w:tcW w:w="5270" w:type="dxa"/>
            <w:tcBorders>
              <w:top w:val="nil"/>
              <w:left w:val="nil"/>
              <w:bottom w:val="single" w:sz="4" w:space="0" w:color="auto"/>
              <w:right w:val="single" w:sz="4" w:space="0" w:color="auto"/>
            </w:tcBorders>
            <w:shd w:val="clear" w:color="auto" w:fill="auto"/>
            <w:noWrap/>
            <w:vAlign w:val="center"/>
          </w:tcPr>
          <w:p w14:paraId="27945810" w14:textId="77777777" w:rsidR="00531CC7" w:rsidRPr="009B2529" w:rsidRDefault="00531CC7" w:rsidP="001E2A39">
            <w:pPr>
              <w:spacing w:line="240" w:lineRule="auto"/>
              <w:jc w:val="left"/>
              <w:rPr>
                <w:color w:val="000000"/>
                <w:szCs w:val="24"/>
              </w:rPr>
            </w:pPr>
            <w:r>
              <w:rPr>
                <w:color w:val="000000"/>
                <w:szCs w:val="24"/>
              </w:rPr>
              <w:t>Responsable marketing communication</w:t>
            </w:r>
          </w:p>
        </w:tc>
      </w:tr>
      <w:tr w:rsidR="00531CC7" w:rsidRPr="009B2529" w14:paraId="2E6B6F65"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73249737" w14:textId="77777777" w:rsidR="00531CC7" w:rsidRDefault="00531CC7" w:rsidP="001E2A39">
            <w:pPr>
              <w:spacing w:line="240" w:lineRule="auto"/>
              <w:jc w:val="left"/>
              <w:rPr>
                <w:color w:val="000000"/>
                <w:szCs w:val="24"/>
              </w:rPr>
            </w:pPr>
            <w:r>
              <w:rPr>
                <w:color w:val="000000"/>
                <w:szCs w:val="24"/>
              </w:rPr>
              <w:t>TALL Mohamed</w:t>
            </w:r>
          </w:p>
        </w:tc>
        <w:tc>
          <w:tcPr>
            <w:tcW w:w="5270" w:type="dxa"/>
            <w:tcBorders>
              <w:top w:val="nil"/>
              <w:left w:val="nil"/>
              <w:bottom w:val="single" w:sz="4" w:space="0" w:color="auto"/>
              <w:right w:val="single" w:sz="4" w:space="0" w:color="auto"/>
            </w:tcBorders>
            <w:shd w:val="clear" w:color="auto" w:fill="auto"/>
            <w:noWrap/>
            <w:vAlign w:val="center"/>
          </w:tcPr>
          <w:p w14:paraId="5DCA2146" w14:textId="77777777" w:rsidR="00531CC7" w:rsidRDefault="00531CC7" w:rsidP="001E2A39">
            <w:pPr>
              <w:spacing w:line="240" w:lineRule="auto"/>
              <w:jc w:val="left"/>
              <w:rPr>
                <w:color w:val="000000"/>
                <w:szCs w:val="24"/>
              </w:rPr>
            </w:pPr>
            <w:r>
              <w:rPr>
                <w:color w:val="000000"/>
                <w:szCs w:val="24"/>
              </w:rPr>
              <w:t xml:space="preserve">Responsable infirmerie </w:t>
            </w:r>
          </w:p>
        </w:tc>
      </w:tr>
      <w:tr w:rsidR="00531CC7" w:rsidRPr="009B2529" w14:paraId="72E43259"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6A9D3DEC" w14:textId="77777777" w:rsidR="00531CC7" w:rsidRDefault="00531CC7" w:rsidP="001E2A39">
            <w:pPr>
              <w:spacing w:line="240" w:lineRule="auto"/>
              <w:jc w:val="left"/>
              <w:rPr>
                <w:color w:val="000000"/>
                <w:szCs w:val="24"/>
              </w:rPr>
            </w:pPr>
            <w:r>
              <w:rPr>
                <w:color w:val="000000"/>
                <w:szCs w:val="24"/>
              </w:rPr>
              <w:t xml:space="preserve">DIALLO Hawa </w:t>
            </w:r>
          </w:p>
        </w:tc>
        <w:tc>
          <w:tcPr>
            <w:tcW w:w="5270" w:type="dxa"/>
            <w:tcBorders>
              <w:top w:val="nil"/>
              <w:left w:val="nil"/>
              <w:bottom w:val="single" w:sz="4" w:space="0" w:color="auto"/>
              <w:right w:val="single" w:sz="4" w:space="0" w:color="auto"/>
            </w:tcBorders>
            <w:shd w:val="clear" w:color="auto" w:fill="auto"/>
            <w:noWrap/>
            <w:vAlign w:val="center"/>
          </w:tcPr>
          <w:p w14:paraId="2D5D6479" w14:textId="77777777" w:rsidR="00531CC7" w:rsidRDefault="00531CC7" w:rsidP="001E2A39">
            <w:pPr>
              <w:spacing w:line="240" w:lineRule="auto"/>
              <w:jc w:val="left"/>
              <w:rPr>
                <w:color w:val="000000"/>
                <w:szCs w:val="24"/>
              </w:rPr>
            </w:pPr>
            <w:r>
              <w:rPr>
                <w:color w:val="000000"/>
                <w:szCs w:val="24"/>
              </w:rPr>
              <w:t>Assistante de Direction</w:t>
            </w:r>
          </w:p>
        </w:tc>
      </w:tr>
      <w:tr w:rsidR="00531CC7" w:rsidRPr="009B2529" w14:paraId="37F9EAC5"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376C699B" w14:textId="77777777" w:rsidR="00531CC7" w:rsidRDefault="00531CC7" w:rsidP="001E2A39">
            <w:pPr>
              <w:spacing w:line="240" w:lineRule="auto"/>
              <w:jc w:val="left"/>
              <w:rPr>
                <w:color w:val="000000"/>
                <w:szCs w:val="24"/>
              </w:rPr>
            </w:pPr>
            <w:r>
              <w:rPr>
                <w:color w:val="000000"/>
                <w:szCs w:val="24"/>
              </w:rPr>
              <w:t>KONE Korotimi</w:t>
            </w:r>
          </w:p>
        </w:tc>
        <w:tc>
          <w:tcPr>
            <w:tcW w:w="5270" w:type="dxa"/>
            <w:tcBorders>
              <w:top w:val="nil"/>
              <w:left w:val="nil"/>
              <w:bottom w:val="single" w:sz="4" w:space="0" w:color="auto"/>
              <w:right w:val="single" w:sz="4" w:space="0" w:color="auto"/>
            </w:tcBorders>
            <w:shd w:val="clear" w:color="auto" w:fill="auto"/>
            <w:noWrap/>
            <w:vAlign w:val="center"/>
          </w:tcPr>
          <w:p w14:paraId="551C4117" w14:textId="77777777" w:rsidR="00531CC7" w:rsidRDefault="00531CC7" w:rsidP="001E2A39">
            <w:pPr>
              <w:spacing w:line="240" w:lineRule="auto"/>
              <w:jc w:val="left"/>
              <w:rPr>
                <w:color w:val="000000"/>
                <w:szCs w:val="24"/>
              </w:rPr>
            </w:pPr>
            <w:r>
              <w:rPr>
                <w:color w:val="000000"/>
                <w:szCs w:val="24"/>
              </w:rPr>
              <w:t>Responsable Hygiène assainissement</w:t>
            </w:r>
          </w:p>
        </w:tc>
      </w:tr>
      <w:tr w:rsidR="00531CC7" w:rsidRPr="009B2529" w14:paraId="7DB66DD5"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tcPr>
          <w:p w14:paraId="09B05220" w14:textId="77777777" w:rsidR="00531CC7" w:rsidRDefault="00531CC7" w:rsidP="001E2A39">
            <w:pPr>
              <w:spacing w:line="240" w:lineRule="auto"/>
              <w:jc w:val="left"/>
              <w:rPr>
                <w:color w:val="000000"/>
                <w:szCs w:val="24"/>
              </w:rPr>
            </w:pPr>
            <w:r>
              <w:rPr>
                <w:color w:val="000000"/>
                <w:szCs w:val="24"/>
              </w:rPr>
              <w:t>DEMBELE Youssouf</w:t>
            </w:r>
          </w:p>
        </w:tc>
        <w:tc>
          <w:tcPr>
            <w:tcW w:w="5270" w:type="dxa"/>
            <w:tcBorders>
              <w:top w:val="nil"/>
              <w:left w:val="nil"/>
              <w:bottom w:val="single" w:sz="4" w:space="0" w:color="auto"/>
              <w:right w:val="single" w:sz="4" w:space="0" w:color="auto"/>
            </w:tcBorders>
            <w:shd w:val="clear" w:color="auto" w:fill="auto"/>
            <w:noWrap/>
            <w:vAlign w:val="center"/>
          </w:tcPr>
          <w:p w14:paraId="4C4B3ED6" w14:textId="77777777" w:rsidR="00531CC7" w:rsidRDefault="00531CC7" w:rsidP="001E2A39">
            <w:pPr>
              <w:spacing w:line="240" w:lineRule="auto"/>
              <w:jc w:val="left"/>
              <w:rPr>
                <w:color w:val="000000"/>
                <w:szCs w:val="24"/>
              </w:rPr>
            </w:pPr>
            <w:r>
              <w:rPr>
                <w:color w:val="000000"/>
                <w:szCs w:val="24"/>
              </w:rPr>
              <w:t>Responsable informatique</w:t>
            </w:r>
          </w:p>
        </w:tc>
      </w:tr>
      <w:tr w:rsidR="00531CC7" w:rsidRPr="009B2529" w14:paraId="4861315F"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AA07944" w14:textId="77777777" w:rsidR="00531CC7" w:rsidRPr="009B2529" w:rsidRDefault="00531CC7" w:rsidP="001E2A39">
            <w:pPr>
              <w:spacing w:line="240" w:lineRule="auto"/>
              <w:jc w:val="left"/>
              <w:rPr>
                <w:color w:val="000000"/>
                <w:szCs w:val="24"/>
              </w:rPr>
            </w:pPr>
            <w:r>
              <w:rPr>
                <w:color w:val="000000"/>
                <w:szCs w:val="24"/>
              </w:rPr>
              <w:t>CISSE Fatoumata</w:t>
            </w:r>
          </w:p>
        </w:tc>
        <w:tc>
          <w:tcPr>
            <w:tcW w:w="5270" w:type="dxa"/>
            <w:tcBorders>
              <w:top w:val="nil"/>
              <w:left w:val="nil"/>
              <w:bottom w:val="single" w:sz="4" w:space="0" w:color="auto"/>
              <w:right w:val="single" w:sz="4" w:space="0" w:color="auto"/>
            </w:tcBorders>
            <w:shd w:val="clear" w:color="auto" w:fill="auto"/>
            <w:noWrap/>
            <w:vAlign w:val="center"/>
            <w:hideMark/>
          </w:tcPr>
          <w:p w14:paraId="59590D54" w14:textId="77777777" w:rsidR="00531CC7" w:rsidRPr="009B2529" w:rsidRDefault="00531CC7" w:rsidP="001E2A39">
            <w:pPr>
              <w:spacing w:line="240" w:lineRule="auto"/>
              <w:jc w:val="left"/>
              <w:rPr>
                <w:color w:val="000000"/>
                <w:szCs w:val="24"/>
              </w:rPr>
            </w:pPr>
            <w:r w:rsidRPr="009B2529">
              <w:rPr>
                <w:color w:val="000000"/>
                <w:szCs w:val="24"/>
              </w:rPr>
              <w:t>Gestion et comptabilité</w:t>
            </w:r>
          </w:p>
        </w:tc>
      </w:tr>
      <w:tr w:rsidR="00531CC7" w:rsidRPr="009B2529" w14:paraId="6348A812"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53AFEBE4" w14:textId="77777777" w:rsidR="00531CC7" w:rsidRPr="009B2529" w:rsidRDefault="00531CC7" w:rsidP="001E2A39">
            <w:pPr>
              <w:spacing w:line="240" w:lineRule="auto"/>
              <w:jc w:val="left"/>
              <w:rPr>
                <w:color w:val="000000"/>
                <w:szCs w:val="24"/>
              </w:rPr>
            </w:pPr>
            <w:r w:rsidRPr="009B2529">
              <w:rPr>
                <w:color w:val="000000"/>
                <w:szCs w:val="24"/>
              </w:rPr>
              <w:t>TOURE Macou</w:t>
            </w:r>
          </w:p>
        </w:tc>
        <w:tc>
          <w:tcPr>
            <w:tcW w:w="5270" w:type="dxa"/>
            <w:tcBorders>
              <w:top w:val="nil"/>
              <w:left w:val="nil"/>
              <w:bottom w:val="single" w:sz="4" w:space="0" w:color="auto"/>
              <w:right w:val="single" w:sz="4" w:space="0" w:color="auto"/>
            </w:tcBorders>
            <w:shd w:val="clear" w:color="auto" w:fill="auto"/>
            <w:noWrap/>
            <w:vAlign w:val="center"/>
            <w:hideMark/>
          </w:tcPr>
          <w:p w14:paraId="1EF976A0" w14:textId="77777777" w:rsidR="00531CC7" w:rsidRPr="009B2529" w:rsidRDefault="00531CC7" w:rsidP="001E2A39">
            <w:pPr>
              <w:spacing w:line="240" w:lineRule="auto"/>
              <w:jc w:val="left"/>
              <w:rPr>
                <w:color w:val="000000"/>
                <w:szCs w:val="24"/>
              </w:rPr>
            </w:pPr>
            <w:r w:rsidRPr="009B2529">
              <w:rPr>
                <w:color w:val="000000"/>
                <w:szCs w:val="24"/>
              </w:rPr>
              <w:t>Assistante de Direction</w:t>
            </w:r>
          </w:p>
        </w:tc>
      </w:tr>
      <w:tr w:rsidR="00531CC7" w:rsidRPr="009B2529" w14:paraId="20DD52BD"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564B378" w14:textId="77777777" w:rsidR="00531CC7" w:rsidRPr="009B2529" w:rsidRDefault="00531CC7" w:rsidP="001E2A39">
            <w:pPr>
              <w:spacing w:line="240" w:lineRule="auto"/>
              <w:jc w:val="left"/>
              <w:rPr>
                <w:color w:val="000000"/>
                <w:szCs w:val="24"/>
              </w:rPr>
            </w:pPr>
            <w:r w:rsidRPr="009B2529">
              <w:rPr>
                <w:color w:val="000000"/>
                <w:szCs w:val="24"/>
              </w:rPr>
              <w:t>SANGARE Boubacar</w:t>
            </w:r>
          </w:p>
        </w:tc>
        <w:tc>
          <w:tcPr>
            <w:tcW w:w="5270" w:type="dxa"/>
            <w:tcBorders>
              <w:top w:val="nil"/>
              <w:left w:val="nil"/>
              <w:bottom w:val="single" w:sz="4" w:space="0" w:color="auto"/>
              <w:right w:val="single" w:sz="4" w:space="0" w:color="auto"/>
            </w:tcBorders>
            <w:shd w:val="clear" w:color="auto" w:fill="auto"/>
            <w:noWrap/>
            <w:vAlign w:val="center"/>
            <w:hideMark/>
          </w:tcPr>
          <w:p w14:paraId="3346093E" w14:textId="77777777" w:rsidR="00531CC7" w:rsidRPr="009B2529" w:rsidRDefault="00531CC7" w:rsidP="001E2A39">
            <w:pPr>
              <w:spacing w:line="240" w:lineRule="auto"/>
              <w:jc w:val="left"/>
              <w:rPr>
                <w:color w:val="000000"/>
                <w:szCs w:val="24"/>
              </w:rPr>
            </w:pPr>
            <w:r w:rsidRPr="009B2529">
              <w:rPr>
                <w:color w:val="000000"/>
                <w:szCs w:val="24"/>
              </w:rPr>
              <w:t>Professeur</w:t>
            </w:r>
          </w:p>
        </w:tc>
      </w:tr>
      <w:tr w:rsidR="00531CC7" w:rsidRPr="009B2529" w14:paraId="4471552E"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5BBCD83" w14:textId="77777777" w:rsidR="00531CC7" w:rsidRPr="009B2529" w:rsidRDefault="00531CC7" w:rsidP="001E2A39">
            <w:pPr>
              <w:spacing w:line="240" w:lineRule="auto"/>
              <w:jc w:val="left"/>
              <w:rPr>
                <w:color w:val="000000"/>
                <w:szCs w:val="24"/>
              </w:rPr>
            </w:pPr>
            <w:r w:rsidRPr="009B2529">
              <w:rPr>
                <w:color w:val="000000"/>
                <w:szCs w:val="24"/>
              </w:rPr>
              <w:t>DIAWARA Mohamed</w:t>
            </w:r>
          </w:p>
        </w:tc>
        <w:tc>
          <w:tcPr>
            <w:tcW w:w="5270" w:type="dxa"/>
            <w:tcBorders>
              <w:top w:val="nil"/>
              <w:left w:val="nil"/>
              <w:bottom w:val="single" w:sz="4" w:space="0" w:color="auto"/>
              <w:right w:val="single" w:sz="4" w:space="0" w:color="auto"/>
            </w:tcBorders>
            <w:shd w:val="clear" w:color="auto" w:fill="auto"/>
            <w:noWrap/>
            <w:vAlign w:val="center"/>
            <w:hideMark/>
          </w:tcPr>
          <w:p w14:paraId="70C804E9" w14:textId="77777777" w:rsidR="00531CC7" w:rsidRPr="009B2529" w:rsidRDefault="00531CC7" w:rsidP="001E2A39">
            <w:pPr>
              <w:spacing w:line="240" w:lineRule="auto"/>
              <w:jc w:val="left"/>
              <w:rPr>
                <w:color w:val="000000"/>
                <w:szCs w:val="24"/>
              </w:rPr>
            </w:pPr>
            <w:r w:rsidRPr="009B2529">
              <w:rPr>
                <w:color w:val="000000"/>
                <w:szCs w:val="24"/>
              </w:rPr>
              <w:t>Professeur</w:t>
            </w:r>
          </w:p>
        </w:tc>
      </w:tr>
      <w:tr w:rsidR="00531CC7" w:rsidRPr="009B2529" w14:paraId="4A710776"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ADDAD56" w14:textId="77777777" w:rsidR="00531CC7" w:rsidRPr="009B2529" w:rsidRDefault="00531CC7" w:rsidP="001E2A39">
            <w:pPr>
              <w:spacing w:line="240" w:lineRule="auto"/>
              <w:jc w:val="left"/>
              <w:rPr>
                <w:color w:val="000000"/>
                <w:szCs w:val="24"/>
              </w:rPr>
            </w:pPr>
            <w:r w:rsidRPr="009B2529">
              <w:rPr>
                <w:color w:val="000000"/>
                <w:szCs w:val="24"/>
              </w:rPr>
              <w:t>TRAORE Abdramane</w:t>
            </w:r>
          </w:p>
        </w:tc>
        <w:tc>
          <w:tcPr>
            <w:tcW w:w="5270" w:type="dxa"/>
            <w:tcBorders>
              <w:top w:val="nil"/>
              <w:left w:val="nil"/>
              <w:bottom w:val="single" w:sz="4" w:space="0" w:color="auto"/>
              <w:right w:val="single" w:sz="4" w:space="0" w:color="auto"/>
            </w:tcBorders>
            <w:shd w:val="clear" w:color="auto" w:fill="auto"/>
            <w:noWrap/>
            <w:vAlign w:val="center"/>
            <w:hideMark/>
          </w:tcPr>
          <w:p w14:paraId="354F9E19" w14:textId="77777777" w:rsidR="00531CC7" w:rsidRPr="009B2529" w:rsidRDefault="00531CC7" w:rsidP="001E2A39">
            <w:pPr>
              <w:spacing w:line="240" w:lineRule="auto"/>
              <w:jc w:val="left"/>
              <w:rPr>
                <w:color w:val="000000"/>
                <w:szCs w:val="24"/>
              </w:rPr>
            </w:pPr>
            <w:r w:rsidRPr="009B2529">
              <w:rPr>
                <w:color w:val="000000"/>
                <w:szCs w:val="24"/>
              </w:rPr>
              <w:t>Professeur</w:t>
            </w:r>
          </w:p>
        </w:tc>
      </w:tr>
      <w:tr w:rsidR="00531CC7" w:rsidRPr="009B2529" w14:paraId="360A4D67"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6D3826A9" w14:textId="77777777" w:rsidR="00531CC7" w:rsidRPr="009B2529" w:rsidRDefault="00531CC7" w:rsidP="001E2A39">
            <w:pPr>
              <w:spacing w:line="240" w:lineRule="auto"/>
              <w:jc w:val="left"/>
              <w:rPr>
                <w:color w:val="000000"/>
                <w:szCs w:val="24"/>
              </w:rPr>
            </w:pPr>
            <w:r w:rsidRPr="009B2529">
              <w:rPr>
                <w:color w:val="000000"/>
                <w:szCs w:val="24"/>
              </w:rPr>
              <w:t>SISSOKO Fodé</w:t>
            </w:r>
          </w:p>
        </w:tc>
        <w:tc>
          <w:tcPr>
            <w:tcW w:w="5270" w:type="dxa"/>
            <w:tcBorders>
              <w:top w:val="nil"/>
              <w:left w:val="nil"/>
              <w:bottom w:val="single" w:sz="4" w:space="0" w:color="auto"/>
              <w:right w:val="single" w:sz="4" w:space="0" w:color="auto"/>
            </w:tcBorders>
            <w:shd w:val="clear" w:color="auto" w:fill="auto"/>
            <w:noWrap/>
            <w:vAlign w:val="center"/>
            <w:hideMark/>
          </w:tcPr>
          <w:p w14:paraId="1E3017B5" w14:textId="77777777" w:rsidR="00531CC7" w:rsidRPr="009B2529" w:rsidRDefault="00531CC7" w:rsidP="001E2A39">
            <w:pPr>
              <w:spacing w:line="240" w:lineRule="auto"/>
              <w:jc w:val="left"/>
              <w:rPr>
                <w:color w:val="000000"/>
                <w:szCs w:val="24"/>
              </w:rPr>
            </w:pPr>
            <w:r w:rsidRPr="009B2529">
              <w:rPr>
                <w:color w:val="000000"/>
                <w:szCs w:val="24"/>
              </w:rPr>
              <w:t>Professeur</w:t>
            </w:r>
          </w:p>
        </w:tc>
      </w:tr>
      <w:tr w:rsidR="00531CC7" w:rsidRPr="009B2529" w14:paraId="13218F1B"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448294E" w14:textId="77777777" w:rsidR="00531CC7" w:rsidRPr="009B2529" w:rsidRDefault="00531CC7" w:rsidP="001E2A39">
            <w:pPr>
              <w:spacing w:line="240" w:lineRule="auto"/>
              <w:jc w:val="left"/>
              <w:rPr>
                <w:color w:val="000000"/>
                <w:szCs w:val="24"/>
              </w:rPr>
            </w:pPr>
            <w:r w:rsidRPr="009B2529">
              <w:rPr>
                <w:color w:val="000000"/>
                <w:szCs w:val="24"/>
              </w:rPr>
              <w:t>DIAWARA Mamadou</w:t>
            </w:r>
          </w:p>
        </w:tc>
        <w:tc>
          <w:tcPr>
            <w:tcW w:w="5270" w:type="dxa"/>
            <w:tcBorders>
              <w:top w:val="nil"/>
              <w:left w:val="nil"/>
              <w:bottom w:val="single" w:sz="4" w:space="0" w:color="auto"/>
              <w:right w:val="single" w:sz="4" w:space="0" w:color="auto"/>
            </w:tcBorders>
            <w:shd w:val="clear" w:color="auto" w:fill="auto"/>
            <w:noWrap/>
            <w:vAlign w:val="center"/>
            <w:hideMark/>
          </w:tcPr>
          <w:p w14:paraId="1F657AB7" w14:textId="77777777" w:rsidR="00531CC7" w:rsidRPr="009B2529" w:rsidRDefault="00531CC7" w:rsidP="001E2A39">
            <w:pPr>
              <w:spacing w:line="240" w:lineRule="auto"/>
              <w:jc w:val="left"/>
              <w:rPr>
                <w:color w:val="000000"/>
                <w:szCs w:val="24"/>
              </w:rPr>
            </w:pPr>
            <w:r w:rsidRPr="009B2529">
              <w:rPr>
                <w:color w:val="000000"/>
                <w:szCs w:val="24"/>
              </w:rPr>
              <w:t>Etudiant</w:t>
            </w:r>
          </w:p>
        </w:tc>
      </w:tr>
      <w:tr w:rsidR="00531CC7" w:rsidRPr="009B2529" w14:paraId="42C0BC43"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97BC35F" w14:textId="77777777" w:rsidR="00531CC7" w:rsidRPr="009B2529" w:rsidRDefault="00531CC7" w:rsidP="001E2A39">
            <w:pPr>
              <w:spacing w:line="240" w:lineRule="auto"/>
              <w:jc w:val="left"/>
              <w:rPr>
                <w:color w:val="000000"/>
                <w:szCs w:val="24"/>
              </w:rPr>
            </w:pPr>
            <w:r w:rsidRPr="009B2529">
              <w:rPr>
                <w:color w:val="000000"/>
                <w:szCs w:val="24"/>
              </w:rPr>
              <w:t>DIALLO Fatou</w:t>
            </w:r>
          </w:p>
        </w:tc>
        <w:tc>
          <w:tcPr>
            <w:tcW w:w="5270" w:type="dxa"/>
            <w:tcBorders>
              <w:top w:val="nil"/>
              <w:left w:val="nil"/>
              <w:bottom w:val="single" w:sz="4" w:space="0" w:color="auto"/>
              <w:right w:val="single" w:sz="4" w:space="0" w:color="auto"/>
            </w:tcBorders>
            <w:shd w:val="clear" w:color="auto" w:fill="auto"/>
            <w:noWrap/>
            <w:vAlign w:val="center"/>
            <w:hideMark/>
          </w:tcPr>
          <w:p w14:paraId="6C02CEB4" w14:textId="77777777" w:rsidR="00531CC7" w:rsidRPr="009B2529" w:rsidRDefault="00531CC7" w:rsidP="001E2A39">
            <w:pPr>
              <w:spacing w:line="240" w:lineRule="auto"/>
              <w:jc w:val="left"/>
              <w:rPr>
                <w:color w:val="000000"/>
                <w:szCs w:val="24"/>
              </w:rPr>
            </w:pPr>
            <w:r w:rsidRPr="009B2529">
              <w:rPr>
                <w:color w:val="000000"/>
                <w:szCs w:val="24"/>
              </w:rPr>
              <w:t>Etudiant</w:t>
            </w:r>
          </w:p>
        </w:tc>
      </w:tr>
      <w:tr w:rsidR="00531CC7" w:rsidRPr="009B2529" w14:paraId="1BC59F26"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7032D54" w14:textId="77777777" w:rsidR="00531CC7" w:rsidRPr="009B2529" w:rsidRDefault="00531CC7" w:rsidP="001E2A39">
            <w:pPr>
              <w:spacing w:line="240" w:lineRule="auto"/>
              <w:jc w:val="left"/>
              <w:rPr>
                <w:color w:val="000000"/>
                <w:szCs w:val="24"/>
              </w:rPr>
            </w:pPr>
            <w:r w:rsidRPr="009B2529">
              <w:rPr>
                <w:color w:val="000000"/>
                <w:szCs w:val="24"/>
              </w:rPr>
              <w:t>FOFANA Souleymane</w:t>
            </w:r>
          </w:p>
        </w:tc>
        <w:tc>
          <w:tcPr>
            <w:tcW w:w="5270" w:type="dxa"/>
            <w:tcBorders>
              <w:top w:val="nil"/>
              <w:left w:val="nil"/>
              <w:bottom w:val="single" w:sz="4" w:space="0" w:color="auto"/>
              <w:right w:val="single" w:sz="4" w:space="0" w:color="auto"/>
            </w:tcBorders>
            <w:shd w:val="clear" w:color="auto" w:fill="auto"/>
            <w:noWrap/>
            <w:vAlign w:val="center"/>
            <w:hideMark/>
          </w:tcPr>
          <w:p w14:paraId="4FEEEB4C" w14:textId="77777777" w:rsidR="00531CC7" w:rsidRPr="009B2529" w:rsidRDefault="00531CC7" w:rsidP="001E2A39">
            <w:pPr>
              <w:spacing w:line="240" w:lineRule="auto"/>
              <w:jc w:val="left"/>
              <w:rPr>
                <w:color w:val="000000"/>
                <w:szCs w:val="24"/>
              </w:rPr>
            </w:pPr>
            <w:r w:rsidRPr="009B2529">
              <w:rPr>
                <w:color w:val="000000"/>
                <w:szCs w:val="24"/>
              </w:rPr>
              <w:t>Parent d’étudiant</w:t>
            </w:r>
          </w:p>
        </w:tc>
      </w:tr>
      <w:tr w:rsidR="00531CC7" w:rsidRPr="009B2529" w14:paraId="10C76926" w14:textId="77777777" w:rsidTr="001E2A39">
        <w:trPr>
          <w:trHeight w:val="315"/>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77734CC" w14:textId="77777777" w:rsidR="00531CC7" w:rsidRPr="009B2529" w:rsidRDefault="00531CC7" w:rsidP="001E2A39">
            <w:pPr>
              <w:spacing w:line="240" w:lineRule="auto"/>
              <w:jc w:val="left"/>
              <w:rPr>
                <w:color w:val="000000"/>
                <w:szCs w:val="24"/>
              </w:rPr>
            </w:pPr>
            <w:r w:rsidRPr="009B2529">
              <w:rPr>
                <w:color w:val="000000"/>
                <w:szCs w:val="24"/>
              </w:rPr>
              <w:t>DIALLO Asma</w:t>
            </w:r>
          </w:p>
        </w:tc>
        <w:tc>
          <w:tcPr>
            <w:tcW w:w="5270" w:type="dxa"/>
            <w:tcBorders>
              <w:top w:val="nil"/>
              <w:left w:val="nil"/>
              <w:bottom w:val="single" w:sz="4" w:space="0" w:color="auto"/>
              <w:right w:val="single" w:sz="4" w:space="0" w:color="auto"/>
            </w:tcBorders>
            <w:shd w:val="clear" w:color="auto" w:fill="auto"/>
            <w:noWrap/>
            <w:vAlign w:val="center"/>
            <w:hideMark/>
          </w:tcPr>
          <w:p w14:paraId="03312E3C" w14:textId="77777777" w:rsidR="00531CC7" w:rsidRPr="009B2529" w:rsidRDefault="00531CC7" w:rsidP="001E2A39">
            <w:pPr>
              <w:spacing w:line="240" w:lineRule="auto"/>
              <w:jc w:val="left"/>
              <w:rPr>
                <w:color w:val="000000"/>
                <w:szCs w:val="24"/>
              </w:rPr>
            </w:pPr>
            <w:r w:rsidRPr="009B2529">
              <w:rPr>
                <w:color w:val="000000"/>
                <w:szCs w:val="24"/>
              </w:rPr>
              <w:t>Parent d’étudiant</w:t>
            </w:r>
          </w:p>
        </w:tc>
      </w:tr>
    </w:tbl>
    <w:p w14:paraId="4D1996DF" w14:textId="77777777" w:rsidR="00531CC7" w:rsidRPr="001E2A39" w:rsidRDefault="00531CC7" w:rsidP="00531CC7">
      <w:pPr>
        <w:rPr>
          <w:color w:val="000000" w:themeColor="text1"/>
        </w:rPr>
      </w:pPr>
      <w:r w:rsidRPr="001E2A39">
        <w:rPr>
          <w:color w:val="000000" w:themeColor="text1"/>
        </w:rPr>
        <w:t xml:space="preserve">Le secrétariat de séance était assuré par Mme </w:t>
      </w:r>
      <w:r>
        <w:rPr>
          <w:color w:val="000000" w:themeColor="text1"/>
        </w:rPr>
        <w:t>TOURE Macou</w:t>
      </w:r>
      <w:r w:rsidRPr="001E2A39">
        <w:rPr>
          <w:color w:val="000000" w:themeColor="text1"/>
        </w:rPr>
        <w:t>.</w:t>
      </w:r>
    </w:p>
    <w:p w14:paraId="69BDBF1A" w14:textId="77777777" w:rsidR="00531CC7" w:rsidRPr="001E2A39" w:rsidRDefault="00531CC7" w:rsidP="00531CC7">
      <w:pPr>
        <w:rPr>
          <w:color w:val="000000" w:themeColor="text1"/>
        </w:rPr>
      </w:pPr>
      <w:r w:rsidRPr="001E2A39">
        <w:rPr>
          <w:color w:val="000000" w:themeColor="text1"/>
        </w:rPr>
        <w:t xml:space="preserve">L’ordre du jour portait sur : </w:t>
      </w:r>
    </w:p>
    <w:p w14:paraId="2F593D56" w14:textId="77777777" w:rsidR="00531CC7" w:rsidRPr="001E2A39" w:rsidRDefault="00531CC7" w:rsidP="00531CC7">
      <w:pPr>
        <w:pStyle w:val="Paragraphedeliste"/>
        <w:numPr>
          <w:ilvl w:val="0"/>
          <w:numId w:val="31"/>
        </w:numPr>
        <w:spacing w:line="240" w:lineRule="auto"/>
        <w:rPr>
          <w:color w:val="000000" w:themeColor="text1"/>
        </w:rPr>
      </w:pPr>
      <w:r w:rsidRPr="001E2A39">
        <w:rPr>
          <w:color w:val="000000" w:themeColor="text1"/>
        </w:rPr>
        <w:t>Sensibilisation autour de l’auto-évaluation des filières de formation initiée par l’AMAQ-SUP</w:t>
      </w:r>
    </w:p>
    <w:p w14:paraId="0D92CD82" w14:textId="77777777" w:rsidR="00531CC7" w:rsidRPr="001E2A39" w:rsidRDefault="00531CC7" w:rsidP="00531CC7">
      <w:pPr>
        <w:pStyle w:val="Paragraphedeliste"/>
        <w:numPr>
          <w:ilvl w:val="0"/>
          <w:numId w:val="31"/>
        </w:numPr>
        <w:spacing w:line="240" w:lineRule="auto"/>
        <w:rPr>
          <w:color w:val="000000" w:themeColor="text1"/>
        </w:rPr>
      </w:pPr>
      <w:r w:rsidRPr="001E2A39">
        <w:rPr>
          <w:color w:val="000000" w:themeColor="text1"/>
        </w:rPr>
        <w:t>L’adoption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l’auto-évaluation de </w:t>
      </w:r>
      <w:r>
        <w:rPr>
          <w:color w:val="000000" w:themeColor="text1"/>
        </w:rPr>
        <w:t>8</w:t>
      </w:r>
      <w:r w:rsidRPr="001E2A39">
        <w:rPr>
          <w:color w:val="000000" w:themeColor="text1"/>
        </w:rPr>
        <w:t xml:space="preserve"> filières de formation</w:t>
      </w:r>
    </w:p>
    <w:p w14:paraId="53E2AFB8" w14:textId="77777777" w:rsidR="00531CC7" w:rsidRPr="001E2A39" w:rsidRDefault="00531CC7" w:rsidP="00531CC7">
      <w:pPr>
        <w:pStyle w:val="Paragraphedeliste"/>
        <w:numPr>
          <w:ilvl w:val="0"/>
          <w:numId w:val="31"/>
        </w:numPr>
        <w:spacing w:line="240" w:lineRule="auto"/>
        <w:rPr>
          <w:color w:val="000000" w:themeColor="text1"/>
        </w:rPr>
      </w:pPr>
      <w:r w:rsidRPr="001E2A39">
        <w:rPr>
          <w:color w:val="000000" w:themeColor="text1"/>
        </w:rPr>
        <w:t>Divers</w:t>
      </w:r>
    </w:p>
    <w:p w14:paraId="3A7C083A" w14:textId="77777777" w:rsidR="00531CC7" w:rsidRPr="001E2A39" w:rsidRDefault="00531CC7" w:rsidP="00531CC7">
      <w:pPr>
        <w:rPr>
          <w:color w:val="000000" w:themeColor="text1"/>
        </w:rPr>
      </w:pPr>
      <w:r w:rsidRPr="001E2A39">
        <w:rPr>
          <w:color w:val="000000" w:themeColor="text1"/>
        </w:rPr>
        <w:t>Après les salutations et les remerciements du président pour la présence des uns et autres, le président procéda à l’ouverture de séance.</w:t>
      </w:r>
    </w:p>
    <w:p w14:paraId="43545F81" w14:textId="77777777" w:rsidR="00531CC7" w:rsidRPr="001E2A39" w:rsidRDefault="00531CC7" w:rsidP="00531CC7">
      <w:pPr>
        <w:spacing w:line="240" w:lineRule="auto"/>
        <w:rPr>
          <w:color w:val="000000" w:themeColor="text1"/>
        </w:rPr>
      </w:pPr>
      <w:r w:rsidRPr="001E2A39">
        <w:rPr>
          <w:color w:val="000000" w:themeColor="text1"/>
        </w:rPr>
        <w:t>Cette ouverture de séance fut précédée par un tour de table pour la présentation des participants.</w:t>
      </w:r>
    </w:p>
    <w:p w14:paraId="16E0A7D1" w14:textId="77777777" w:rsidR="00531CC7" w:rsidRPr="001E2A39" w:rsidRDefault="00531CC7" w:rsidP="00531CC7">
      <w:pPr>
        <w:spacing w:line="240" w:lineRule="auto"/>
        <w:rPr>
          <w:b/>
          <w:color w:val="000000" w:themeColor="text1"/>
        </w:rPr>
      </w:pPr>
    </w:p>
    <w:p w14:paraId="4392A922" w14:textId="77777777" w:rsidR="00531CC7" w:rsidRPr="001E2A39" w:rsidRDefault="00531CC7" w:rsidP="00531CC7">
      <w:pPr>
        <w:pStyle w:val="Paragraphedeliste"/>
        <w:numPr>
          <w:ilvl w:val="0"/>
          <w:numId w:val="33"/>
        </w:numPr>
        <w:spacing w:line="240" w:lineRule="auto"/>
        <w:jc w:val="left"/>
        <w:rPr>
          <w:b/>
          <w:color w:val="000000" w:themeColor="text1"/>
        </w:rPr>
      </w:pPr>
      <w:r w:rsidRPr="001E2A39">
        <w:rPr>
          <w:b/>
          <w:color w:val="000000" w:themeColor="text1"/>
        </w:rPr>
        <w:t>SENSIBILISATION AUTOUR DE L’AUTOÉVALUATION DES FILIÈRES DE FORMATION INITIÉE PAR L’AMAQ-SUP</w:t>
      </w:r>
    </w:p>
    <w:p w14:paraId="6C6F5DA2" w14:textId="601C8D44" w:rsidR="00531CC7" w:rsidRPr="001E2A39" w:rsidRDefault="00531CC7" w:rsidP="00531CC7">
      <w:pPr>
        <w:jc w:val="left"/>
        <w:rPr>
          <w:color w:val="000000" w:themeColor="text1"/>
        </w:rPr>
      </w:pPr>
      <w:r w:rsidRPr="001E2A39">
        <w:rPr>
          <w:b/>
          <w:color w:val="000000" w:themeColor="text1"/>
        </w:rPr>
        <w:t xml:space="preserve">Président : </w:t>
      </w:r>
      <w:r>
        <w:rPr>
          <w:b/>
          <w:color w:val="000000" w:themeColor="text1"/>
        </w:rPr>
        <w:t>M.</w:t>
      </w:r>
      <w:r w:rsidR="001C5F80">
        <w:rPr>
          <w:b/>
          <w:color w:val="000000" w:themeColor="text1"/>
        </w:rPr>
        <w:t xml:space="preserve"> </w:t>
      </w:r>
      <w:r>
        <w:rPr>
          <w:b/>
          <w:color w:val="000000" w:themeColor="text1"/>
        </w:rPr>
        <w:t>S</w:t>
      </w:r>
      <w:r w:rsidR="001C5F80">
        <w:rPr>
          <w:b/>
          <w:color w:val="000000" w:themeColor="text1"/>
        </w:rPr>
        <w:t>ANGARE Adama</w:t>
      </w:r>
    </w:p>
    <w:p w14:paraId="0767F95B" w14:textId="77777777" w:rsidR="00531CC7" w:rsidRPr="001E2A39" w:rsidRDefault="00531CC7" w:rsidP="00531CC7">
      <w:pPr>
        <w:rPr>
          <w:color w:val="000000" w:themeColor="text1"/>
          <w:sz w:val="22"/>
        </w:rPr>
      </w:pPr>
      <w:r w:rsidRPr="001E2A39">
        <w:rPr>
          <w:color w:val="000000" w:themeColor="text1"/>
        </w:rPr>
        <w:t>Il expliqua aux participants tout d’abord le rôle de l’Agence Malienne d’Assurance Qualité de l’Enseignement Supérieur et de la Recherche Scientifique (AMAQ-SUP) qui est un établissement public à caractère scientifique et technologique.</w:t>
      </w:r>
    </w:p>
    <w:p w14:paraId="3AD5C1F2" w14:textId="77777777" w:rsidR="00531CC7" w:rsidRPr="001E2A39" w:rsidRDefault="00531CC7" w:rsidP="00531CC7">
      <w:pPr>
        <w:rPr>
          <w:color w:val="000000" w:themeColor="text1"/>
        </w:rPr>
      </w:pPr>
      <w:r w:rsidRPr="001E2A39">
        <w:rPr>
          <w:color w:val="000000" w:themeColor="text1"/>
        </w:rPr>
        <w:t>Il parla également des missions de l’AMAQ qui sont : évaluer la qualité des institutions d’enseignement supérieur, des programmes de formation et de la recherche, et œuvrer à leur amélioration continue.</w:t>
      </w:r>
    </w:p>
    <w:p w14:paraId="357E28FF" w14:textId="77777777" w:rsidR="00531CC7" w:rsidRPr="001E2A39" w:rsidRDefault="00531CC7" w:rsidP="00531CC7">
      <w:pPr>
        <w:rPr>
          <w:color w:val="000000" w:themeColor="text1"/>
        </w:rPr>
      </w:pPr>
      <w:r w:rsidRPr="001E2A39">
        <w:rPr>
          <w:color w:val="000000" w:themeColor="text1"/>
        </w:rPr>
        <w:t>Enfin, il procéda à la présentation des nouveaux outils de l’AMAQ-SUP à savoir</w:t>
      </w:r>
    </w:p>
    <w:p w14:paraId="43F78E6F" w14:textId="77777777" w:rsidR="00531CC7" w:rsidRPr="001E2A39" w:rsidRDefault="00531CC7" w:rsidP="00531CC7">
      <w:pPr>
        <w:pStyle w:val="Paragraphedeliste"/>
        <w:numPr>
          <w:ilvl w:val="0"/>
          <w:numId w:val="32"/>
        </w:numPr>
        <w:spacing w:line="240" w:lineRule="auto"/>
        <w:rPr>
          <w:color w:val="000000" w:themeColor="text1"/>
        </w:rPr>
      </w:pPr>
      <w:r w:rsidRPr="001E2A39">
        <w:rPr>
          <w:color w:val="000000" w:themeColor="text1"/>
        </w:rPr>
        <w:lastRenderedPageBreak/>
        <w:t>Le Référentiel de l’évaluation des formations ;</w:t>
      </w:r>
    </w:p>
    <w:p w14:paraId="0B202353" w14:textId="77777777" w:rsidR="00531CC7" w:rsidRPr="001E2A39" w:rsidRDefault="00531CC7" w:rsidP="00531CC7">
      <w:pPr>
        <w:pStyle w:val="Paragraphedeliste"/>
        <w:numPr>
          <w:ilvl w:val="0"/>
          <w:numId w:val="32"/>
        </w:numPr>
        <w:spacing w:line="240" w:lineRule="auto"/>
        <w:rPr>
          <w:color w:val="000000" w:themeColor="text1"/>
        </w:rPr>
      </w:pPr>
      <w:r w:rsidRPr="001E2A39">
        <w:rPr>
          <w:color w:val="000000" w:themeColor="text1"/>
        </w:rPr>
        <w:t>Le Guide de l’évaluation des formations ;</w:t>
      </w:r>
    </w:p>
    <w:p w14:paraId="6AF7E950" w14:textId="77777777" w:rsidR="00531CC7" w:rsidRPr="001E2A39" w:rsidRDefault="00531CC7" w:rsidP="00531CC7">
      <w:pPr>
        <w:pStyle w:val="Paragraphedeliste"/>
        <w:numPr>
          <w:ilvl w:val="0"/>
          <w:numId w:val="32"/>
        </w:numPr>
        <w:spacing w:line="240" w:lineRule="auto"/>
        <w:rPr>
          <w:color w:val="000000" w:themeColor="text1"/>
        </w:rPr>
      </w:pPr>
      <w:r w:rsidRPr="001E2A39">
        <w:rPr>
          <w:color w:val="000000" w:themeColor="text1"/>
        </w:rPr>
        <w:t>Le Guide de rédaction du RAE-Formation ;</w:t>
      </w:r>
    </w:p>
    <w:p w14:paraId="43BE8AD0" w14:textId="77777777" w:rsidR="00531CC7" w:rsidRPr="001E2A39" w:rsidRDefault="00531CC7" w:rsidP="00531CC7">
      <w:pPr>
        <w:pStyle w:val="Paragraphedeliste"/>
        <w:numPr>
          <w:ilvl w:val="0"/>
          <w:numId w:val="32"/>
        </w:numPr>
        <w:spacing w:line="240" w:lineRule="auto"/>
        <w:rPr>
          <w:color w:val="000000" w:themeColor="text1"/>
        </w:rPr>
      </w:pPr>
      <w:r w:rsidRPr="001E2A39">
        <w:rPr>
          <w:color w:val="000000" w:themeColor="text1"/>
        </w:rPr>
        <w:t>Fiche caractérisation formation, Licence et Master</w:t>
      </w:r>
    </w:p>
    <w:p w14:paraId="7FE02500" w14:textId="77777777" w:rsidR="00531CC7" w:rsidRPr="001E2A39" w:rsidRDefault="00531CC7" w:rsidP="00531CC7">
      <w:pPr>
        <w:rPr>
          <w:color w:val="000000" w:themeColor="text1"/>
        </w:rPr>
      </w:pPr>
      <w:r w:rsidRPr="001E2A39">
        <w:rPr>
          <w:color w:val="000000" w:themeColor="text1"/>
        </w:rPr>
        <w:t xml:space="preserve">Après cette présentation, ce fut des questions/réponses. </w:t>
      </w:r>
    </w:p>
    <w:p w14:paraId="54F8703A" w14:textId="77777777" w:rsidR="00531CC7" w:rsidRPr="001E2A39" w:rsidRDefault="00531CC7" w:rsidP="00531CC7">
      <w:pPr>
        <w:rPr>
          <w:color w:val="000000" w:themeColor="text1"/>
        </w:rPr>
      </w:pPr>
      <w:r w:rsidRPr="001E2A39">
        <w:rPr>
          <w:color w:val="000000" w:themeColor="text1"/>
        </w:rPr>
        <w:t>Au cours de la réunion des questionnaires ont été également présentés aux participants en vue de leur validation. Il s’agissait de deux (2) questionnaires dont un pour les anciens étudiants et l’autre pour les étudiants actuels.</w:t>
      </w:r>
    </w:p>
    <w:p w14:paraId="59F64B64" w14:textId="77777777" w:rsidR="00531CC7" w:rsidRPr="001E2A39" w:rsidRDefault="00531CC7" w:rsidP="00531CC7">
      <w:pPr>
        <w:rPr>
          <w:color w:val="000000" w:themeColor="text1"/>
        </w:rPr>
      </w:pPr>
      <w:r w:rsidRPr="001E2A39">
        <w:rPr>
          <w:color w:val="000000" w:themeColor="text1"/>
        </w:rPr>
        <w:t>Après discussions et validation de ces questions, une équipe composée de 5 personnes a été chargée de la ventilation des questionnaires au sein et en dehors de l’établissement.</w:t>
      </w:r>
    </w:p>
    <w:p w14:paraId="58B731DD" w14:textId="77777777" w:rsidR="00531CC7" w:rsidRPr="001E2A39" w:rsidRDefault="00531CC7" w:rsidP="00531CC7">
      <w:pPr>
        <w:pStyle w:val="Paragraphedeliste"/>
        <w:numPr>
          <w:ilvl w:val="0"/>
          <w:numId w:val="33"/>
        </w:numPr>
        <w:spacing w:line="240" w:lineRule="auto"/>
        <w:rPr>
          <w:b/>
          <w:color w:val="000000" w:themeColor="text1"/>
        </w:rPr>
      </w:pPr>
      <w:r w:rsidRPr="001E2A39">
        <w:rPr>
          <w:b/>
          <w:color w:val="000000" w:themeColor="text1"/>
        </w:rPr>
        <w:t>L’ADOPTION D’UN COMITÉ AD HOC POUR L’AUTO-ÉVALUATION</w:t>
      </w:r>
      <w:r w:rsidRPr="001E2A39">
        <w:rPr>
          <w:b/>
          <w:color w:val="5B9BD5" w:themeColor="accent1"/>
        </w:rPr>
        <w:t xml:space="preserve"> </w:t>
      </w:r>
      <w:r w:rsidRPr="001E2A39">
        <w:rPr>
          <w:b/>
          <w:color w:val="000000" w:themeColor="text1"/>
        </w:rPr>
        <w:t>DE</w:t>
      </w:r>
      <w:r w:rsidRPr="00AD42F4">
        <w:rPr>
          <w:b/>
          <w:color w:val="000000" w:themeColor="text1"/>
        </w:rPr>
        <w:t>S</w:t>
      </w:r>
      <w:r w:rsidRPr="001E2A39">
        <w:rPr>
          <w:b/>
          <w:color w:val="5B9BD5" w:themeColor="accent1"/>
        </w:rPr>
        <w:t xml:space="preserve"> </w:t>
      </w:r>
      <w:r w:rsidRPr="001E2A39">
        <w:rPr>
          <w:b/>
          <w:color w:val="000000" w:themeColor="text1"/>
        </w:rPr>
        <w:t>FILIÈRES DE FORMATION</w:t>
      </w:r>
    </w:p>
    <w:p w14:paraId="0700D2C4" w14:textId="77777777" w:rsidR="00531CC7" w:rsidRDefault="00531CC7" w:rsidP="00531CC7">
      <w:pPr>
        <w:rPr>
          <w:color w:val="000000" w:themeColor="text1"/>
        </w:rPr>
      </w:pPr>
      <w:r w:rsidRPr="001E2A39">
        <w:rPr>
          <w:color w:val="000000" w:themeColor="text1"/>
        </w:rPr>
        <w:t xml:space="preserve">Prenant toujours la parole, le président proposa alors de former </w:t>
      </w:r>
      <w:r>
        <w:rPr>
          <w:color w:val="000000" w:themeColor="text1"/>
        </w:rPr>
        <w:t>des</w:t>
      </w:r>
      <w:r w:rsidRPr="001E2A39">
        <w:rPr>
          <w:color w:val="000000" w:themeColor="text1"/>
        </w:rPr>
        <w:t xml:space="preserve"> comité</w:t>
      </w:r>
      <w:r>
        <w:rPr>
          <w:color w:val="000000" w:themeColor="text1"/>
        </w:rPr>
        <w:t>s</w:t>
      </w:r>
      <w:r w:rsidRPr="001E2A39">
        <w:rPr>
          <w:color w:val="000000" w:themeColor="text1"/>
        </w:rPr>
        <w:t xml:space="preserve"> </w:t>
      </w:r>
      <w:r w:rsidRPr="00AD42F4">
        <w:rPr>
          <w:color w:val="000000" w:themeColor="text1"/>
        </w:rPr>
        <w:t xml:space="preserve">ad hoc </w:t>
      </w:r>
      <w:r w:rsidRPr="001E2A39">
        <w:rPr>
          <w:color w:val="000000" w:themeColor="text1"/>
        </w:rPr>
        <w:t xml:space="preserve">pour l’évaluation des filières qui sont : </w:t>
      </w:r>
    </w:p>
    <w:p w14:paraId="45A256C2" w14:textId="77777777" w:rsidR="00531CC7" w:rsidRPr="00DE4E6D" w:rsidRDefault="00531CC7" w:rsidP="00531CC7">
      <w:pPr>
        <w:numPr>
          <w:ilvl w:val="1"/>
          <w:numId w:val="2"/>
        </w:numPr>
        <w:rPr>
          <w:bCs/>
          <w:color w:val="000000" w:themeColor="text1"/>
          <w:lang w:val="fr-ML"/>
        </w:rPr>
      </w:pPr>
      <w:r w:rsidRPr="00DE4E6D">
        <w:rPr>
          <w:bCs/>
          <w:color w:val="000000" w:themeColor="text1"/>
        </w:rPr>
        <w:t>Gestion des Ressources Humaines</w:t>
      </w:r>
    </w:p>
    <w:p w14:paraId="7FE73B19" w14:textId="77777777" w:rsidR="00531CC7" w:rsidRPr="00DE4E6D" w:rsidRDefault="00531CC7" w:rsidP="00531CC7">
      <w:pPr>
        <w:numPr>
          <w:ilvl w:val="1"/>
          <w:numId w:val="2"/>
        </w:numPr>
        <w:rPr>
          <w:bCs/>
          <w:color w:val="000000" w:themeColor="text1"/>
          <w:lang w:val="fr-ML"/>
        </w:rPr>
      </w:pPr>
      <w:r w:rsidRPr="00DE4E6D">
        <w:rPr>
          <w:bCs/>
          <w:color w:val="000000" w:themeColor="text1"/>
        </w:rPr>
        <w:t>Gestion des Entreprises et Administrations</w:t>
      </w:r>
    </w:p>
    <w:p w14:paraId="64D31A20" w14:textId="77777777" w:rsidR="00531CC7" w:rsidRPr="00DE4E6D" w:rsidRDefault="00531CC7" w:rsidP="00531CC7">
      <w:pPr>
        <w:numPr>
          <w:ilvl w:val="1"/>
          <w:numId w:val="2"/>
        </w:numPr>
        <w:rPr>
          <w:bCs/>
          <w:color w:val="000000" w:themeColor="text1"/>
          <w:lang w:val="fr-ML"/>
        </w:rPr>
      </w:pPr>
      <w:r w:rsidRPr="00DE4E6D">
        <w:rPr>
          <w:bCs/>
          <w:color w:val="000000" w:themeColor="text1"/>
        </w:rPr>
        <w:t>Marketing et Communication</w:t>
      </w:r>
    </w:p>
    <w:p w14:paraId="119E3B22" w14:textId="77777777" w:rsidR="00531CC7" w:rsidRPr="001E2A39" w:rsidRDefault="00531CC7" w:rsidP="00531CC7">
      <w:pPr>
        <w:numPr>
          <w:ilvl w:val="1"/>
          <w:numId w:val="2"/>
        </w:numPr>
        <w:rPr>
          <w:bCs/>
          <w:color w:val="000000" w:themeColor="text1"/>
          <w:lang w:val="fr-ML"/>
        </w:rPr>
      </w:pPr>
      <w:r w:rsidRPr="00DE4E6D">
        <w:rPr>
          <w:bCs/>
          <w:color w:val="000000" w:themeColor="text1"/>
        </w:rPr>
        <w:t>Finances et Comptabilité</w:t>
      </w:r>
      <w:r>
        <w:rPr>
          <w:bCs/>
          <w:color w:val="000000" w:themeColor="text1"/>
        </w:rPr>
        <w:t xml:space="preserve"> (licence)</w:t>
      </w:r>
      <w:r w:rsidRPr="00DE4E6D">
        <w:rPr>
          <w:bCs/>
          <w:color w:val="000000" w:themeColor="text1"/>
        </w:rPr>
        <w:t xml:space="preserve"> </w:t>
      </w:r>
    </w:p>
    <w:p w14:paraId="7E4F4457" w14:textId="77777777" w:rsidR="00531CC7" w:rsidRPr="00DE4E6D" w:rsidRDefault="00531CC7" w:rsidP="00531CC7">
      <w:pPr>
        <w:numPr>
          <w:ilvl w:val="1"/>
          <w:numId w:val="2"/>
        </w:numPr>
        <w:rPr>
          <w:bCs/>
          <w:color w:val="000000" w:themeColor="text1"/>
          <w:lang w:val="fr-ML"/>
        </w:rPr>
      </w:pPr>
      <w:r w:rsidRPr="00DE4E6D">
        <w:rPr>
          <w:bCs/>
          <w:color w:val="000000" w:themeColor="text1"/>
        </w:rPr>
        <w:t xml:space="preserve">Finances et </w:t>
      </w:r>
      <w:proofErr w:type="gramStart"/>
      <w:r w:rsidRPr="00DE4E6D">
        <w:rPr>
          <w:bCs/>
          <w:color w:val="000000" w:themeColor="text1"/>
        </w:rPr>
        <w:t>Comptabilité</w:t>
      </w:r>
      <w:r>
        <w:rPr>
          <w:bCs/>
          <w:color w:val="000000" w:themeColor="text1"/>
        </w:rPr>
        <w:t>(</w:t>
      </w:r>
      <w:proofErr w:type="gramEnd"/>
      <w:r>
        <w:rPr>
          <w:bCs/>
          <w:color w:val="000000" w:themeColor="text1"/>
        </w:rPr>
        <w:t>DUT)</w:t>
      </w:r>
    </w:p>
    <w:p w14:paraId="41FDB843" w14:textId="77777777" w:rsidR="00531CC7" w:rsidRPr="001E2A39" w:rsidRDefault="00531CC7" w:rsidP="00531CC7">
      <w:pPr>
        <w:numPr>
          <w:ilvl w:val="1"/>
          <w:numId w:val="2"/>
        </w:numPr>
        <w:rPr>
          <w:bCs/>
          <w:color w:val="000000" w:themeColor="text1"/>
          <w:lang w:val="fr-ML"/>
        </w:rPr>
      </w:pPr>
      <w:r w:rsidRPr="00DE4E6D">
        <w:rPr>
          <w:bCs/>
          <w:color w:val="000000" w:themeColor="text1"/>
        </w:rPr>
        <w:t>Informatique de Gestion</w:t>
      </w:r>
      <w:r>
        <w:rPr>
          <w:bCs/>
          <w:color w:val="000000" w:themeColor="text1"/>
        </w:rPr>
        <w:t xml:space="preserve"> (licence)</w:t>
      </w:r>
    </w:p>
    <w:p w14:paraId="3D92C984" w14:textId="77777777" w:rsidR="00531CC7" w:rsidRPr="00DE4E6D" w:rsidRDefault="00531CC7" w:rsidP="00531CC7">
      <w:pPr>
        <w:numPr>
          <w:ilvl w:val="1"/>
          <w:numId w:val="2"/>
        </w:numPr>
        <w:rPr>
          <w:bCs/>
          <w:color w:val="000000" w:themeColor="text1"/>
          <w:lang w:val="fr-ML"/>
        </w:rPr>
      </w:pPr>
      <w:r w:rsidRPr="00DE4E6D">
        <w:rPr>
          <w:bCs/>
          <w:color w:val="000000" w:themeColor="text1"/>
        </w:rPr>
        <w:t>Informatique de Gestion</w:t>
      </w:r>
      <w:r>
        <w:rPr>
          <w:bCs/>
          <w:color w:val="000000" w:themeColor="text1"/>
        </w:rPr>
        <w:t xml:space="preserve"> (DUT)</w:t>
      </w:r>
    </w:p>
    <w:p w14:paraId="4349AB5D" w14:textId="77777777" w:rsidR="00531CC7" w:rsidRPr="00DE4E6D" w:rsidRDefault="00531CC7" w:rsidP="00531CC7">
      <w:pPr>
        <w:numPr>
          <w:ilvl w:val="1"/>
          <w:numId w:val="2"/>
        </w:numPr>
        <w:rPr>
          <w:bCs/>
          <w:color w:val="000000" w:themeColor="text1"/>
          <w:lang w:val="fr-ML"/>
        </w:rPr>
      </w:pPr>
      <w:r w:rsidRPr="00DE4E6D">
        <w:rPr>
          <w:bCs/>
          <w:color w:val="000000" w:themeColor="text1"/>
        </w:rPr>
        <w:t>Réseaux et Télécommunications</w:t>
      </w:r>
    </w:p>
    <w:p w14:paraId="7C3FE387" w14:textId="77777777" w:rsidR="00531CC7" w:rsidRPr="001E2A39" w:rsidRDefault="00531CC7" w:rsidP="00531CC7">
      <w:pPr>
        <w:rPr>
          <w:color w:val="000000" w:themeColor="text1"/>
        </w:rPr>
      </w:pPr>
    </w:p>
    <w:p w14:paraId="3A089C97" w14:textId="77777777" w:rsidR="00531CC7" w:rsidRPr="001E2A39" w:rsidRDefault="00531CC7" w:rsidP="00531CC7">
      <w:pPr>
        <w:rPr>
          <w:color w:val="000000" w:themeColor="text1"/>
        </w:rPr>
      </w:pPr>
      <w:r w:rsidRPr="001E2A39">
        <w:rPr>
          <w:color w:val="000000" w:themeColor="text1"/>
        </w:rPr>
        <w:t>À l’unanimité et en toute indépendance, ont procédé la nomination des membres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d’évaluation. Voir en annexe la liste d</w:t>
      </w:r>
      <w:r>
        <w:rPr>
          <w:color w:val="000000" w:themeColor="text1"/>
        </w:rPr>
        <w:t>es</w:t>
      </w:r>
      <w:r w:rsidRPr="001E2A39">
        <w:rPr>
          <w:color w:val="000000" w:themeColor="text1"/>
        </w:rPr>
        <w:t xml:space="preserve"> comité</w:t>
      </w:r>
      <w:r>
        <w:rPr>
          <w:color w:val="000000" w:themeColor="text1"/>
        </w:rPr>
        <w:t>s</w:t>
      </w:r>
      <w:r w:rsidRPr="001E2A39">
        <w:rPr>
          <w:color w:val="000000" w:themeColor="text1"/>
        </w:rPr>
        <w:t xml:space="preserve"> </w:t>
      </w:r>
      <w:r>
        <w:rPr>
          <w:color w:val="000000" w:themeColor="text1"/>
        </w:rPr>
        <w:t>a</w:t>
      </w:r>
      <w:r w:rsidRPr="001E2A39">
        <w:rPr>
          <w:color w:val="000000" w:themeColor="text1"/>
        </w:rPr>
        <w:t>d hoc.</w:t>
      </w:r>
    </w:p>
    <w:p w14:paraId="776C3215" w14:textId="77777777" w:rsidR="00531CC7" w:rsidRPr="001E2A39" w:rsidRDefault="00531CC7" w:rsidP="00531CC7">
      <w:pPr>
        <w:pStyle w:val="Paragraphedeliste"/>
        <w:numPr>
          <w:ilvl w:val="0"/>
          <w:numId w:val="33"/>
        </w:numPr>
        <w:spacing w:line="240" w:lineRule="auto"/>
        <w:rPr>
          <w:b/>
          <w:color w:val="000000" w:themeColor="text1"/>
        </w:rPr>
      </w:pPr>
      <w:r w:rsidRPr="001E2A39">
        <w:rPr>
          <w:b/>
          <w:color w:val="000000" w:themeColor="text1"/>
        </w:rPr>
        <w:t>DIVERS</w:t>
      </w:r>
    </w:p>
    <w:p w14:paraId="0CCA38AF" w14:textId="77777777" w:rsidR="00531CC7" w:rsidRPr="001E2A39" w:rsidRDefault="00531CC7" w:rsidP="00531CC7">
      <w:pPr>
        <w:rPr>
          <w:color w:val="000000" w:themeColor="text1"/>
        </w:rPr>
      </w:pPr>
      <w:r w:rsidRPr="001E2A39">
        <w:rPr>
          <w:color w:val="000000" w:themeColor="text1"/>
        </w:rPr>
        <w:t>Un calendrier de travail contenant les délais de livrables et la rédaction du rapport d’auto-évaluation a été également élaboré, pour la réussite de l’activité.</w:t>
      </w:r>
    </w:p>
    <w:p w14:paraId="44ED382A" w14:textId="77777777" w:rsidR="00531CC7" w:rsidRDefault="00531CC7" w:rsidP="00531CC7">
      <w:pPr>
        <w:rPr>
          <w:color w:val="000000" w:themeColor="text1"/>
        </w:rPr>
      </w:pPr>
      <w:r w:rsidRPr="001E2A39">
        <w:rPr>
          <w:color w:val="000000" w:themeColor="text1"/>
        </w:rPr>
        <w:t>L’ordre du jour étant épuisé, le président demanda à tout un chacun de s’impliquer dans la réussite de l’activité. Puis il procéda à la fermeture de la séance.</w:t>
      </w:r>
    </w:p>
    <w:p w14:paraId="5B906BA3" w14:textId="77777777" w:rsidR="00531CC7" w:rsidRPr="001E2A39" w:rsidRDefault="00531CC7" w:rsidP="00531CC7">
      <w:pPr>
        <w:rPr>
          <w:color w:val="000000" w:themeColor="text1"/>
        </w:rPr>
      </w:pPr>
    </w:p>
    <w:p w14:paraId="4E7E37E3" w14:textId="77777777" w:rsidR="00531CC7" w:rsidRPr="001E2A39" w:rsidRDefault="00531CC7" w:rsidP="00531CC7">
      <w:pPr>
        <w:jc w:val="right"/>
        <w:rPr>
          <w:bCs/>
          <w:i/>
          <w:color w:val="000000" w:themeColor="text1"/>
        </w:rPr>
      </w:pPr>
      <w:r w:rsidRPr="001E2A39">
        <w:rPr>
          <w:bCs/>
          <w:i/>
          <w:color w:val="000000" w:themeColor="text1"/>
        </w:rPr>
        <w:t>Bamako, le 19 septembre 2024</w:t>
      </w:r>
    </w:p>
    <w:p w14:paraId="5B32D9FA" w14:textId="77777777" w:rsidR="00531CC7" w:rsidRPr="001E2A39" w:rsidRDefault="00531CC7" w:rsidP="00531CC7">
      <w:pPr>
        <w:jc w:val="right"/>
        <w:rPr>
          <w:b/>
          <w:i/>
          <w:color w:val="000000" w:themeColor="text1"/>
        </w:rPr>
      </w:pPr>
    </w:p>
    <w:p w14:paraId="48E135D8" w14:textId="77777777" w:rsidR="00531CC7" w:rsidRPr="001E2A39" w:rsidRDefault="00531CC7" w:rsidP="00531CC7">
      <w:pPr>
        <w:rPr>
          <w:b/>
          <w:i/>
          <w:color w:val="000000" w:themeColor="text1"/>
        </w:rPr>
      </w:pPr>
      <w:r w:rsidRPr="001E2A39">
        <w:rPr>
          <w:b/>
          <w:i/>
          <w:color w:val="000000" w:themeColor="text1"/>
        </w:rPr>
        <w:t>La secrétaire de séance</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t>Le Président de séance</w:t>
      </w:r>
    </w:p>
    <w:p w14:paraId="02DB7A23" w14:textId="77777777" w:rsidR="00531CC7" w:rsidRPr="001E2A39" w:rsidRDefault="00531CC7" w:rsidP="00531CC7">
      <w:pPr>
        <w:rPr>
          <w:b/>
          <w:i/>
          <w:color w:val="000000" w:themeColor="text1"/>
        </w:rPr>
      </w:pPr>
    </w:p>
    <w:p w14:paraId="38E93BF3" w14:textId="77777777" w:rsidR="00531CC7" w:rsidRPr="001E2A39" w:rsidRDefault="00531CC7" w:rsidP="00531CC7">
      <w:pPr>
        <w:rPr>
          <w:b/>
          <w:i/>
          <w:color w:val="000000" w:themeColor="text1"/>
        </w:rPr>
      </w:pPr>
    </w:p>
    <w:p w14:paraId="66ADABB3" w14:textId="77777777" w:rsidR="00531CC7" w:rsidRDefault="00531CC7" w:rsidP="00531CC7">
      <w:pPr>
        <w:rPr>
          <w:b/>
          <w:i/>
          <w:color w:val="000000" w:themeColor="text1"/>
        </w:rPr>
      </w:pPr>
    </w:p>
    <w:p w14:paraId="2FA0DB61" w14:textId="77777777" w:rsidR="00531CC7" w:rsidRPr="001E2A39" w:rsidRDefault="00531CC7" w:rsidP="00531CC7">
      <w:pPr>
        <w:rPr>
          <w:b/>
          <w:i/>
          <w:color w:val="000000" w:themeColor="text1"/>
        </w:rPr>
      </w:pPr>
      <w:r w:rsidRPr="001E2A39">
        <w:rPr>
          <w:b/>
          <w:i/>
          <w:color w:val="000000" w:themeColor="text1"/>
        </w:rPr>
        <w:t xml:space="preserve">Mme </w:t>
      </w:r>
      <w:r>
        <w:rPr>
          <w:b/>
          <w:i/>
          <w:color w:val="000000" w:themeColor="text1"/>
        </w:rPr>
        <w:t>TOURE Macou</w:t>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sidRPr="001E2A39">
        <w:rPr>
          <w:b/>
          <w:i/>
          <w:color w:val="000000" w:themeColor="text1"/>
        </w:rPr>
        <w:tab/>
      </w:r>
      <w:r>
        <w:rPr>
          <w:b/>
          <w:i/>
          <w:color w:val="000000" w:themeColor="text1"/>
        </w:rPr>
        <w:t xml:space="preserve">                        </w:t>
      </w:r>
      <w:r w:rsidRPr="001E2A39">
        <w:rPr>
          <w:b/>
          <w:i/>
          <w:color w:val="000000" w:themeColor="text1"/>
        </w:rPr>
        <w:tab/>
      </w:r>
      <w:r>
        <w:rPr>
          <w:b/>
          <w:i/>
          <w:color w:val="000000" w:themeColor="text1"/>
        </w:rPr>
        <w:t>M. SANGARE Adama</w:t>
      </w:r>
    </w:p>
    <w:p w14:paraId="5B15F8DA" w14:textId="39CAF94A" w:rsidR="000E0336" w:rsidRPr="006B0396" w:rsidRDefault="000E0336" w:rsidP="000E0336">
      <w:pPr>
        <w:rPr>
          <w:b/>
          <w:i/>
          <w:color w:val="000000" w:themeColor="text1"/>
        </w:rPr>
      </w:pPr>
    </w:p>
    <w:p w14:paraId="74F8BCCD" w14:textId="77777777" w:rsidR="000E0336" w:rsidRPr="006B0396" w:rsidRDefault="000E0336" w:rsidP="000E0336">
      <w:pPr>
        <w:rPr>
          <w:b/>
          <w:i/>
          <w:color w:val="000000" w:themeColor="text1"/>
        </w:rPr>
      </w:pPr>
    </w:p>
    <w:p w14:paraId="5ACD1AB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986D09A"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3FD4990"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6FBD3D4"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5FA66E6"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624A5B3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9997E9B"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09ADA4B"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7FB5753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6F5EB67D"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F8BCED3"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18A4067"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FD5A1C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1AB705D"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29024DF1"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874EC3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18961C3F"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51C66DCF"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446F7EA2"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0459DDEE" w14:textId="0B06C986" w:rsidR="00D654DD" w:rsidRDefault="00D654DD" w:rsidP="00D654DD">
      <w:pPr>
        <w:widowControl w:val="0"/>
        <w:autoSpaceDE w:val="0"/>
        <w:autoSpaceDN w:val="0"/>
        <w:adjustRightInd w:val="0"/>
        <w:ind w:right="9"/>
        <w:rPr>
          <w:color w:val="000000" w:themeColor="text1"/>
          <w:szCs w:val="24"/>
        </w:rPr>
      </w:pPr>
    </w:p>
    <w:p w14:paraId="1E6DDADF" w14:textId="7D49328D" w:rsidR="00AD42F4" w:rsidRDefault="00AD42F4" w:rsidP="00D654DD">
      <w:pPr>
        <w:widowControl w:val="0"/>
        <w:autoSpaceDE w:val="0"/>
        <w:autoSpaceDN w:val="0"/>
        <w:adjustRightInd w:val="0"/>
        <w:ind w:right="9"/>
        <w:rPr>
          <w:color w:val="000000" w:themeColor="text1"/>
          <w:szCs w:val="24"/>
        </w:rPr>
      </w:pPr>
    </w:p>
    <w:p w14:paraId="7C255876" w14:textId="3FA03356" w:rsidR="00AD42F4" w:rsidRDefault="00AD42F4" w:rsidP="00D654DD">
      <w:pPr>
        <w:widowControl w:val="0"/>
        <w:autoSpaceDE w:val="0"/>
        <w:autoSpaceDN w:val="0"/>
        <w:adjustRightInd w:val="0"/>
        <w:ind w:right="9"/>
        <w:rPr>
          <w:color w:val="000000" w:themeColor="text1"/>
          <w:szCs w:val="24"/>
        </w:rPr>
      </w:pPr>
    </w:p>
    <w:p w14:paraId="7FDE335E" w14:textId="3385ADEE" w:rsidR="00AD42F4" w:rsidRDefault="00AD42F4" w:rsidP="00D654DD">
      <w:pPr>
        <w:widowControl w:val="0"/>
        <w:autoSpaceDE w:val="0"/>
        <w:autoSpaceDN w:val="0"/>
        <w:adjustRightInd w:val="0"/>
        <w:ind w:right="9"/>
        <w:rPr>
          <w:color w:val="000000" w:themeColor="text1"/>
          <w:szCs w:val="24"/>
        </w:rPr>
      </w:pPr>
    </w:p>
    <w:p w14:paraId="2A6E42ED" w14:textId="7F9CEF1C" w:rsidR="00AD42F4" w:rsidRDefault="00AD42F4" w:rsidP="00D654DD">
      <w:pPr>
        <w:widowControl w:val="0"/>
        <w:autoSpaceDE w:val="0"/>
        <w:autoSpaceDN w:val="0"/>
        <w:adjustRightInd w:val="0"/>
        <w:ind w:right="9"/>
        <w:rPr>
          <w:color w:val="000000" w:themeColor="text1"/>
          <w:szCs w:val="24"/>
        </w:rPr>
      </w:pPr>
    </w:p>
    <w:p w14:paraId="428DFA5C" w14:textId="0145B902" w:rsidR="00AD42F4" w:rsidRDefault="00AD42F4" w:rsidP="00D654DD">
      <w:pPr>
        <w:widowControl w:val="0"/>
        <w:autoSpaceDE w:val="0"/>
        <w:autoSpaceDN w:val="0"/>
        <w:adjustRightInd w:val="0"/>
        <w:ind w:right="9"/>
        <w:rPr>
          <w:color w:val="000000" w:themeColor="text1"/>
          <w:szCs w:val="24"/>
        </w:rPr>
      </w:pPr>
    </w:p>
    <w:p w14:paraId="6AD7211F" w14:textId="15F64CC6" w:rsidR="00AD42F4" w:rsidRDefault="00AD42F4" w:rsidP="00D654DD">
      <w:pPr>
        <w:widowControl w:val="0"/>
        <w:autoSpaceDE w:val="0"/>
        <w:autoSpaceDN w:val="0"/>
        <w:adjustRightInd w:val="0"/>
        <w:ind w:right="9"/>
        <w:rPr>
          <w:color w:val="000000" w:themeColor="text1"/>
          <w:szCs w:val="24"/>
        </w:rPr>
      </w:pPr>
    </w:p>
    <w:p w14:paraId="24EBF3FD" w14:textId="77777777" w:rsidR="00AD42F4" w:rsidRPr="006B0396" w:rsidRDefault="00AD42F4" w:rsidP="00D654DD">
      <w:pPr>
        <w:widowControl w:val="0"/>
        <w:autoSpaceDE w:val="0"/>
        <w:autoSpaceDN w:val="0"/>
        <w:adjustRightInd w:val="0"/>
        <w:spacing w:line="240" w:lineRule="auto"/>
        <w:ind w:right="9"/>
        <w:rPr>
          <w:color w:val="000000" w:themeColor="text1"/>
          <w:szCs w:val="24"/>
        </w:rPr>
      </w:pPr>
    </w:p>
    <w:p w14:paraId="06A3951C"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4C9BF5A3" w14:textId="77777777" w:rsidR="00D654DD" w:rsidRPr="006B0396" w:rsidRDefault="00D654DD" w:rsidP="00D654DD">
      <w:pPr>
        <w:widowControl w:val="0"/>
        <w:autoSpaceDE w:val="0"/>
        <w:autoSpaceDN w:val="0"/>
        <w:adjustRightInd w:val="0"/>
        <w:spacing w:line="240" w:lineRule="auto"/>
        <w:ind w:right="9"/>
        <w:rPr>
          <w:color w:val="000000" w:themeColor="text1"/>
          <w:szCs w:val="24"/>
        </w:rPr>
      </w:pPr>
    </w:p>
    <w:p w14:paraId="3CE5F31B" w14:textId="77777777" w:rsidR="006778CD" w:rsidRDefault="006778CD">
      <w:pPr>
        <w:shd w:val="clear" w:color="auto" w:fill="FFFFFF"/>
        <w:spacing w:line="240" w:lineRule="auto"/>
        <w:ind w:right="9"/>
        <w:jc w:val="center"/>
        <w:rPr>
          <w:rFonts w:eastAsiaTheme="minorHAnsi"/>
          <w:b/>
          <w:color w:val="000000" w:themeColor="text1"/>
          <w:sz w:val="44"/>
          <w:lang w:eastAsia="en-US"/>
        </w:rPr>
      </w:pPr>
      <w:bookmarkStart w:id="8" w:name="_Toc145944529"/>
    </w:p>
    <w:p w14:paraId="5CC35C36"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rFonts w:eastAsiaTheme="minorHAnsi"/>
          <w:b/>
          <w:color w:val="000000" w:themeColor="text1"/>
          <w:sz w:val="44"/>
          <w:lang w:eastAsia="en-US"/>
        </w:rPr>
      </w:pPr>
    </w:p>
    <w:p w14:paraId="059E2742" w14:textId="4DE18535" w:rsidR="007B4390" w:rsidRPr="007A4AFC" w:rsidRDefault="00D654DD" w:rsidP="006B0396">
      <w:pPr>
        <w:shd w:val="clear" w:color="auto" w:fill="FFFFFF"/>
        <w:spacing w:line="240" w:lineRule="auto"/>
        <w:ind w:right="9"/>
        <w:jc w:val="center"/>
        <w:rPr>
          <w:iCs/>
          <w:color w:val="000000" w:themeColor="text1"/>
        </w:rPr>
      </w:pPr>
      <w:r w:rsidRPr="006B0396">
        <w:rPr>
          <w:rFonts w:eastAsiaTheme="minorHAnsi"/>
          <w:b/>
          <w:color w:val="000000" w:themeColor="text1"/>
          <w:sz w:val="44"/>
          <w:lang w:eastAsia="en-US"/>
        </w:rPr>
        <w:t xml:space="preserve">Annexe </w:t>
      </w:r>
      <w:r w:rsidR="00534F19" w:rsidRPr="006B0396">
        <w:rPr>
          <w:rFonts w:eastAsiaTheme="minorHAnsi"/>
          <w:b/>
          <w:color w:val="000000" w:themeColor="text1"/>
          <w:sz w:val="44"/>
          <w:lang w:eastAsia="en-US"/>
        </w:rPr>
        <w:t>n°</w:t>
      </w:r>
      <w:proofErr w:type="gramStart"/>
      <w:r w:rsidR="00534F19" w:rsidRPr="006B0396">
        <w:rPr>
          <w:rFonts w:eastAsiaTheme="minorHAnsi"/>
          <w:b/>
          <w:color w:val="000000" w:themeColor="text1"/>
          <w:sz w:val="44"/>
          <w:lang w:eastAsia="en-US"/>
        </w:rPr>
        <w:t>0</w:t>
      </w:r>
      <w:r w:rsidR="007B4390" w:rsidRPr="006B0396">
        <w:rPr>
          <w:rFonts w:eastAsiaTheme="minorHAnsi"/>
          <w:b/>
          <w:color w:val="000000" w:themeColor="text1"/>
          <w:sz w:val="44"/>
          <w:lang w:eastAsia="en-US"/>
        </w:rPr>
        <w:t>4</w:t>
      </w:r>
      <w:r w:rsidRPr="006B0396">
        <w:rPr>
          <w:rFonts w:eastAsiaTheme="minorHAnsi"/>
          <w:b/>
          <w:color w:val="000000" w:themeColor="text1"/>
          <w:sz w:val="44"/>
          <w:lang w:eastAsia="en-US"/>
        </w:rPr>
        <w:t>:</w:t>
      </w:r>
      <w:proofErr w:type="gramEnd"/>
      <w:r w:rsidRPr="006B0396">
        <w:rPr>
          <w:rFonts w:eastAsiaTheme="minorHAnsi"/>
          <w:b/>
          <w:color w:val="000000" w:themeColor="text1"/>
          <w:sz w:val="44"/>
          <w:lang w:eastAsia="en-US"/>
        </w:rPr>
        <w:t xml:space="preserve"> </w:t>
      </w:r>
      <w:bookmarkStart w:id="9" w:name="_Hlk149135279"/>
      <w:bookmarkStart w:id="10" w:name="_Hlk182314317"/>
      <w:r w:rsidR="007E74BC">
        <w:rPr>
          <w:rFonts w:eastAsiaTheme="minorHAnsi"/>
          <w:b/>
          <w:bCs/>
          <w:color w:val="000000" w:themeColor="text1"/>
          <w:sz w:val="44"/>
          <w:lang w:eastAsia="en-US"/>
        </w:rPr>
        <w:t>D</w:t>
      </w:r>
      <w:r w:rsidR="007E74BC" w:rsidRPr="007E74BC">
        <w:rPr>
          <w:rFonts w:eastAsiaTheme="minorHAnsi"/>
          <w:b/>
          <w:bCs/>
          <w:color w:val="000000" w:themeColor="text1"/>
          <w:sz w:val="44"/>
          <w:lang w:eastAsia="en-US"/>
        </w:rPr>
        <w:t>écision</w:t>
      </w:r>
      <w:r w:rsidR="007E74BC" w:rsidRPr="007E74BC">
        <w:rPr>
          <w:rFonts w:eastAsiaTheme="minorHAnsi"/>
          <w:b/>
          <w:color w:val="000000" w:themeColor="text1"/>
          <w:sz w:val="44"/>
          <w:lang w:eastAsia="en-US"/>
        </w:rPr>
        <w:t xml:space="preserve"> </w:t>
      </w:r>
      <w:bookmarkEnd w:id="9"/>
      <w:r w:rsidR="007E74BC" w:rsidRPr="007E74BC">
        <w:rPr>
          <w:rFonts w:eastAsiaTheme="minorHAnsi"/>
          <w:b/>
          <w:bCs/>
          <w:color w:val="000000" w:themeColor="text1"/>
          <w:sz w:val="44"/>
          <w:lang w:eastAsia="en-US"/>
        </w:rPr>
        <w:t xml:space="preserve">portant création du comité ad hoc </w:t>
      </w:r>
      <w:bookmarkEnd w:id="10"/>
    </w:p>
    <w:bookmarkEnd w:id="8"/>
    <w:p w14:paraId="11B07B2E" w14:textId="77777777" w:rsidR="00011374" w:rsidRPr="006B0396" w:rsidRDefault="00011374">
      <w:pPr>
        <w:spacing w:line="240" w:lineRule="auto"/>
        <w:rPr>
          <w:color w:val="000000" w:themeColor="text1"/>
          <w:sz w:val="28"/>
          <w:szCs w:val="28"/>
        </w:rPr>
      </w:pPr>
    </w:p>
    <w:p w14:paraId="0FE2D9A2" w14:textId="77777777" w:rsidR="00011374" w:rsidRPr="006B0396" w:rsidRDefault="00011374" w:rsidP="00011374">
      <w:pPr>
        <w:widowControl w:val="0"/>
        <w:autoSpaceDE w:val="0"/>
        <w:autoSpaceDN w:val="0"/>
        <w:adjustRightInd w:val="0"/>
        <w:spacing w:before="5" w:line="280" w:lineRule="exact"/>
        <w:ind w:right="9"/>
        <w:rPr>
          <w:color w:val="000000" w:themeColor="text1"/>
          <w:sz w:val="28"/>
          <w:szCs w:val="28"/>
        </w:rPr>
      </w:pPr>
    </w:p>
    <w:p w14:paraId="0CC3C63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D96EAF7"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1C0E32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FD7AF8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074BB43" w14:textId="09626648" w:rsidR="00011374" w:rsidRPr="006B0396" w:rsidRDefault="00011374" w:rsidP="00011374">
      <w:pPr>
        <w:widowControl w:val="0"/>
        <w:autoSpaceDE w:val="0"/>
        <w:autoSpaceDN w:val="0"/>
        <w:adjustRightInd w:val="0"/>
        <w:spacing w:line="240" w:lineRule="auto"/>
        <w:ind w:right="9"/>
        <w:rPr>
          <w:color w:val="000000" w:themeColor="text1"/>
          <w:szCs w:val="24"/>
        </w:rPr>
      </w:pPr>
    </w:p>
    <w:p w14:paraId="1EFA90BB" w14:textId="56D36B16" w:rsidR="008A0B1D" w:rsidRPr="006B0396" w:rsidRDefault="008A0B1D" w:rsidP="00011374">
      <w:pPr>
        <w:widowControl w:val="0"/>
        <w:autoSpaceDE w:val="0"/>
        <w:autoSpaceDN w:val="0"/>
        <w:adjustRightInd w:val="0"/>
        <w:spacing w:line="240" w:lineRule="auto"/>
        <w:ind w:right="9"/>
        <w:rPr>
          <w:color w:val="000000" w:themeColor="text1"/>
          <w:szCs w:val="24"/>
        </w:rPr>
      </w:pPr>
    </w:p>
    <w:p w14:paraId="07C00356" w14:textId="162BB40B" w:rsidR="008A0B1D" w:rsidRPr="006B0396" w:rsidRDefault="008A0B1D" w:rsidP="00011374">
      <w:pPr>
        <w:widowControl w:val="0"/>
        <w:autoSpaceDE w:val="0"/>
        <w:autoSpaceDN w:val="0"/>
        <w:adjustRightInd w:val="0"/>
        <w:spacing w:line="240" w:lineRule="auto"/>
        <w:ind w:right="9"/>
        <w:rPr>
          <w:color w:val="000000" w:themeColor="text1"/>
          <w:szCs w:val="24"/>
        </w:rPr>
      </w:pPr>
    </w:p>
    <w:p w14:paraId="25A6D30E" w14:textId="7438992F" w:rsidR="008A0B1D" w:rsidRPr="006B0396" w:rsidRDefault="008A0B1D" w:rsidP="00011374">
      <w:pPr>
        <w:widowControl w:val="0"/>
        <w:autoSpaceDE w:val="0"/>
        <w:autoSpaceDN w:val="0"/>
        <w:adjustRightInd w:val="0"/>
        <w:spacing w:line="240" w:lineRule="auto"/>
        <w:ind w:right="9"/>
        <w:rPr>
          <w:color w:val="000000" w:themeColor="text1"/>
          <w:szCs w:val="24"/>
        </w:rPr>
      </w:pPr>
    </w:p>
    <w:p w14:paraId="3A598B4C" w14:textId="2DBAC1BA" w:rsidR="008A0B1D" w:rsidRPr="006B0396" w:rsidRDefault="008A0B1D" w:rsidP="00011374">
      <w:pPr>
        <w:widowControl w:val="0"/>
        <w:autoSpaceDE w:val="0"/>
        <w:autoSpaceDN w:val="0"/>
        <w:adjustRightInd w:val="0"/>
        <w:spacing w:line="240" w:lineRule="auto"/>
        <w:ind w:right="9"/>
        <w:rPr>
          <w:color w:val="000000" w:themeColor="text1"/>
          <w:szCs w:val="24"/>
        </w:rPr>
      </w:pPr>
    </w:p>
    <w:p w14:paraId="70A6BC2F" w14:textId="15442F5D" w:rsidR="008A0B1D" w:rsidRDefault="008A0B1D" w:rsidP="00011374">
      <w:pPr>
        <w:widowControl w:val="0"/>
        <w:autoSpaceDE w:val="0"/>
        <w:autoSpaceDN w:val="0"/>
        <w:adjustRightInd w:val="0"/>
        <w:ind w:right="9"/>
        <w:rPr>
          <w:color w:val="000000" w:themeColor="text1"/>
          <w:szCs w:val="24"/>
        </w:rPr>
      </w:pPr>
    </w:p>
    <w:p w14:paraId="73D9BAC1" w14:textId="1BF36322" w:rsidR="00AD42F4" w:rsidRDefault="00AD42F4" w:rsidP="00011374">
      <w:pPr>
        <w:widowControl w:val="0"/>
        <w:autoSpaceDE w:val="0"/>
        <w:autoSpaceDN w:val="0"/>
        <w:adjustRightInd w:val="0"/>
        <w:ind w:right="9"/>
        <w:rPr>
          <w:color w:val="000000" w:themeColor="text1"/>
          <w:szCs w:val="24"/>
        </w:rPr>
      </w:pPr>
    </w:p>
    <w:p w14:paraId="632ED8C8" w14:textId="544323F9" w:rsidR="00AD42F4" w:rsidRDefault="00AD42F4" w:rsidP="00011374">
      <w:pPr>
        <w:widowControl w:val="0"/>
        <w:autoSpaceDE w:val="0"/>
        <w:autoSpaceDN w:val="0"/>
        <w:adjustRightInd w:val="0"/>
        <w:ind w:right="9"/>
        <w:rPr>
          <w:color w:val="000000" w:themeColor="text1"/>
          <w:szCs w:val="24"/>
        </w:rPr>
      </w:pPr>
    </w:p>
    <w:p w14:paraId="2EC7EF9C" w14:textId="1CC22DFD" w:rsidR="00AD42F4" w:rsidRDefault="00AD42F4" w:rsidP="00011374">
      <w:pPr>
        <w:widowControl w:val="0"/>
        <w:autoSpaceDE w:val="0"/>
        <w:autoSpaceDN w:val="0"/>
        <w:adjustRightInd w:val="0"/>
        <w:ind w:right="9"/>
        <w:rPr>
          <w:color w:val="000000" w:themeColor="text1"/>
          <w:szCs w:val="24"/>
        </w:rPr>
      </w:pPr>
    </w:p>
    <w:p w14:paraId="606B13C2" w14:textId="2CBA2591" w:rsidR="00AD42F4" w:rsidRDefault="00AD42F4" w:rsidP="00011374">
      <w:pPr>
        <w:widowControl w:val="0"/>
        <w:autoSpaceDE w:val="0"/>
        <w:autoSpaceDN w:val="0"/>
        <w:adjustRightInd w:val="0"/>
        <w:ind w:right="9"/>
        <w:rPr>
          <w:color w:val="000000" w:themeColor="text1"/>
          <w:szCs w:val="24"/>
        </w:rPr>
      </w:pPr>
    </w:p>
    <w:p w14:paraId="7C3FFA33" w14:textId="299B3752" w:rsidR="00AD42F4" w:rsidRDefault="00AD42F4" w:rsidP="00011374">
      <w:pPr>
        <w:widowControl w:val="0"/>
        <w:autoSpaceDE w:val="0"/>
        <w:autoSpaceDN w:val="0"/>
        <w:adjustRightInd w:val="0"/>
        <w:ind w:right="9"/>
        <w:rPr>
          <w:color w:val="000000" w:themeColor="text1"/>
          <w:szCs w:val="24"/>
        </w:rPr>
      </w:pPr>
    </w:p>
    <w:p w14:paraId="57FDFE5C" w14:textId="05A66F4B" w:rsidR="00737C12" w:rsidRPr="005C0981" w:rsidRDefault="00737C12" w:rsidP="00190FEA">
      <w:pPr>
        <w:shd w:val="clear" w:color="auto" w:fill="FFFFFF"/>
        <w:spacing w:line="240" w:lineRule="auto"/>
        <w:ind w:right="9"/>
        <w:rPr>
          <w:b/>
          <w:color w:val="000000" w:themeColor="text1"/>
          <w:sz w:val="44"/>
        </w:rPr>
      </w:pPr>
      <w:r>
        <w:rPr>
          <w:noProof/>
        </w:rPr>
        <w:drawing>
          <wp:anchor distT="0" distB="0" distL="114300" distR="114300" simplePos="0" relativeHeight="251676672" behindDoc="0" locked="0" layoutInCell="1" allowOverlap="1" wp14:anchorId="41B93298" wp14:editId="78D6C356">
            <wp:simplePos x="0" y="0"/>
            <wp:positionH relativeFrom="page">
              <wp:posOffset>2989580</wp:posOffset>
            </wp:positionH>
            <wp:positionV relativeFrom="margin">
              <wp:posOffset>-233680</wp:posOffset>
            </wp:positionV>
            <wp:extent cx="1439545" cy="1027430"/>
            <wp:effectExtent l="76200" t="57150" r="46355" b="96520"/>
            <wp:wrapSquare wrapText="bothSides"/>
            <wp:docPr id="115523654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439545" cy="102743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613FDF1" w14:textId="77777777" w:rsidR="00737C12" w:rsidRPr="005C0981" w:rsidRDefault="00737C12" w:rsidP="00737C12">
      <w:pPr>
        <w:shd w:val="clear" w:color="auto" w:fill="FFFFFF"/>
        <w:spacing w:line="240" w:lineRule="auto"/>
        <w:ind w:right="9"/>
        <w:jc w:val="center"/>
        <w:rPr>
          <w:b/>
          <w:color w:val="000000" w:themeColor="text1"/>
          <w:sz w:val="20"/>
          <w:szCs w:val="8"/>
        </w:rPr>
      </w:pPr>
    </w:p>
    <w:p w14:paraId="0801DD52" w14:textId="77777777" w:rsidR="00737C12" w:rsidRPr="001E2A39" w:rsidRDefault="00737C12" w:rsidP="00737C12">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N°001-DG/UPFHOB-MALI/230924</w:t>
      </w:r>
    </w:p>
    <w:p w14:paraId="4A94534D" w14:textId="77777777" w:rsidR="00737C12" w:rsidRDefault="00737C12" w:rsidP="00737C12">
      <w:pPr>
        <w:spacing w:line="276" w:lineRule="auto"/>
        <w:jc w:val="center"/>
        <w:rPr>
          <w:rFonts w:ascii="Arial" w:eastAsia="Calibri" w:hAnsi="Arial" w:cs="Arial"/>
          <w:b/>
          <w:bCs/>
          <w:color w:val="000000" w:themeColor="text1"/>
          <w:szCs w:val="24"/>
          <w:lang w:eastAsia="en-US"/>
        </w:rPr>
      </w:pPr>
      <w:r w:rsidRPr="001E2A39">
        <w:rPr>
          <w:rFonts w:ascii="Arial" w:eastAsia="Calibri" w:hAnsi="Arial" w:cs="Arial"/>
          <w:b/>
          <w:bCs/>
          <w:color w:val="000000" w:themeColor="text1"/>
          <w:szCs w:val="24"/>
          <w:lang w:eastAsia="en-US"/>
        </w:rPr>
        <w:t>PORTANT CRÉATION DU COMITÉ AD HOC POUR L'AUTOÉVALUATION DES PROGRAMMES DE FORMATION</w:t>
      </w:r>
    </w:p>
    <w:p w14:paraId="20600A4A" w14:textId="77777777" w:rsidR="00190FEA" w:rsidRPr="001E2A39" w:rsidRDefault="00190FEA" w:rsidP="00737C12">
      <w:pPr>
        <w:spacing w:line="276" w:lineRule="auto"/>
        <w:jc w:val="center"/>
        <w:rPr>
          <w:rFonts w:ascii="Arial" w:eastAsia="Calibri" w:hAnsi="Arial" w:cs="Arial"/>
          <w:b/>
          <w:bCs/>
          <w:color w:val="000000" w:themeColor="text1"/>
          <w:szCs w:val="24"/>
          <w:lang w:eastAsia="en-US"/>
        </w:rPr>
      </w:pPr>
    </w:p>
    <w:p w14:paraId="374C99E0" w14:textId="77777777" w:rsidR="00737C12" w:rsidRDefault="00737C12" w:rsidP="00737C12">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359B909" w14:textId="77777777" w:rsidR="00190FEA" w:rsidRPr="001E2A39" w:rsidRDefault="00190FEA" w:rsidP="00737C12">
      <w:pPr>
        <w:spacing w:line="276" w:lineRule="auto"/>
        <w:jc w:val="center"/>
        <w:rPr>
          <w:rFonts w:ascii="Arial" w:eastAsia="Calibri" w:hAnsi="Arial" w:cs="Arial"/>
          <w:b/>
          <w:bCs/>
          <w:color w:val="000000" w:themeColor="text1"/>
          <w:szCs w:val="24"/>
          <w:lang w:eastAsia="en-US"/>
        </w:rPr>
      </w:pPr>
    </w:p>
    <w:p w14:paraId="10B7E53E" w14:textId="77777777" w:rsidR="00737C12" w:rsidRPr="001E2A39" w:rsidRDefault="00737C12" w:rsidP="00737C12">
      <w:pPr>
        <w:tabs>
          <w:tab w:val="left" w:pos="7845"/>
        </w:tabs>
        <w:spacing w:line="276" w:lineRule="auto"/>
        <w:jc w:val="left"/>
        <w:rPr>
          <w:rFonts w:ascii="Arial" w:eastAsia="Calibri" w:hAnsi="Arial" w:cs="Arial"/>
          <w:color w:val="000000" w:themeColor="text1"/>
          <w:szCs w:val="24"/>
          <w:lang w:eastAsia="en-US"/>
        </w:rPr>
      </w:pPr>
      <w:r w:rsidRPr="001E2A39">
        <w:rPr>
          <w:rFonts w:ascii="Arial" w:eastAsia="Calibri" w:hAnsi="Arial" w:cs="Arial"/>
          <w:b/>
          <w:bCs/>
          <w:color w:val="000000" w:themeColor="text1"/>
          <w:szCs w:val="24"/>
          <w:lang w:eastAsia="en-US"/>
        </w:rPr>
        <w:t>Vu</w:t>
      </w:r>
      <w:r w:rsidRPr="001E2A39">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79E23E35" w14:textId="77777777" w:rsidR="00737C12" w:rsidRPr="005C0981" w:rsidRDefault="00737C12" w:rsidP="00737C12">
      <w:pPr>
        <w:spacing w:line="276" w:lineRule="auto"/>
        <w:rPr>
          <w:rFonts w:ascii="Arial" w:eastAsia="Calibri" w:hAnsi="Arial" w:cs="Arial"/>
          <w:color w:val="000000" w:themeColor="text1"/>
          <w:szCs w:val="24"/>
          <w:lang w:eastAsia="en-US"/>
        </w:rPr>
      </w:pPr>
      <w:r w:rsidRPr="001E2A39">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77796A6A" w14:textId="77777777" w:rsidR="00737C12" w:rsidRPr="005C0981" w:rsidRDefault="00737C12" w:rsidP="00737C12">
      <w:pPr>
        <w:spacing w:line="276" w:lineRule="auto"/>
        <w:rPr>
          <w:rFonts w:ascii="Arial" w:eastAsia="Calibri" w:hAnsi="Arial" w:cs="Arial"/>
          <w:color w:val="000000" w:themeColor="text1"/>
          <w:szCs w:val="24"/>
          <w:lang w:eastAsia="en-US"/>
        </w:rPr>
      </w:pPr>
      <w:r w:rsidRPr="001E2A39">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07F46BC2" w14:textId="77777777" w:rsidR="00737C12" w:rsidRPr="001E2A39" w:rsidRDefault="00737C12" w:rsidP="00737C12">
      <w:pPr>
        <w:tabs>
          <w:tab w:val="left" w:pos="7845"/>
        </w:tabs>
        <w:spacing w:line="276" w:lineRule="auto"/>
        <w:jc w:val="left"/>
        <w:rPr>
          <w:rFonts w:ascii="Arial" w:eastAsia="Calibri" w:hAnsi="Arial" w:cs="Arial"/>
          <w:bCs/>
          <w:color w:val="000000" w:themeColor="text1"/>
          <w:szCs w:val="24"/>
          <w:lang w:eastAsia="en-US"/>
        </w:rPr>
      </w:pPr>
      <w:r w:rsidRPr="001E2A39">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mission de l'UPFHOB-MALI d'offrir un enseignement supérieur de qualité et accessible,</w:t>
      </w:r>
    </w:p>
    <w:p w14:paraId="46D69FB5" w14:textId="77777777" w:rsidR="00737C12" w:rsidRPr="001E2A39" w:rsidRDefault="00737C12" w:rsidP="00737C12">
      <w:pPr>
        <w:tabs>
          <w:tab w:val="left" w:pos="7845"/>
        </w:tabs>
        <w:spacing w:line="276" w:lineRule="auto"/>
        <w:jc w:val="left"/>
        <w:rPr>
          <w:rFonts w:ascii="Arial" w:eastAsia="Calibri" w:hAnsi="Arial" w:cs="Arial"/>
          <w:bCs/>
          <w:color w:val="000000" w:themeColor="text1"/>
          <w:szCs w:val="24"/>
          <w:lang w:eastAsia="en-US"/>
        </w:rPr>
      </w:pP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les règlements et normes en vigueur pour l’évaluation et l’accréditation des programmes d’enseignement supérieur,</w:t>
      </w:r>
      <w:r w:rsidRPr="001E2A39">
        <w:rPr>
          <w:rFonts w:ascii="Arial" w:eastAsia="Calibri" w:hAnsi="Arial" w:cs="Arial"/>
          <w:bCs/>
          <w:color w:val="000000" w:themeColor="text1"/>
          <w:szCs w:val="24"/>
          <w:lang w:eastAsia="en-US"/>
        </w:rPr>
        <w:br/>
      </w:r>
      <w:r w:rsidRPr="00773101">
        <w:rPr>
          <w:rFonts w:ascii="Arial" w:eastAsia="Calibri" w:hAnsi="Arial" w:cs="Arial"/>
          <w:b/>
          <w:bCs/>
          <w:color w:val="000000" w:themeColor="text1"/>
          <w:szCs w:val="24"/>
          <w:lang w:eastAsia="en-US"/>
        </w:rPr>
        <w:t>Vu</w:t>
      </w:r>
      <w:r w:rsidRPr="001E2A39">
        <w:rPr>
          <w:rFonts w:ascii="Arial" w:eastAsia="Calibri" w:hAnsi="Arial" w:cs="Arial"/>
          <w:bCs/>
          <w:color w:val="000000" w:themeColor="text1"/>
          <w:szCs w:val="24"/>
          <w:lang w:eastAsia="en-US"/>
        </w:rPr>
        <w:t xml:space="preserve"> la nécessité de garantir la qualité des programmes de formation et de promouvoir l'amélioration continue dans le cadre des exigences de l’assurance qualité,</w:t>
      </w:r>
    </w:p>
    <w:p w14:paraId="32B9BF5E" w14:textId="77777777" w:rsidR="00737C12" w:rsidRPr="001E2A39" w:rsidRDefault="00737C12" w:rsidP="00737C12">
      <w:pPr>
        <w:tabs>
          <w:tab w:val="left" w:pos="7845"/>
        </w:tabs>
        <w:spacing w:line="276" w:lineRule="auto"/>
        <w:jc w:val="center"/>
        <w:rPr>
          <w:rFonts w:ascii="Arial" w:eastAsia="Calibri" w:hAnsi="Arial" w:cs="Arial"/>
          <w:color w:val="000000" w:themeColor="text1"/>
          <w:szCs w:val="24"/>
          <w:lang w:eastAsia="en-US"/>
        </w:rPr>
      </w:pPr>
      <w:r w:rsidRPr="003966F3">
        <w:rPr>
          <w:rFonts w:ascii="Arial" w:eastAsia="Calibri" w:hAnsi="Arial" w:cs="Arial"/>
          <w:b/>
          <w:bCs/>
          <w:color w:val="000000" w:themeColor="text1"/>
          <w:szCs w:val="24"/>
          <w:lang w:eastAsia="en-US"/>
        </w:rPr>
        <w:t xml:space="preserve"> </w:t>
      </w:r>
      <w:r w:rsidRPr="001E2A39">
        <w:rPr>
          <w:rFonts w:ascii="Arial" w:eastAsia="Calibri" w:hAnsi="Arial" w:cs="Arial"/>
          <w:b/>
          <w:bCs/>
          <w:color w:val="000000" w:themeColor="text1"/>
          <w:szCs w:val="24"/>
          <w:lang w:eastAsia="en-US"/>
        </w:rPr>
        <w:t>DÉCIDE</w:t>
      </w:r>
    </w:p>
    <w:p w14:paraId="1AEF401C" w14:textId="77777777" w:rsidR="00737C12" w:rsidRPr="001E2A39" w:rsidRDefault="00737C12" w:rsidP="00737C12">
      <w:pPr>
        <w:spacing w:after="100" w:afterAutospacing="1" w:line="240" w:lineRule="auto"/>
        <w:jc w:val="left"/>
        <w:rPr>
          <w:rFonts w:ascii="Arial" w:hAnsi="Arial" w:cs="Arial"/>
          <w:szCs w:val="24"/>
          <w:lang w:eastAsia="en-US"/>
        </w:rPr>
      </w:pPr>
      <w:r w:rsidRPr="001E2A39">
        <w:rPr>
          <w:rFonts w:ascii="Arial" w:hAnsi="Arial" w:cs="Arial"/>
          <w:b/>
          <w:bCs/>
          <w:szCs w:val="24"/>
          <w:lang w:eastAsia="en-US"/>
        </w:rPr>
        <w:t>Article 1 :</w:t>
      </w:r>
      <w:r w:rsidRPr="001E2A39">
        <w:rPr>
          <w:rFonts w:ascii="Arial" w:hAnsi="Arial" w:cs="Arial"/>
          <w:szCs w:val="24"/>
          <w:lang w:eastAsia="en-US"/>
        </w:rPr>
        <w:t xml:space="preserve"> Il est créé un </w:t>
      </w:r>
      <w:r>
        <w:rPr>
          <w:rFonts w:ascii="Arial" w:hAnsi="Arial" w:cs="Arial"/>
          <w:b/>
          <w:bCs/>
          <w:szCs w:val="24"/>
          <w:lang w:eastAsia="en-US"/>
        </w:rPr>
        <w:t>Comité Ad Hoc pour l'a</w:t>
      </w:r>
      <w:r w:rsidRPr="001E2A39">
        <w:rPr>
          <w:rFonts w:ascii="Arial" w:hAnsi="Arial" w:cs="Arial"/>
          <w:b/>
          <w:bCs/>
          <w:szCs w:val="24"/>
          <w:lang w:eastAsia="en-US"/>
        </w:rPr>
        <w:t>utoévaluation</w:t>
      </w:r>
      <w:r w:rsidRPr="001E2A39">
        <w:rPr>
          <w:rFonts w:ascii="Arial" w:hAnsi="Arial" w:cs="Arial"/>
          <w:szCs w:val="24"/>
          <w:lang w:eastAsia="en-US"/>
        </w:rPr>
        <w:t xml:space="preserve"> des programmes de formation de l'Université P</w:t>
      </w:r>
      <w:r>
        <w:rPr>
          <w:rFonts w:ascii="Arial" w:hAnsi="Arial" w:cs="Arial"/>
          <w:szCs w:val="24"/>
          <w:lang w:eastAsia="en-US"/>
        </w:rPr>
        <w:t>rivée Félix Houphouët Boigny-</w:t>
      </w:r>
      <w:r w:rsidRPr="001E2A39">
        <w:rPr>
          <w:rFonts w:ascii="Arial" w:hAnsi="Arial" w:cs="Arial"/>
          <w:szCs w:val="24"/>
          <w:lang w:eastAsia="en-US"/>
        </w:rPr>
        <w:t>Mali (UPFHOB-MALI), composé de membres du personnel académique et administratif, et de représentants étudiants, pour une évaluation impartiale et exhaustive des programmes suivants :</w:t>
      </w:r>
    </w:p>
    <w:p w14:paraId="677B262C"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Gestion des Ressources Humaines</w:t>
      </w:r>
      <w:r w:rsidRPr="001E2A39">
        <w:rPr>
          <w:rFonts w:ascii="Arial" w:hAnsi="Arial" w:cs="Arial"/>
          <w:szCs w:val="24"/>
          <w:lang w:eastAsia="en-US"/>
        </w:rPr>
        <w:t xml:space="preserve"> (Licence)</w:t>
      </w:r>
    </w:p>
    <w:p w14:paraId="7A744211"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Gestion des Entreprises et Administrations</w:t>
      </w:r>
      <w:r w:rsidRPr="001E2A39">
        <w:rPr>
          <w:rFonts w:ascii="Arial" w:hAnsi="Arial" w:cs="Arial"/>
          <w:szCs w:val="24"/>
          <w:lang w:eastAsia="en-US"/>
        </w:rPr>
        <w:t xml:space="preserve"> (Licence)</w:t>
      </w:r>
    </w:p>
    <w:p w14:paraId="59178F71"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Finances Comptabilité</w:t>
      </w:r>
      <w:r w:rsidRPr="001E2A39">
        <w:rPr>
          <w:rFonts w:ascii="Arial" w:hAnsi="Arial" w:cs="Arial"/>
          <w:szCs w:val="24"/>
          <w:lang w:eastAsia="en-US"/>
        </w:rPr>
        <w:t xml:space="preserve"> (DUT et Licence)</w:t>
      </w:r>
    </w:p>
    <w:p w14:paraId="77E6D942"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val="en-US" w:eastAsia="en-US"/>
        </w:rPr>
      </w:pPr>
      <w:r w:rsidRPr="001E2A39">
        <w:rPr>
          <w:rFonts w:ascii="Arial" w:hAnsi="Arial" w:cs="Arial"/>
          <w:b/>
          <w:bCs/>
          <w:szCs w:val="24"/>
          <w:lang w:val="en-US" w:eastAsia="en-US"/>
        </w:rPr>
        <w:t>Marketing Communication</w:t>
      </w:r>
      <w:r w:rsidRPr="001E2A39">
        <w:rPr>
          <w:rFonts w:ascii="Arial" w:hAnsi="Arial" w:cs="Arial"/>
          <w:szCs w:val="24"/>
          <w:lang w:val="en-US" w:eastAsia="en-US"/>
        </w:rPr>
        <w:t xml:space="preserve"> (</w:t>
      </w:r>
      <w:proofErr w:type="spellStart"/>
      <w:r w:rsidRPr="001E2A39">
        <w:rPr>
          <w:rFonts w:ascii="Arial" w:hAnsi="Arial" w:cs="Arial"/>
          <w:szCs w:val="24"/>
          <w:lang w:val="en-US" w:eastAsia="en-US"/>
        </w:rPr>
        <w:t>Licence</w:t>
      </w:r>
      <w:proofErr w:type="spellEnd"/>
      <w:r w:rsidRPr="001E2A39">
        <w:rPr>
          <w:rFonts w:ascii="Arial" w:hAnsi="Arial" w:cs="Arial"/>
          <w:szCs w:val="24"/>
          <w:lang w:val="en-US" w:eastAsia="en-US"/>
        </w:rPr>
        <w:t>)</w:t>
      </w:r>
    </w:p>
    <w:p w14:paraId="6E29B8CD"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val="en-US" w:eastAsia="en-US"/>
        </w:rPr>
      </w:pPr>
      <w:r w:rsidRPr="001E2A39">
        <w:rPr>
          <w:rFonts w:ascii="Arial" w:hAnsi="Arial" w:cs="Arial"/>
          <w:b/>
          <w:bCs/>
          <w:szCs w:val="24"/>
          <w:lang w:val="en-US" w:eastAsia="en-US"/>
        </w:rPr>
        <w:t xml:space="preserve">Réseaux </w:t>
      </w:r>
      <w:proofErr w:type="spellStart"/>
      <w:r w:rsidRPr="001E2A39">
        <w:rPr>
          <w:rFonts w:ascii="Arial" w:hAnsi="Arial" w:cs="Arial"/>
          <w:b/>
          <w:bCs/>
          <w:szCs w:val="24"/>
          <w:lang w:val="en-US" w:eastAsia="en-US"/>
        </w:rPr>
        <w:t>Télécommunications</w:t>
      </w:r>
      <w:proofErr w:type="spellEnd"/>
      <w:r w:rsidRPr="001E2A39">
        <w:rPr>
          <w:rFonts w:ascii="Arial" w:hAnsi="Arial" w:cs="Arial"/>
          <w:szCs w:val="24"/>
          <w:lang w:val="en-US" w:eastAsia="en-US"/>
        </w:rPr>
        <w:t xml:space="preserve"> (</w:t>
      </w:r>
      <w:proofErr w:type="spellStart"/>
      <w:r w:rsidRPr="001E2A39">
        <w:rPr>
          <w:rFonts w:ascii="Arial" w:hAnsi="Arial" w:cs="Arial"/>
          <w:szCs w:val="24"/>
          <w:lang w:val="en-US" w:eastAsia="en-US"/>
        </w:rPr>
        <w:t>Licence</w:t>
      </w:r>
      <w:proofErr w:type="spellEnd"/>
      <w:r w:rsidRPr="001E2A39">
        <w:rPr>
          <w:rFonts w:ascii="Arial" w:hAnsi="Arial" w:cs="Arial"/>
          <w:szCs w:val="24"/>
          <w:lang w:val="en-US" w:eastAsia="en-US"/>
        </w:rPr>
        <w:t>)</w:t>
      </w:r>
    </w:p>
    <w:p w14:paraId="51A38C2E" w14:textId="77777777" w:rsidR="00737C12" w:rsidRPr="001E2A39" w:rsidRDefault="00737C12" w:rsidP="00737C12">
      <w:pPr>
        <w:numPr>
          <w:ilvl w:val="0"/>
          <w:numId w:val="54"/>
        </w:num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t>Informatique de Gestion</w:t>
      </w:r>
      <w:r w:rsidRPr="001E2A39">
        <w:rPr>
          <w:rFonts w:ascii="Arial" w:hAnsi="Arial" w:cs="Arial"/>
          <w:szCs w:val="24"/>
          <w:lang w:eastAsia="en-US"/>
        </w:rPr>
        <w:t xml:space="preserve"> (DUT et Licence)</w:t>
      </w:r>
    </w:p>
    <w:p w14:paraId="0A45965C" w14:textId="77777777" w:rsidR="00737C12" w:rsidRPr="001E2A39" w:rsidRDefault="00737C12" w:rsidP="00737C12">
      <w:pPr>
        <w:spacing w:before="100" w:beforeAutospacing="1" w:line="240" w:lineRule="auto"/>
        <w:jc w:val="left"/>
        <w:rPr>
          <w:rFonts w:ascii="Arial" w:hAnsi="Arial" w:cs="Arial"/>
          <w:szCs w:val="24"/>
          <w:lang w:eastAsia="en-US"/>
        </w:rPr>
      </w:pPr>
      <w:r w:rsidRPr="001E2A39">
        <w:rPr>
          <w:rFonts w:ascii="Arial" w:hAnsi="Arial" w:cs="Arial"/>
          <w:b/>
          <w:bCs/>
          <w:szCs w:val="24"/>
          <w:lang w:eastAsia="en-US"/>
        </w:rPr>
        <w:t>Article 2 :</w:t>
      </w:r>
      <w:r w:rsidRPr="001E2A39">
        <w:rPr>
          <w:rFonts w:ascii="Arial" w:hAnsi="Arial" w:cs="Arial"/>
          <w:szCs w:val="24"/>
          <w:lang w:eastAsia="en-US"/>
        </w:rPr>
        <w:t xml:space="preserve"> Le Comité Ad Hoc a pour mission de :</w:t>
      </w:r>
    </w:p>
    <w:p w14:paraId="2AA5EC23" w14:textId="77777777" w:rsidR="00737C12" w:rsidRPr="001E2A39" w:rsidRDefault="00737C12" w:rsidP="00737C12">
      <w:pPr>
        <w:numPr>
          <w:ilvl w:val="0"/>
          <w:numId w:val="55"/>
        </w:numPr>
        <w:spacing w:after="100" w:afterAutospacing="1" w:line="240" w:lineRule="auto"/>
        <w:jc w:val="left"/>
        <w:rPr>
          <w:rFonts w:ascii="Arial" w:hAnsi="Arial" w:cs="Arial"/>
          <w:szCs w:val="24"/>
          <w:lang w:eastAsia="en-US"/>
        </w:rPr>
      </w:pPr>
      <w:r w:rsidRPr="001E2A39">
        <w:rPr>
          <w:rFonts w:ascii="Arial" w:hAnsi="Arial" w:cs="Arial"/>
          <w:szCs w:val="24"/>
          <w:lang w:eastAsia="en-US"/>
        </w:rPr>
        <w:t>Réaliser une autoévaluation approfondie des programmes de formation en fonction des standards de qualité et des critères académiques requis,</w:t>
      </w:r>
    </w:p>
    <w:p w14:paraId="3A60D4B4" w14:textId="77777777" w:rsidR="00737C12" w:rsidRPr="001E2A39" w:rsidRDefault="00737C12" w:rsidP="00737C12">
      <w:pPr>
        <w:numPr>
          <w:ilvl w:val="0"/>
          <w:numId w:val="55"/>
        </w:numPr>
        <w:spacing w:before="100" w:beforeAutospacing="1" w:after="100" w:afterAutospacing="1" w:line="240" w:lineRule="auto"/>
        <w:jc w:val="left"/>
        <w:rPr>
          <w:rFonts w:ascii="Arial" w:hAnsi="Arial" w:cs="Arial"/>
          <w:szCs w:val="24"/>
          <w:lang w:eastAsia="en-US"/>
        </w:rPr>
      </w:pPr>
      <w:r w:rsidRPr="001E2A39">
        <w:rPr>
          <w:rFonts w:ascii="Arial" w:hAnsi="Arial" w:cs="Arial"/>
          <w:szCs w:val="24"/>
          <w:lang w:eastAsia="en-US"/>
        </w:rPr>
        <w:t>Identifier les points forts et les domaines à améliorer pour chaque programme,</w:t>
      </w:r>
    </w:p>
    <w:p w14:paraId="2FCCDD00" w14:textId="77777777" w:rsidR="00737C12" w:rsidRPr="001E2A39" w:rsidRDefault="00737C12" w:rsidP="00737C12">
      <w:pPr>
        <w:numPr>
          <w:ilvl w:val="0"/>
          <w:numId w:val="55"/>
        </w:numPr>
        <w:spacing w:before="100" w:beforeAutospacing="1" w:after="100" w:afterAutospacing="1" w:line="240" w:lineRule="auto"/>
        <w:jc w:val="left"/>
        <w:rPr>
          <w:rFonts w:ascii="Arial" w:hAnsi="Arial" w:cs="Arial"/>
          <w:szCs w:val="24"/>
          <w:lang w:eastAsia="en-US"/>
        </w:rPr>
      </w:pPr>
      <w:r w:rsidRPr="001E2A39">
        <w:rPr>
          <w:rFonts w:ascii="Arial" w:hAnsi="Arial" w:cs="Arial"/>
          <w:szCs w:val="24"/>
          <w:lang w:eastAsia="en-US"/>
        </w:rPr>
        <w:t>Formuler des recommandations pour l’amélioration continue de chaque programme, en adéquation avec les attentes du marché du travail et les normes académiques,</w:t>
      </w:r>
    </w:p>
    <w:p w14:paraId="61471A25" w14:textId="77777777" w:rsidR="00737C12" w:rsidRPr="001E2A39" w:rsidRDefault="00737C12" w:rsidP="00737C12">
      <w:pPr>
        <w:numPr>
          <w:ilvl w:val="0"/>
          <w:numId w:val="55"/>
        </w:numPr>
        <w:spacing w:before="100" w:beforeAutospacing="1" w:line="240" w:lineRule="auto"/>
        <w:jc w:val="left"/>
        <w:rPr>
          <w:rFonts w:ascii="Arial" w:hAnsi="Arial" w:cs="Arial"/>
          <w:szCs w:val="24"/>
          <w:lang w:eastAsia="en-US"/>
        </w:rPr>
      </w:pPr>
      <w:r w:rsidRPr="001E2A39">
        <w:rPr>
          <w:rFonts w:ascii="Arial" w:hAnsi="Arial" w:cs="Arial"/>
          <w:szCs w:val="24"/>
          <w:lang w:eastAsia="en-US"/>
        </w:rPr>
        <w:t>Préparer un rapport d'autoévaluation détaillé à soumettre à la Direction Générale pour validation et suivi.</w:t>
      </w:r>
    </w:p>
    <w:p w14:paraId="7FC2F2C7" w14:textId="77777777" w:rsidR="00737C12" w:rsidRPr="001E2A39" w:rsidRDefault="00737C12" w:rsidP="00737C12">
      <w:pPr>
        <w:spacing w:after="100" w:afterAutospacing="1" w:line="240" w:lineRule="auto"/>
        <w:jc w:val="left"/>
        <w:rPr>
          <w:rFonts w:ascii="Arial" w:hAnsi="Arial" w:cs="Arial"/>
          <w:szCs w:val="24"/>
          <w:lang w:eastAsia="en-US"/>
        </w:rPr>
      </w:pPr>
      <w:r w:rsidRPr="001E2A39">
        <w:rPr>
          <w:rFonts w:ascii="Arial" w:hAnsi="Arial" w:cs="Arial"/>
          <w:b/>
          <w:bCs/>
          <w:szCs w:val="24"/>
          <w:lang w:eastAsia="en-US"/>
        </w:rPr>
        <w:t>Article 3 :</w:t>
      </w:r>
      <w:r w:rsidRPr="001E2A39">
        <w:rPr>
          <w:rFonts w:ascii="Arial" w:hAnsi="Arial" w:cs="Arial"/>
          <w:szCs w:val="24"/>
          <w:lang w:eastAsia="en-US"/>
        </w:rPr>
        <w:t xml:space="preserve"> Le Comité Ad Hoc est habilité à consulter les enseignants, les étudiants, les anciens étudiants et les partenaires professionnels dans le cadre de ses travaux, afin d'obtenir une vision globale et objective de chaque programme de formation.</w:t>
      </w:r>
    </w:p>
    <w:p w14:paraId="74E8A75D" w14:textId="77777777" w:rsidR="00737C12" w:rsidRPr="001E2A39" w:rsidRDefault="00737C12" w:rsidP="00737C12">
      <w:pPr>
        <w:spacing w:before="100" w:beforeAutospacing="1" w:after="100" w:afterAutospacing="1" w:line="240" w:lineRule="auto"/>
        <w:jc w:val="left"/>
        <w:rPr>
          <w:rFonts w:ascii="Arial" w:hAnsi="Arial" w:cs="Arial"/>
          <w:szCs w:val="24"/>
          <w:lang w:eastAsia="en-US"/>
        </w:rPr>
      </w:pPr>
      <w:r w:rsidRPr="001E2A39">
        <w:rPr>
          <w:rFonts w:ascii="Arial" w:hAnsi="Arial" w:cs="Arial"/>
          <w:b/>
          <w:bCs/>
          <w:szCs w:val="24"/>
          <w:lang w:eastAsia="en-US"/>
        </w:rPr>
        <w:lastRenderedPageBreak/>
        <w:t>Article 4 :</w:t>
      </w:r>
      <w:r w:rsidRPr="001E2A39">
        <w:rPr>
          <w:rFonts w:ascii="Arial" w:hAnsi="Arial" w:cs="Arial"/>
          <w:szCs w:val="24"/>
          <w:lang w:eastAsia="en-US"/>
        </w:rPr>
        <w:t xml:space="preserve"> Le mandat du Comité Ad Hoc prend effet dès la date de signature de cette décision et se termine après la soumission du rapport final d'autoévaluation et l’approbation des recommandations par la Direction Générale.</w:t>
      </w:r>
    </w:p>
    <w:p w14:paraId="1C698A5B" w14:textId="77777777" w:rsidR="00737C12" w:rsidRDefault="00737C12" w:rsidP="00737C12">
      <w:pPr>
        <w:spacing w:line="276" w:lineRule="auto"/>
        <w:jc w:val="left"/>
        <w:rPr>
          <w:rFonts w:ascii="Arial" w:eastAsia="Calibri" w:hAnsi="Arial" w:cs="Arial"/>
          <w:b/>
          <w:bCs/>
          <w:color w:val="000000" w:themeColor="text1"/>
          <w:szCs w:val="24"/>
          <w:lang w:eastAsia="en-US"/>
        </w:rPr>
      </w:pPr>
    </w:p>
    <w:p w14:paraId="17ED8A5F" w14:textId="77777777" w:rsidR="00737C12" w:rsidRDefault="00737C12" w:rsidP="00737C12">
      <w:pPr>
        <w:spacing w:line="276" w:lineRule="auto"/>
        <w:jc w:val="left"/>
        <w:rPr>
          <w:rFonts w:ascii="Arial" w:eastAsia="Calibri" w:hAnsi="Arial" w:cs="Arial"/>
          <w:b/>
          <w:bCs/>
          <w:color w:val="000000" w:themeColor="text1"/>
          <w:szCs w:val="24"/>
          <w:lang w:eastAsia="en-US"/>
        </w:rPr>
      </w:pPr>
    </w:p>
    <w:p w14:paraId="0EE212AA" w14:textId="77777777" w:rsidR="00737C12" w:rsidRPr="005820B4" w:rsidRDefault="00737C12" w:rsidP="00737C12">
      <w:p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b/>
          <w:bCs/>
          <w:color w:val="000000" w:themeColor="text1"/>
          <w:szCs w:val="24"/>
          <w:lang w:val="en-US" w:eastAsia="en-US"/>
        </w:rPr>
        <w:t>AMPLIATIONS</w:t>
      </w:r>
    </w:p>
    <w:p w14:paraId="11F2C76C" w14:textId="77777777" w:rsidR="00737C12" w:rsidRPr="005820B4" w:rsidRDefault="00737C12" w:rsidP="00737C12">
      <w:pPr>
        <w:numPr>
          <w:ilvl w:val="0"/>
          <w:numId w:val="53"/>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Original ------------------------ 01</w:t>
      </w:r>
    </w:p>
    <w:p w14:paraId="29D92E89" w14:textId="77777777" w:rsidR="00737C12" w:rsidRPr="005820B4" w:rsidRDefault="00737C12" w:rsidP="00737C12">
      <w:pPr>
        <w:numPr>
          <w:ilvl w:val="0"/>
          <w:numId w:val="53"/>
        </w:numPr>
        <w:tabs>
          <w:tab w:val="left" w:pos="7845"/>
        </w:tabs>
        <w:spacing w:line="276" w:lineRule="auto"/>
        <w:jc w:val="left"/>
        <w:rPr>
          <w:rFonts w:ascii="Arial" w:eastAsia="Calibri" w:hAnsi="Arial" w:cs="Arial"/>
          <w:color w:val="000000" w:themeColor="text1"/>
          <w:szCs w:val="24"/>
          <w:lang w:val="en-US" w:eastAsia="en-US"/>
        </w:rPr>
      </w:pPr>
      <w:r w:rsidRPr="005820B4">
        <w:rPr>
          <w:rFonts w:ascii="Arial" w:eastAsia="Calibri" w:hAnsi="Arial" w:cs="Arial"/>
          <w:color w:val="000000" w:themeColor="text1"/>
          <w:szCs w:val="24"/>
          <w:lang w:val="en-US" w:eastAsia="en-US"/>
        </w:rPr>
        <w:t>Archives ----------------------- 01</w:t>
      </w:r>
    </w:p>
    <w:p w14:paraId="0BDB0F5F" w14:textId="2E85865B" w:rsidR="00737C12" w:rsidRPr="005820B4" w:rsidRDefault="00737C12" w:rsidP="00737C12">
      <w:pPr>
        <w:numPr>
          <w:ilvl w:val="0"/>
          <w:numId w:val="53"/>
        </w:numPr>
        <w:tabs>
          <w:tab w:val="left" w:pos="7845"/>
        </w:tabs>
        <w:spacing w:line="276" w:lineRule="auto"/>
        <w:jc w:val="left"/>
        <w:rPr>
          <w:rFonts w:ascii="Arial" w:eastAsia="Calibri" w:hAnsi="Arial" w:cs="Arial"/>
          <w:color w:val="000000" w:themeColor="text1"/>
          <w:szCs w:val="24"/>
          <w:lang w:val="en-US" w:eastAsia="en-US"/>
        </w:rPr>
      </w:pPr>
      <w:proofErr w:type="spellStart"/>
      <w:r w:rsidRPr="005820B4">
        <w:rPr>
          <w:rFonts w:ascii="Arial" w:eastAsia="Calibri" w:hAnsi="Arial" w:cs="Arial"/>
          <w:color w:val="000000" w:themeColor="text1"/>
          <w:szCs w:val="24"/>
          <w:lang w:val="en-US" w:eastAsia="en-US"/>
        </w:rPr>
        <w:t>Intéressés</w:t>
      </w:r>
      <w:proofErr w:type="spellEnd"/>
      <w:r w:rsidRPr="005820B4">
        <w:rPr>
          <w:rFonts w:ascii="Arial" w:eastAsia="Calibri" w:hAnsi="Arial" w:cs="Arial"/>
          <w:color w:val="000000" w:themeColor="text1"/>
          <w:szCs w:val="24"/>
          <w:lang w:val="en-US" w:eastAsia="en-US"/>
        </w:rPr>
        <w:t xml:space="preserve"> --------------------- 1</w:t>
      </w:r>
      <w:r w:rsidR="00190FEA">
        <w:rPr>
          <w:rFonts w:ascii="Arial" w:eastAsia="Calibri" w:hAnsi="Arial" w:cs="Arial"/>
          <w:color w:val="000000" w:themeColor="text1"/>
          <w:szCs w:val="24"/>
          <w:lang w:val="en-US" w:eastAsia="en-US"/>
        </w:rPr>
        <w:t>5</w:t>
      </w:r>
    </w:p>
    <w:p w14:paraId="6DE95B91" w14:textId="77777777" w:rsidR="00737C12" w:rsidRPr="001E2A39" w:rsidRDefault="00737C12" w:rsidP="00737C12">
      <w:pPr>
        <w:tabs>
          <w:tab w:val="left" w:pos="7845"/>
        </w:tabs>
        <w:spacing w:line="276" w:lineRule="auto"/>
        <w:jc w:val="right"/>
        <w:rPr>
          <w:rFonts w:ascii="Arial" w:eastAsia="Calibri" w:hAnsi="Arial" w:cs="Arial"/>
          <w:bCs/>
          <w:color w:val="000000" w:themeColor="text1"/>
          <w:lang w:eastAsia="en-US"/>
        </w:rPr>
      </w:pPr>
      <w:r w:rsidRPr="001E2A39">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23 </w:t>
      </w:r>
      <w:r w:rsidRPr="001E2A39">
        <w:rPr>
          <w:rFonts w:ascii="Arial" w:eastAsia="Calibri" w:hAnsi="Arial" w:cs="Arial"/>
          <w:bCs/>
          <w:color w:val="000000" w:themeColor="text1"/>
          <w:lang w:eastAsia="en-US"/>
        </w:rPr>
        <w:t>sept</w:t>
      </w:r>
      <w:r>
        <w:rPr>
          <w:rFonts w:ascii="Arial" w:eastAsia="Calibri" w:hAnsi="Arial" w:cs="Arial"/>
          <w:bCs/>
          <w:color w:val="000000" w:themeColor="text1"/>
          <w:lang w:eastAsia="en-US"/>
        </w:rPr>
        <w:t>embre 2024</w:t>
      </w:r>
    </w:p>
    <w:p w14:paraId="2C6AC263"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r w:rsidRPr="001E2A39">
        <w:rPr>
          <w:rFonts w:ascii="Arial" w:eastAsia="Calibri" w:hAnsi="Arial" w:cs="Arial"/>
          <w:b/>
          <w:bCs/>
          <w:color w:val="000000" w:themeColor="text1"/>
          <w:lang w:eastAsia="en-US"/>
        </w:rPr>
        <w:t>Le Directeur Général,</w:t>
      </w:r>
    </w:p>
    <w:p w14:paraId="16B01B6C"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p>
    <w:p w14:paraId="7D18AE56"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p>
    <w:p w14:paraId="36E50A9C" w14:textId="77777777" w:rsidR="00737C12" w:rsidRDefault="00737C12" w:rsidP="00737C12">
      <w:pPr>
        <w:tabs>
          <w:tab w:val="left" w:pos="7845"/>
        </w:tabs>
        <w:spacing w:line="276" w:lineRule="auto"/>
        <w:jc w:val="right"/>
        <w:rPr>
          <w:rFonts w:ascii="Arial" w:eastAsia="Calibri" w:hAnsi="Arial" w:cs="Arial"/>
          <w:b/>
          <w:bCs/>
          <w:color w:val="000000" w:themeColor="text1"/>
          <w:lang w:eastAsia="en-US"/>
        </w:rPr>
      </w:pPr>
    </w:p>
    <w:p w14:paraId="0BD4D5C5" w14:textId="77777777" w:rsidR="00737C12" w:rsidRPr="001E2A39" w:rsidRDefault="00737C12" w:rsidP="00737C12">
      <w:pPr>
        <w:tabs>
          <w:tab w:val="left" w:pos="7845"/>
        </w:tabs>
        <w:spacing w:line="276" w:lineRule="auto"/>
        <w:jc w:val="right"/>
        <w:rPr>
          <w:rFonts w:ascii="Arial" w:eastAsia="Calibri" w:hAnsi="Arial" w:cs="Arial"/>
          <w:b/>
          <w:bCs/>
          <w:color w:val="000000" w:themeColor="text1"/>
          <w:lang w:eastAsia="en-US"/>
        </w:rPr>
      </w:pPr>
    </w:p>
    <w:p w14:paraId="7F19AAE6" w14:textId="77777777" w:rsidR="00737C12" w:rsidRDefault="00737C12" w:rsidP="00737C12">
      <w:pPr>
        <w:spacing w:line="276" w:lineRule="auto"/>
        <w:rPr>
          <w:b/>
          <w:bCs/>
          <w:szCs w:val="24"/>
          <w:lang w:eastAsia="en-US"/>
        </w:rPr>
      </w:pPr>
    </w:p>
    <w:p w14:paraId="16BE2C93" w14:textId="77777777" w:rsidR="00737C12" w:rsidRDefault="00737C12" w:rsidP="00737C12">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18C0AFFD" w14:textId="77777777" w:rsidR="00737C12" w:rsidRDefault="00737C12" w:rsidP="00737C12">
      <w:pPr>
        <w:spacing w:line="276" w:lineRule="auto"/>
        <w:rPr>
          <w:rFonts w:ascii="Arial" w:eastAsia="Calibri" w:hAnsi="Arial" w:cs="Arial"/>
          <w:color w:val="000000" w:themeColor="text1"/>
          <w:szCs w:val="24"/>
          <w:lang w:eastAsia="en-US"/>
        </w:rPr>
      </w:pPr>
    </w:p>
    <w:p w14:paraId="332C334F" w14:textId="77777777" w:rsidR="00737C12" w:rsidRDefault="00737C12" w:rsidP="00737C12"/>
    <w:p w14:paraId="7A11E941" w14:textId="77777777" w:rsidR="008A0B1D" w:rsidRPr="006B0396" w:rsidRDefault="008A0B1D" w:rsidP="008A0B1D">
      <w:pPr>
        <w:rPr>
          <w:rFonts w:ascii="Arial" w:hAnsi="Arial" w:cs="Arial"/>
          <w:color w:val="000000" w:themeColor="text1"/>
        </w:rPr>
      </w:pPr>
      <w:r w:rsidRPr="006B0396">
        <w:rPr>
          <w:rFonts w:ascii="Arial" w:hAnsi="Arial" w:cs="Arial"/>
          <w:color w:val="000000" w:themeColor="text1"/>
        </w:rPr>
        <w:t xml:space="preserve">         </w:t>
      </w:r>
    </w:p>
    <w:p w14:paraId="2A13B856" w14:textId="77777777" w:rsidR="008A0B1D" w:rsidRPr="006B0396" w:rsidRDefault="008A0B1D" w:rsidP="00011374">
      <w:pPr>
        <w:widowControl w:val="0"/>
        <w:autoSpaceDE w:val="0"/>
        <w:autoSpaceDN w:val="0"/>
        <w:adjustRightInd w:val="0"/>
        <w:spacing w:line="240" w:lineRule="auto"/>
        <w:ind w:right="9"/>
        <w:rPr>
          <w:color w:val="000000" w:themeColor="text1"/>
          <w:szCs w:val="24"/>
        </w:rPr>
      </w:pPr>
    </w:p>
    <w:p w14:paraId="3940B32F"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0226F49C"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B82B2A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508B255"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CD6370A"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4F0050A"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0D000F15"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A687629"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759E75FC" w14:textId="687EBDA0" w:rsidR="008A0B1D" w:rsidRDefault="008A0B1D" w:rsidP="008A0B1D">
      <w:pPr>
        <w:shd w:val="clear" w:color="auto" w:fill="FFFFFF"/>
        <w:ind w:right="9"/>
        <w:jc w:val="center"/>
        <w:rPr>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rFonts w:eastAsiaTheme="minorHAnsi"/>
          <w:b/>
          <w:color w:val="000000" w:themeColor="text1"/>
          <w:sz w:val="44"/>
          <w:lang w:eastAsia="en-US"/>
        </w:rPr>
      </w:pPr>
    </w:p>
    <w:p w14:paraId="4F55BC8C" w14:textId="77777777" w:rsidR="00AD42F4" w:rsidRPr="006B0396" w:rsidRDefault="00AD42F4" w:rsidP="008A0B1D">
      <w:pPr>
        <w:shd w:val="clear" w:color="auto" w:fill="FFFFFF"/>
        <w:spacing w:line="240" w:lineRule="auto"/>
        <w:ind w:right="9"/>
        <w:jc w:val="center"/>
        <w:rPr>
          <w:rFonts w:eastAsiaTheme="minorHAnsi"/>
          <w:b/>
          <w:color w:val="000000" w:themeColor="text1"/>
          <w:sz w:val="44"/>
          <w:lang w:eastAsia="en-US"/>
        </w:rPr>
      </w:pPr>
    </w:p>
    <w:p w14:paraId="5FC75117" w14:textId="77777777" w:rsidR="008A0B1D" w:rsidRDefault="008A0B1D" w:rsidP="008A0B1D">
      <w:pPr>
        <w:shd w:val="clear" w:color="auto" w:fill="FFFFFF"/>
        <w:spacing w:line="240" w:lineRule="auto"/>
        <w:ind w:right="9"/>
        <w:jc w:val="center"/>
        <w:rPr>
          <w:rFonts w:eastAsiaTheme="minorHAnsi"/>
          <w:b/>
          <w:color w:val="000000" w:themeColor="text1"/>
          <w:sz w:val="44"/>
          <w:lang w:eastAsia="en-US"/>
        </w:rPr>
      </w:pPr>
    </w:p>
    <w:p w14:paraId="7061323D" w14:textId="77777777"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203CB527" w14:textId="77777777"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0416221A" w14:textId="77777777"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2AEE4D1E" w14:textId="24DFB364"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322F294C" w14:textId="77777777"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088D76D3" w14:textId="78D16498"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26EF470F" w14:textId="26F2C595" w:rsidR="005B091A" w:rsidRDefault="005B091A" w:rsidP="008A0B1D">
      <w:pPr>
        <w:shd w:val="clear" w:color="auto" w:fill="FFFFFF"/>
        <w:spacing w:line="240" w:lineRule="auto"/>
        <w:ind w:right="9"/>
        <w:jc w:val="center"/>
        <w:rPr>
          <w:rFonts w:eastAsiaTheme="minorHAnsi"/>
          <w:b/>
          <w:color w:val="000000" w:themeColor="text1"/>
          <w:sz w:val="44"/>
          <w:lang w:eastAsia="en-US"/>
        </w:rPr>
      </w:pPr>
    </w:p>
    <w:p w14:paraId="730F6DE7" w14:textId="296F1EBE" w:rsidR="005B091A" w:rsidRPr="006B0396" w:rsidRDefault="005B091A" w:rsidP="008A0B1D">
      <w:pPr>
        <w:shd w:val="clear" w:color="auto" w:fill="FFFFFF"/>
        <w:spacing w:line="240" w:lineRule="auto"/>
        <w:ind w:right="9"/>
        <w:jc w:val="center"/>
        <w:rPr>
          <w:rFonts w:eastAsiaTheme="minorHAnsi"/>
          <w:b/>
          <w:color w:val="000000" w:themeColor="text1"/>
          <w:sz w:val="44"/>
          <w:lang w:eastAsia="en-US"/>
        </w:rPr>
      </w:pPr>
    </w:p>
    <w:p w14:paraId="42F77A03" w14:textId="007E7E88" w:rsidR="00751DCD" w:rsidRPr="000D72CE" w:rsidRDefault="008A0B1D" w:rsidP="00751DCD">
      <w:pPr>
        <w:spacing w:line="240" w:lineRule="auto"/>
        <w:rPr>
          <w:color w:val="FF0000"/>
        </w:rPr>
      </w:pPr>
      <w:bookmarkStart w:id="11" w:name="_Hlk182233287"/>
      <w:r w:rsidRPr="006B0396">
        <w:rPr>
          <w:rFonts w:eastAsiaTheme="minorHAnsi"/>
          <w:b/>
          <w:color w:val="000000" w:themeColor="text1"/>
          <w:sz w:val="44"/>
          <w:lang w:eastAsia="en-US"/>
        </w:rPr>
        <w:t>Annexe n°</w:t>
      </w:r>
      <w:proofErr w:type="gramStart"/>
      <w:r w:rsidRPr="006B0396">
        <w:rPr>
          <w:rFonts w:eastAsiaTheme="minorHAnsi"/>
          <w:b/>
          <w:color w:val="000000" w:themeColor="text1"/>
          <w:sz w:val="44"/>
          <w:lang w:eastAsia="en-US"/>
        </w:rPr>
        <w:t>05:</w:t>
      </w:r>
      <w:proofErr w:type="gramEnd"/>
      <w:r w:rsidRPr="006B0396">
        <w:rPr>
          <w:rFonts w:eastAsiaTheme="minorHAnsi"/>
          <w:b/>
          <w:color w:val="000000" w:themeColor="text1"/>
          <w:sz w:val="44"/>
          <w:lang w:eastAsia="en-US"/>
        </w:rPr>
        <w:t xml:space="preserve"> </w:t>
      </w:r>
      <w:r w:rsidR="00751DCD" w:rsidRPr="006B0396">
        <w:rPr>
          <w:rFonts w:eastAsiaTheme="minorHAnsi"/>
          <w:b/>
          <w:color w:val="000000" w:themeColor="text1"/>
          <w:sz w:val="44"/>
          <w:lang w:eastAsia="en-US"/>
        </w:rPr>
        <w:t>Rapport de demande de formation</w:t>
      </w:r>
    </w:p>
    <w:bookmarkEnd w:id="11"/>
    <w:p w14:paraId="33485A65" w14:textId="2B10AC58" w:rsidR="008A0B1D" w:rsidRPr="007A4AFC" w:rsidRDefault="008A0B1D" w:rsidP="008A0B1D">
      <w:pPr>
        <w:shd w:val="clear" w:color="auto" w:fill="FFFFFF"/>
        <w:spacing w:line="240" w:lineRule="auto"/>
        <w:ind w:right="9"/>
        <w:jc w:val="center"/>
        <w:rPr>
          <w:iCs/>
          <w:color w:val="000000" w:themeColor="text1"/>
        </w:rPr>
      </w:pPr>
    </w:p>
    <w:p w14:paraId="500D84E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1B115B2" w14:textId="06195446" w:rsidR="00011374" w:rsidRPr="006B0396" w:rsidRDefault="00011374" w:rsidP="00011374">
      <w:pPr>
        <w:widowControl w:val="0"/>
        <w:autoSpaceDE w:val="0"/>
        <w:autoSpaceDN w:val="0"/>
        <w:adjustRightInd w:val="0"/>
        <w:spacing w:line="240" w:lineRule="auto"/>
        <w:ind w:right="9"/>
        <w:rPr>
          <w:color w:val="000000" w:themeColor="text1"/>
          <w:szCs w:val="24"/>
        </w:rPr>
      </w:pPr>
    </w:p>
    <w:p w14:paraId="719A1DD6" w14:textId="1E41763F" w:rsidR="00011374" w:rsidRPr="006B0396" w:rsidRDefault="00011374" w:rsidP="00011374">
      <w:pPr>
        <w:widowControl w:val="0"/>
        <w:autoSpaceDE w:val="0"/>
        <w:autoSpaceDN w:val="0"/>
        <w:adjustRightInd w:val="0"/>
        <w:spacing w:line="240" w:lineRule="auto"/>
        <w:ind w:right="9"/>
        <w:rPr>
          <w:color w:val="000000" w:themeColor="text1"/>
          <w:szCs w:val="24"/>
        </w:rPr>
      </w:pPr>
    </w:p>
    <w:p w14:paraId="4077823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3CB7257" w14:textId="3AD41D8D" w:rsidR="00011374" w:rsidRPr="006B0396" w:rsidRDefault="00011374" w:rsidP="00011374">
      <w:pPr>
        <w:widowControl w:val="0"/>
        <w:autoSpaceDE w:val="0"/>
        <w:autoSpaceDN w:val="0"/>
        <w:adjustRightInd w:val="0"/>
        <w:spacing w:line="240" w:lineRule="auto"/>
        <w:ind w:right="9"/>
        <w:rPr>
          <w:color w:val="000000" w:themeColor="text1"/>
          <w:szCs w:val="24"/>
        </w:rPr>
      </w:pPr>
    </w:p>
    <w:p w14:paraId="6EEE3ED5"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4ED594E" w14:textId="69343C3D" w:rsidR="00011374" w:rsidRPr="006B0396" w:rsidRDefault="00011374" w:rsidP="00011374">
      <w:pPr>
        <w:widowControl w:val="0"/>
        <w:autoSpaceDE w:val="0"/>
        <w:autoSpaceDN w:val="0"/>
        <w:adjustRightInd w:val="0"/>
        <w:spacing w:line="240" w:lineRule="auto"/>
        <w:ind w:right="9"/>
        <w:rPr>
          <w:color w:val="000000" w:themeColor="text1"/>
          <w:szCs w:val="24"/>
        </w:rPr>
      </w:pPr>
    </w:p>
    <w:p w14:paraId="6087DCC7" w14:textId="640BA649" w:rsidR="00011374" w:rsidRPr="006B0396" w:rsidRDefault="00011374" w:rsidP="00011374">
      <w:pPr>
        <w:widowControl w:val="0"/>
        <w:autoSpaceDE w:val="0"/>
        <w:autoSpaceDN w:val="0"/>
        <w:adjustRightInd w:val="0"/>
        <w:spacing w:line="240" w:lineRule="auto"/>
        <w:ind w:right="9"/>
        <w:rPr>
          <w:color w:val="000000" w:themeColor="text1"/>
          <w:szCs w:val="24"/>
        </w:rPr>
      </w:pPr>
    </w:p>
    <w:p w14:paraId="572D9728" w14:textId="4A8F2221" w:rsidR="00011374" w:rsidRPr="006B0396" w:rsidRDefault="00011374" w:rsidP="00011374">
      <w:pPr>
        <w:widowControl w:val="0"/>
        <w:autoSpaceDE w:val="0"/>
        <w:autoSpaceDN w:val="0"/>
        <w:adjustRightInd w:val="0"/>
        <w:spacing w:line="240" w:lineRule="auto"/>
        <w:ind w:right="9"/>
        <w:rPr>
          <w:color w:val="000000" w:themeColor="text1"/>
          <w:szCs w:val="24"/>
        </w:rPr>
      </w:pPr>
    </w:p>
    <w:p w14:paraId="0B0CC3B5"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03BCB8FF" w14:textId="231F627E" w:rsidR="00011374" w:rsidRPr="006B0396" w:rsidRDefault="00011374" w:rsidP="00011374">
      <w:pPr>
        <w:widowControl w:val="0"/>
        <w:autoSpaceDE w:val="0"/>
        <w:autoSpaceDN w:val="0"/>
        <w:adjustRightInd w:val="0"/>
        <w:spacing w:line="240" w:lineRule="auto"/>
        <w:ind w:right="9"/>
        <w:rPr>
          <w:color w:val="000000" w:themeColor="text1"/>
          <w:szCs w:val="24"/>
        </w:rPr>
      </w:pPr>
      <w:bookmarkStart w:id="12" w:name="_Hlk182233252"/>
    </w:p>
    <w:p w14:paraId="7A11B1A0" w14:textId="3924BEA6" w:rsidR="00011374" w:rsidRPr="006B0396" w:rsidRDefault="00011374" w:rsidP="00011374">
      <w:pPr>
        <w:widowControl w:val="0"/>
        <w:autoSpaceDE w:val="0"/>
        <w:autoSpaceDN w:val="0"/>
        <w:adjustRightInd w:val="0"/>
        <w:spacing w:line="240" w:lineRule="auto"/>
        <w:ind w:right="9"/>
        <w:rPr>
          <w:color w:val="000000" w:themeColor="text1"/>
          <w:szCs w:val="24"/>
        </w:rPr>
      </w:pPr>
    </w:p>
    <w:p w14:paraId="13D840A9" w14:textId="49113D25" w:rsidR="00011374" w:rsidRPr="006B0396" w:rsidRDefault="00011374" w:rsidP="00011374">
      <w:pPr>
        <w:widowControl w:val="0"/>
        <w:autoSpaceDE w:val="0"/>
        <w:autoSpaceDN w:val="0"/>
        <w:adjustRightInd w:val="0"/>
        <w:spacing w:line="240" w:lineRule="auto"/>
        <w:ind w:right="9"/>
        <w:rPr>
          <w:color w:val="000000" w:themeColor="text1"/>
          <w:szCs w:val="24"/>
        </w:rPr>
      </w:pPr>
    </w:p>
    <w:p w14:paraId="2EDA3289" w14:textId="417879D4" w:rsidR="008A0B1D" w:rsidRPr="006B0396" w:rsidRDefault="008A0B1D" w:rsidP="00011374">
      <w:pPr>
        <w:widowControl w:val="0"/>
        <w:autoSpaceDE w:val="0"/>
        <w:autoSpaceDN w:val="0"/>
        <w:adjustRightInd w:val="0"/>
        <w:spacing w:line="240" w:lineRule="auto"/>
        <w:ind w:right="9"/>
        <w:rPr>
          <w:color w:val="000000" w:themeColor="text1"/>
          <w:szCs w:val="24"/>
        </w:rPr>
      </w:pPr>
    </w:p>
    <w:p w14:paraId="11A333F9" w14:textId="3147EBEA" w:rsidR="008A0B1D" w:rsidRDefault="008A0B1D" w:rsidP="00011374">
      <w:pPr>
        <w:widowControl w:val="0"/>
        <w:autoSpaceDE w:val="0"/>
        <w:autoSpaceDN w:val="0"/>
        <w:adjustRightInd w:val="0"/>
        <w:spacing w:line="240" w:lineRule="auto"/>
        <w:ind w:right="9"/>
        <w:rPr>
          <w:color w:val="000000" w:themeColor="text1"/>
          <w:szCs w:val="24"/>
        </w:rPr>
      </w:pPr>
    </w:p>
    <w:p w14:paraId="6AB0955C" w14:textId="77777777" w:rsidR="005B091A" w:rsidRDefault="005B091A" w:rsidP="00011374">
      <w:pPr>
        <w:widowControl w:val="0"/>
        <w:autoSpaceDE w:val="0"/>
        <w:autoSpaceDN w:val="0"/>
        <w:adjustRightInd w:val="0"/>
        <w:spacing w:line="240" w:lineRule="auto"/>
        <w:ind w:right="9"/>
        <w:rPr>
          <w:color w:val="000000" w:themeColor="text1"/>
          <w:szCs w:val="24"/>
        </w:rPr>
      </w:pPr>
    </w:p>
    <w:p w14:paraId="3DB65928" w14:textId="77777777" w:rsidR="005B091A" w:rsidRDefault="005B091A" w:rsidP="00011374">
      <w:pPr>
        <w:widowControl w:val="0"/>
        <w:autoSpaceDE w:val="0"/>
        <w:autoSpaceDN w:val="0"/>
        <w:adjustRightInd w:val="0"/>
        <w:spacing w:line="240" w:lineRule="auto"/>
        <w:ind w:right="9"/>
        <w:rPr>
          <w:color w:val="000000" w:themeColor="text1"/>
          <w:szCs w:val="24"/>
        </w:rPr>
      </w:pPr>
    </w:p>
    <w:p w14:paraId="2D17806D" w14:textId="77777777" w:rsidR="005B091A" w:rsidRDefault="005B091A" w:rsidP="00011374">
      <w:pPr>
        <w:widowControl w:val="0"/>
        <w:autoSpaceDE w:val="0"/>
        <w:autoSpaceDN w:val="0"/>
        <w:adjustRightInd w:val="0"/>
        <w:spacing w:line="240" w:lineRule="auto"/>
        <w:ind w:right="9"/>
        <w:rPr>
          <w:color w:val="000000" w:themeColor="text1"/>
          <w:szCs w:val="24"/>
        </w:rPr>
      </w:pPr>
    </w:p>
    <w:p w14:paraId="33AACF97" w14:textId="77777777" w:rsidR="005B091A" w:rsidRDefault="005B091A" w:rsidP="00011374">
      <w:pPr>
        <w:widowControl w:val="0"/>
        <w:autoSpaceDE w:val="0"/>
        <w:autoSpaceDN w:val="0"/>
        <w:adjustRightInd w:val="0"/>
        <w:spacing w:line="240" w:lineRule="auto"/>
        <w:ind w:right="9"/>
        <w:rPr>
          <w:color w:val="000000" w:themeColor="text1"/>
          <w:szCs w:val="24"/>
        </w:rPr>
      </w:pPr>
    </w:p>
    <w:p w14:paraId="743FA556" w14:textId="77777777" w:rsidR="005B091A" w:rsidRPr="006B0396" w:rsidRDefault="005B091A" w:rsidP="00011374">
      <w:pPr>
        <w:widowControl w:val="0"/>
        <w:autoSpaceDE w:val="0"/>
        <w:autoSpaceDN w:val="0"/>
        <w:adjustRightInd w:val="0"/>
        <w:spacing w:line="240" w:lineRule="auto"/>
        <w:ind w:right="9"/>
        <w:rPr>
          <w:color w:val="000000" w:themeColor="text1"/>
          <w:szCs w:val="24"/>
        </w:rPr>
      </w:pPr>
    </w:p>
    <w:p w14:paraId="4688CF22" w14:textId="34130ABD" w:rsidR="008A0B1D" w:rsidRPr="006B0396" w:rsidRDefault="008A0B1D" w:rsidP="00011374">
      <w:pPr>
        <w:widowControl w:val="0"/>
        <w:autoSpaceDE w:val="0"/>
        <w:autoSpaceDN w:val="0"/>
        <w:adjustRightInd w:val="0"/>
        <w:spacing w:line="240" w:lineRule="auto"/>
        <w:ind w:right="9"/>
        <w:rPr>
          <w:color w:val="000000" w:themeColor="text1"/>
          <w:szCs w:val="24"/>
        </w:rPr>
      </w:pPr>
    </w:p>
    <w:p w14:paraId="73CC4019" w14:textId="2BF7DC1C" w:rsidR="008A0B1D" w:rsidRPr="006B0396" w:rsidRDefault="008A0B1D" w:rsidP="00011374">
      <w:pPr>
        <w:widowControl w:val="0"/>
        <w:autoSpaceDE w:val="0"/>
        <w:autoSpaceDN w:val="0"/>
        <w:adjustRightInd w:val="0"/>
        <w:spacing w:line="240" w:lineRule="auto"/>
        <w:ind w:right="9"/>
        <w:rPr>
          <w:color w:val="000000" w:themeColor="text1"/>
          <w:szCs w:val="24"/>
        </w:rPr>
      </w:pPr>
    </w:p>
    <w:p w14:paraId="4AE09E9B" w14:textId="6C10E0A2" w:rsidR="008A0B1D" w:rsidRPr="006B0396" w:rsidRDefault="008A0B1D" w:rsidP="00011374">
      <w:pPr>
        <w:widowControl w:val="0"/>
        <w:autoSpaceDE w:val="0"/>
        <w:autoSpaceDN w:val="0"/>
        <w:adjustRightInd w:val="0"/>
        <w:spacing w:line="240" w:lineRule="auto"/>
        <w:ind w:right="9"/>
        <w:rPr>
          <w:color w:val="000000" w:themeColor="text1"/>
          <w:szCs w:val="24"/>
        </w:rPr>
      </w:pPr>
    </w:p>
    <w:p w14:paraId="15DB0DC3" w14:textId="120728AA" w:rsidR="008A0B1D" w:rsidRPr="006B0396" w:rsidRDefault="008A0B1D" w:rsidP="00011374">
      <w:pPr>
        <w:widowControl w:val="0"/>
        <w:autoSpaceDE w:val="0"/>
        <w:autoSpaceDN w:val="0"/>
        <w:adjustRightInd w:val="0"/>
        <w:spacing w:line="240" w:lineRule="auto"/>
        <w:ind w:right="9"/>
        <w:rPr>
          <w:color w:val="000000" w:themeColor="text1"/>
          <w:szCs w:val="24"/>
        </w:rPr>
      </w:pPr>
    </w:p>
    <w:p w14:paraId="37AFB0D0" w14:textId="2EF3E4BF" w:rsidR="008A0B1D" w:rsidRPr="006B0396" w:rsidRDefault="008A0B1D" w:rsidP="00011374">
      <w:pPr>
        <w:widowControl w:val="0"/>
        <w:autoSpaceDE w:val="0"/>
        <w:autoSpaceDN w:val="0"/>
        <w:adjustRightInd w:val="0"/>
        <w:spacing w:line="240" w:lineRule="auto"/>
        <w:ind w:right="9"/>
        <w:rPr>
          <w:color w:val="000000" w:themeColor="text1"/>
          <w:szCs w:val="24"/>
        </w:rPr>
      </w:pPr>
    </w:p>
    <w:p w14:paraId="5CE96929" w14:textId="73A1867C" w:rsidR="008A0B1D" w:rsidRPr="006B0396" w:rsidRDefault="008A0B1D" w:rsidP="00011374">
      <w:pPr>
        <w:widowControl w:val="0"/>
        <w:autoSpaceDE w:val="0"/>
        <w:autoSpaceDN w:val="0"/>
        <w:adjustRightInd w:val="0"/>
        <w:spacing w:line="240" w:lineRule="auto"/>
        <w:ind w:right="9"/>
        <w:rPr>
          <w:color w:val="000000" w:themeColor="text1"/>
          <w:szCs w:val="24"/>
        </w:rPr>
      </w:pPr>
    </w:p>
    <w:p w14:paraId="1D3406B9" w14:textId="3BF29619" w:rsidR="008A0B1D" w:rsidRPr="006B0396" w:rsidRDefault="008A0B1D" w:rsidP="00011374">
      <w:pPr>
        <w:widowControl w:val="0"/>
        <w:autoSpaceDE w:val="0"/>
        <w:autoSpaceDN w:val="0"/>
        <w:adjustRightInd w:val="0"/>
        <w:spacing w:line="240" w:lineRule="auto"/>
        <w:ind w:right="9"/>
        <w:rPr>
          <w:color w:val="000000" w:themeColor="text1"/>
          <w:szCs w:val="24"/>
        </w:rPr>
      </w:pPr>
    </w:p>
    <w:p w14:paraId="41669264" w14:textId="6D645E38" w:rsidR="008A0B1D" w:rsidRPr="006B0396" w:rsidRDefault="008A0B1D" w:rsidP="00011374">
      <w:pPr>
        <w:widowControl w:val="0"/>
        <w:autoSpaceDE w:val="0"/>
        <w:autoSpaceDN w:val="0"/>
        <w:adjustRightInd w:val="0"/>
        <w:spacing w:line="240" w:lineRule="auto"/>
        <w:ind w:right="9"/>
        <w:rPr>
          <w:color w:val="000000" w:themeColor="text1"/>
          <w:szCs w:val="24"/>
        </w:rPr>
      </w:pPr>
    </w:p>
    <w:p w14:paraId="781EFC17" w14:textId="12C1D744" w:rsidR="008A0B1D" w:rsidRPr="006B0396" w:rsidRDefault="008A0B1D" w:rsidP="00011374">
      <w:pPr>
        <w:widowControl w:val="0"/>
        <w:autoSpaceDE w:val="0"/>
        <w:autoSpaceDN w:val="0"/>
        <w:adjustRightInd w:val="0"/>
        <w:spacing w:line="240" w:lineRule="auto"/>
        <w:ind w:right="9"/>
        <w:rPr>
          <w:color w:val="000000" w:themeColor="text1"/>
          <w:szCs w:val="24"/>
        </w:rPr>
      </w:pPr>
    </w:p>
    <w:p w14:paraId="3B34F724" w14:textId="7E205A5C" w:rsidR="00751DCD" w:rsidRPr="00ED4E26" w:rsidRDefault="00751DCD" w:rsidP="00751DCD"/>
    <w:p w14:paraId="79F9EAEE" w14:textId="2B94B99B" w:rsidR="00751DCD" w:rsidRPr="00ED4E26" w:rsidRDefault="00751DCD" w:rsidP="00751DCD"/>
    <w:p w14:paraId="03B697EA" w14:textId="587726EE" w:rsidR="00751DCD" w:rsidRPr="00ED4E26" w:rsidRDefault="00751DCD" w:rsidP="00751DCD"/>
    <w:p w14:paraId="0EEE8B68" w14:textId="77777777" w:rsidR="00751DCD" w:rsidRPr="00ED4E26" w:rsidRDefault="00751DCD" w:rsidP="00751DCD"/>
    <w:p w14:paraId="7066CC60" w14:textId="497871DF" w:rsidR="00751DCD" w:rsidRPr="00ED4E26" w:rsidRDefault="00751DCD" w:rsidP="00751DCD"/>
    <w:p w14:paraId="32BB7689" w14:textId="56D5BF48" w:rsidR="00751DCD" w:rsidRPr="00ED4E26" w:rsidRDefault="00751DCD" w:rsidP="00751DCD"/>
    <w:p w14:paraId="5CBF42C1" w14:textId="2CB55D52" w:rsidR="00751DCD" w:rsidRPr="00ED4E26" w:rsidRDefault="005B091A" w:rsidP="00751DCD">
      <w:r>
        <w:rPr>
          <w:noProof/>
        </w:rPr>
        <w:drawing>
          <wp:anchor distT="0" distB="0" distL="114300" distR="114300" simplePos="0" relativeHeight="251672576" behindDoc="0" locked="0" layoutInCell="1" allowOverlap="1" wp14:anchorId="79494D00" wp14:editId="0171F799">
            <wp:simplePos x="0" y="0"/>
            <wp:positionH relativeFrom="page">
              <wp:posOffset>2531470</wp:posOffset>
            </wp:positionH>
            <wp:positionV relativeFrom="margin">
              <wp:posOffset>420342</wp:posOffset>
            </wp:positionV>
            <wp:extent cx="2867025" cy="1917700"/>
            <wp:effectExtent l="76200" t="57150" r="66675" b="101600"/>
            <wp:wrapSquare wrapText="bothSides"/>
            <wp:docPr id="33326415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867025" cy="19177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070CFEA" w14:textId="23038EEB" w:rsidR="00751DCD" w:rsidRPr="00ED4E26" w:rsidRDefault="00751DCD" w:rsidP="00751DCD"/>
    <w:p w14:paraId="72E509C3" w14:textId="526140CF" w:rsidR="00751DCD" w:rsidRPr="00ED4E26" w:rsidRDefault="00751DCD" w:rsidP="00751DCD"/>
    <w:p w14:paraId="57B48229" w14:textId="77777777" w:rsidR="00751DCD" w:rsidRPr="00ED4E26" w:rsidRDefault="00751DCD" w:rsidP="00751DCD"/>
    <w:p w14:paraId="42F256B4" w14:textId="267A5668" w:rsidR="00751DCD" w:rsidRPr="00ED4E26" w:rsidRDefault="00751DCD" w:rsidP="00751DCD"/>
    <w:p w14:paraId="65F5223D" w14:textId="77777777" w:rsidR="00751DCD" w:rsidRPr="00ED4E26" w:rsidRDefault="00751DCD" w:rsidP="00751DCD">
      <w:pPr>
        <w:jc w:val="center"/>
      </w:pPr>
    </w:p>
    <w:p w14:paraId="082F58C1" w14:textId="77777777" w:rsidR="00751DCD" w:rsidRPr="00ED4E26" w:rsidRDefault="00751DCD" w:rsidP="00751DCD"/>
    <w:p w14:paraId="6C4AEEF5" w14:textId="77777777" w:rsidR="00751DCD" w:rsidRDefault="00751DCD" w:rsidP="00751DCD">
      <w:pPr>
        <w:jc w:val="center"/>
        <w:rPr>
          <w:color w:val="146C6C"/>
          <w:sz w:val="72"/>
        </w:rPr>
      </w:pPr>
    </w:p>
    <w:p w14:paraId="70CECED2" w14:textId="77777777" w:rsidR="00751DCD" w:rsidRDefault="00751DCD" w:rsidP="00751DCD">
      <w:pPr>
        <w:jc w:val="center"/>
        <w:rPr>
          <w:color w:val="146C6C"/>
          <w:sz w:val="72"/>
        </w:rPr>
      </w:pPr>
    </w:p>
    <w:p w14:paraId="1B6C8862" w14:textId="4C36E3D2" w:rsidR="00751DCD" w:rsidRDefault="00751DCD" w:rsidP="00751DCD">
      <w:pPr>
        <w:jc w:val="center"/>
        <w:rPr>
          <w:color w:val="146C6C"/>
          <w:sz w:val="72"/>
        </w:rPr>
      </w:pPr>
      <w:r w:rsidRPr="00ED4E26">
        <w:rPr>
          <w:color w:val="146C6C"/>
          <w:sz w:val="72"/>
        </w:rPr>
        <w:t>Rapport de demande d’information sur les filières de formation</w:t>
      </w:r>
    </w:p>
    <w:p w14:paraId="2DB8C7C8" w14:textId="77777777" w:rsidR="00751DCD" w:rsidRPr="00ED4E26" w:rsidRDefault="00751DCD" w:rsidP="00751DCD">
      <w:pPr>
        <w:jc w:val="center"/>
        <w:rPr>
          <w:color w:val="146C6C"/>
          <w:sz w:val="72"/>
        </w:rPr>
      </w:pPr>
    </w:p>
    <w:p w14:paraId="24D515A1" w14:textId="77777777" w:rsidR="00751DCD" w:rsidRDefault="00751DCD" w:rsidP="00751DCD">
      <w:pPr>
        <w:jc w:val="center"/>
      </w:pPr>
    </w:p>
    <w:p w14:paraId="1DAB9064" w14:textId="77777777" w:rsidR="00751DCD" w:rsidRPr="00ED4E26" w:rsidRDefault="00751DCD" w:rsidP="00751DCD">
      <w:pPr>
        <w:jc w:val="center"/>
      </w:pPr>
      <w:r>
        <w:t>Octobre 2023 à Octobre 2024</w:t>
      </w:r>
    </w:p>
    <w:p w14:paraId="59CF0A11" w14:textId="77777777" w:rsidR="00751DCD" w:rsidRPr="00ED4E26" w:rsidRDefault="00751DCD" w:rsidP="00751DCD"/>
    <w:p w14:paraId="76C221CA" w14:textId="77777777" w:rsidR="00751DCD" w:rsidRPr="00ED4E26" w:rsidRDefault="00751DCD" w:rsidP="00751DCD"/>
    <w:p w14:paraId="109726A4" w14:textId="77777777" w:rsidR="00751DCD" w:rsidRPr="00ED4E26" w:rsidRDefault="00751DCD" w:rsidP="00751DCD"/>
    <w:p w14:paraId="11B2168E" w14:textId="77777777" w:rsidR="00751DCD" w:rsidRPr="00ED4E26" w:rsidRDefault="00751DCD" w:rsidP="00751DCD"/>
    <w:p w14:paraId="7818092B" w14:textId="77777777" w:rsidR="00751DCD" w:rsidRPr="00ED4E26" w:rsidRDefault="00751DCD" w:rsidP="00751DCD"/>
    <w:p w14:paraId="4D24B0AE" w14:textId="77777777" w:rsidR="00751DCD" w:rsidRPr="00ED4E26" w:rsidRDefault="00751DCD" w:rsidP="00751DCD"/>
    <w:p w14:paraId="139AD902" w14:textId="77777777" w:rsidR="00751DCD" w:rsidRPr="00ED4E26" w:rsidRDefault="00751DCD" w:rsidP="00751DCD"/>
    <w:p w14:paraId="3683D461" w14:textId="77777777" w:rsidR="00751DCD" w:rsidRPr="00ED4E26" w:rsidRDefault="00751DCD" w:rsidP="00751DCD"/>
    <w:p w14:paraId="7A775EFB" w14:textId="77777777" w:rsidR="00751DCD" w:rsidRDefault="00751DCD" w:rsidP="00751DCD">
      <w:r>
        <w:t>15 octobre 2024</w:t>
      </w:r>
    </w:p>
    <w:p w14:paraId="3FFB54E1" w14:textId="595A0911" w:rsidR="008A0B1D" w:rsidRPr="006B0396" w:rsidRDefault="008A0B1D" w:rsidP="00011374">
      <w:pPr>
        <w:widowControl w:val="0"/>
        <w:autoSpaceDE w:val="0"/>
        <w:autoSpaceDN w:val="0"/>
        <w:adjustRightInd w:val="0"/>
        <w:spacing w:line="240" w:lineRule="auto"/>
        <w:ind w:right="9"/>
        <w:rPr>
          <w:color w:val="000000" w:themeColor="text1"/>
          <w:szCs w:val="24"/>
        </w:rPr>
      </w:pPr>
    </w:p>
    <w:p w14:paraId="6E1AC17E" w14:textId="25D317BE" w:rsidR="008A0B1D" w:rsidRPr="006B0396" w:rsidRDefault="008A0B1D" w:rsidP="00011374">
      <w:pPr>
        <w:widowControl w:val="0"/>
        <w:autoSpaceDE w:val="0"/>
        <w:autoSpaceDN w:val="0"/>
        <w:adjustRightInd w:val="0"/>
        <w:spacing w:line="240" w:lineRule="auto"/>
        <w:ind w:right="9"/>
        <w:rPr>
          <w:color w:val="000000" w:themeColor="text1"/>
          <w:szCs w:val="24"/>
        </w:rPr>
      </w:pPr>
    </w:p>
    <w:p w14:paraId="2E42A46C" w14:textId="6CA1EBDE" w:rsidR="008A0B1D" w:rsidRPr="006B0396" w:rsidRDefault="008A0B1D" w:rsidP="00011374">
      <w:pPr>
        <w:widowControl w:val="0"/>
        <w:autoSpaceDE w:val="0"/>
        <w:autoSpaceDN w:val="0"/>
        <w:adjustRightInd w:val="0"/>
        <w:spacing w:line="240" w:lineRule="auto"/>
        <w:ind w:right="9"/>
        <w:rPr>
          <w:color w:val="000000" w:themeColor="text1"/>
          <w:szCs w:val="24"/>
        </w:rPr>
      </w:pPr>
    </w:p>
    <w:bookmarkEnd w:id="12"/>
    <w:p w14:paraId="1AE28D73" w14:textId="2751636B" w:rsidR="008A0B1D" w:rsidRPr="006B0396" w:rsidRDefault="008A0B1D" w:rsidP="00011374">
      <w:pPr>
        <w:widowControl w:val="0"/>
        <w:autoSpaceDE w:val="0"/>
        <w:autoSpaceDN w:val="0"/>
        <w:adjustRightInd w:val="0"/>
        <w:spacing w:line="240" w:lineRule="auto"/>
        <w:ind w:right="9"/>
        <w:rPr>
          <w:color w:val="000000" w:themeColor="text1"/>
          <w:szCs w:val="24"/>
        </w:rPr>
      </w:pPr>
    </w:p>
    <w:p w14:paraId="5F3962AF" w14:textId="5D3DD016" w:rsidR="008A0B1D" w:rsidRPr="006B0396" w:rsidRDefault="008A0B1D" w:rsidP="00011374">
      <w:pPr>
        <w:widowControl w:val="0"/>
        <w:autoSpaceDE w:val="0"/>
        <w:autoSpaceDN w:val="0"/>
        <w:adjustRightInd w:val="0"/>
        <w:spacing w:line="240" w:lineRule="auto"/>
        <w:ind w:right="9"/>
        <w:rPr>
          <w:color w:val="000000" w:themeColor="text1"/>
          <w:szCs w:val="24"/>
        </w:rPr>
      </w:pPr>
    </w:p>
    <w:p w14:paraId="4872B4DC" w14:textId="54E82A0E"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78D9953"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51BC3CA5" w14:textId="77777777" w:rsidR="008A0B1D" w:rsidRPr="006B0396" w:rsidRDefault="008A0B1D" w:rsidP="006B0396">
      <w:pPr>
        <w:shd w:val="clear" w:color="auto" w:fill="FFFFFF"/>
        <w:spacing w:line="240" w:lineRule="auto"/>
        <w:ind w:right="9"/>
        <w:jc w:val="left"/>
        <w:rPr>
          <w:rFonts w:eastAsiaTheme="minorHAnsi"/>
          <w:b/>
          <w:color w:val="000000" w:themeColor="text1"/>
          <w:sz w:val="44"/>
          <w:lang w:eastAsia="en-US"/>
        </w:rPr>
      </w:pPr>
    </w:p>
    <w:p w14:paraId="10EEED1B"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7C22558"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7359BEEF"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7C9304B"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77A0F53"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5160419D"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3F78B52"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3BB0EEBD" w14:textId="77777777"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E03C11A" w14:textId="77777777" w:rsidR="009727C1" w:rsidRPr="006B0396" w:rsidRDefault="009727C1" w:rsidP="006B0396">
      <w:pPr>
        <w:shd w:val="clear" w:color="auto" w:fill="FFFFFF"/>
        <w:spacing w:line="240" w:lineRule="auto"/>
        <w:ind w:right="9"/>
        <w:jc w:val="left"/>
        <w:rPr>
          <w:rFonts w:eastAsiaTheme="minorHAnsi"/>
          <w:b/>
          <w:color w:val="000000" w:themeColor="text1"/>
          <w:sz w:val="44"/>
          <w:lang w:eastAsia="en-US"/>
        </w:rPr>
      </w:pPr>
    </w:p>
    <w:p w14:paraId="614DA17B" w14:textId="3BD2D775"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n°0</w:t>
      </w:r>
      <w:r w:rsidR="009727C1" w:rsidRPr="006B0396">
        <w:rPr>
          <w:rFonts w:eastAsiaTheme="minorHAnsi"/>
          <w:b/>
          <w:color w:val="000000" w:themeColor="text1"/>
          <w:sz w:val="44"/>
          <w:lang w:eastAsia="en-US"/>
        </w:rPr>
        <w:t>6</w:t>
      </w:r>
      <w:r w:rsidR="00751DCD">
        <w:rPr>
          <w:rFonts w:eastAsiaTheme="minorHAnsi"/>
          <w:b/>
          <w:color w:val="000000" w:themeColor="text1"/>
          <w:sz w:val="44"/>
          <w:lang w:eastAsia="en-US"/>
        </w:rPr>
        <w:t xml:space="preserve"> </w:t>
      </w:r>
      <w:r w:rsidRPr="006B0396">
        <w:rPr>
          <w:rFonts w:eastAsiaTheme="minorHAnsi"/>
          <w:b/>
          <w:color w:val="000000" w:themeColor="text1"/>
          <w:sz w:val="44"/>
          <w:lang w:eastAsia="en-US"/>
        </w:rPr>
        <w:t xml:space="preserve">: </w:t>
      </w:r>
      <w:r w:rsidR="00B43097">
        <w:rPr>
          <w:rFonts w:eastAsiaTheme="minorHAnsi"/>
          <w:b/>
          <w:color w:val="000000" w:themeColor="text1"/>
          <w:sz w:val="44"/>
          <w:lang w:eastAsia="en-US"/>
        </w:rPr>
        <w:t>F</w:t>
      </w:r>
      <w:r w:rsidR="009727C1" w:rsidRPr="006B0396">
        <w:rPr>
          <w:rFonts w:eastAsiaTheme="minorHAnsi"/>
          <w:b/>
          <w:color w:val="000000" w:themeColor="text1"/>
          <w:sz w:val="44"/>
          <w:lang w:eastAsia="en-US"/>
        </w:rPr>
        <w:t>iche de renseignements</w:t>
      </w:r>
    </w:p>
    <w:p w14:paraId="2A37A008" w14:textId="26D49E65"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5CD40BD" w14:textId="1AF40766"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ECC9B8A" w14:textId="0F8D5289"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3BA410DC" w14:textId="5EA52C68"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01A56D93" w14:textId="3EAE731E"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58309EF" w14:textId="33C87B3A"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D2C39C3" w14:textId="5BFBEE02"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AE6B810" w14:textId="2E8AEDFD"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22D8C393" w14:textId="782F3889"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698D316" w14:textId="0757A06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7B0B3C8" w14:textId="2471071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F292312" w14:textId="0D93675F"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6AF158E3" w14:textId="776D7963"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F8E6EA2" w14:textId="6583201C" w:rsidR="008A0B1D" w:rsidRPr="006B0396" w:rsidRDefault="008A0B1D" w:rsidP="006B0396">
      <w:pPr>
        <w:shd w:val="clear" w:color="auto" w:fill="FFFFFF"/>
        <w:spacing w:line="240" w:lineRule="auto"/>
        <w:ind w:right="9"/>
        <w:rPr>
          <w:rFonts w:eastAsiaTheme="minorHAnsi"/>
          <w:b/>
          <w:color w:val="000000" w:themeColor="text1"/>
          <w:sz w:val="44"/>
          <w:lang w:eastAsia="en-US"/>
        </w:rPr>
      </w:pPr>
    </w:p>
    <w:p w14:paraId="204769D8" w14:textId="5F26992F" w:rsidR="008A0B1D" w:rsidRDefault="008A0B1D" w:rsidP="00803A8B">
      <w:pPr>
        <w:shd w:val="clear" w:color="auto" w:fill="FFFFFF"/>
        <w:spacing w:line="240" w:lineRule="auto"/>
        <w:ind w:right="9"/>
        <w:rPr>
          <w:rFonts w:eastAsiaTheme="minorHAnsi"/>
          <w:b/>
          <w:color w:val="000000" w:themeColor="text1"/>
          <w:sz w:val="44"/>
          <w:lang w:eastAsia="en-US"/>
        </w:rPr>
      </w:pPr>
    </w:p>
    <w:p w14:paraId="66CF8A19" w14:textId="2F0011AB" w:rsidR="00B43097" w:rsidRDefault="00B43097" w:rsidP="00803A8B">
      <w:pPr>
        <w:shd w:val="clear" w:color="auto" w:fill="FFFFFF"/>
        <w:spacing w:line="240" w:lineRule="auto"/>
        <w:ind w:right="9"/>
        <w:rPr>
          <w:rFonts w:eastAsiaTheme="minorHAnsi"/>
          <w:b/>
          <w:color w:val="000000" w:themeColor="text1"/>
          <w:sz w:val="44"/>
          <w:lang w:eastAsia="en-US"/>
        </w:rPr>
      </w:pPr>
    </w:p>
    <w:p w14:paraId="30B29055" w14:textId="30DBAD10" w:rsidR="00B43097" w:rsidRDefault="00B43097" w:rsidP="00803A8B">
      <w:pPr>
        <w:shd w:val="clear" w:color="auto" w:fill="FFFFFF"/>
        <w:spacing w:line="240" w:lineRule="auto"/>
        <w:ind w:right="9"/>
        <w:rPr>
          <w:rFonts w:eastAsiaTheme="minorHAnsi"/>
          <w:b/>
          <w:color w:val="000000" w:themeColor="text1"/>
          <w:sz w:val="44"/>
          <w:lang w:eastAsia="en-US"/>
        </w:rPr>
      </w:pPr>
    </w:p>
    <w:p w14:paraId="768B0B76" w14:textId="7E97789A" w:rsidR="00B43097" w:rsidRDefault="00B43097" w:rsidP="00803A8B">
      <w:pPr>
        <w:shd w:val="clear" w:color="auto" w:fill="FFFFFF"/>
        <w:spacing w:line="240" w:lineRule="auto"/>
        <w:ind w:right="9"/>
        <w:rPr>
          <w:rFonts w:eastAsiaTheme="minorHAnsi"/>
          <w:b/>
          <w:color w:val="000000" w:themeColor="text1"/>
          <w:sz w:val="44"/>
          <w:lang w:eastAsia="en-US"/>
        </w:rPr>
      </w:pPr>
    </w:p>
    <w:p w14:paraId="13FAAAE0" w14:textId="4240F75F" w:rsidR="00B43097" w:rsidRDefault="00B43097" w:rsidP="00803A8B">
      <w:pPr>
        <w:shd w:val="clear" w:color="auto" w:fill="FFFFFF"/>
        <w:spacing w:line="240" w:lineRule="auto"/>
        <w:ind w:right="9"/>
        <w:rPr>
          <w:rFonts w:eastAsiaTheme="minorHAnsi"/>
          <w:b/>
          <w:color w:val="000000" w:themeColor="text1"/>
          <w:sz w:val="44"/>
          <w:lang w:eastAsia="en-US"/>
        </w:rPr>
      </w:pPr>
    </w:p>
    <w:p w14:paraId="515EC3DD" w14:textId="4CA7A68B" w:rsidR="00B43097" w:rsidRDefault="00B43097" w:rsidP="00803A8B">
      <w:pPr>
        <w:shd w:val="clear" w:color="auto" w:fill="FFFFFF"/>
        <w:spacing w:line="240" w:lineRule="auto"/>
        <w:ind w:right="9"/>
        <w:rPr>
          <w:rFonts w:eastAsiaTheme="minorHAnsi"/>
          <w:b/>
          <w:color w:val="000000" w:themeColor="text1"/>
          <w:sz w:val="44"/>
          <w:lang w:eastAsia="en-US"/>
        </w:rPr>
      </w:pPr>
    </w:p>
    <w:p w14:paraId="56AD052D" w14:textId="67827B26" w:rsidR="00B43097" w:rsidRDefault="00B43097" w:rsidP="00803A8B">
      <w:pPr>
        <w:shd w:val="clear" w:color="auto" w:fill="FFFFFF"/>
        <w:spacing w:line="240" w:lineRule="auto"/>
        <w:ind w:right="9"/>
        <w:rPr>
          <w:rFonts w:eastAsiaTheme="minorHAnsi"/>
          <w:b/>
          <w:color w:val="000000" w:themeColor="text1"/>
          <w:sz w:val="44"/>
          <w:lang w:eastAsia="en-US"/>
        </w:rPr>
      </w:pPr>
    </w:p>
    <w:p w14:paraId="13BB5DA3" w14:textId="3ABB1C49" w:rsidR="00B43097" w:rsidRDefault="00B43097" w:rsidP="00803A8B">
      <w:pPr>
        <w:shd w:val="clear" w:color="auto" w:fill="FFFFFF"/>
        <w:spacing w:line="240" w:lineRule="auto"/>
        <w:ind w:right="9"/>
        <w:rPr>
          <w:rFonts w:eastAsiaTheme="minorHAnsi"/>
          <w:b/>
          <w:color w:val="000000" w:themeColor="text1"/>
          <w:sz w:val="44"/>
          <w:lang w:eastAsia="en-US"/>
        </w:rPr>
      </w:pPr>
    </w:p>
    <w:p w14:paraId="3738F456" w14:textId="56C48484" w:rsidR="00B43097" w:rsidRDefault="00B43097" w:rsidP="00803A8B">
      <w:pPr>
        <w:shd w:val="clear" w:color="auto" w:fill="FFFFFF"/>
        <w:spacing w:line="240" w:lineRule="auto"/>
        <w:ind w:right="9"/>
        <w:rPr>
          <w:rFonts w:eastAsiaTheme="minorHAnsi"/>
          <w:b/>
          <w:color w:val="000000" w:themeColor="text1"/>
          <w:sz w:val="44"/>
          <w:lang w:eastAsia="en-US"/>
        </w:rPr>
      </w:pPr>
    </w:p>
    <w:p w14:paraId="4C1CA8AC" w14:textId="1C4F557F" w:rsidR="00B43097" w:rsidRDefault="00B43097" w:rsidP="00803A8B">
      <w:pPr>
        <w:shd w:val="clear" w:color="auto" w:fill="FFFFFF"/>
        <w:spacing w:line="240" w:lineRule="auto"/>
        <w:ind w:right="9"/>
        <w:rPr>
          <w:rFonts w:eastAsiaTheme="minorHAnsi"/>
          <w:b/>
          <w:color w:val="000000" w:themeColor="text1"/>
          <w:sz w:val="44"/>
          <w:lang w:eastAsia="en-US"/>
        </w:rPr>
      </w:pPr>
    </w:p>
    <w:p w14:paraId="2A8FB80A" w14:textId="77777777" w:rsidR="00B43097" w:rsidRPr="006B0396" w:rsidRDefault="00B43097" w:rsidP="006B0396">
      <w:pPr>
        <w:shd w:val="clear" w:color="auto" w:fill="FFFFFF"/>
        <w:spacing w:line="240" w:lineRule="auto"/>
        <w:ind w:right="9"/>
        <w:rPr>
          <w:rFonts w:eastAsiaTheme="minorHAnsi"/>
          <w:b/>
          <w:color w:val="000000" w:themeColor="text1"/>
          <w:sz w:val="44"/>
          <w:lang w:eastAsia="en-US"/>
        </w:rPr>
      </w:pPr>
    </w:p>
    <w:p w14:paraId="498A7A18" w14:textId="0B7E593F"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4D5CE5B4" w14:textId="535FC9FB" w:rsidR="008A0B1D" w:rsidRPr="006B0396" w:rsidRDefault="008A0B1D" w:rsidP="008A0B1D">
      <w:pPr>
        <w:shd w:val="clear" w:color="auto" w:fill="FFFFFF"/>
        <w:spacing w:line="240" w:lineRule="auto"/>
        <w:ind w:right="9"/>
        <w:jc w:val="center"/>
        <w:rPr>
          <w:rFonts w:eastAsiaTheme="minorHAnsi"/>
          <w:b/>
          <w:color w:val="000000" w:themeColor="text1"/>
          <w:sz w:val="44"/>
          <w:lang w:eastAsia="en-US"/>
        </w:rPr>
      </w:pPr>
    </w:p>
    <w:p w14:paraId="1CD4864A" w14:textId="1F3282E6" w:rsidR="008A0B1D" w:rsidRPr="007A4AFC" w:rsidRDefault="008A0B1D" w:rsidP="008A0B1D">
      <w:pPr>
        <w:shd w:val="clear" w:color="auto" w:fill="FFFFFF"/>
        <w:spacing w:line="240" w:lineRule="auto"/>
        <w:ind w:right="9"/>
        <w:jc w:val="center"/>
        <w:rPr>
          <w:iCs/>
          <w:color w:val="000000" w:themeColor="text1"/>
        </w:rPr>
      </w:pPr>
    </w:p>
    <w:p w14:paraId="6FD47EA7" w14:textId="79DC53B0" w:rsidR="00A87F92" w:rsidRPr="007A4AFC" w:rsidRDefault="00A87F92" w:rsidP="008A0B1D">
      <w:pPr>
        <w:shd w:val="clear" w:color="auto" w:fill="FFFFFF"/>
        <w:spacing w:line="240" w:lineRule="auto"/>
        <w:ind w:right="9"/>
        <w:jc w:val="center"/>
        <w:rPr>
          <w:iCs/>
          <w:color w:val="000000" w:themeColor="text1"/>
        </w:rPr>
      </w:pPr>
    </w:p>
    <w:p w14:paraId="148382DF" w14:textId="323CF966" w:rsidR="00A87F92" w:rsidRPr="007A4AFC" w:rsidRDefault="00A87F92" w:rsidP="008A0B1D">
      <w:pPr>
        <w:shd w:val="clear" w:color="auto" w:fill="FFFFFF"/>
        <w:spacing w:line="240" w:lineRule="auto"/>
        <w:ind w:right="9"/>
        <w:jc w:val="center"/>
        <w:rPr>
          <w:iCs/>
          <w:color w:val="000000" w:themeColor="text1"/>
        </w:rPr>
      </w:pPr>
    </w:p>
    <w:p w14:paraId="68389784" w14:textId="31B79847" w:rsidR="00A87F92" w:rsidRPr="007A4AFC" w:rsidRDefault="00A87F92" w:rsidP="008A0B1D">
      <w:pPr>
        <w:shd w:val="clear" w:color="auto" w:fill="FFFFFF"/>
        <w:spacing w:line="240" w:lineRule="auto"/>
        <w:ind w:right="9"/>
        <w:jc w:val="center"/>
        <w:rPr>
          <w:iCs/>
          <w:color w:val="000000" w:themeColor="text1"/>
        </w:rPr>
      </w:pPr>
    </w:p>
    <w:p w14:paraId="6B5999FB" w14:textId="1784451F" w:rsidR="00A87F92" w:rsidRPr="007A4AFC" w:rsidRDefault="00A87F92" w:rsidP="008A0B1D">
      <w:pPr>
        <w:shd w:val="clear" w:color="auto" w:fill="FFFFFF"/>
        <w:spacing w:line="240" w:lineRule="auto"/>
        <w:ind w:right="9"/>
        <w:jc w:val="center"/>
        <w:rPr>
          <w:iCs/>
          <w:color w:val="000000" w:themeColor="text1"/>
        </w:rPr>
      </w:pPr>
    </w:p>
    <w:p w14:paraId="485C7FC4" w14:textId="19F198CA" w:rsidR="00A87F92" w:rsidRPr="007A4AFC" w:rsidRDefault="00A87F92" w:rsidP="008A0B1D">
      <w:pPr>
        <w:shd w:val="clear" w:color="auto" w:fill="FFFFFF"/>
        <w:spacing w:line="240" w:lineRule="auto"/>
        <w:ind w:right="9"/>
        <w:jc w:val="center"/>
        <w:rPr>
          <w:iCs/>
          <w:color w:val="000000" w:themeColor="text1"/>
        </w:rPr>
      </w:pPr>
    </w:p>
    <w:p w14:paraId="647F2CF6" w14:textId="35D25D8A" w:rsidR="00A87F92" w:rsidRPr="007A4AFC" w:rsidRDefault="00A87F92" w:rsidP="008A0B1D">
      <w:pPr>
        <w:shd w:val="clear" w:color="auto" w:fill="FFFFFF"/>
        <w:spacing w:line="240" w:lineRule="auto"/>
        <w:ind w:right="9"/>
        <w:jc w:val="center"/>
        <w:rPr>
          <w:iCs/>
          <w:color w:val="000000" w:themeColor="text1"/>
        </w:rPr>
      </w:pPr>
    </w:p>
    <w:p w14:paraId="625B4043" w14:textId="77405017" w:rsidR="00A87F92" w:rsidRDefault="00A87F92" w:rsidP="008A0B1D">
      <w:pPr>
        <w:shd w:val="clear" w:color="auto" w:fill="FFFFFF"/>
        <w:spacing w:line="240" w:lineRule="auto"/>
        <w:ind w:right="9"/>
        <w:jc w:val="center"/>
        <w:rPr>
          <w:iCs/>
          <w:color w:val="000000" w:themeColor="text1"/>
        </w:rPr>
      </w:pPr>
    </w:p>
    <w:p w14:paraId="794D8B06" w14:textId="71F6A23D" w:rsidR="006778CD" w:rsidRDefault="006778CD" w:rsidP="008A0B1D">
      <w:pPr>
        <w:shd w:val="clear" w:color="auto" w:fill="FFFFFF"/>
        <w:spacing w:line="240" w:lineRule="auto"/>
        <w:ind w:right="9"/>
        <w:jc w:val="center"/>
        <w:rPr>
          <w:iCs/>
          <w:color w:val="000000" w:themeColor="text1"/>
        </w:rPr>
      </w:pPr>
    </w:p>
    <w:p w14:paraId="1DBAEB09" w14:textId="30795E70" w:rsidR="006778CD" w:rsidRDefault="006778CD" w:rsidP="008A0B1D">
      <w:pPr>
        <w:shd w:val="clear" w:color="auto" w:fill="FFFFFF"/>
        <w:spacing w:line="240" w:lineRule="auto"/>
        <w:ind w:right="9"/>
        <w:jc w:val="center"/>
        <w:rPr>
          <w:iCs/>
          <w:color w:val="000000" w:themeColor="text1"/>
        </w:rPr>
      </w:pPr>
    </w:p>
    <w:p w14:paraId="52102EF6" w14:textId="77777777" w:rsidR="00751DCD" w:rsidRDefault="00751DCD" w:rsidP="008A0B1D">
      <w:pPr>
        <w:shd w:val="clear" w:color="auto" w:fill="FFFFFF"/>
        <w:spacing w:line="240" w:lineRule="auto"/>
        <w:ind w:right="9"/>
        <w:jc w:val="center"/>
        <w:rPr>
          <w:iCs/>
          <w:color w:val="000000" w:themeColor="text1"/>
        </w:rPr>
      </w:pPr>
    </w:p>
    <w:p w14:paraId="5288C0D7" w14:textId="77777777" w:rsidR="00751DCD" w:rsidRDefault="00751DCD" w:rsidP="008A0B1D">
      <w:pPr>
        <w:shd w:val="clear" w:color="auto" w:fill="FFFFFF"/>
        <w:spacing w:line="240" w:lineRule="auto"/>
        <w:ind w:right="9"/>
        <w:jc w:val="center"/>
        <w:rPr>
          <w:iCs/>
          <w:color w:val="000000" w:themeColor="text1"/>
        </w:rPr>
      </w:pPr>
    </w:p>
    <w:p w14:paraId="3170DD57" w14:textId="77777777" w:rsidR="00751DCD" w:rsidRDefault="00751DCD" w:rsidP="008A0B1D">
      <w:pPr>
        <w:shd w:val="clear" w:color="auto" w:fill="FFFFFF"/>
        <w:spacing w:line="240" w:lineRule="auto"/>
        <w:ind w:right="9"/>
        <w:jc w:val="center"/>
        <w:rPr>
          <w:iCs/>
          <w:color w:val="000000" w:themeColor="text1"/>
        </w:rPr>
      </w:pPr>
    </w:p>
    <w:p w14:paraId="3A34907E" w14:textId="77777777" w:rsidR="00751DCD" w:rsidRDefault="00751DCD" w:rsidP="008A0B1D">
      <w:pPr>
        <w:shd w:val="clear" w:color="auto" w:fill="FFFFFF"/>
        <w:spacing w:line="240" w:lineRule="auto"/>
        <w:ind w:right="9"/>
        <w:jc w:val="center"/>
        <w:rPr>
          <w:iCs/>
          <w:color w:val="000000" w:themeColor="text1"/>
        </w:rPr>
      </w:pPr>
    </w:p>
    <w:p w14:paraId="1C86BD45" w14:textId="77777777" w:rsidR="00751DCD" w:rsidRDefault="00751DCD" w:rsidP="008A0B1D">
      <w:pPr>
        <w:shd w:val="clear" w:color="auto" w:fill="FFFFFF"/>
        <w:spacing w:line="240" w:lineRule="auto"/>
        <w:ind w:right="9"/>
        <w:jc w:val="center"/>
        <w:rPr>
          <w:iCs/>
          <w:color w:val="000000" w:themeColor="text1"/>
        </w:rPr>
      </w:pPr>
    </w:p>
    <w:p w14:paraId="43CDA4F3" w14:textId="77777777" w:rsidR="00751DCD" w:rsidRDefault="00751DCD" w:rsidP="008A0B1D">
      <w:pPr>
        <w:shd w:val="clear" w:color="auto" w:fill="FFFFFF"/>
        <w:spacing w:line="240" w:lineRule="auto"/>
        <w:ind w:right="9"/>
        <w:jc w:val="center"/>
        <w:rPr>
          <w:iCs/>
          <w:color w:val="000000" w:themeColor="text1"/>
        </w:rPr>
      </w:pPr>
    </w:p>
    <w:p w14:paraId="7A86C622" w14:textId="77777777" w:rsidR="00751DCD" w:rsidRDefault="00751DCD" w:rsidP="008A0B1D">
      <w:pPr>
        <w:shd w:val="clear" w:color="auto" w:fill="FFFFFF"/>
        <w:spacing w:line="240" w:lineRule="auto"/>
        <w:ind w:right="9"/>
        <w:jc w:val="center"/>
        <w:rPr>
          <w:iCs/>
          <w:color w:val="000000" w:themeColor="text1"/>
        </w:rPr>
      </w:pPr>
    </w:p>
    <w:p w14:paraId="0FF933AE" w14:textId="77777777" w:rsidR="00751DCD" w:rsidRDefault="00751DCD" w:rsidP="008A0B1D">
      <w:pPr>
        <w:shd w:val="clear" w:color="auto" w:fill="FFFFFF"/>
        <w:spacing w:line="240" w:lineRule="auto"/>
        <w:ind w:right="9"/>
        <w:jc w:val="center"/>
        <w:rPr>
          <w:iCs/>
          <w:color w:val="000000" w:themeColor="text1"/>
        </w:rPr>
      </w:pPr>
    </w:p>
    <w:p w14:paraId="4B085516" w14:textId="77777777" w:rsidR="00751DCD" w:rsidRDefault="00751DCD" w:rsidP="008A0B1D">
      <w:pPr>
        <w:shd w:val="clear" w:color="auto" w:fill="FFFFFF"/>
        <w:spacing w:line="240" w:lineRule="auto"/>
        <w:ind w:right="9"/>
        <w:jc w:val="center"/>
        <w:rPr>
          <w:iCs/>
          <w:color w:val="000000" w:themeColor="text1"/>
        </w:rPr>
      </w:pPr>
    </w:p>
    <w:p w14:paraId="4F0ADF9D" w14:textId="77777777" w:rsidR="00751DCD" w:rsidRDefault="00751DCD" w:rsidP="008A0B1D">
      <w:pPr>
        <w:shd w:val="clear" w:color="auto" w:fill="FFFFFF"/>
        <w:spacing w:line="240" w:lineRule="auto"/>
        <w:ind w:right="9"/>
        <w:jc w:val="center"/>
        <w:rPr>
          <w:iCs/>
          <w:color w:val="000000" w:themeColor="text1"/>
        </w:rPr>
      </w:pPr>
    </w:p>
    <w:p w14:paraId="5535F585" w14:textId="77777777" w:rsidR="00751DCD" w:rsidRDefault="00751DCD" w:rsidP="008A0B1D">
      <w:pPr>
        <w:shd w:val="clear" w:color="auto" w:fill="FFFFFF"/>
        <w:spacing w:line="240" w:lineRule="auto"/>
        <w:ind w:right="9"/>
        <w:jc w:val="center"/>
        <w:rPr>
          <w:iCs/>
          <w:color w:val="000000" w:themeColor="text1"/>
        </w:rPr>
      </w:pPr>
    </w:p>
    <w:p w14:paraId="5D3D05F1" w14:textId="77777777" w:rsidR="00751DCD" w:rsidRDefault="00751DCD" w:rsidP="008A0B1D">
      <w:pPr>
        <w:shd w:val="clear" w:color="auto" w:fill="FFFFFF"/>
        <w:spacing w:line="240" w:lineRule="auto"/>
        <w:ind w:right="9"/>
        <w:jc w:val="center"/>
        <w:rPr>
          <w:iCs/>
          <w:color w:val="000000" w:themeColor="text1"/>
        </w:rPr>
      </w:pPr>
    </w:p>
    <w:p w14:paraId="3EF5614F" w14:textId="77777777" w:rsidR="00751DCD" w:rsidRDefault="00751DCD" w:rsidP="008A0B1D">
      <w:pPr>
        <w:shd w:val="clear" w:color="auto" w:fill="FFFFFF"/>
        <w:spacing w:line="240" w:lineRule="auto"/>
        <w:ind w:right="9"/>
        <w:jc w:val="center"/>
        <w:rPr>
          <w:iCs/>
          <w:color w:val="000000" w:themeColor="text1"/>
        </w:rPr>
      </w:pPr>
    </w:p>
    <w:p w14:paraId="125A6600" w14:textId="77777777" w:rsidR="00751DCD" w:rsidRDefault="00751DCD" w:rsidP="008A0B1D">
      <w:pPr>
        <w:shd w:val="clear" w:color="auto" w:fill="FFFFFF"/>
        <w:spacing w:line="240" w:lineRule="auto"/>
        <w:ind w:right="9"/>
        <w:jc w:val="center"/>
        <w:rPr>
          <w:iCs/>
          <w:color w:val="000000" w:themeColor="text1"/>
        </w:rPr>
      </w:pPr>
    </w:p>
    <w:p w14:paraId="2E14E444" w14:textId="77777777" w:rsidR="00751DCD" w:rsidRDefault="00751DCD" w:rsidP="008A0B1D">
      <w:pPr>
        <w:shd w:val="clear" w:color="auto" w:fill="FFFFFF"/>
        <w:spacing w:line="240" w:lineRule="auto"/>
        <w:ind w:right="9"/>
        <w:jc w:val="center"/>
        <w:rPr>
          <w:iCs/>
          <w:color w:val="000000" w:themeColor="text1"/>
        </w:rPr>
      </w:pPr>
    </w:p>
    <w:p w14:paraId="313257C0" w14:textId="77777777" w:rsidR="00751DCD" w:rsidRDefault="00751DCD" w:rsidP="008A0B1D">
      <w:pPr>
        <w:shd w:val="clear" w:color="auto" w:fill="FFFFFF"/>
        <w:spacing w:line="240" w:lineRule="auto"/>
        <w:ind w:right="9"/>
        <w:jc w:val="center"/>
        <w:rPr>
          <w:iCs/>
          <w:color w:val="000000" w:themeColor="text1"/>
        </w:rPr>
      </w:pPr>
    </w:p>
    <w:p w14:paraId="57E02415" w14:textId="77777777" w:rsidR="00751DCD" w:rsidRDefault="00751DCD" w:rsidP="008A0B1D">
      <w:pPr>
        <w:shd w:val="clear" w:color="auto" w:fill="FFFFFF"/>
        <w:spacing w:line="240" w:lineRule="auto"/>
        <w:ind w:right="9"/>
        <w:jc w:val="center"/>
        <w:rPr>
          <w:iCs/>
          <w:color w:val="000000" w:themeColor="text1"/>
        </w:rPr>
      </w:pPr>
    </w:p>
    <w:p w14:paraId="4A75B35C" w14:textId="77777777" w:rsidR="00751DCD" w:rsidRDefault="00751DCD" w:rsidP="008A0B1D">
      <w:pPr>
        <w:shd w:val="clear" w:color="auto" w:fill="FFFFFF"/>
        <w:spacing w:line="240" w:lineRule="auto"/>
        <w:ind w:right="9"/>
        <w:jc w:val="center"/>
        <w:rPr>
          <w:iCs/>
          <w:color w:val="000000" w:themeColor="text1"/>
        </w:rPr>
      </w:pPr>
    </w:p>
    <w:p w14:paraId="4EA502CD" w14:textId="77777777" w:rsidR="00751DCD" w:rsidRDefault="00751DCD" w:rsidP="008A0B1D">
      <w:pPr>
        <w:shd w:val="clear" w:color="auto" w:fill="FFFFFF"/>
        <w:spacing w:line="240" w:lineRule="auto"/>
        <w:ind w:right="9"/>
        <w:jc w:val="center"/>
        <w:rPr>
          <w:iCs/>
          <w:color w:val="000000" w:themeColor="text1"/>
        </w:rPr>
      </w:pPr>
    </w:p>
    <w:p w14:paraId="53C7CC22" w14:textId="77777777" w:rsidR="00751DCD" w:rsidRDefault="00751DCD" w:rsidP="008A0B1D">
      <w:pPr>
        <w:shd w:val="clear" w:color="auto" w:fill="FFFFFF"/>
        <w:spacing w:line="240" w:lineRule="auto"/>
        <w:ind w:right="9"/>
        <w:jc w:val="center"/>
        <w:rPr>
          <w:iCs/>
          <w:color w:val="000000" w:themeColor="text1"/>
        </w:rPr>
      </w:pPr>
    </w:p>
    <w:p w14:paraId="188199A8" w14:textId="77777777" w:rsidR="00751DCD" w:rsidRDefault="00751DCD" w:rsidP="008A0B1D">
      <w:pPr>
        <w:shd w:val="clear" w:color="auto" w:fill="FFFFFF"/>
        <w:spacing w:line="240" w:lineRule="auto"/>
        <w:ind w:right="9"/>
        <w:jc w:val="center"/>
        <w:rPr>
          <w:iCs/>
          <w:color w:val="000000" w:themeColor="text1"/>
        </w:rPr>
      </w:pPr>
    </w:p>
    <w:p w14:paraId="72DEF8AE" w14:textId="77777777" w:rsidR="00751DCD" w:rsidRDefault="00751DCD" w:rsidP="008A0B1D">
      <w:pPr>
        <w:shd w:val="clear" w:color="auto" w:fill="FFFFFF"/>
        <w:spacing w:line="240" w:lineRule="auto"/>
        <w:ind w:right="9"/>
        <w:jc w:val="center"/>
        <w:rPr>
          <w:iCs/>
          <w:color w:val="000000" w:themeColor="text1"/>
        </w:rPr>
      </w:pPr>
    </w:p>
    <w:p w14:paraId="7DF94E0D" w14:textId="77777777" w:rsidR="00CA3EE3" w:rsidRDefault="00CA3EE3" w:rsidP="008A0B1D">
      <w:pPr>
        <w:shd w:val="clear" w:color="auto" w:fill="FFFFFF"/>
        <w:spacing w:line="240" w:lineRule="auto"/>
        <w:ind w:right="9"/>
        <w:jc w:val="center"/>
        <w:rPr>
          <w:iCs/>
          <w:color w:val="000000" w:themeColor="text1"/>
        </w:rPr>
      </w:pPr>
    </w:p>
    <w:p w14:paraId="0820FF0D" w14:textId="77777777" w:rsidR="00CA3EE3" w:rsidRDefault="00CA3EE3" w:rsidP="008A0B1D">
      <w:pPr>
        <w:shd w:val="clear" w:color="auto" w:fill="FFFFFF"/>
        <w:spacing w:line="240" w:lineRule="auto"/>
        <w:ind w:right="9"/>
        <w:jc w:val="center"/>
        <w:rPr>
          <w:iCs/>
          <w:color w:val="000000" w:themeColor="text1"/>
        </w:rPr>
      </w:pPr>
    </w:p>
    <w:p w14:paraId="25AE98DA" w14:textId="77777777" w:rsidR="00CA3EE3" w:rsidRDefault="00CA3EE3" w:rsidP="008A0B1D">
      <w:pPr>
        <w:shd w:val="clear" w:color="auto" w:fill="FFFFFF"/>
        <w:spacing w:line="240" w:lineRule="auto"/>
        <w:ind w:right="9"/>
        <w:jc w:val="center"/>
        <w:rPr>
          <w:iCs/>
          <w:color w:val="000000" w:themeColor="text1"/>
        </w:rPr>
      </w:pPr>
    </w:p>
    <w:p w14:paraId="3E01EFE1" w14:textId="77777777" w:rsidR="00CA3EE3" w:rsidRDefault="00CA3EE3" w:rsidP="008A0B1D">
      <w:pPr>
        <w:shd w:val="clear" w:color="auto" w:fill="FFFFFF"/>
        <w:spacing w:line="240" w:lineRule="auto"/>
        <w:ind w:right="9"/>
        <w:jc w:val="center"/>
        <w:rPr>
          <w:iCs/>
          <w:color w:val="000000" w:themeColor="text1"/>
        </w:rPr>
      </w:pPr>
    </w:p>
    <w:p w14:paraId="41AF5134" w14:textId="77777777" w:rsidR="00CA3EE3" w:rsidRDefault="00CA3EE3" w:rsidP="008A0B1D">
      <w:pPr>
        <w:shd w:val="clear" w:color="auto" w:fill="FFFFFF"/>
        <w:spacing w:line="240" w:lineRule="auto"/>
        <w:ind w:right="9"/>
        <w:jc w:val="center"/>
        <w:rPr>
          <w:iCs/>
          <w:color w:val="000000" w:themeColor="text1"/>
        </w:rPr>
      </w:pPr>
    </w:p>
    <w:p w14:paraId="505D2E78" w14:textId="77777777" w:rsidR="00CA3EE3" w:rsidRDefault="00CA3EE3" w:rsidP="008A0B1D">
      <w:pPr>
        <w:shd w:val="clear" w:color="auto" w:fill="FFFFFF"/>
        <w:spacing w:line="240" w:lineRule="auto"/>
        <w:ind w:right="9"/>
        <w:jc w:val="center"/>
        <w:rPr>
          <w:iCs/>
          <w:color w:val="000000" w:themeColor="text1"/>
        </w:rPr>
      </w:pPr>
    </w:p>
    <w:p w14:paraId="3E376D82" w14:textId="77777777" w:rsidR="00CA3EE3" w:rsidRDefault="00CA3EE3" w:rsidP="008A0B1D">
      <w:pPr>
        <w:shd w:val="clear" w:color="auto" w:fill="FFFFFF"/>
        <w:spacing w:line="240" w:lineRule="auto"/>
        <w:ind w:right="9"/>
        <w:jc w:val="center"/>
        <w:rPr>
          <w:iCs/>
          <w:color w:val="000000" w:themeColor="text1"/>
        </w:rPr>
      </w:pPr>
    </w:p>
    <w:p w14:paraId="6EF7A9EF" w14:textId="77777777" w:rsidR="00CA3EE3" w:rsidRDefault="00CA3EE3" w:rsidP="008A0B1D">
      <w:pPr>
        <w:shd w:val="clear" w:color="auto" w:fill="FFFFFF"/>
        <w:spacing w:line="240" w:lineRule="auto"/>
        <w:ind w:right="9"/>
        <w:jc w:val="center"/>
        <w:rPr>
          <w:iCs/>
          <w:color w:val="000000" w:themeColor="text1"/>
        </w:rPr>
      </w:pPr>
    </w:p>
    <w:p w14:paraId="74308109" w14:textId="77777777" w:rsidR="00CA3EE3" w:rsidRDefault="00CA3EE3" w:rsidP="008A0B1D">
      <w:pPr>
        <w:shd w:val="clear" w:color="auto" w:fill="FFFFFF"/>
        <w:spacing w:line="240" w:lineRule="auto"/>
        <w:ind w:right="9"/>
        <w:jc w:val="center"/>
        <w:rPr>
          <w:iCs/>
          <w:color w:val="000000" w:themeColor="text1"/>
        </w:rPr>
      </w:pPr>
    </w:p>
    <w:p w14:paraId="67439CF7" w14:textId="77777777" w:rsidR="00CA3EE3" w:rsidRDefault="00CA3EE3" w:rsidP="008A0B1D">
      <w:pPr>
        <w:shd w:val="clear" w:color="auto" w:fill="FFFFFF"/>
        <w:spacing w:line="240" w:lineRule="auto"/>
        <w:ind w:right="9"/>
        <w:jc w:val="center"/>
        <w:rPr>
          <w:iCs/>
          <w:color w:val="000000" w:themeColor="text1"/>
        </w:rPr>
      </w:pPr>
    </w:p>
    <w:p w14:paraId="46C806C5" w14:textId="77777777" w:rsidR="00CA3EE3" w:rsidRDefault="00CA3EE3" w:rsidP="008A0B1D">
      <w:pPr>
        <w:shd w:val="clear" w:color="auto" w:fill="FFFFFF"/>
        <w:spacing w:line="240" w:lineRule="auto"/>
        <w:ind w:right="9"/>
        <w:jc w:val="center"/>
        <w:rPr>
          <w:iCs/>
          <w:color w:val="000000" w:themeColor="text1"/>
        </w:rPr>
      </w:pPr>
    </w:p>
    <w:p w14:paraId="0AF576DC" w14:textId="77777777" w:rsidR="00CA3EE3" w:rsidRDefault="00CA3EE3" w:rsidP="008A0B1D">
      <w:pPr>
        <w:shd w:val="clear" w:color="auto" w:fill="FFFFFF"/>
        <w:spacing w:line="240" w:lineRule="auto"/>
        <w:ind w:right="9"/>
        <w:jc w:val="center"/>
        <w:rPr>
          <w:iCs/>
          <w:color w:val="000000" w:themeColor="text1"/>
        </w:rPr>
      </w:pPr>
    </w:p>
    <w:p w14:paraId="185DF4E2" w14:textId="77777777" w:rsidR="00751DCD" w:rsidRDefault="00751DCD" w:rsidP="008A0B1D">
      <w:pPr>
        <w:shd w:val="clear" w:color="auto" w:fill="FFFFFF"/>
        <w:spacing w:line="240" w:lineRule="auto"/>
        <w:ind w:right="9"/>
        <w:jc w:val="center"/>
        <w:rPr>
          <w:iCs/>
          <w:color w:val="000000" w:themeColor="text1"/>
        </w:rPr>
      </w:pPr>
    </w:p>
    <w:p w14:paraId="7011B9B6" w14:textId="77777777" w:rsidR="00751DCD" w:rsidRDefault="00751DCD" w:rsidP="008A0B1D">
      <w:pPr>
        <w:shd w:val="clear" w:color="auto" w:fill="FFFFFF"/>
        <w:spacing w:line="240" w:lineRule="auto"/>
        <w:ind w:right="9"/>
        <w:jc w:val="center"/>
        <w:rPr>
          <w:iCs/>
          <w:color w:val="000000" w:themeColor="text1"/>
        </w:rPr>
      </w:pPr>
    </w:p>
    <w:p w14:paraId="4B7CBE5F" w14:textId="0C8B7598" w:rsidR="00751DCD" w:rsidRPr="001E2A39" w:rsidRDefault="00751DCD" w:rsidP="00751DCD">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n°0</w:t>
      </w:r>
      <w:r>
        <w:rPr>
          <w:rFonts w:eastAsiaTheme="minorHAnsi"/>
          <w:b/>
          <w:color w:val="000000" w:themeColor="text1"/>
          <w:sz w:val="44"/>
          <w:lang w:eastAsia="en-US"/>
        </w:rPr>
        <w:t xml:space="preserve">7 </w:t>
      </w:r>
      <w:r w:rsidRPr="001E2A39">
        <w:rPr>
          <w:rFonts w:eastAsiaTheme="minorHAnsi"/>
          <w:b/>
          <w:color w:val="000000" w:themeColor="text1"/>
          <w:sz w:val="44"/>
          <w:lang w:eastAsia="en-US"/>
        </w:rPr>
        <w:t xml:space="preserve">: </w:t>
      </w:r>
      <w:r>
        <w:rPr>
          <w:rFonts w:eastAsiaTheme="minorHAnsi"/>
          <w:b/>
          <w:color w:val="000000" w:themeColor="text1"/>
          <w:sz w:val="44"/>
          <w:lang w:eastAsia="en-US"/>
        </w:rPr>
        <w:t>Catalogue</w:t>
      </w:r>
    </w:p>
    <w:p w14:paraId="0A2E321D" w14:textId="77777777" w:rsidR="00751DCD" w:rsidRDefault="00751DCD" w:rsidP="008A0B1D">
      <w:pPr>
        <w:shd w:val="clear" w:color="auto" w:fill="FFFFFF"/>
        <w:spacing w:line="240" w:lineRule="auto"/>
        <w:ind w:right="9"/>
        <w:jc w:val="center"/>
        <w:rPr>
          <w:iCs/>
          <w:color w:val="000000" w:themeColor="text1"/>
        </w:rPr>
      </w:pPr>
    </w:p>
    <w:p w14:paraId="3B28BE56" w14:textId="77777777" w:rsidR="006778CD" w:rsidRPr="007A4AFC" w:rsidRDefault="006778CD" w:rsidP="008A0B1D">
      <w:pPr>
        <w:shd w:val="clear" w:color="auto" w:fill="FFFFFF"/>
        <w:spacing w:line="240" w:lineRule="auto"/>
        <w:ind w:right="9"/>
        <w:jc w:val="center"/>
        <w:rPr>
          <w:iCs/>
          <w:color w:val="000000" w:themeColor="text1"/>
        </w:rPr>
      </w:pPr>
    </w:p>
    <w:p w14:paraId="7D0EC0B2" w14:textId="77777777" w:rsidR="00A87F92" w:rsidRDefault="00A87F92" w:rsidP="008A0B1D">
      <w:pPr>
        <w:shd w:val="clear" w:color="auto" w:fill="FFFFFF"/>
        <w:spacing w:line="240" w:lineRule="auto"/>
        <w:ind w:right="9"/>
        <w:jc w:val="center"/>
        <w:rPr>
          <w:iCs/>
          <w:color w:val="000000" w:themeColor="text1"/>
        </w:rPr>
      </w:pPr>
    </w:p>
    <w:p w14:paraId="1D89AC5F" w14:textId="77777777" w:rsidR="00CA3EE3" w:rsidRDefault="00CA3EE3" w:rsidP="008A0B1D">
      <w:pPr>
        <w:shd w:val="clear" w:color="auto" w:fill="FFFFFF"/>
        <w:spacing w:line="240" w:lineRule="auto"/>
        <w:ind w:right="9"/>
        <w:jc w:val="center"/>
        <w:rPr>
          <w:iCs/>
          <w:color w:val="000000" w:themeColor="text1"/>
        </w:rPr>
      </w:pPr>
    </w:p>
    <w:p w14:paraId="4DD1B16A" w14:textId="77777777" w:rsidR="00CA3EE3" w:rsidRDefault="00CA3EE3" w:rsidP="008A0B1D">
      <w:pPr>
        <w:shd w:val="clear" w:color="auto" w:fill="FFFFFF"/>
        <w:spacing w:line="240" w:lineRule="auto"/>
        <w:ind w:right="9"/>
        <w:jc w:val="center"/>
        <w:rPr>
          <w:iCs/>
          <w:color w:val="000000" w:themeColor="text1"/>
        </w:rPr>
      </w:pPr>
    </w:p>
    <w:p w14:paraId="2F499167" w14:textId="77777777" w:rsidR="00CA3EE3" w:rsidRDefault="00CA3EE3" w:rsidP="008A0B1D">
      <w:pPr>
        <w:shd w:val="clear" w:color="auto" w:fill="FFFFFF"/>
        <w:spacing w:line="240" w:lineRule="auto"/>
        <w:ind w:right="9"/>
        <w:jc w:val="center"/>
        <w:rPr>
          <w:iCs/>
          <w:color w:val="000000" w:themeColor="text1"/>
        </w:rPr>
      </w:pPr>
    </w:p>
    <w:p w14:paraId="44D56CBD" w14:textId="77777777" w:rsidR="00CA3EE3" w:rsidRDefault="00CA3EE3" w:rsidP="008A0B1D">
      <w:pPr>
        <w:shd w:val="clear" w:color="auto" w:fill="FFFFFF"/>
        <w:spacing w:line="240" w:lineRule="auto"/>
        <w:ind w:right="9"/>
        <w:jc w:val="center"/>
        <w:rPr>
          <w:iCs/>
          <w:color w:val="000000" w:themeColor="text1"/>
        </w:rPr>
      </w:pPr>
    </w:p>
    <w:p w14:paraId="308FB95E" w14:textId="77777777" w:rsidR="00CA3EE3" w:rsidRDefault="00CA3EE3" w:rsidP="008A0B1D">
      <w:pPr>
        <w:shd w:val="clear" w:color="auto" w:fill="FFFFFF"/>
        <w:spacing w:line="240" w:lineRule="auto"/>
        <w:ind w:right="9"/>
        <w:jc w:val="center"/>
        <w:rPr>
          <w:iCs/>
          <w:color w:val="000000" w:themeColor="text1"/>
        </w:rPr>
      </w:pPr>
    </w:p>
    <w:p w14:paraId="34E3269A" w14:textId="77777777" w:rsidR="00CA3EE3" w:rsidRDefault="00CA3EE3" w:rsidP="008A0B1D">
      <w:pPr>
        <w:shd w:val="clear" w:color="auto" w:fill="FFFFFF"/>
        <w:spacing w:line="240" w:lineRule="auto"/>
        <w:ind w:right="9"/>
        <w:jc w:val="center"/>
        <w:rPr>
          <w:iCs/>
          <w:color w:val="000000" w:themeColor="text1"/>
        </w:rPr>
      </w:pPr>
    </w:p>
    <w:p w14:paraId="606DD873" w14:textId="77777777" w:rsidR="00CA3EE3" w:rsidRDefault="00CA3EE3" w:rsidP="008A0B1D">
      <w:pPr>
        <w:shd w:val="clear" w:color="auto" w:fill="FFFFFF"/>
        <w:spacing w:line="240" w:lineRule="auto"/>
        <w:ind w:right="9"/>
        <w:jc w:val="center"/>
        <w:rPr>
          <w:iCs/>
          <w:color w:val="000000" w:themeColor="text1"/>
        </w:rPr>
      </w:pPr>
    </w:p>
    <w:p w14:paraId="62BE79E1" w14:textId="77777777" w:rsidR="00CA3EE3" w:rsidRDefault="00CA3EE3" w:rsidP="008A0B1D">
      <w:pPr>
        <w:shd w:val="clear" w:color="auto" w:fill="FFFFFF"/>
        <w:spacing w:line="240" w:lineRule="auto"/>
        <w:ind w:right="9"/>
        <w:jc w:val="center"/>
        <w:rPr>
          <w:iCs/>
          <w:color w:val="000000" w:themeColor="text1"/>
        </w:rPr>
      </w:pPr>
    </w:p>
    <w:p w14:paraId="554A0CD9" w14:textId="77777777" w:rsidR="00CA3EE3" w:rsidRDefault="00CA3EE3" w:rsidP="008A0B1D">
      <w:pPr>
        <w:shd w:val="clear" w:color="auto" w:fill="FFFFFF"/>
        <w:spacing w:line="240" w:lineRule="auto"/>
        <w:ind w:right="9"/>
        <w:jc w:val="center"/>
        <w:rPr>
          <w:iCs/>
          <w:color w:val="000000" w:themeColor="text1"/>
        </w:rPr>
      </w:pPr>
    </w:p>
    <w:p w14:paraId="4C1C6F96" w14:textId="77777777" w:rsidR="00CA3EE3" w:rsidRDefault="00CA3EE3" w:rsidP="008A0B1D">
      <w:pPr>
        <w:shd w:val="clear" w:color="auto" w:fill="FFFFFF"/>
        <w:spacing w:line="240" w:lineRule="auto"/>
        <w:ind w:right="9"/>
        <w:jc w:val="center"/>
        <w:rPr>
          <w:iCs/>
          <w:color w:val="000000" w:themeColor="text1"/>
        </w:rPr>
      </w:pPr>
    </w:p>
    <w:p w14:paraId="498D1871" w14:textId="77777777" w:rsidR="00CA3EE3" w:rsidRDefault="00CA3EE3" w:rsidP="008A0B1D">
      <w:pPr>
        <w:shd w:val="clear" w:color="auto" w:fill="FFFFFF"/>
        <w:spacing w:line="240" w:lineRule="auto"/>
        <w:ind w:right="9"/>
        <w:jc w:val="center"/>
        <w:rPr>
          <w:iCs/>
          <w:color w:val="000000" w:themeColor="text1"/>
        </w:rPr>
      </w:pPr>
    </w:p>
    <w:p w14:paraId="3604DBE9" w14:textId="77777777" w:rsidR="00CA3EE3" w:rsidRDefault="00CA3EE3" w:rsidP="008A0B1D">
      <w:pPr>
        <w:shd w:val="clear" w:color="auto" w:fill="FFFFFF"/>
        <w:spacing w:line="240" w:lineRule="auto"/>
        <w:ind w:right="9"/>
        <w:jc w:val="center"/>
        <w:rPr>
          <w:iCs/>
          <w:color w:val="000000" w:themeColor="text1"/>
        </w:rPr>
      </w:pPr>
    </w:p>
    <w:p w14:paraId="7697D326" w14:textId="77777777" w:rsidR="00CA3EE3" w:rsidRDefault="00CA3EE3" w:rsidP="008A0B1D">
      <w:pPr>
        <w:shd w:val="clear" w:color="auto" w:fill="FFFFFF"/>
        <w:spacing w:line="240" w:lineRule="auto"/>
        <w:ind w:right="9"/>
        <w:jc w:val="center"/>
        <w:rPr>
          <w:iCs/>
          <w:color w:val="000000" w:themeColor="text1"/>
        </w:rPr>
      </w:pPr>
    </w:p>
    <w:p w14:paraId="555F9494" w14:textId="77777777" w:rsidR="00CA3EE3" w:rsidRDefault="00CA3EE3" w:rsidP="008A0B1D">
      <w:pPr>
        <w:shd w:val="clear" w:color="auto" w:fill="FFFFFF"/>
        <w:spacing w:line="240" w:lineRule="auto"/>
        <w:ind w:right="9"/>
        <w:jc w:val="center"/>
        <w:rPr>
          <w:iCs/>
          <w:color w:val="000000" w:themeColor="text1"/>
        </w:rPr>
      </w:pPr>
    </w:p>
    <w:p w14:paraId="3210BE9F" w14:textId="77777777" w:rsidR="00CA3EE3" w:rsidRDefault="00CA3EE3" w:rsidP="008A0B1D">
      <w:pPr>
        <w:shd w:val="clear" w:color="auto" w:fill="FFFFFF"/>
        <w:spacing w:line="240" w:lineRule="auto"/>
        <w:ind w:right="9"/>
        <w:jc w:val="center"/>
        <w:rPr>
          <w:iCs/>
          <w:color w:val="000000" w:themeColor="text1"/>
        </w:rPr>
      </w:pPr>
    </w:p>
    <w:p w14:paraId="3D307FBB" w14:textId="77777777" w:rsidR="00CA3EE3" w:rsidRDefault="00CA3EE3" w:rsidP="008A0B1D">
      <w:pPr>
        <w:shd w:val="clear" w:color="auto" w:fill="FFFFFF"/>
        <w:spacing w:line="240" w:lineRule="auto"/>
        <w:ind w:right="9"/>
        <w:jc w:val="center"/>
        <w:rPr>
          <w:iCs/>
          <w:color w:val="000000" w:themeColor="text1"/>
        </w:rPr>
      </w:pPr>
    </w:p>
    <w:p w14:paraId="21C0D0F4" w14:textId="77777777" w:rsidR="00CA3EE3" w:rsidRDefault="00CA3EE3" w:rsidP="008A0B1D">
      <w:pPr>
        <w:shd w:val="clear" w:color="auto" w:fill="FFFFFF"/>
        <w:spacing w:line="240" w:lineRule="auto"/>
        <w:ind w:right="9"/>
        <w:jc w:val="center"/>
        <w:rPr>
          <w:iCs/>
          <w:color w:val="000000" w:themeColor="text1"/>
        </w:rPr>
      </w:pPr>
    </w:p>
    <w:p w14:paraId="564191B9" w14:textId="77777777" w:rsidR="00CA3EE3" w:rsidRDefault="00CA3EE3" w:rsidP="008A0B1D">
      <w:pPr>
        <w:shd w:val="clear" w:color="auto" w:fill="FFFFFF"/>
        <w:spacing w:line="240" w:lineRule="auto"/>
        <w:ind w:right="9"/>
        <w:jc w:val="center"/>
        <w:rPr>
          <w:iCs/>
          <w:color w:val="000000" w:themeColor="text1"/>
        </w:rPr>
      </w:pPr>
    </w:p>
    <w:p w14:paraId="52BDB4A5" w14:textId="77777777" w:rsidR="00CA3EE3" w:rsidRDefault="00CA3EE3" w:rsidP="008A0B1D">
      <w:pPr>
        <w:shd w:val="clear" w:color="auto" w:fill="FFFFFF"/>
        <w:spacing w:line="240" w:lineRule="auto"/>
        <w:ind w:right="9"/>
        <w:jc w:val="center"/>
        <w:rPr>
          <w:iCs/>
          <w:color w:val="000000" w:themeColor="text1"/>
        </w:rPr>
      </w:pPr>
    </w:p>
    <w:p w14:paraId="60001CB8" w14:textId="77777777" w:rsidR="00CA3EE3" w:rsidRDefault="00CA3EE3" w:rsidP="008A0B1D">
      <w:pPr>
        <w:shd w:val="clear" w:color="auto" w:fill="FFFFFF"/>
        <w:spacing w:line="240" w:lineRule="auto"/>
        <w:ind w:right="9"/>
        <w:jc w:val="center"/>
        <w:rPr>
          <w:iCs/>
          <w:color w:val="000000" w:themeColor="text1"/>
        </w:rPr>
      </w:pPr>
    </w:p>
    <w:p w14:paraId="531BB22D" w14:textId="77777777" w:rsidR="00CA3EE3" w:rsidRDefault="00CA3EE3" w:rsidP="008A0B1D">
      <w:pPr>
        <w:shd w:val="clear" w:color="auto" w:fill="FFFFFF"/>
        <w:spacing w:line="240" w:lineRule="auto"/>
        <w:ind w:right="9"/>
        <w:jc w:val="center"/>
        <w:rPr>
          <w:iCs/>
          <w:color w:val="000000" w:themeColor="text1"/>
        </w:rPr>
      </w:pPr>
    </w:p>
    <w:p w14:paraId="094BAEDB" w14:textId="77777777" w:rsidR="00CA3EE3" w:rsidRDefault="00CA3EE3" w:rsidP="008A0B1D">
      <w:pPr>
        <w:shd w:val="clear" w:color="auto" w:fill="FFFFFF"/>
        <w:spacing w:line="240" w:lineRule="auto"/>
        <w:ind w:right="9"/>
        <w:jc w:val="center"/>
        <w:rPr>
          <w:iCs/>
          <w:color w:val="000000" w:themeColor="text1"/>
        </w:rPr>
      </w:pPr>
    </w:p>
    <w:p w14:paraId="395F83A4" w14:textId="77777777" w:rsidR="00CA3EE3" w:rsidRDefault="00CA3EE3" w:rsidP="008A0B1D">
      <w:pPr>
        <w:shd w:val="clear" w:color="auto" w:fill="FFFFFF"/>
        <w:spacing w:line="240" w:lineRule="auto"/>
        <w:ind w:right="9"/>
        <w:jc w:val="center"/>
        <w:rPr>
          <w:iCs/>
          <w:color w:val="000000" w:themeColor="text1"/>
        </w:rPr>
      </w:pPr>
    </w:p>
    <w:p w14:paraId="52DA6B91" w14:textId="77777777" w:rsidR="00CA3EE3" w:rsidRDefault="00CA3EE3" w:rsidP="008A0B1D">
      <w:pPr>
        <w:shd w:val="clear" w:color="auto" w:fill="FFFFFF"/>
        <w:spacing w:line="240" w:lineRule="auto"/>
        <w:ind w:right="9"/>
        <w:jc w:val="center"/>
        <w:rPr>
          <w:iCs/>
          <w:color w:val="000000" w:themeColor="text1"/>
        </w:rPr>
      </w:pPr>
    </w:p>
    <w:p w14:paraId="3F1F1E5B" w14:textId="77777777" w:rsidR="00CA3EE3" w:rsidRDefault="00CA3EE3" w:rsidP="008A0B1D">
      <w:pPr>
        <w:shd w:val="clear" w:color="auto" w:fill="FFFFFF"/>
        <w:spacing w:line="240" w:lineRule="auto"/>
        <w:ind w:right="9"/>
        <w:jc w:val="center"/>
        <w:rPr>
          <w:iCs/>
          <w:color w:val="000000" w:themeColor="text1"/>
        </w:rPr>
      </w:pPr>
    </w:p>
    <w:p w14:paraId="4A0AA2E9" w14:textId="77777777" w:rsidR="00CA3EE3" w:rsidRDefault="00CA3EE3" w:rsidP="008A0B1D">
      <w:pPr>
        <w:shd w:val="clear" w:color="auto" w:fill="FFFFFF"/>
        <w:spacing w:line="240" w:lineRule="auto"/>
        <w:ind w:right="9"/>
        <w:jc w:val="center"/>
        <w:rPr>
          <w:iCs/>
          <w:color w:val="000000" w:themeColor="text1"/>
        </w:rPr>
      </w:pPr>
    </w:p>
    <w:p w14:paraId="49875CE3" w14:textId="77777777" w:rsidR="00CA3EE3" w:rsidRDefault="00CA3EE3" w:rsidP="008A0B1D">
      <w:pPr>
        <w:shd w:val="clear" w:color="auto" w:fill="FFFFFF"/>
        <w:spacing w:line="240" w:lineRule="auto"/>
        <w:ind w:right="9"/>
        <w:jc w:val="center"/>
        <w:rPr>
          <w:iCs/>
          <w:color w:val="000000" w:themeColor="text1"/>
        </w:rPr>
      </w:pPr>
    </w:p>
    <w:p w14:paraId="3F3D98E3" w14:textId="77777777" w:rsidR="00CA3EE3" w:rsidRDefault="00CA3EE3" w:rsidP="008A0B1D">
      <w:pPr>
        <w:shd w:val="clear" w:color="auto" w:fill="FFFFFF"/>
        <w:spacing w:line="240" w:lineRule="auto"/>
        <w:ind w:right="9"/>
        <w:jc w:val="center"/>
        <w:rPr>
          <w:iCs/>
          <w:color w:val="000000" w:themeColor="text1"/>
        </w:rPr>
      </w:pPr>
    </w:p>
    <w:p w14:paraId="67BFEC59" w14:textId="77777777" w:rsidR="00CA3EE3" w:rsidRDefault="00CA3EE3" w:rsidP="008A0B1D">
      <w:pPr>
        <w:shd w:val="clear" w:color="auto" w:fill="FFFFFF"/>
        <w:spacing w:line="240" w:lineRule="auto"/>
        <w:ind w:right="9"/>
        <w:jc w:val="center"/>
        <w:rPr>
          <w:iCs/>
          <w:color w:val="000000" w:themeColor="text1"/>
        </w:rPr>
      </w:pPr>
    </w:p>
    <w:p w14:paraId="157479B0" w14:textId="77777777" w:rsidR="00CA3EE3" w:rsidRDefault="00CA3EE3" w:rsidP="008A0B1D">
      <w:pPr>
        <w:shd w:val="clear" w:color="auto" w:fill="FFFFFF"/>
        <w:spacing w:line="240" w:lineRule="auto"/>
        <w:ind w:right="9"/>
        <w:jc w:val="center"/>
        <w:rPr>
          <w:iCs/>
          <w:color w:val="000000" w:themeColor="text1"/>
        </w:rPr>
      </w:pPr>
    </w:p>
    <w:p w14:paraId="6494BD66" w14:textId="77777777" w:rsidR="00CA3EE3" w:rsidRDefault="00CA3EE3" w:rsidP="008A0B1D">
      <w:pPr>
        <w:shd w:val="clear" w:color="auto" w:fill="FFFFFF"/>
        <w:spacing w:line="240" w:lineRule="auto"/>
        <w:ind w:right="9"/>
        <w:jc w:val="center"/>
        <w:rPr>
          <w:iCs/>
          <w:color w:val="000000" w:themeColor="text1"/>
        </w:rPr>
      </w:pPr>
    </w:p>
    <w:p w14:paraId="6F31C5ED" w14:textId="77777777" w:rsidR="00CA3EE3" w:rsidRDefault="00CA3EE3" w:rsidP="008A0B1D">
      <w:pPr>
        <w:shd w:val="clear" w:color="auto" w:fill="FFFFFF"/>
        <w:spacing w:line="240" w:lineRule="auto"/>
        <w:ind w:right="9"/>
        <w:jc w:val="center"/>
        <w:rPr>
          <w:iCs/>
          <w:color w:val="000000" w:themeColor="text1"/>
        </w:rPr>
      </w:pPr>
    </w:p>
    <w:p w14:paraId="3598CAF2" w14:textId="77777777" w:rsidR="00CA3EE3" w:rsidRDefault="00CA3EE3" w:rsidP="008A0B1D">
      <w:pPr>
        <w:shd w:val="clear" w:color="auto" w:fill="FFFFFF"/>
        <w:spacing w:line="240" w:lineRule="auto"/>
        <w:ind w:right="9"/>
        <w:jc w:val="center"/>
        <w:rPr>
          <w:iCs/>
          <w:color w:val="000000" w:themeColor="text1"/>
        </w:rPr>
      </w:pPr>
    </w:p>
    <w:p w14:paraId="5E53C1B0" w14:textId="77777777" w:rsidR="00CA3EE3" w:rsidRDefault="00CA3EE3" w:rsidP="008A0B1D">
      <w:pPr>
        <w:shd w:val="clear" w:color="auto" w:fill="FFFFFF"/>
        <w:spacing w:line="240" w:lineRule="auto"/>
        <w:ind w:right="9"/>
        <w:jc w:val="center"/>
        <w:rPr>
          <w:iCs/>
          <w:color w:val="000000" w:themeColor="text1"/>
        </w:rPr>
      </w:pPr>
    </w:p>
    <w:p w14:paraId="5ADF5F6C" w14:textId="77777777" w:rsidR="00CA3EE3" w:rsidRDefault="00CA3EE3" w:rsidP="008A0B1D">
      <w:pPr>
        <w:shd w:val="clear" w:color="auto" w:fill="FFFFFF"/>
        <w:spacing w:line="240" w:lineRule="auto"/>
        <w:ind w:right="9"/>
        <w:jc w:val="center"/>
        <w:rPr>
          <w:iCs/>
          <w:color w:val="000000" w:themeColor="text1"/>
        </w:rPr>
      </w:pPr>
    </w:p>
    <w:p w14:paraId="66DB4D8E" w14:textId="77777777" w:rsidR="00CA3EE3" w:rsidRDefault="00CA3EE3" w:rsidP="008A0B1D">
      <w:pPr>
        <w:shd w:val="clear" w:color="auto" w:fill="FFFFFF"/>
        <w:spacing w:line="240" w:lineRule="auto"/>
        <w:ind w:right="9"/>
        <w:jc w:val="center"/>
        <w:rPr>
          <w:iCs/>
          <w:color w:val="000000" w:themeColor="text1"/>
        </w:rPr>
      </w:pPr>
    </w:p>
    <w:p w14:paraId="28FAE506" w14:textId="77777777" w:rsidR="00CA3EE3" w:rsidRDefault="00CA3EE3" w:rsidP="008A0B1D">
      <w:pPr>
        <w:shd w:val="clear" w:color="auto" w:fill="FFFFFF"/>
        <w:spacing w:line="240" w:lineRule="auto"/>
        <w:ind w:right="9"/>
        <w:jc w:val="center"/>
        <w:rPr>
          <w:iCs/>
          <w:color w:val="000000" w:themeColor="text1"/>
        </w:rPr>
      </w:pPr>
    </w:p>
    <w:p w14:paraId="3A3F79A6" w14:textId="77777777" w:rsidR="00CA3EE3" w:rsidRDefault="00CA3EE3" w:rsidP="008A0B1D">
      <w:pPr>
        <w:shd w:val="clear" w:color="auto" w:fill="FFFFFF"/>
        <w:spacing w:line="240" w:lineRule="auto"/>
        <w:ind w:right="9"/>
        <w:jc w:val="center"/>
        <w:rPr>
          <w:iCs/>
          <w:color w:val="000000" w:themeColor="text1"/>
        </w:rPr>
      </w:pPr>
    </w:p>
    <w:p w14:paraId="6DF30E1D" w14:textId="77777777" w:rsidR="00CA3EE3" w:rsidRDefault="00CA3EE3" w:rsidP="008A0B1D">
      <w:pPr>
        <w:shd w:val="clear" w:color="auto" w:fill="FFFFFF"/>
        <w:spacing w:line="240" w:lineRule="auto"/>
        <w:ind w:right="9"/>
        <w:jc w:val="center"/>
        <w:rPr>
          <w:iCs/>
          <w:color w:val="000000" w:themeColor="text1"/>
        </w:rPr>
      </w:pPr>
    </w:p>
    <w:p w14:paraId="3A2DE05B" w14:textId="77777777" w:rsidR="00CA3EE3" w:rsidRDefault="00CA3EE3" w:rsidP="008A0B1D">
      <w:pPr>
        <w:shd w:val="clear" w:color="auto" w:fill="FFFFFF"/>
        <w:spacing w:line="240" w:lineRule="auto"/>
        <w:ind w:right="9"/>
        <w:jc w:val="center"/>
        <w:rPr>
          <w:iCs/>
          <w:color w:val="000000" w:themeColor="text1"/>
        </w:rPr>
      </w:pPr>
    </w:p>
    <w:p w14:paraId="0F3F0DDC" w14:textId="77777777" w:rsidR="00CA3EE3" w:rsidRDefault="00CA3EE3" w:rsidP="008A0B1D">
      <w:pPr>
        <w:shd w:val="clear" w:color="auto" w:fill="FFFFFF"/>
        <w:spacing w:line="240" w:lineRule="auto"/>
        <w:ind w:right="9"/>
        <w:jc w:val="center"/>
        <w:rPr>
          <w:iCs/>
          <w:color w:val="000000" w:themeColor="text1"/>
        </w:rPr>
      </w:pPr>
    </w:p>
    <w:p w14:paraId="796917A6" w14:textId="77777777" w:rsidR="00CA3EE3" w:rsidRDefault="00CA3EE3" w:rsidP="008A0B1D">
      <w:pPr>
        <w:shd w:val="clear" w:color="auto" w:fill="FFFFFF"/>
        <w:spacing w:line="240" w:lineRule="auto"/>
        <w:ind w:right="9"/>
        <w:jc w:val="center"/>
        <w:rPr>
          <w:iCs/>
          <w:color w:val="000000" w:themeColor="text1"/>
        </w:rPr>
      </w:pPr>
    </w:p>
    <w:p w14:paraId="262E4F24" w14:textId="77777777" w:rsidR="00CA3EE3" w:rsidRDefault="00CA3EE3" w:rsidP="008A0B1D">
      <w:pPr>
        <w:shd w:val="clear" w:color="auto" w:fill="FFFFFF"/>
        <w:spacing w:line="240" w:lineRule="auto"/>
        <w:ind w:right="9"/>
        <w:jc w:val="center"/>
        <w:rPr>
          <w:iCs/>
          <w:color w:val="000000" w:themeColor="text1"/>
        </w:rPr>
      </w:pPr>
    </w:p>
    <w:p w14:paraId="415A7A0D" w14:textId="77777777" w:rsidR="00CA3EE3" w:rsidRDefault="00CA3EE3" w:rsidP="008A0B1D">
      <w:pPr>
        <w:shd w:val="clear" w:color="auto" w:fill="FFFFFF"/>
        <w:spacing w:line="240" w:lineRule="auto"/>
        <w:ind w:right="9"/>
        <w:jc w:val="center"/>
        <w:rPr>
          <w:iCs/>
          <w:color w:val="000000" w:themeColor="text1"/>
        </w:rPr>
      </w:pPr>
    </w:p>
    <w:p w14:paraId="45BAD6E7" w14:textId="77777777" w:rsidR="00CA3EE3" w:rsidRDefault="00CA3EE3" w:rsidP="008A0B1D">
      <w:pPr>
        <w:shd w:val="clear" w:color="auto" w:fill="FFFFFF"/>
        <w:spacing w:line="240" w:lineRule="auto"/>
        <w:ind w:right="9"/>
        <w:jc w:val="center"/>
        <w:rPr>
          <w:iCs/>
          <w:color w:val="000000" w:themeColor="text1"/>
        </w:rPr>
      </w:pPr>
    </w:p>
    <w:p w14:paraId="63826576" w14:textId="77777777" w:rsidR="00CA3EE3" w:rsidRDefault="00CA3EE3" w:rsidP="008A0B1D">
      <w:pPr>
        <w:shd w:val="clear" w:color="auto" w:fill="FFFFFF"/>
        <w:spacing w:line="240" w:lineRule="auto"/>
        <w:ind w:right="9"/>
        <w:jc w:val="center"/>
        <w:rPr>
          <w:iCs/>
          <w:color w:val="000000" w:themeColor="text1"/>
        </w:rPr>
      </w:pPr>
    </w:p>
    <w:p w14:paraId="423B9A11" w14:textId="77777777" w:rsidR="00CA3EE3" w:rsidRDefault="00CA3EE3" w:rsidP="008A0B1D">
      <w:pPr>
        <w:shd w:val="clear" w:color="auto" w:fill="FFFFFF"/>
        <w:spacing w:line="240" w:lineRule="auto"/>
        <w:ind w:right="9"/>
        <w:jc w:val="center"/>
        <w:rPr>
          <w:iCs/>
          <w:color w:val="000000" w:themeColor="text1"/>
        </w:rPr>
      </w:pPr>
    </w:p>
    <w:p w14:paraId="211939B0" w14:textId="77777777" w:rsidR="00CA3EE3" w:rsidRDefault="00CA3EE3" w:rsidP="008A0B1D">
      <w:pPr>
        <w:shd w:val="clear" w:color="auto" w:fill="FFFFFF"/>
        <w:spacing w:line="240" w:lineRule="auto"/>
        <w:ind w:right="9"/>
        <w:jc w:val="center"/>
        <w:rPr>
          <w:iCs/>
          <w:color w:val="000000" w:themeColor="text1"/>
        </w:rPr>
      </w:pPr>
    </w:p>
    <w:p w14:paraId="68DAF27A" w14:textId="77777777" w:rsidR="00CA3EE3" w:rsidRDefault="00CA3EE3" w:rsidP="008A0B1D">
      <w:pPr>
        <w:shd w:val="clear" w:color="auto" w:fill="FFFFFF"/>
        <w:spacing w:line="240" w:lineRule="auto"/>
        <w:ind w:right="9"/>
        <w:jc w:val="center"/>
        <w:rPr>
          <w:iCs/>
          <w:color w:val="000000" w:themeColor="text1"/>
        </w:rPr>
      </w:pPr>
    </w:p>
    <w:p w14:paraId="205B74E1" w14:textId="77777777" w:rsidR="00CA3EE3" w:rsidRDefault="00CA3EE3" w:rsidP="008A0B1D">
      <w:pPr>
        <w:shd w:val="clear" w:color="auto" w:fill="FFFFFF"/>
        <w:spacing w:line="240" w:lineRule="auto"/>
        <w:ind w:right="9"/>
        <w:jc w:val="center"/>
        <w:rPr>
          <w:iCs/>
          <w:color w:val="000000" w:themeColor="text1"/>
        </w:rPr>
      </w:pPr>
    </w:p>
    <w:p w14:paraId="5B92F11F" w14:textId="77777777" w:rsidR="00CA3EE3" w:rsidRDefault="00CA3EE3" w:rsidP="008A0B1D">
      <w:pPr>
        <w:shd w:val="clear" w:color="auto" w:fill="FFFFFF"/>
        <w:spacing w:line="240" w:lineRule="auto"/>
        <w:ind w:right="9"/>
        <w:jc w:val="center"/>
        <w:rPr>
          <w:iCs/>
          <w:color w:val="000000" w:themeColor="text1"/>
        </w:rPr>
      </w:pPr>
    </w:p>
    <w:p w14:paraId="53A0853E" w14:textId="77777777" w:rsidR="00CA3EE3" w:rsidRDefault="00CA3EE3" w:rsidP="008A0B1D">
      <w:pPr>
        <w:shd w:val="clear" w:color="auto" w:fill="FFFFFF"/>
        <w:spacing w:line="240" w:lineRule="auto"/>
        <w:ind w:right="9"/>
        <w:jc w:val="center"/>
        <w:rPr>
          <w:iCs/>
          <w:color w:val="000000" w:themeColor="text1"/>
        </w:rPr>
      </w:pPr>
    </w:p>
    <w:p w14:paraId="0A93896E" w14:textId="77777777" w:rsidR="00CA3EE3" w:rsidRDefault="00CA3EE3" w:rsidP="008A0B1D">
      <w:pPr>
        <w:shd w:val="clear" w:color="auto" w:fill="FFFFFF"/>
        <w:spacing w:line="240" w:lineRule="auto"/>
        <w:ind w:right="9"/>
        <w:jc w:val="center"/>
        <w:rPr>
          <w:iCs/>
          <w:color w:val="000000" w:themeColor="text1"/>
        </w:rPr>
      </w:pPr>
    </w:p>
    <w:p w14:paraId="4ED50DEB" w14:textId="77777777" w:rsidR="00CA3EE3" w:rsidRDefault="00CA3EE3" w:rsidP="008A0B1D">
      <w:pPr>
        <w:shd w:val="clear" w:color="auto" w:fill="FFFFFF"/>
        <w:spacing w:line="240" w:lineRule="auto"/>
        <w:ind w:right="9"/>
        <w:jc w:val="center"/>
        <w:rPr>
          <w:iCs/>
          <w:color w:val="000000" w:themeColor="text1"/>
        </w:rPr>
      </w:pPr>
    </w:p>
    <w:p w14:paraId="00B4EE02" w14:textId="77777777" w:rsidR="00CA3EE3" w:rsidRDefault="00CA3EE3" w:rsidP="008A0B1D">
      <w:pPr>
        <w:shd w:val="clear" w:color="auto" w:fill="FFFFFF"/>
        <w:spacing w:line="240" w:lineRule="auto"/>
        <w:ind w:right="9"/>
        <w:jc w:val="center"/>
        <w:rPr>
          <w:iCs/>
          <w:color w:val="000000" w:themeColor="text1"/>
        </w:rPr>
      </w:pPr>
    </w:p>
    <w:p w14:paraId="631CCBE1" w14:textId="77777777" w:rsidR="00CA3EE3" w:rsidRDefault="00CA3EE3" w:rsidP="008A0B1D">
      <w:pPr>
        <w:shd w:val="clear" w:color="auto" w:fill="FFFFFF"/>
        <w:spacing w:line="240" w:lineRule="auto"/>
        <w:ind w:right="9"/>
        <w:jc w:val="center"/>
        <w:rPr>
          <w:iCs/>
          <w:color w:val="000000" w:themeColor="text1"/>
        </w:rPr>
      </w:pPr>
    </w:p>
    <w:p w14:paraId="6E7B1F03" w14:textId="77777777" w:rsidR="00CA3EE3" w:rsidRDefault="00CA3EE3" w:rsidP="008A0B1D">
      <w:pPr>
        <w:shd w:val="clear" w:color="auto" w:fill="FFFFFF"/>
        <w:spacing w:line="240" w:lineRule="auto"/>
        <w:ind w:right="9"/>
        <w:jc w:val="center"/>
        <w:rPr>
          <w:iCs/>
          <w:color w:val="000000" w:themeColor="text1"/>
        </w:rPr>
      </w:pPr>
    </w:p>
    <w:p w14:paraId="2FD8383E" w14:textId="77777777" w:rsidR="00CA3EE3" w:rsidRDefault="00CA3EE3" w:rsidP="008A0B1D">
      <w:pPr>
        <w:shd w:val="clear" w:color="auto" w:fill="FFFFFF"/>
        <w:spacing w:line="240" w:lineRule="auto"/>
        <w:ind w:right="9"/>
        <w:jc w:val="center"/>
        <w:rPr>
          <w:iCs/>
          <w:color w:val="000000" w:themeColor="text1"/>
        </w:rPr>
      </w:pPr>
    </w:p>
    <w:p w14:paraId="448E2C94" w14:textId="77777777" w:rsidR="00CA3EE3" w:rsidRDefault="00CA3EE3" w:rsidP="008A0B1D">
      <w:pPr>
        <w:shd w:val="clear" w:color="auto" w:fill="FFFFFF"/>
        <w:spacing w:line="240" w:lineRule="auto"/>
        <w:ind w:right="9"/>
        <w:jc w:val="center"/>
        <w:rPr>
          <w:iCs/>
          <w:color w:val="000000" w:themeColor="text1"/>
        </w:rPr>
      </w:pPr>
    </w:p>
    <w:p w14:paraId="48EFD860" w14:textId="77777777" w:rsidR="00CA3EE3" w:rsidRDefault="00CA3EE3" w:rsidP="008A0B1D">
      <w:pPr>
        <w:shd w:val="clear" w:color="auto" w:fill="FFFFFF"/>
        <w:spacing w:line="240" w:lineRule="auto"/>
        <w:ind w:right="9"/>
        <w:jc w:val="center"/>
        <w:rPr>
          <w:iCs/>
          <w:color w:val="000000" w:themeColor="text1"/>
        </w:rPr>
      </w:pPr>
    </w:p>
    <w:p w14:paraId="2D78C942" w14:textId="77777777" w:rsidR="00CA3EE3" w:rsidRDefault="00CA3EE3" w:rsidP="008A0B1D">
      <w:pPr>
        <w:shd w:val="clear" w:color="auto" w:fill="FFFFFF"/>
        <w:spacing w:line="240" w:lineRule="auto"/>
        <w:ind w:right="9"/>
        <w:jc w:val="center"/>
        <w:rPr>
          <w:iCs/>
          <w:color w:val="000000" w:themeColor="text1"/>
        </w:rPr>
      </w:pPr>
    </w:p>
    <w:p w14:paraId="257BEE5B" w14:textId="77777777" w:rsidR="00CA3EE3" w:rsidRDefault="00CA3EE3" w:rsidP="008A0B1D">
      <w:pPr>
        <w:shd w:val="clear" w:color="auto" w:fill="FFFFFF"/>
        <w:spacing w:line="240" w:lineRule="auto"/>
        <w:ind w:right="9"/>
        <w:jc w:val="center"/>
        <w:rPr>
          <w:iCs/>
          <w:color w:val="000000" w:themeColor="text1"/>
        </w:rPr>
      </w:pPr>
    </w:p>
    <w:p w14:paraId="7A9EC05F" w14:textId="77777777" w:rsidR="00CA3EE3" w:rsidRDefault="00CA3EE3" w:rsidP="008A0B1D">
      <w:pPr>
        <w:shd w:val="clear" w:color="auto" w:fill="FFFFFF"/>
        <w:spacing w:line="240" w:lineRule="auto"/>
        <w:ind w:right="9"/>
        <w:jc w:val="center"/>
        <w:rPr>
          <w:iCs/>
          <w:color w:val="000000" w:themeColor="text1"/>
        </w:rPr>
      </w:pPr>
    </w:p>
    <w:p w14:paraId="38E3EF9B" w14:textId="77777777" w:rsidR="00CA3EE3" w:rsidRDefault="00CA3EE3" w:rsidP="008A0B1D">
      <w:pPr>
        <w:shd w:val="clear" w:color="auto" w:fill="FFFFFF"/>
        <w:spacing w:line="240" w:lineRule="auto"/>
        <w:ind w:right="9"/>
        <w:jc w:val="center"/>
        <w:rPr>
          <w:iCs/>
          <w:color w:val="000000" w:themeColor="text1"/>
        </w:rPr>
      </w:pPr>
    </w:p>
    <w:p w14:paraId="1B9D0B65" w14:textId="77777777" w:rsidR="00CA3EE3" w:rsidRDefault="00CA3EE3" w:rsidP="008A0B1D">
      <w:pPr>
        <w:shd w:val="clear" w:color="auto" w:fill="FFFFFF"/>
        <w:spacing w:line="240" w:lineRule="auto"/>
        <w:ind w:right="9"/>
        <w:jc w:val="center"/>
        <w:rPr>
          <w:iCs/>
          <w:color w:val="000000" w:themeColor="text1"/>
        </w:rPr>
      </w:pPr>
    </w:p>
    <w:p w14:paraId="6EE1506E" w14:textId="77777777" w:rsidR="00CA3EE3" w:rsidRDefault="00CA3EE3" w:rsidP="008A0B1D">
      <w:pPr>
        <w:shd w:val="clear" w:color="auto" w:fill="FFFFFF"/>
        <w:spacing w:line="240" w:lineRule="auto"/>
        <w:ind w:right="9"/>
        <w:jc w:val="center"/>
        <w:rPr>
          <w:iCs/>
          <w:color w:val="000000" w:themeColor="text1"/>
        </w:rPr>
      </w:pPr>
    </w:p>
    <w:p w14:paraId="6BAA7EB1" w14:textId="77777777" w:rsidR="00CA3EE3" w:rsidRDefault="00CA3EE3" w:rsidP="008A0B1D">
      <w:pPr>
        <w:shd w:val="clear" w:color="auto" w:fill="FFFFFF"/>
        <w:spacing w:line="240" w:lineRule="auto"/>
        <w:ind w:right="9"/>
        <w:jc w:val="center"/>
        <w:rPr>
          <w:iCs/>
          <w:color w:val="000000" w:themeColor="text1"/>
        </w:rPr>
      </w:pPr>
    </w:p>
    <w:p w14:paraId="3FAA698A" w14:textId="77777777" w:rsidR="00CA3EE3" w:rsidRDefault="00CA3EE3" w:rsidP="008A0B1D">
      <w:pPr>
        <w:shd w:val="clear" w:color="auto" w:fill="FFFFFF"/>
        <w:spacing w:line="240" w:lineRule="auto"/>
        <w:ind w:right="9"/>
        <w:jc w:val="center"/>
        <w:rPr>
          <w:iCs/>
          <w:color w:val="000000" w:themeColor="text1"/>
        </w:rPr>
      </w:pPr>
    </w:p>
    <w:p w14:paraId="5C586F07" w14:textId="77777777" w:rsidR="00CA3EE3" w:rsidRDefault="00CA3EE3" w:rsidP="008A0B1D">
      <w:pPr>
        <w:shd w:val="clear" w:color="auto" w:fill="FFFFFF"/>
        <w:spacing w:line="240" w:lineRule="auto"/>
        <w:ind w:right="9"/>
        <w:jc w:val="center"/>
        <w:rPr>
          <w:iCs/>
          <w:color w:val="000000" w:themeColor="text1"/>
        </w:rPr>
      </w:pPr>
    </w:p>
    <w:p w14:paraId="1C662E00" w14:textId="77777777" w:rsidR="00CA3EE3" w:rsidRDefault="00CA3EE3" w:rsidP="008A0B1D">
      <w:pPr>
        <w:shd w:val="clear" w:color="auto" w:fill="FFFFFF"/>
        <w:spacing w:line="240" w:lineRule="auto"/>
        <w:ind w:right="9"/>
        <w:jc w:val="center"/>
        <w:rPr>
          <w:iCs/>
          <w:color w:val="000000" w:themeColor="text1"/>
        </w:rPr>
      </w:pPr>
    </w:p>
    <w:p w14:paraId="6024F77D" w14:textId="77777777" w:rsidR="00CA3EE3" w:rsidRDefault="00CA3EE3" w:rsidP="008A0B1D">
      <w:pPr>
        <w:shd w:val="clear" w:color="auto" w:fill="FFFFFF"/>
        <w:spacing w:line="240" w:lineRule="auto"/>
        <w:ind w:right="9"/>
        <w:jc w:val="center"/>
        <w:rPr>
          <w:iCs/>
          <w:color w:val="000000" w:themeColor="text1"/>
        </w:rPr>
      </w:pPr>
    </w:p>
    <w:p w14:paraId="67DBD2AD" w14:textId="77777777" w:rsidR="00CA3EE3" w:rsidRDefault="00CA3EE3" w:rsidP="008A0B1D">
      <w:pPr>
        <w:shd w:val="clear" w:color="auto" w:fill="FFFFFF"/>
        <w:spacing w:line="240" w:lineRule="auto"/>
        <w:ind w:right="9"/>
        <w:jc w:val="center"/>
        <w:rPr>
          <w:iCs/>
          <w:color w:val="000000" w:themeColor="text1"/>
        </w:rPr>
      </w:pPr>
    </w:p>
    <w:p w14:paraId="427BA579" w14:textId="77777777" w:rsidR="00CA3EE3" w:rsidRDefault="00CA3EE3" w:rsidP="008A0B1D">
      <w:pPr>
        <w:shd w:val="clear" w:color="auto" w:fill="FFFFFF"/>
        <w:spacing w:line="240" w:lineRule="auto"/>
        <w:ind w:right="9"/>
        <w:jc w:val="center"/>
        <w:rPr>
          <w:iCs/>
          <w:color w:val="000000" w:themeColor="text1"/>
        </w:rPr>
      </w:pPr>
    </w:p>
    <w:p w14:paraId="25CD9D32" w14:textId="77777777" w:rsidR="00CA3EE3" w:rsidRDefault="00CA3EE3" w:rsidP="008A0B1D">
      <w:pPr>
        <w:shd w:val="clear" w:color="auto" w:fill="FFFFFF"/>
        <w:spacing w:line="240" w:lineRule="auto"/>
        <w:ind w:right="9"/>
        <w:jc w:val="center"/>
        <w:rPr>
          <w:iCs/>
          <w:color w:val="000000" w:themeColor="text1"/>
        </w:rPr>
      </w:pPr>
    </w:p>
    <w:p w14:paraId="3E3F5D49" w14:textId="77777777" w:rsidR="00CA3EE3" w:rsidRDefault="00CA3EE3" w:rsidP="008A0B1D">
      <w:pPr>
        <w:shd w:val="clear" w:color="auto" w:fill="FFFFFF"/>
        <w:spacing w:line="240" w:lineRule="auto"/>
        <w:ind w:right="9"/>
        <w:jc w:val="center"/>
        <w:rPr>
          <w:iCs/>
          <w:color w:val="000000" w:themeColor="text1"/>
        </w:rPr>
      </w:pPr>
    </w:p>
    <w:p w14:paraId="053B0110" w14:textId="77777777" w:rsidR="00CA3EE3" w:rsidRDefault="00CA3EE3" w:rsidP="008A0B1D">
      <w:pPr>
        <w:shd w:val="clear" w:color="auto" w:fill="FFFFFF"/>
        <w:spacing w:line="240" w:lineRule="auto"/>
        <w:ind w:right="9"/>
        <w:jc w:val="center"/>
        <w:rPr>
          <w:iCs/>
          <w:color w:val="000000" w:themeColor="text1"/>
        </w:rPr>
      </w:pPr>
    </w:p>
    <w:p w14:paraId="08B4B329" w14:textId="77777777" w:rsidR="00CA3EE3" w:rsidRDefault="00CA3EE3" w:rsidP="008A0B1D">
      <w:pPr>
        <w:shd w:val="clear" w:color="auto" w:fill="FFFFFF"/>
        <w:spacing w:line="240" w:lineRule="auto"/>
        <w:ind w:right="9"/>
        <w:jc w:val="center"/>
        <w:rPr>
          <w:iCs/>
          <w:color w:val="000000" w:themeColor="text1"/>
        </w:rPr>
      </w:pPr>
    </w:p>
    <w:p w14:paraId="0AB45289" w14:textId="77777777" w:rsidR="00CA3EE3" w:rsidRDefault="00CA3EE3" w:rsidP="008A0B1D">
      <w:pPr>
        <w:shd w:val="clear" w:color="auto" w:fill="FFFFFF"/>
        <w:spacing w:line="240" w:lineRule="auto"/>
        <w:ind w:right="9"/>
        <w:jc w:val="center"/>
        <w:rPr>
          <w:iCs/>
          <w:color w:val="000000" w:themeColor="text1"/>
        </w:rPr>
      </w:pPr>
    </w:p>
    <w:p w14:paraId="640B9559" w14:textId="77777777" w:rsidR="00CA3EE3" w:rsidRDefault="00CA3EE3" w:rsidP="008A0B1D">
      <w:pPr>
        <w:shd w:val="clear" w:color="auto" w:fill="FFFFFF"/>
        <w:spacing w:line="240" w:lineRule="auto"/>
        <w:ind w:right="9"/>
        <w:jc w:val="center"/>
        <w:rPr>
          <w:iCs/>
          <w:color w:val="000000" w:themeColor="text1"/>
        </w:rPr>
      </w:pPr>
    </w:p>
    <w:p w14:paraId="1DE39EBC" w14:textId="77777777" w:rsidR="00CA3EE3" w:rsidRDefault="00CA3EE3" w:rsidP="008A0B1D">
      <w:pPr>
        <w:shd w:val="clear" w:color="auto" w:fill="FFFFFF"/>
        <w:spacing w:line="240" w:lineRule="auto"/>
        <w:ind w:right="9"/>
        <w:jc w:val="center"/>
        <w:rPr>
          <w:iCs/>
          <w:color w:val="000000" w:themeColor="text1"/>
        </w:rPr>
      </w:pPr>
    </w:p>
    <w:p w14:paraId="702426F8" w14:textId="77777777" w:rsidR="00CA3EE3" w:rsidRDefault="00CA3EE3" w:rsidP="008A0B1D">
      <w:pPr>
        <w:shd w:val="clear" w:color="auto" w:fill="FFFFFF"/>
        <w:spacing w:line="240" w:lineRule="auto"/>
        <w:ind w:right="9"/>
        <w:jc w:val="center"/>
        <w:rPr>
          <w:iCs/>
          <w:color w:val="000000" w:themeColor="text1"/>
        </w:rPr>
      </w:pPr>
    </w:p>
    <w:p w14:paraId="02FAC46F" w14:textId="77777777" w:rsidR="00CA3EE3" w:rsidRDefault="00CA3EE3" w:rsidP="008A0B1D">
      <w:pPr>
        <w:shd w:val="clear" w:color="auto" w:fill="FFFFFF"/>
        <w:spacing w:line="240" w:lineRule="auto"/>
        <w:ind w:right="9"/>
        <w:jc w:val="center"/>
        <w:rPr>
          <w:iCs/>
          <w:color w:val="000000" w:themeColor="text1"/>
        </w:rPr>
      </w:pPr>
    </w:p>
    <w:p w14:paraId="064860CC" w14:textId="77777777" w:rsidR="00CA3EE3" w:rsidRDefault="00CA3EE3" w:rsidP="008A0B1D">
      <w:pPr>
        <w:shd w:val="clear" w:color="auto" w:fill="FFFFFF"/>
        <w:spacing w:line="240" w:lineRule="auto"/>
        <w:ind w:right="9"/>
        <w:jc w:val="center"/>
        <w:rPr>
          <w:iCs/>
          <w:color w:val="000000" w:themeColor="text1"/>
        </w:rPr>
      </w:pPr>
    </w:p>
    <w:p w14:paraId="61DE5368" w14:textId="77777777" w:rsidR="00CA3EE3" w:rsidRDefault="00CA3EE3" w:rsidP="008A0B1D">
      <w:pPr>
        <w:shd w:val="clear" w:color="auto" w:fill="FFFFFF"/>
        <w:spacing w:line="240" w:lineRule="auto"/>
        <w:ind w:right="9"/>
        <w:jc w:val="center"/>
        <w:rPr>
          <w:iCs/>
          <w:color w:val="000000" w:themeColor="text1"/>
        </w:rPr>
      </w:pPr>
    </w:p>
    <w:p w14:paraId="177544A8" w14:textId="77777777" w:rsidR="00CA3EE3" w:rsidRDefault="00CA3EE3" w:rsidP="008A0B1D">
      <w:pPr>
        <w:shd w:val="clear" w:color="auto" w:fill="FFFFFF"/>
        <w:spacing w:line="240" w:lineRule="auto"/>
        <w:ind w:right="9"/>
        <w:jc w:val="center"/>
        <w:rPr>
          <w:iCs/>
          <w:color w:val="000000" w:themeColor="text1"/>
        </w:rPr>
      </w:pPr>
    </w:p>
    <w:p w14:paraId="53D5F4F7" w14:textId="77777777" w:rsidR="00CA3EE3" w:rsidRDefault="00CA3EE3" w:rsidP="008A0B1D">
      <w:pPr>
        <w:shd w:val="clear" w:color="auto" w:fill="FFFFFF"/>
        <w:spacing w:line="240" w:lineRule="auto"/>
        <w:ind w:right="9"/>
        <w:jc w:val="center"/>
        <w:rPr>
          <w:iCs/>
          <w:color w:val="000000" w:themeColor="text1"/>
        </w:rPr>
      </w:pPr>
    </w:p>
    <w:p w14:paraId="35F25DF0" w14:textId="77777777" w:rsidR="00CA3EE3" w:rsidRDefault="00CA3EE3" w:rsidP="008A0B1D">
      <w:pPr>
        <w:shd w:val="clear" w:color="auto" w:fill="FFFFFF"/>
        <w:spacing w:line="240" w:lineRule="auto"/>
        <w:ind w:right="9"/>
        <w:jc w:val="center"/>
        <w:rPr>
          <w:iCs/>
          <w:color w:val="000000" w:themeColor="text1"/>
        </w:rPr>
      </w:pPr>
    </w:p>
    <w:p w14:paraId="66A45D25" w14:textId="77777777" w:rsidR="00CA3EE3" w:rsidRDefault="00CA3EE3" w:rsidP="008A0B1D">
      <w:pPr>
        <w:shd w:val="clear" w:color="auto" w:fill="FFFFFF"/>
        <w:spacing w:line="240" w:lineRule="auto"/>
        <w:ind w:right="9"/>
        <w:jc w:val="center"/>
        <w:rPr>
          <w:iCs/>
          <w:color w:val="000000" w:themeColor="text1"/>
        </w:rPr>
      </w:pPr>
    </w:p>
    <w:p w14:paraId="02AD6177" w14:textId="77777777" w:rsidR="00CA3EE3" w:rsidRDefault="00CA3EE3" w:rsidP="008A0B1D">
      <w:pPr>
        <w:shd w:val="clear" w:color="auto" w:fill="FFFFFF"/>
        <w:spacing w:line="240" w:lineRule="auto"/>
        <w:ind w:right="9"/>
        <w:jc w:val="center"/>
        <w:rPr>
          <w:iCs/>
          <w:color w:val="000000" w:themeColor="text1"/>
        </w:rPr>
      </w:pPr>
    </w:p>
    <w:p w14:paraId="76198ED7" w14:textId="77777777" w:rsidR="00CA3EE3" w:rsidRDefault="00CA3EE3" w:rsidP="008A0B1D">
      <w:pPr>
        <w:shd w:val="clear" w:color="auto" w:fill="FFFFFF"/>
        <w:spacing w:line="240" w:lineRule="auto"/>
        <w:ind w:right="9"/>
        <w:jc w:val="center"/>
        <w:rPr>
          <w:iCs/>
          <w:color w:val="000000" w:themeColor="text1"/>
        </w:rPr>
      </w:pPr>
    </w:p>
    <w:p w14:paraId="3A29E4F8" w14:textId="77777777" w:rsidR="00CA3EE3" w:rsidRDefault="00CA3EE3" w:rsidP="008A0B1D">
      <w:pPr>
        <w:shd w:val="clear" w:color="auto" w:fill="FFFFFF"/>
        <w:spacing w:line="240" w:lineRule="auto"/>
        <w:ind w:right="9"/>
        <w:jc w:val="center"/>
        <w:rPr>
          <w:iCs/>
          <w:color w:val="000000" w:themeColor="text1"/>
        </w:rPr>
      </w:pPr>
    </w:p>
    <w:p w14:paraId="19F500CE" w14:textId="77777777" w:rsidR="00CA3EE3" w:rsidRDefault="00CA3EE3" w:rsidP="008A0B1D">
      <w:pPr>
        <w:shd w:val="clear" w:color="auto" w:fill="FFFFFF"/>
        <w:spacing w:line="240" w:lineRule="auto"/>
        <w:ind w:right="9"/>
        <w:jc w:val="center"/>
        <w:rPr>
          <w:iCs/>
          <w:color w:val="000000" w:themeColor="text1"/>
        </w:rPr>
      </w:pPr>
    </w:p>
    <w:p w14:paraId="35C783C9" w14:textId="77777777" w:rsidR="00CA3EE3" w:rsidRDefault="00CA3EE3" w:rsidP="008A0B1D">
      <w:pPr>
        <w:shd w:val="clear" w:color="auto" w:fill="FFFFFF"/>
        <w:spacing w:line="240" w:lineRule="auto"/>
        <w:ind w:right="9"/>
        <w:jc w:val="center"/>
        <w:rPr>
          <w:iCs/>
          <w:color w:val="000000" w:themeColor="text1"/>
        </w:rPr>
      </w:pPr>
    </w:p>
    <w:p w14:paraId="1A955803" w14:textId="77777777" w:rsidR="00CA3EE3" w:rsidRDefault="00CA3EE3" w:rsidP="008A0B1D">
      <w:pPr>
        <w:shd w:val="clear" w:color="auto" w:fill="FFFFFF"/>
        <w:spacing w:line="240" w:lineRule="auto"/>
        <w:ind w:right="9"/>
        <w:jc w:val="center"/>
        <w:rPr>
          <w:iCs/>
          <w:color w:val="000000" w:themeColor="text1"/>
        </w:rPr>
      </w:pPr>
    </w:p>
    <w:p w14:paraId="30287FE9" w14:textId="77777777" w:rsidR="00CA3EE3" w:rsidRDefault="00CA3EE3" w:rsidP="008A0B1D">
      <w:pPr>
        <w:shd w:val="clear" w:color="auto" w:fill="FFFFFF"/>
        <w:spacing w:line="240" w:lineRule="auto"/>
        <w:ind w:right="9"/>
        <w:jc w:val="center"/>
        <w:rPr>
          <w:iCs/>
          <w:color w:val="000000" w:themeColor="text1"/>
        </w:rPr>
      </w:pPr>
    </w:p>
    <w:p w14:paraId="09AA4B84" w14:textId="77777777" w:rsidR="00CA3EE3" w:rsidRDefault="00CA3EE3" w:rsidP="008A0B1D">
      <w:pPr>
        <w:shd w:val="clear" w:color="auto" w:fill="FFFFFF"/>
        <w:spacing w:line="240" w:lineRule="auto"/>
        <w:ind w:right="9"/>
        <w:jc w:val="center"/>
        <w:rPr>
          <w:iCs/>
          <w:color w:val="000000" w:themeColor="text1"/>
        </w:rPr>
      </w:pPr>
    </w:p>
    <w:p w14:paraId="03694EC2" w14:textId="77777777" w:rsidR="00CA3EE3" w:rsidRDefault="00CA3EE3" w:rsidP="008A0B1D">
      <w:pPr>
        <w:shd w:val="clear" w:color="auto" w:fill="FFFFFF"/>
        <w:spacing w:line="240" w:lineRule="auto"/>
        <w:ind w:right="9"/>
        <w:jc w:val="center"/>
        <w:rPr>
          <w:iCs/>
          <w:color w:val="000000" w:themeColor="text1"/>
        </w:rPr>
      </w:pPr>
    </w:p>
    <w:p w14:paraId="50A46352" w14:textId="77777777" w:rsidR="00CA3EE3" w:rsidRPr="007A4AFC" w:rsidRDefault="00CA3EE3" w:rsidP="008A0B1D">
      <w:pPr>
        <w:shd w:val="clear" w:color="auto" w:fill="FFFFFF"/>
        <w:spacing w:line="240" w:lineRule="auto"/>
        <w:ind w:right="9"/>
        <w:jc w:val="center"/>
        <w:rPr>
          <w:iCs/>
          <w:color w:val="000000" w:themeColor="text1"/>
        </w:rPr>
      </w:pPr>
    </w:p>
    <w:p w14:paraId="49F73986" w14:textId="77777777" w:rsidR="008A0B1D" w:rsidRPr="006B0396" w:rsidRDefault="008A0B1D" w:rsidP="00011374">
      <w:pPr>
        <w:widowControl w:val="0"/>
        <w:autoSpaceDE w:val="0"/>
        <w:autoSpaceDN w:val="0"/>
        <w:adjustRightInd w:val="0"/>
        <w:spacing w:line="240" w:lineRule="auto"/>
        <w:ind w:right="9"/>
        <w:rPr>
          <w:color w:val="000000" w:themeColor="text1"/>
          <w:szCs w:val="24"/>
        </w:rPr>
      </w:pPr>
    </w:p>
    <w:p w14:paraId="1A4A6B9D" w14:textId="5D2AF181" w:rsidR="00011374" w:rsidRPr="006B0396" w:rsidRDefault="00011374" w:rsidP="006B0396">
      <w:pPr>
        <w:shd w:val="clear" w:color="auto" w:fill="FFFFFF"/>
        <w:spacing w:line="240" w:lineRule="auto"/>
        <w:ind w:right="9"/>
        <w:jc w:val="center"/>
        <w:rPr>
          <w:rFonts w:eastAsiaTheme="minorHAnsi"/>
          <w:b/>
          <w:color w:val="000000" w:themeColor="text1"/>
          <w:sz w:val="44"/>
          <w:lang w:eastAsia="en-US"/>
        </w:rPr>
      </w:pPr>
      <w:bookmarkStart w:id="13" w:name="_Toc145944530"/>
      <w:r w:rsidRPr="006B0396">
        <w:rPr>
          <w:rFonts w:eastAsiaTheme="minorHAnsi"/>
          <w:b/>
          <w:color w:val="000000" w:themeColor="text1"/>
          <w:sz w:val="44"/>
          <w:lang w:eastAsia="en-US"/>
        </w:rPr>
        <w:t xml:space="preserve">Annexe </w:t>
      </w:r>
      <w:r w:rsidR="00A87F92" w:rsidRPr="006B0396">
        <w:rPr>
          <w:rFonts w:eastAsiaTheme="minorHAnsi"/>
          <w:b/>
          <w:color w:val="000000" w:themeColor="text1"/>
          <w:sz w:val="44"/>
          <w:lang w:eastAsia="en-US"/>
        </w:rPr>
        <w:t>n°0</w:t>
      </w:r>
      <w:r w:rsidR="00751DCD">
        <w:rPr>
          <w:rFonts w:eastAsiaTheme="minorHAnsi"/>
          <w:b/>
          <w:color w:val="000000" w:themeColor="text1"/>
          <w:sz w:val="44"/>
          <w:lang w:eastAsia="en-US"/>
        </w:rPr>
        <w:t>8</w:t>
      </w:r>
      <w:r w:rsidRPr="006B0396">
        <w:rPr>
          <w:rFonts w:eastAsiaTheme="minorHAnsi"/>
          <w:b/>
          <w:color w:val="000000" w:themeColor="text1"/>
          <w:sz w:val="44"/>
          <w:lang w:eastAsia="en-US"/>
        </w:rPr>
        <w:t xml:space="preserve"> : </w:t>
      </w:r>
      <w:bookmarkEnd w:id="13"/>
      <w:r w:rsidR="00CA3EE3" w:rsidRPr="006B0396">
        <w:rPr>
          <w:rFonts w:eastAsiaTheme="minorHAnsi"/>
          <w:b/>
          <w:color w:val="000000" w:themeColor="text1"/>
          <w:sz w:val="44"/>
          <w:lang w:eastAsia="en-US"/>
        </w:rPr>
        <w:t>Livret de l’étudiant</w:t>
      </w:r>
    </w:p>
    <w:p w14:paraId="142BE67E" w14:textId="77777777" w:rsidR="00A87F92" w:rsidRPr="007A4AFC" w:rsidRDefault="00A87F92" w:rsidP="00631BF4">
      <w:pPr>
        <w:pStyle w:val="Titre"/>
        <w:spacing w:line="276" w:lineRule="auto"/>
        <w:rPr>
          <w:rFonts w:ascii="Berlin Sans FB Demi" w:hAnsi="Berlin Sans FB Demi"/>
          <w:color w:val="000000" w:themeColor="text1"/>
        </w:rPr>
      </w:pPr>
    </w:p>
    <w:p w14:paraId="0AD76CDB" w14:textId="77777777" w:rsidR="00A87F92" w:rsidRPr="007A4AFC" w:rsidRDefault="00A87F92" w:rsidP="00631BF4">
      <w:pPr>
        <w:pStyle w:val="Titre"/>
        <w:spacing w:line="276" w:lineRule="auto"/>
        <w:rPr>
          <w:rFonts w:ascii="Berlin Sans FB Demi" w:hAnsi="Berlin Sans FB Demi"/>
          <w:color w:val="000000" w:themeColor="text1"/>
        </w:rPr>
      </w:pPr>
    </w:p>
    <w:p w14:paraId="4B527AFF" w14:textId="77777777" w:rsidR="00A87F92" w:rsidRPr="007A4AFC" w:rsidRDefault="00A87F92" w:rsidP="00631BF4">
      <w:pPr>
        <w:pStyle w:val="Titre"/>
        <w:spacing w:line="276" w:lineRule="auto"/>
        <w:rPr>
          <w:rFonts w:ascii="Berlin Sans FB Demi" w:hAnsi="Berlin Sans FB Demi"/>
          <w:color w:val="000000" w:themeColor="text1"/>
        </w:rPr>
      </w:pPr>
    </w:p>
    <w:p w14:paraId="423F7A48" w14:textId="77777777" w:rsidR="00A87F92" w:rsidRPr="007A4AFC" w:rsidRDefault="00A87F92" w:rsidP="00631BF4">
      <w:pPr>
        <w:pStyle w:val="Titre"/>
        <w:spacing w:line="276" w:lineRule="auto"/>
        <w:rPr>
          <w:rFonts w:ascii="Berlin Sans FB Demi" w:hAnsi="Berlin Sans FB Demi"/>
          <w:color w:val="000000" w:themeColor="text1"/>
        </w:rPr>
      </w:pPr>
    </w:p>
    <w:p w14:paraId="5E35E779" w14:textId="77777777" w:rsidR="00A87F92" w:rsidRPr="007A4AFC" w:rsidRDefault="00A87F92" w:rsidP="00631BF4">
      <w:pPr>
        <w:pStyle w:val="Titre"/>
        <w:spacing w:line="276" w:lineRule="auto"/>
        <w:rPr>
          <w:rFonts w:ascii="Berlin Sans FB Demi" w:hAnsi="Berlin Sans FB Demi"/>
          <w:color w:val="000000" w:themeColor="text1"/>
        </w:rPr>
      </w:pPr>
    </w:p>
    <w:p w14:paraId="4EC43F11" w14:textId="77777777" w:rsidR="00A87F92" w:rsidRPr="007A4AFC" w:rsidRDefault="00A87F92" w:rsidP="00631BF4">
      <w:pPr>
        <w:pStyle w:val="Titre"/>
        <w:spacing w:line="276" w:lineRule="auto"/>
        <w:rPr>
          <w:rFonts w:ascii="Berlin Sans FB Demi" w:hAnsi="Berlin Sans FB Demi"/>
          <w:color w:val="000000" w:themeColor="text1"/>
        </w:rPr>
      </w:pPr>
    </w:p>
    <w:p w14:paraId="485F7CA1" w14:textId="77777777" w:rsidR="00A87F92" w:rsidRPr="007A4AFC" w:rsidRDefault="00A87F92" w:rsidP="00631BF4">
      <w:pPr>
        <w:pStyle w:val="Titre"/>
        <w:spacing w:line="276" w:lineRule="auto"/>
        <w:rPr>
          <w:rFonts w:ascii="Berlin Sans FB Demi" w:hAnsi="Berlin Sans FB Demi"/>
          <w:color w:val="000000" w:themeColor="text1"/>
        </w:rPr>
      </w:pPr>
    </w:p>
    <w:p w14:paraId="7B67D1FB" w14:textId="77777777" w:rsidR="00A87F92" w:rsidRPr="007A4AFC" w:rsidRDefault="00A87F92" w:rsidP="00631BF4">
      <w:pPr>
        <w:pStyle w:val="Titre"/>
        <w:spacing w:line="276" w:lineRule="auto"/>
        <w:rPr>
          <w:rFonts w:ascii="Berlin Sans FB Demi" w:hAnsi="Berlin Sans FB Demi"/>
          <w:color w:val="000000" w:themeColor="text1"/>
        </w:rPr>
      </w:pPr>
    </w:p>
    <w:p w14:paraId="138D6F1D" w14:textId="77777777" w:rsidR="00A87F92" w:rsidRPr="007A4AFC" w:rsidRDefault="00A87F92" w:rsidP="00631BF4">
      <w:pPr>
        <w:pStyle w:val="Titre"/>
        <w:spacing w:line="276" w:lineRule="auto"/>
        <w:rPr>
          <w:rFonts w:ascii="Berlin Sans FB Demi" w:hAnsi="Berlin Sans FB Demi"/>
          <w:color w:val="000000" w:themeColor="text1"/>
        </w:rPr>
      </w:pPr>
    </w:p>
    <w:p w14:paraId="243AC3CF" w14:textId="77777777" w:rsidR="00A87F92" w:rsidRPr="007A4AFC" w:rsidRDefault="00A87F92" w:rsidP="00631BF4">
      <w:pPr>
        <w:pStyle w:val="Titre"/>
        <w:spacing w:line="276" w:lineRule="auto"/>
        <w:rPr>
          <w:rFonts w:ascii="Berlin Sans FB Demi" w:hAnsi="Berlin Sans FB Demi"/>
          <w:color w:val="000000" w:themeColor="text1"/>
        </w:rPr>
      </w:pPr>
    </w:p>
    <w:p w14:paraId="2759D1AA" w14:textId="77777777" w:rsidR="00A87F92" w:rsidRPr="007A4AFC" w:rsidRDefault="00A87F92" w:rsidP="00631BF4">
      <w:pPr>
        <w:pStyle w:val="Titre"/>
        <w:spacing w:line="276" w:lineRule="auto"/>
        <w:rPr>
          <w:rFonts w:ascii="Berlin Sans FB Demi" w:hAnsi="Berlin Sans FB Demi"/>
          <w:color w:val="000000" w:themeColor="text1"/>
        </w:rPr>
      </w:pPr>
    </w:p>
    <w:p w14:paraId="47794A2F" w14:textId="77777777" w:rsidR="00A87F92" w:rsidRPr="007A4AFC" w:rsidRDefault="00A87F92" w:rsidP="00631BF4">
      <w:pPr>
        <w:pStyle w:val="Titre"/>
        <w:spacing w:line="276" w:lineRule="auto"/>
        <w:rPr>
          <w:rFonts w:ascii="Berlin Sans FB Demi" w:hAnsi="Berlin Sans FB Demi"/>
          <w:color w:val="000000" w:themeColor="text1"/>
        </w:rPr>
      </w:pPr>
    </w:p>
    <w:p w14:paraId="583DDDD3" w14:textId="77777777" w:rsidR="00A87F92" w:rsidRPr="007A4AFC" w:rsidRDefault="00A87F92" w:rsidP="00631BF4">
      <w:pPr>
        <w:pStyle w:val="Titre"/>
        <w:spacing w:line="276" w:lineRule="auto"/>
        <w:rPr>
          <w:rFonts w:ascii="Berlin Sans FB Demi" w:hAnsi="Berlin Sans FB Demi"/>
          <w:color w:val="000000" w:themeColor="text1"/>
        </w:rPr>
      </w:pPr>
    </w:p>
    <w:p w14:paraId="778DDCE6" w14:textId="77777777" w:rsidR="00A87F92" w:rsidRPr="007A4AFC" w:rsidRDefault="00A87F92" w:rsidP="00631BF4">
      <w:pPr>
        <w:pStyle w:val="Titre"/>
        <w:spacing w:line="276" w:lineRule="auto"/>
        <w:rPr>
          <w:rFonts w:ascii="Berlin Sans FB Demi" w:hAnsi="Berlin Sans FB Demi"/>
          <w:color w:val="000000" w:themeColor="text1"/>
        </w:rPr>
      </w:pPr>
    </w:p>
    <w:p w14:paraId="118CCCF4" w14:textId="77777777" w:rsidR="00A87F92" w:rsidRPr="007A4AFC" w:rsidRDefault="00A87F92" w:rsidP="00631BF4">
      <w:pPr>
        <w:pStyle w:val="Titre"/>
        <w:spacing w:line="276" w:lineRule="auto"/>
        <w:rPr>
          <w:rFonts w:ascii="Berlin Sans FB Demi" w:hAnsi="Berlin Sans FB Demi"/>
          <w:color w:val="000000" w:themeColor="text1"/>
        </w:rPr>
      </w:pPr>
    </w:p>
    <w:p w14:paraId="40065414" w14:textId="77777777" w:rsidR="00A87F92" w:rsidRPr="007A4AFC" w:rsidRDefault="00A87F92" w:rsidP="00631BF4">
      <w:pPr>
        <w:pStyle w:val="Titre"/>
        <w:spacing w:line="276" w:lineRule="auto"/>
        <w:rPr>
          <w:rFonts w:ascii="Berlin Sans FB Demi" w:hAnsi="Berlin Sans FB Demi"/>
          <w:color w:val="000000" w:themeColor="text1"/>
        </w:rPr>
      </w:pPr>
    </w:p>
    <w:p w14:paraId="1CB720A2" w14:textId="77777777" w:rsidR="00A87F92" w:rsidRPr="007A4AFC" w:rsidRDefault="00A87F92" w:rsidP="00631BF4">
      <w:pPr>
        <w:pStyle w:val="Titre"/>
        <w:spacing w:line="276" w:lineRule="auto"/>
        <w:rPr>
          <w:rFonts w:ascii="Berlin Sans FB Demi" w:hAnsi="Berlin Sans FB Demi"/>
          <w:color w:val="000000" w:themeColor="text1"/>
        </w:rPr>
      </w:pPr>
    </w:p>
    <w:p w14:paraId="0D9DBEFD" w14:textId="77777777" w:rsidR="00A87F92" w:rsidRPr="007A4AFC" w:rsidRDefault="00A87F92" w:rsidP="00631BF4">
      <w:pPr>
        <w:pStyle w:val="Titre"/>
        <w:spacing w:line="276" w:lineRule="auto"/>
        <w:rPr>
          <w:rFonts w:ascii="Berlin Sans FB Demi" w:hAnsi="Berlin Sans FB Demi"/>
          <w:color w:val="000000" w:themeColor="text1"/>
        </w:rPr>
      </w:pPr>
    </w:p>
    <w:p w14:paraId="32879020" w14:textId="77777777" w:rsidR="00A87F92" w:rsidRPr="007A4AFC" w:rsidRDefault="00A87F92" w:rsidP="00631BF4">
      <w:pPr>
        <w:pStyle w:val="Titre"/>
        <w:spacing w:line="276" w:lineRule="auto"/>
        <w:rPr>
          <w:rFonts w:ascii="Berlin Sans FB Demi" w:hAnsi="Berlin Sans FB Demi"/>
          <w:color w:val="000000" w:themeColor="text1"/>
        </w:rPr>
      </w:pPr>
    </w:p>
    <w:p w14:paraId="6ADD07CE" w14:textId="77777777" w:rsidR="00A87F92" w:rsidRPr="007A4AFC" w:rsidRDefault="00A87F92" w:rsidP="006B0396">
      <w:pPr>
        <w:pStyle w:val="Titre"/>
        <w:spacing w:line="276" w:lineRule="auto"/>
        <w:jc w:val="left"/>
        <w:rPr>
          <w:rFonts w:ascii="Berlin Sans FB Demi" w:hAnsi="Berlin Sans FB Demi"/>
          <w:color w:val="000000" w:themeColor="text1"/>
        </w:rPr>
      </w:pPr>
    </w:p>
    <w:p w14:paraId="1540181E" w14:textId="6F7A4DFF" w:rsidR="0018395A" w:rsidRDefault="00A41129" w:rsidP="00631BF4">
      <w:pPr>
        <w:spacing w:line="276" w:lineRule="auto"/>
        <w:rPr>
          <w:rFonts w:cs="Calibri"/>
        </w:rPr>
      </w:pPr>
      <w:r w:rsidRPr="00A41129">
        <w:rPr>
          <w:noProof/>
        </w:rPr>
        <w:lastRenderedPageBreak/>
        <w:drawing>
          <wp:inline distT="0" distB="0" distL="0" distR="0" wp14:anchorId="0DDF3D7A" wp14:editId="14B5D5C4">
            <wp:extent cx="6391275" cy="7611110"/>
            <wp:effectExtent l="0" t="0" r="0" b="0"/>
            <wp:docPr id="3975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1275" cy="7611110"/>
                    </a:xfrm>
                    <a:prstGeom prst="rect">
                      <a:avLst/>
                    </a:prstGeom>
                    <a:noFill/>
                    <a:ln>
                      <a:noFill/>
                    </a:ln>
                  </pic:spPr>
                </pic:pic>
              </a:graphicData>
            </a:graphic>
          </wp:inline>
        </w:drawing>
      </w:r>
    </w:p>
    <w:p w14:paraId="09E8F59A" w14:textId="7A1C10E0" w:rsidR="0018395A" w:rsidRDefault="0018395A" w:rsidP="00631BF4">
      <w:pPr>
        <w:spacing w:line="276" w:lineRule="auto"/>
        <w:rPr>
          <w:rFonts w:cs="Calibri"/>
        </w:rPr>
      </w:pPr>
    </w:p>
    <w:p w14:paraId="21C04DF3" w14:textId="3A8F707E" w:rsidR="0018395A" w:rsidRDefault="0018395A" w:rsidP="00631BF4">
      <w:pPr>
        <w:spacing w:line="276" w:lineRule="auto"/>
        <w:rPr>
          <w:rFonts w:cs="Calibri"/>
        </w:rPr>
      </w:pPr>
    </w:p>
    <w:p w14:paraId="2BDB5A88" w14:textId="1E6374AB" w:rsidR="0018395A" w:rsidRDefault="0018395A" w:rsidP="00631BF4">
      <w:pPr>
        <w:spacing w:line="276" w:lineRule="auto"/>
        <w:rPr>
          <w:rFonts w:cs="Calibri"/>
        </w:rPr>
      </w:pPr>
    </w:p>
    <w:p w14:paraId="687F8CF3" w14:textId="7BF98FA0" w:rsidR="0018395A" w:rsidRDefault="0018395A" w:rsidP="00631BF4">
      <w:pPr>
        <w:spacing w:line="276" w:lineRule="auto"/>
        <w:rPr>
          <w:rFonts w:cs="Calibri"/>
        </w:rPr>
      </w:pPr>
    </w:p>
    <w:p w14:paraId="3007D640" w14:textId="77777777" w:rsidR="0018395A" w:rsidRPr="006B0396" w:rsidRDefault="0018395A" w:rsidP="00631BF4">
      <w:pPr>
        <w:spacing w:line="276" w:lineRule="auto"/>
        <w:rPr>
          <w:rFonts w:cs="Calibri"/>
        </w:rPr>
      </w:pPr>
    </w:p>
    <w:p w14:paraId="35C33665" w14:textId="77777777" w:rsidR="00631BF4" w:rsidRPr="006B0396" w:rsidRDefault="00631BF4" w:rsidP="00631BF4">
      <w:pPr>
        <w:spacing w:line="276" w:lineRule="auto"/>
        <w:rPr>
          <w:rFonts w:cs="Calibri"/>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rFonts w:ascii="Berlin Sans FB Demi" w:hAnsi="Berlin Sans FB Demi"/>
          <w:color w:val="000000" w:themeColor="text1"/>
        </w:rPr>
      </w:pPr>
    </w:p>
    <w:p w14:paraId="31F3FE38" w14:textId="77777777" w:rsidR="006778CD" w:rsidRDefault="006778CD" w:rsidP="00561D9D">
      <w:pPr>
        <w:pStyle w:val="Titre"/>
        <w:rPr>
          <w:rFonts w:ascii="Berlin Sans FB Demi" w:hAnsi="Berlin Sans FB Demi"/>
          <w:color w:val="000000" w:themeColor="text1"/>
        </w:rPr>
      </w:pPr>
    </w:p>
    <w:p w14:paraId="324EC852" w14:textId="77777777" w:rsidR="006778CD" w:rsidRDefault="006778CD" w:rsidP="00561D9D">
      <w:pPr>
        <w:pStyle w:val="Titre"/>
        <w:rPr>
          <w:rFonts w:ascii="Berlin Sans FB Demi" w:hAnsi="Berlin Sans FB Demi"/>
          <w:color w:val="000000" w:themeColor="text1"/>
        </w:rPr>
      </w:pPr>
    </w:p>
    <w:p w14:paraId="74E1D14D" w14:textId="77777777" w:rsidR="006778CD" w:rsidRDefault="006778CD" w:rsidP="00561D9D">
      <w:pPr>
        <w:pStyle w:val="Titre"/>
        <w:rPr>
          <w:rFonts w:ascii="Berlin Sans FB Demi" w:hAnsi="Berlin Sans FB Demi"/>
          <w:color w:val="000000" w:themeColor="text1"/>
        </w:rPr>
      </w:pPr>
    </w:p>
    <w:p w14:paraId="5B91435E" w14:textId="77777777" w:rsidR="006778CD" w:rsidRDefault="006778CD" w:rsidP="00561D9D">
      <w:pPr>
        <w:pStyle w:val="Titre"/>
        <w:rPr>
          <w:rFonts w:ascii="Berlin Sans FB Demi" w:hAnsi="Berlin Sans FB Demi"/>
          <w:color w:val="000000" w:themeColor="text1"/>
        </w:rPr>
      </w:pPr>
    </w:p>
    <w:p w14:paraId="79929433" w14:textId="77777777" w:rsidR="006778CD" w:rsidRDefault="006778CD" w:rsidP="00561D9D">
      <w:pPr>
        <w:pStyle w:val="Titre"/>
        <w:rPr>
          <w:rFonts w:ascii="Berlin Sans FB Demi" w:hAnsi="Berlin Sans FB Demi"/>
          <w:color w:val="000000" w:themeColor="text1"/>
        </w:rPr>
      </w:pPr>
    </w:p>
    <w:p w14:paraId="740CE3C4" w14:textId="1D3BB3C2" w:rsidR="00561D9D" w:rsidRDefault="00561D9D" w:rsidP="006B0396">
      <w:pPr>
        <w:pStyle w:val="Titre"/>
        <w:jc w:val="both"/>
        <w:rPr>
          <w:rFonts w:asciiTheme="minorHAnsi" w:hAnsiTheme="minorHAnsi"/>
          <w:b w:val="0"/>
          <w:bCs/>
          <w:sz w:val="20"/>
        </w:rPr>
      </w:pPr>
    </w:p>
    <w:p w14:paraId="166BCAEF" w14:textId="12127108" w:rsidR="00AD42F4" w:rsidRDefault="00AD42F4" w:rsidP="00561D9D">
      <w:pPr>
        <w:pStyle w:val="Titre"/>
        <w:rPr>
          <w:rFonts w:asciiTheme="minorHAnsi" w:hAnsiTheme="minorHAnsi"/>
          <w:b w:val="0"/>
          <w:bCs/>
          <w:sz w:val="20"/>
        </w:rPr>
      </w:pPr>
    </w:p>
    <w:p w14:paraId="6886EAC3" w14:textId="5503AD83" w:rsidR="00AD42F4" w:rsidRDefault="00AD42F4" w:rsidP="00561D9D">
      <w:pPr>
        <w:pStyle w:val="Titre"/>
        <w:rPr>
          <w:rFonts w:asciiTheme="minorHAnsi" w:hAnsiTheme="minorHAnsi"/>
          <w:b w:val="0"/>
          <w:bCs/>
          <w:sz w:val="20"/>
        </w:rPr>
      </w:pPr>
    </w:p>
    <w:p w14:paraId="092458EE" w14:textId="1568EA3A" w:rsidR="00AD42F4" w:rsidRDefault="00AD42F4" w:rsidP="00561D9D">
      <w:pPr>
        <w:pStyle w:val="Titre"/>
        <w:rPr>
          <w:rFonts w:asciiTheme="minorHAnsi" w:hAnsiTheme="minorHAnsi"/>
          <w:b w:val="0"/>
          <w:bCs/>
          <w:sz w:val="20"/>
        </w:rPr>
      </w:pPr>
    </w:p>
    <w:p w14:paraId="74EE8078" w14:textId="720DAB15" w:rsidR="00AD42F4" w:rsidRDefault="00AD42F4" w:rsidP="00561D9D">
      <w:pPr>
        <w:pStyle w:val="Titre"/>
        <w:rPr>
          <w:rFonts w:asciiTheme="minorHAnsi" w:hAnsiTheme="minorHAnsi"/>
          <w:b w:val="0"/>
          <w:bCs/>
          <w:sz w:val="20"/>
        </w:rPr>
      </w:pPr>
    </w:p>
    <w:p w14:paraId="11692FDB" w14:textId="7C180D8C" w:rsidR="00AD42F4" w:rsidRDefault="00AD42F4" w:rsidP="00561D9D">
      <w:pPr>
        <w:pStyle w:val="Titre"/>
        <w:rPr>
          <w:rFonts w:asciiTheme="minorHAnsi" w:hAnsiTheme="minorHAnsi"/>
          <w:b w:val="0"/>
          <w:bCs/>
          <w:sz w:val="20"/>
        </w:rPr>
      </w:pPr>
    </w:p>
    <w:p w14:paraId="41CCAB12" w14:textId="6494CC59" w:rsidR="00AD42F4" w:rsidRDefault="00AD42F4" w:rsidP="00561D9D">
      <w:pPr>
        <w:pStyle w:val="Titre"/>
        <w:rPr>
          <w:rFonts w:asciiTheme="minorHAnsi" w:hAnsiTheme="minorHAnsi"/>
          <w:b w:val="0"/>
          <w:bCs/>
          <w:sz w:val="20"/>
        </w:rPr>
      </w:pPr>
    </w:p>
    <w:p w14:paraId="3B706CEA" w14:textId="579746B3" w:rsidR="00AD42F4" w:rsidRDefault="00AD42F4" w:rsidP="00561D9D">
      <w:pPr>
        <w:pStyle w:val="Titre"/>
        <w:rPr>
          <w:rFonts w:asciiTheme="minorHAnsi" w:hAnsiTheme="minorHAnsi"/>
          <w:b w:val="0"/>
          <w:bCs/>
          <w:sz w:val="20"/>
        </w:rPr>
      </w:pPr>
    </w:p>
    <w:p w14:paraId="61802368" w14:textId="68BF070D" w:rsidR="00AD42F4" w:rsidRDefault="00AD42F4" w:rsidP="00561D9D">
      <w:pPr>
        <w:pStyle w:val="Titre"/>
        <w:rPr>
          <w:rFonts w:asciiTheme="minorHAnsi" w:hAnsiTheme="minorHAnsi"/>
          <w:b w:val="0"/>
          <w:bCs/>
          <w:sz w:val="20"/>
        </w:rPr>
      </w:pPr>
    </w:p>
    <w:p w14:paraId="037E5E89" w14:textId="5C9459CE" w:rsidR="00AD42F4" w:rsidRDefault="00AD42F4" w:rsidP="00561D9D">
      <w:pPr>
        <w:pStyle w:val="Titre"/>
        <w:rPr>
          <w:rFonts w:asciiTheme="minorHAnsi" w:hAnsiTheme="minorHAnsi"/>
          <w:b w:val="0"/>
          <w:bCs/>
          <w:sz w:val="20"/>
        </w:rPr>
      </w:pPr>
    </w:p>
    <w:p w14:paraId="424614CB" w14:textId="755160E2" w:rsidR="00AD42F4" w:rsidRDefault="00AD42F4" w:rsidP="00561D9D">
      <w:pPr>
        <w:pStyle w:val="Titre"/>
        <w:rPr>
          <w:rFonts w:asciiTheme="minorHAnsi" w:hAnsiTheme="minorHAnsi"/>
          <w:b w:val="0"/>
          <w:bCs/>
          <w:sz w:val="20"/>
        </w:rPr>
      </w:pPr>
    </w:p>
    <w:p w14:paraId="4DFEB743" w14:textId="78D78F9B" w:rsidR="00AD42F4" w:rsidRDefault="00AD42F4" w:rsidP="00561D9D">
      <w:pPr>
        <w:pStyle w:val="Titre"/>
        <w:rPr>
          <w:rFonts w:asciiTheme="minorHAnsi" w:hAnsiTheme="minorHAnsi"/>
          <w:b w:val="0"/>
          <w:bCs/>
          <w:sz w:val="20"/>
        </w:rPr>
      </w:pPr>
    </w:p>
    <w:p w14:paraId="00AD1E14" w14:textId="27DC9285" w:rsidR="00AD42F4" w:rsidRDefault="00AD42F4" w:rsidP="00561D9D">
      <w:pPr>
        <w:pStyle w:val="Titre"/>
        <w:rPr>
          <w:rFonts w:asciiTheme="minorHAnsi" w:hAnsiTheme="minorHAnsi"/>
          <w:b w:val="0"/>
          <w:bCs/>
          <w:sz w:val="20"/>
        </w:rPr>
      </w:pPr>
    </w:p>
    <w:p w14:paraId="53EDD035" w14:textId="315A2ED6" w:rsidR="00AD42F4" w:rsidRDefault="00AD42F4" w:rsidP="00561D9D">
      <w:pPr>
        <w:pStyle w:val="Titre"/>
        <w:rPr>
          <w:rFonts w:asciiTheme="minorHAnsi" w:hAnsiTheme="minorHAnsi"/>
          <w:b w:val="0"/>
          <w:bCs/>
          <w:sz w:val="20"/>
        </w:rPr>
      </w:pPr>
    </w:p>
    <w:p w14:paraId="6BC3A34D" w14:textId="7AAF8774" w:rsidR="00AD42F4" w:rsidRDefault="00AD42F4" w:rsidP="00561D9D">
      <w:pPr>
        <w:pStyle w:val="Titre"/>
        <w:rPr>
          <w:rFonts w:asciiTheme="minorHAnsi" w:hAnsiTheme="minorHAnsi"/>
          <w:b w:val="0"/>
          <w:bCs/>
          <w:sz w:val="20"/>
        </w:rPr>
      </w:pPr>
    </w:p>
    <w:p w14:paraId="3AEC5F68" w14:textId="034BE1B2" w:rsidR="00AD42F4" w:rsidRDefault="00AD42F4" w:rsidP="00561D9D">
      <w:pPr>
        <w:pStyle w:val="Titre"/>
        <w:rPr>
          <w:rFonts w:asciiTheme="minorHAnsi" w:hAnsiTheme="minorHAnsi"/>
          <w:b w:val="0"/>
          <w:bCs/>
          <w:sz w:val="20"/>
        </w:rPr>
      </w:pPr>
    </w:p>
    <w:p w14:paraId="111E1C52" w14:textId="4414018E" w:rsidR="006778CD" w:rsidRDefault="006778CD" w:rsidP="00561D9D">
      <w:pPr>
        <w:pStyle w:val="Titre"/>
        <w:rPr>
          <w:rFonts w:asciiTheme="minorHAnsi" w:hAnsiTheme="minorHAnsi"/>
          <w:b w:val="0"/>
          <w:bCs/>
          <w:sz w:val="20"/>
        </w:rPr>
      </w:pPr>
    </w:p>
    <w:p w14:paraId="4E8C83D2" w14:textId="786DFE59" w:rsidR="006778CD" w:rsidRDefault="006778CD" w:rsidP="00561D9D">
      <w:pPr>
        <w:pStyle w:val="Titre"/>
        <w:rPr>
          <w:rFonts w:asciiTheme="minorHAnsi" w:hAnsiTheme="minorHAnsi"/>
          <w:b w:val="0"/>
          <w:bCs/>
          <w:sz w:val="20"/>
        </w:rPr>
      </w:pPr>
    </w:p>
    <w:p w14:paraId="2EC38D8D" w14:textId="50A610CB" w:rsidR="006778CD" w:rsidRDefault="006778CD" w:rsidP="00561D9D">
      <w:pPr>
        <w:pStyle w:val="Titre"/>
        <w:rPr>
          <w:rFonts w:asciiTheme="minorHAnsi" w:hAnsiTheme="minorHAnsi"/>
          <w:b w:val="0"/>
          <w:bCs/>
          <w:sz w:val="20"/>
        </w:rPr>
      </w:pPr>
    </w:p>
    <w:p w14:paraId="0DDF2300" w14:textId="44CA2232" w:rsidR="006778CD" w:rsidRDefault="006778CD" w:rsidP="00561D9D">
      <w:pPr>
        <w:pStyle w:val="Titre"/>
        <w:rPr>
          <w:rFonts w:asciiTheme="minorHAnsi" w:hAnsiTheme="minorHAnsi"/>
          <w:b w:val="0"/>
          <w:bCs/>
          <w:sz w:val="20"/>
        </w:rPr>
      </w:pPr>
    </w:p>
    <w:p w14:paraId="198EB933" w14:textId="0E5547CF" w:rsidR="006778CD" w:rsidRDefault="006778CD" w:rsidP="00561D9D">
      <w:pPr>
        <w:pStyle w:val="Titre"/>
        <w:rPr>
          <w:rFonts w:asciiTheme="minorHAnsi" w:hAnsiTheme="minorHAnsi"/>
          <w:b w:val="0"/>
          <w:bCs/>
          <w:sz w:val="20"/>
        </w:rPr>
      </w:pPr>
    </w:p>
    <w:p w14:paraId="78B08DA3" w14:textId="1033AC73" w:rsidR="006778CD" w:rsidRDefault="006778CD" w:rsidP="00561D9D">
      <w:pPr>
        <w:pStyle w:val="Titre"/>
        <w:rPr>
          <w:rFonts w:asciiTheme="minorHAnsi" w:hAnsiTheme="minorHAnsi"/>
          <w:b w:val="0"/>
          <w:bCs/>
          <w:sz w:val="20"/>
        </w:rPr>
      </w:pPr>
    </w:p>
    <w:p w14:paraId="296B6B7B" w14:textId="2679B656" w:rsidR="006778CD" w:rsidRDefault="006778CD" w:rsidP="00561D9D">
      <w:pPr>
        <w:pStyle w:val="Titre"/>
        <w:rPr>
          <w:rFonts w:asciiTheme="minorHAnsi" w:hAnsiTheme="minorHAnsi"/>
          <w:b w:val="0"/>
          <w:bCs/>
          <w:sz w:val="20"/>
        </w:rPr>
      </w:pPr>
    </w:p>
    <w:p w14:paraId="2654C1FB" w14:textId="7365F26F" w:rsidR="006778CD" w:rsidRDefault="006778CD" w:rsidP="00561D9D">
      <w:pPr>
        <w:pStyle w:val="Titre"/>
        <w:rPr>
          <w:rFonts w:asciiTheme="minorHAnsi" w:hAnsiTheme="minorHAnsi"/>
          <w:b w:val="0"/>
          <w:bCs/>
          <w:sz w:val="20"/>
        </w:rPr>
      </w:pPr>
    </w:p>
    <w:p w14:paraId="29127C1E" w14:textId="0AD53E2D" w:rsidR="006778CD" w:rsidRDefault="006778CD" w:rsidP="00561D9D">
      <w:pPr>
        <w:pStyle w:val="Titre"/>
        <w:rPr>
          <w:rFonts w:asciiTheme="minorHAnsi" w:hAnsiTheme="minorHAnsi"/>
          <w:b w:val="0"/>
          <w:bCs/>
          <w:sz w:val="20"/>
        </w:rPr>
      </w:pPr>
    </w:p>
    <w:p w14:paraId="31BEFE45" w14:textId="501925E2" w:rsidR="006778CD" w:rsidRDefault="006778CD" w:rsidP="00561D9D">
      <w:pPr>
        <w:pStyle w:val="Titre"/>
        <w:rPr>
          <w:rFonts w:asciiTheme="minorHAnsi" w:hAnsiTheme="minorHAnsi"/>
          <w:b w:val="0"/>
          <w:bCs/>
          <w:sz w:val="20"/>
        </w:rPr>
      </w:pPr>
    </w:p>
    <w:p w14:paraId="6FCF215F" w14:textId="37564911" w:rsidR="006778CD" w:rsidRDefault="006778CD" w:rsidP="00561D9D">
      <w:pPr>
        <w:pStyle w:val="Titre"/>
        <w:rPr>
          <w:rFonts w:asciiTheme="minorHAnsi" w:hAnsiTheme="minorHAnsi"/>
          <w:b w:val="0"/>
          <w:bCs/>
          <w:sz w:val="20"/>
        </w:rPr>
      </w:pPr>
    </w:p>
    <w:p w14:paraId="043DE553" w14:textId="40A7F832" w:rsidR="006778CD" w:rsidRDefault="006778CD" w:rsidP="00561D9D">
      <w:pPr>
        <w:pStyle w:val="Titre"/>
        <w:rPr>
          <w:rFonts w:asciiTheme="minorHAnsi" w:hAnsiTheme="minorHAnsi"/>
          <w:b w:val="0"/>
          <w:bCs/>
          <w:sz w:val="20"/>
        </w:rPr>
      </w:pPr>
    </w:p>
    <w:p w14:paraId="06E95A5A" w14:textId="672F074E" w:rsidR="006778CD" w:rsidRDefault="006778CD" w:rsidP="00561D9D">
      <w:pPr>
        <w:pStyle w:val="Titre"/>
        <w:rPr>
          <w:rFonts w:asciiTheme="minorHAnsi" w:hAnsiTheme="minorHAnsi"/>
          <w:b w:val="0"/>
          <w:bCs/>
          <w:sz w:val="20"/>
        </w:rPr>
      </w:pPr>
    </w:p>
    <w:p w14:paraId="12382909" w14:textId="627BCA00" w:rsidR="006778CD" w:rsidRDefault="006778CD" w:rsidP="00561D9D">
      <w:pPr>
        <w:pStyle w:val="Titre"/>
        <w:rPr>
          <w:rFonts w:asciiTheme="minorHAnsi" w:hAnsiTheme="minorHAnsi"/>
          <w:b w:val="0"/>
          <w:bCs/>
          <w:sz w:val="20"/>
        </w:rPr>
      </w:pPr>
    </w:p>
    <w:p w14:paraId="420146A1" w14:textId="3822BCBD" w:rsidR="006778CD" w:rsidRDefault="006778CD" w:rsidP="00561D9D">
      <w:pPr>
        <w:pStyle w:val="Titre"/>
        <w:rPr>
          <w:rFonts w:asciiTheme="minorHAnsi" w:hAnsiTheme="minorHAnsi"/>
          <w:b w:val="0"/>
          <w:bCs/>
          <w:sz w:val="20"/>
        </w:rPr>
      </w:pPr>
    </w:p>
    <w:p w14:paraId="27AF7CB2" w14:textId="60BF29B6" w:rsidR="006778CD" w:rsidRDefault="006778CD" w:rsidP="00561D9D">
      <w:pPr>
        <w:pStyle w:val="Titre"/>
        <w:rPr>
          <w:rFonts w:asciiTheme="minorHAnsi" w:hAnsiTheme="minorHAnsi"/>
          <w:b w:val="0"/>
          <w:bCs/>
          <w:sz w:val="20"/>
        </w:rPr>
      </w:pPr>
    </w:p>
    <w:p w14:paraId="20B00675" w14:textId="19696570" w:rsidR="006778CD" w:rsidRDefault="006778CD" w:rsidP="00561D9D">
      <w:pPr>
        <w:pStyle w:val="Titre"/>
        <w:rPr>
          <w:rFonts w:asciiTheme="minorHAnsi" w:hAnsiTheme="minorHAnsi"/>
          <w:b w:val="0"/>
          <w:bCs/>
          <w:sz w:val="20"/>
        </w:rPr>
      </w:pPr>
    </w:p>
    <w:p w14:paraId="7B653E05" w14:textId="114FF5EC" w:rsidR="006778CD" w:rsidRDefault="006778CD" w:rsidP="00561D9D">
      <w:pPr>
        <w:pStyle w:val="Titre"/>
        <w:rPr>
          <w:rFonts w:asciiTheme="minorHAnsi" w:hAnsiTheme="minorHAnsi"/>
          <w:b w:val="0"/>
          <w:bCs/>
          <w:sz w:val="20"/>
        </w:rPr>
      </w:pPr>
    </w:p>
    <w:p w14:paraId="439A2888" w14:textId="6DC7315A" w:rsidR="006778CD" w:rsidRDefault="006778CD" w:rsidP="00561D9D">
      <w:pPr>
        <w:pStyle w:val="Titre"/>
        <w:rPr>
          <w:rFonts w:asciiTheme="minorHAnsi" w:hAnsiTheme="minorHAnsi"/>
          <w:b w:val="0"/>
          <w:bCs/>
          <w:sz w:val="20"/>
        </w:rPr>
      </w:pPr>
    </w:p>
    <w:p w14:paraId="0DBD2B41" w14:textId="77777777" w:rsidR="006778CD" w:rsidRDefault="006778CD" w:rsidP="00561D9D">
      <w:pPr>
        <w:pStyle w:val="Titre"/>
        <w:rPr>
          <w:rFonts w:asciiTheme="minorHAnsi" w:hAnsiTheme="minorHAnsi"/>
          <w:b w:val="0"/>
          <w:bCs/>
          <w:sz w:val="20"/>
        </w:rPr>
      </w:pPr>
    </w:p>
    <w:p w14:paraId="2D8AD116" w14:textId="77777777" w:rsidR="00561D9D" w:rsidRPr="003C750F" w:rsidRDefault="00561D9D" w:rsidP="00561D9D">
      <w:pPr>
        <w:rPr>
          <w:color w:val="000000" w:themeColor="text1"/>
        </w:rPr>
      </w:pPr>
    </w:p>
    <w:p w14:paraId="3944B72F" w14:textId="77777777" w:rsidR="00631BF4" w:rsidRPr="006B0396" w:rsidRDefault="00631BF4" w:rsidP="006B0396">
      <w:pPr>
        <w:pStyle w:val="Titre"/>
        <w:spacing w:line="276" w:lineRule="auto"/>
        <w:jc w:val="both"/>
        <w:rPr>
          <w:rFonts w:ascii="Berlin Sans FB Demi" w:hAnsi="Berlin Sans FB Demi"/>
          <w:color w:val="FF0000"/>
        </w:rPr>
      </w:pPr>
    </w:p>
    <w:p w14:paraId="4D99F17F"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5190404"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8BBC10C" w14:textId="4E60B59B" w:rsidR="006350A6" w:rsidRPr="006B0396" w:rsidRDefault="006350A6" w:rsidP="006350A6">
      <w:pPr>
        <w:shd w:val="clear" w:color="auto" w:fill="FFFFFF"/>
        <w:spacing w:line="240" w:lineRule="auto"/>
        <w:ind w:right="9"/>
        <w:jc w:val="center"/>
        <w:rPr>
          <w:color w:val="000000" w:themeColor="text1"/>
          <w:sz w:val="28"/>
          <w:szCs w:val="28"/>
        </w:rPr>
      </w:pPr>
    </w:p>
    <w:p w14:paraId="376BAFDB"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1BC0439"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9F62496"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0E2397DC"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6BF8DD7E"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8063E2B"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1F15E3F" w14:textId="77777777" w:rsidR="006350A6" w:rsidRDefault="006350A6" w:rsidP="006350A6">
      <w:pPr>
        <w:shd w:val="clear" w:color="auto" w:fill="FFFFFF"/>
        <w:spacing w:line="240" w:lineRule="auto"/>
        <w:ind w:right="9"/>
        <w:jc w:val="center"/>
        <w:rPr>
          <w:color w:val="000000" w:themeColor="text1"/>
          <w:sz w:val="28"/>
          <w:szCs w:val="28"/>
        </w:rPr>
      </w:pPr>
    </w:p>
    <w:p w14:paraId="7708EA94" w14:textId="77777777" w:rsidR="00190FEA" w:rsidRDefault="00190FEA" w:rsidP="006350A6">
      <w:pPr>
        <w:shd w:val="clear" w:color="auto" w:fill="FFFFFF"/>
        <w:spacing w:line="240" w:lineRule="auto"/>
        <w:ind w:right="9"/>
        <w:jc w:val="center"/>
        <w:rPr>
          <w:color w:val="000000" w:themeColor="text1"/>
          <w:sz w:val="28"/>
          <w:szCs w:val="28"/>
        </w:rPr>
      </w:pPr>
    </w:p>
    <w:p w14:paraId="4D415341" w14:textId="77777777" w:rsidR="00190FEA" w:rsidRDefault="00190FEA" w:rsidP="006350A6">
      <w:pPr>
        <w:shd w:val="clear" w:color="auto" w:fill="FFFFFF"/>
        <w:spacing w:line="240" w:lineRule="auto"/>
        <w:ind w:right="9"/>
        <w:jc w:val="center"/>
        <w:rPr>
          <w:color w:val="000000" w:themeColor="text1"/>
          <w:sz w:val="28"/>
          <w:szCs w:val="28"/>
        </w:rPr>
      </w:pPr>
    </w:p>
    <w:p w14:paraId="1F64B640" w14:textId="77777777" w:rsidR="00190FEA" w:rsidRDefault="00190FEA" w:rsidP="006350A6">
      <w:pPr>
        <w:shd w:val="clear" w:color="auto" w:fill="FFFFFF"/>
        <w:spacing w:line="240" w:lineRule="auto"/>
        <w:ind w:right="9"/>
        <w:jc w:val="center"/>
        <w:rPr>
          <w:color w:val="000000" w:themeColor="text1"/>
          <w:sz w:val="28"/>
          <w:szCs w:val="28"/>
        </w:rPr>
      </w:pPr>
    </w:p>
    <w:p w14:paraId="0E40BBA1" w14:textId="77777777" w:rsidR="00190FEA" w:rsidRDefault="00190FEA" w:rsidP="006350A6">
      <w:pPr>
        <w:shd w:val="clear" w:color="auto" w:fill="FFFFFF"/>
        <w:spacing w:line="240" w:lineRule="auto"/>
        <w:ind w:right="9"/>
        <w:jc w:val="center"/>
        <w:rPr>
          <w:color w:val="000000" w:themeColor="text1"/>
          <w:sz w:val="28"/>
          <w:szCs w:val="28"/>
        </w:rPr>
      </w:pPr>
    </w:p>
    <w:p w14:paraId="71053589" w14:textId="77777777" w:rsidR="00190FEA" w:rsidRDefault="00190FEA" w:rsidP="006350A6">
      <w:pPr>
        <w:shd w:val="clear" w:color="auto" w:fill="FFFFFF"/>
        <w:spacing w:line="240" w:lineRule="auto"/>
        <w:ind w:right="9"/>
        <w:jc w:val="center"/>
        <w:rPr>
          <w:color w:val="000000" w:themeColor="text1"/>
          <w:sz w:val="28"/>
          <w:szCs w:val="28"/>
        </w:rPr>
      </w:pPr>
    </w:p>
    <w:p w14:paraId="0DC7AB0E" w14:textId="77777777" w:rsidR="00190FEA" w:rsidRDefault="00190FEA" w:rsidP="006350A6">
      <w:pPr>
        <w:shd w:val="clear" w:color="auto" w:fill="FFFFFF"/>
        <w:spacing w:line="240" w:lineRule="auto"/>
        <w:ind w:right="9"/>
        <w:jc w:val="center"/>
        <w:rPr>
          <w:color w:val="000000" w:themeColor="text1"/>
          <w:sz w:val="28"/>
          <w:szCs w:val="28"/>
        </w:rPr>
      </w:pPr>
    </w:p>
    <w:p w14:paraId="746F66B8" w14:textId="77777777" w:rsidR="00190FEA" w:rsidRDefault="00190FEA" w:rsidP="006350A6">
      <w:pPr>
        <w:shd w:val="clear" w:color="auto" w:fill="FFFFFF"/>
        <w:spacing w:line="240" w:lineRule="auto"/>
        <w:ind w:right="9"/>
        <w:jc w:val="center"/>
        <w:rPr>
          <w:color w:val="000000" w:themeColor="text1"/>
          <w:sz w:val="28"/>
          <w:szCs w:val="28"/>
        </w:rPr>
      </w:pPr>
    </w:p>
    <w:p w14:paraId="4188A4EF" w14:textId="77777777" w:rsidR="00190FEA" w:rsidRDefault="00190FEA" w:rsidP="006350A6">
      <w:pPr>
        <w:shd w:val="clear" w:color="auto" w:fill="FFFFFF"/>
        <w:spacing w:line="240" w:lineRule="auto"/>
        <w:ind w:right="9"/>
        <w:jc w:val="center"/>
        <w:rPr>
          <w:color w:val="000000" w:themeColor="text1"/>
          <w:sz w:val="28"/>
          <w:szCs w:val="28"/>
        </w:rPr>
      </w:pPr>
    </w:p>
    <w:p w14:paraId="0AE3E51B" w14:textId="77777777" w:rsidR="00E72931" w:rsidRPr="006B0396" w:rsidRDefault="00E72931" w:rsidP="006350A6">
      <w:pPr>
        <w:shd w:val="clear" w:color="auto" w:fill="FFFFFF"/>
        <w:spacing w:line="240" w:lineRule="auto"/>
        <w:ind w:right="9"/>
        <w:jc w:val="center"/>
        <w:rPr>
          <w:color w:val="000000" w:themeColor="text1"/>
          <w:sz w:val="28"/>
          <w:szCs w:val="28"/>
        </w:rPr>
      </w:pPr>
    </w:p>
    <w:p w14:paraId="06177DE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39CD88E6" w14:textId="025FB652" w:rsidR="006350A6" w:rsidRPr="006B0396" w:rsidRDefault="006350A6" w:rsidP="006350A6">
      <w:pPr>
        <w:shd w:val="clear" w:color="auto" w:fill="FFFFFF"/>
        <w:spacing w:line="240" w:lineRule="auto"/>
        <w:ind w:right="9"/>
        <w:jc w:val="center"/>
        <w:rPr>
          <w:color w:val="000000" w:themeColor="text1"/>
          <w:sz w:val="28"/>
          <w:szCs w:val="28"/>
        </w:rPr>
      </w:pPr>
    </w:p>
    <w:p w14:paraId="2CE21306" w14:textId="0A22A965" w:rsidR="006350A6" w:rsidRPr="006B0396" w:rsidRDefault="006350A6" w:rsidP="006350A6">
      <w:pPr>
        <w:shd w:val="clear" w:color="auto" w:fill="FFFFFF"/>
        <w:spacing w:line="240" w:lineRule="auto"/>
        <w:ind w:right="9"/>
        <w:jc w:val="center"/>
        <w:rPr>
          <w:color w:val="000000" w:themeColor="text1"/>
          <w:sz w:val="28"/>
          <w:szCs w:val="28"/>
        </w:rPr>
      </w:pPr>
    </w:p>
    <w:p w14:paraId="5CF19C19" w14:textId="450F053D"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09</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Maquette de la formation ou pédagogique</w:t>
      </w:r>
    </w:p>
    <w:p w14:paraId="6EC949CF" w14:textId="40E92C65" w:rsidR="006350A6" w:rsidRPr="006B0396" w:rsidRDefault="006350A6" w:rsidP="006350A6">
      <w:pPr>
        <w:shd w:val="clear" w:color="auto" w:fill="FFFFFF"/>
        <w:spacing w:line="240" w:lineRule="auto"/>
        <w:ind w:right="9"/>
        <w:jc w:val="center"/>
        <w:rPr>
          <w:color w:val="000000" w:themeColor="text1"/>
          <w:sz w:val="28"/>
          <w:szCs w:val="28"/>
        </w:rPr>
      </w:pPr>
    </w:p>
    <w:p w14:paraId="4C58EC77"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2E2CC0E2" w14:textId="3C0DDF32" w:rsidR="00CA3EE3" w:rsidRDefault="00CA3EE3" w:rsidP="00CA3EE3">
      <w:pPr>
        <w:shd w:val="clear" w:color="auto" w:fill="FFFFFF"/>
        <w:spacing w:line="240" w:lineRule="auto"/>
        <w:ind w:right="9"/>
        <w:jc w:val="center"/>
        <w:rPr>
          <w:color w:val="000000" w:themeColor="text1"/>
          <w:sz w:val="28"/>
          <w:szCs w:val="28"/>
        </w:rPr>
      </w:pPr>
    </w:p>
    <w:p w14:paraId="43B6A8A7" w14:textId="77777777" w:rsidR="00CA3EE3" w:rsidRDefault="00CA3EE3" w:rsidP="00CA3EE3">
      <w:pPr>
        <w:shd w:val="clear" w:color="auto" w:fill="FFFFFF"/>
        <w:spacing w:line="240" w:lineRule="auto"/>
        <w:ind w:right="9"/>
        <w:jc w:val="center"/>
        <w:rPr>
          <w:color w:val="000000" w:themeColor="text1"/>
          <w:sz w:val="28"/>
          <w:szCs w:val="28"/>
        </w:rPr>
      </w:pPr>
    </w:p>
    <w:p w14:paraId="234F09BD" w14:textId="77777777" w:rsidR="00CA3EE3" w:rsidRDefault="00CA3EE3" w:rsidP="00CA3EE3">
      <w:pPr>
        <w:shd w:val="clear" w:color="auto" w:fill="FFFFFF"/>
        <w:spacing w:line="240" w:lineRule="auto"/>
        <w:ind w:right="9"/>
        <w:jc w:val="center"/>
        <w:rPr>
          <w:color w:val="000000" w:themeColor="text1"/>
          <w:sz w:val="28"/>
          <w:szCs w:val="28"/>
        </w:rPr>
      </w:pPr>
    </w:p>
    <w:p w14:paraId="5D506431" w14:textId="77777777" w:rsidR="00CA3EE3" w:rsidRDefault="00CA3EE3" w:rsidP="00CA3EE3">
      <w:pPr>
        <w:shd w:val="clear" w:color="auto" w:fill="FFFFFF"/>
        <w:spacing w:line="240" w:lineRule="auto"/>
        <w:ind w:right="9"/>
        <w:jc w:val="center"/>
        <w:rPr>
          <w:color w:val="000000" w:themeColor="text1"/>
          <w:sz w:val="28"/>
          <w:szCs w:val="28"/>
        </w:rPr>
      </w:pPr>
    </w:p>
    <w:p w14:paraId="2B54AF02" w14:textId="77777777" w:rsidR="00CA3EE3" w:rsidRDefault="00CA3EE3" w:rsidP="00CA3EE3">
      <w:pPr>
        <w:shd w:val="clear" w:color="auto" w:fill="FFFFFF"/>
        <w:spacing w:line="240" w:lineRule="auto"/>
        <w:ind w:right="9"/>
        <w:jc w:val="center"/>
        <w:rPr>
          <w:color w:val="000000" w:themeColor="text1"/>
          <w:sz w:val="28"/>
          <w:szCs w:val="28"/>
        </w:rPr>
      </w:pPr>
    </w:p>
    <w:p w14:paraId="7E1B42E5" w14:textId="77777777" w:rsidR="00CA3EE3" w:rsidRDefault="00CA3EE3" w:rsidP="00CA3EE3">
      <w:pPr>
        <w:shd w:val="clear" w:color="auto" w:fill="FFFFFF"/>
        <w:spacing w:line="240" w:lineRule="auto"/>
        <w:ind w:right="9"/>
        <w:jc w:val="center"/>
        <w:rPr>
          <w:color w:val="000000" w:themeColor="text1"/>
          <w:sz w:val="28"/>
          <w:szCs w:val="28"/>
        </w:rPr>
      </w:pPr>
    </w:p>
    <w:p w14:paraId="641120D0" w14:textId="77777777" w:rsidR="00CA3EE3" w:rsidRDefault="00CA3EE3" w:rsidP="00CA3EE3">
      <w:pPr>
        <w:shd w:val="clear" w:color="auto" w:fill="FFFFFF"/>
        <w:spacing w:line="240" w:lineRule="auto"/>
        <w:ind w:right="9"/>
        <w:jc w:val="center"/>
        <w:rPr>
          <w:color w:val="000000" w:themeColor="text1"/>
          <w:sz w:val="28"/>
          <w:szCs w:val="28"/>
        </w:rPr>
      </w:pPr>
    </w:p>
    <w:p w14:paraId="1CF50389" w14:textId="77777777" w:rsidR="00CA3EE3" w:rsidRDefault="00CA3EE3" w:rsidP="00CA3EE3">
      <w:pPr>
        <w:shd w:val="clear" w:color="auto" w:fill="FFFFFF"/>
        <w:spacing w:line="240" w:lineRule="auto"/>
        <w:ind w:right="9"/>
        <w:jc w:val="center"/>
        <w:rPr>
          <w:color w:val="000000" w:themeColor="text1"/>
          <w:sz w:val="28"/>
          <w:szCs w:val="28"/>
        </w:rPr>
      </w:pPr>
    </w:p>
    <w:p w14:paraId="4352C5FE" w14:textId="77777777" w:rsidR="00CA3EE3" w:rsidRDefault="00CA3EE3" w:rsidP="00CA3EE3">
      <w:pPr>
        <w:shd w:val="clear" w:color="auto" w:fill="FFFFFF"/>
        <w:spacing w:line="240" w:lineRule="auto"/>
        <w:ind w:right="9"/>
        <w:jc w:val="center"/>
        <w:rPr>
          <w:color w:val="000000" w:themeColor="text1"/>
          <w:sz w:val="28"/>
          <w:szCs w:val="28"/>
        </w:rPr>
      </w:pPr>
    </w:p>
    <w:p w14:paraId="00603AB1" w14:textId="77777777" w:rsidR="00CA3EE3" w:rsidRDefault="00CA3EE3" w:rsidP="00CA3EE3">
      <w:pPr>
        <w:shd w:val="clear" w:color="auto" w:fill="FFFFFF"/>
        <w:spacing w:line="240" w:lineRule="auto"/>
        <w:ind w:right="9"/>
        <w:jc w:val="center"/>
        <w:rPr>
          <w:color w:val="000000" w:themeColor="text1"/>
          <w:sz w:val="28"/>
          <w:szCs w:val="28"/>
        </w:rPr>
      </w:pPr>
    </w:p>
    <w:p w14:paraId="65293B05" w14:textId="77777777" w:rsidR="00CA3EE3" w:rsidRDefault="00CA3EE3" w:rsidP="00CA3EE3">
      <w:pPr>
        <w:shd w:val="clear" w:color="auto" w:fill="FFFFFF"/>
        <w:spacing w:line="240" w:lineRule="auto"/>
        <w:ind w:right="9"/>
        <w:jc w:val="center"/>
        <w:rPr>
          <w:color w:val="000000" w:themeColor="text1"/>
          <w:sz w:val="28"/>
          <w:szCs w:val="28"/>
        </w:rPr>
      </w:pPr>
    </w:p>
    <w:p w14:paraId="58B473EE" w14:textId="77777777" w:rsidR="00CA3EE3" w:rsidRDefault="00CA3EE3" w:rsidP="00CA3EE3">
      <w:pPr>
        <w:shd w:val="clear" w:color="auto" w:fill="FFFFFF"/>
        <w:spacing w:line="240" w:lineRule="auto"/>
        <w:ind w:right="9"/>
        <w:jc w:val="center"/>
        <w:rPr>
          <w:color w:val="000000" w:themeColor="text1"/>
          <w:sz w:val="28"/>
          <w:szCs w:val="28"/>
        </w:rPr>
      </w:pPr>
    </w:p>
    <w:p w14:paraId="5B139893" w14:textId="77777777" w:rsidR="00CA3EE3" w:rsidRDefault="00CA3EE3" w:rsidP="00CA3EE3">
      <w:pPr>
        <w:shd w:val="clear" w:color="auto" w:fill="FFFFFF"/>
        <w:spacing w:line="240" w:lineRule="auto"/>
        <w:ind w:right="9"/>
        <w:jc w:val="center"/>
        <w:rPr>
          <w:color w:val="000000" w:themeColor="text1"/>
          <w:sz w:val="28"/>
          <w:szCs w:val="28"/>
        </w:rPr>
      </w:pPr>
    </w:p>
    <w:p w14:paraId="074EDF5A" w14:textId="77777777" w:rsidR="00CA3EE3" w:rsidRDefault="00CA3EE3" w:rsidP="00CA3EE3">
      <w:pPr>
        <w:shd w:val="clear" w:color="auto" w:fill="FFFFFF"/>
        <w:spacing w:line="240" w:lineRule="auto"/>
        <w:ind w:right="9"/>
        <w:jc w:val="center"/>
        <w:rPr>
          <w:color w:val="000000" w:themeColor="text1"/>
          <w:sz w:val="28"/>
          <w:szCs w:val="28"/>
        </w:rPr>
      </w:pPr>
    </w:p>
    <w:p w14:paraId="303865CB" w14:textId="77777777" w:rsidR="00CA3EE3" w:rsidRDefault="00CA3EE3" w:rsidP="00CA3EE3">
      <w:pPr>
        <w:shd w:val="clear" w:color="auto" w:fill="FFFFFF"/>
        <w:spacing w:line="240" w:lineRule="auto"/>
        <w:ind w:right="9"/>
        <w:jc w:val="center"/>
        <w:rPr>
          <w:color w:val="000000" w:themeColor="text1"/>
          <w:sz w:val="28"/>
          <w:szCs w:val="28"/>
        </w:rPr>
      </w:pPr>
    </w:p>
    <w:p w14:paraId="3FC3AC3C" w14:textId="77777777" w:rsidR="00CA3EE3" w:rsidRDefault="00CA3EE3" w:rsidP="00CA3EE3">
      <w:pPr>
        <w:shd w:val="clear" w:color="auto" w:fill="FFFFFF"/>
        <w:spacing w:line="240" w:lineRule="auto"/>
        <w:ind w:right="9"/>
        <w:jc w:val="center"/>
        <w:rPr>
          <w:color w:val="000000" w:themeColor="text1"/>
          <w:sz w:val="28"/>
          <w:szCs w:val="28"/>
        </w:rPr>
      </w:pPr>
    </w:p>
    <w:p w14:paraId="08F2F908" w14:textId="77777777" w:rsidR="00CA3EE3" w:rsidRDefault="00CA3EE3" w:rsidP="00CA3EE3">
      <w:pPr>
        <w:shd w:val="clear" w:color="auto" w:fill="FFFFFF"/>
        <w:spacing w:line="240" w:lineRule="auto"/>
        <w:ind w:right="9"/>
        <w:jc w:val="center"/>
        <w:rPr>
          <w:color w:val="000000" w:themeColor="text1"/>
          <w:sz w:val="28"/>
          <w:szCs w:val="28"/>
        </w:rPr>
      </w:pPr>
    </w:p>
    <w:p w14:paraId="6DC54D87" w14:textId="77777777" w:rsidR="00CA3EE3" w:rsidRDefault="00CA3EE3" w:rsidP="00CA3EE3">
      <w:pPr>
        <w:shd w:val="clear" w:color="auto" w:fill="FFFFFF"/>
        <w:spacing w:line="240" w:lineRule="auto"/>
        <w:ind w:right="9"/>
        <w:jc w:val="center"/>
        <w:rPr>
          <w:color w:val="000000" w:themeColor="text1"/>
          <w:sz w:val="28"/>
          <w:szCs w:val="28"/>
        </w:rPr>
      </w:pPr>
    </w:p>
    <w:p w14:paraId="2E4ECD6F" w14:textId="77777777" w:rsidR="00CA3EE3" w:rsidRDefault="00CA3EE3" w:rsidP="00CA3EE3">
      <w:pPr>
        <w:shd w:val="clear" w:color="auto" w:fill="FFFFFF"/>
        <w:spacing w:line="240" w:lineRule="auto"/>
        <w:ind w:right="9"/>
        <w:jc w:val="center"/>
        <w:rPr>
          <w:color w:val="000000" w:themeColor="text1"/>
          <w:sz w:val="28"/>
          <w:szCs w:val="28"/>
        </w:rPr>
      </w:pPr>
    </w:p>
    <w:p w14:paraId="4DF0E5E4" w14:textId="77777777" w:rsidR="00CA3EE3" w:rsidRDefault="00CA3EE3" w:rsidP="00CA3EE3">
      <w:pPr>
        <w:shd w:val="clear" w:color="auto" w:fill="FFFFFF"/>
        <w:spacing w:line="240" w:lineRule="auto"/>
        <w:ind w:right="9"/>
        <w:jc w:val="center"/>
        <w:rPr>
          <w:color w:val="000000" w:themeColor="text1"/>
          <w:sz w:val="28"/>
          <w:szCs w:val="28"/>
        </w:rPr>
      </w:pPr>
    </w:p>
    <w:p w14:paraId="5D1306C4" w14:textId="77777777" w:rsidR="00CA3EE3" w:rsidRDefault="00CA3EE3" w:rsidP="00CA3EE3">
      <w:pPr>
        <w:shd w:val="clear" w:color="auto" w:fill="FFFFFF"/>
        <w:spacing w:line="240" w:lineRule="auto"/>
        <w:ind w:right="9"/>
        <w:jc w:val="center"/>
        <w:rPr>
          <w:color w:val="000000" w:themeColor="text1"/>
          <w:sz w:val="28"/>
          <w:szCs w:val="28"/>
        </w:rPr>
      </w:pPr>
    </w:p>
    <w:p w14:paraId="573602CC" w14:textId="77777777" w:rsidR="00CA3EE3" w:rsidRDefault="00CA3EE3" w:rsidP="00CA3EE3">
      <w:pPr>
        <w:shd w:val="clear" w:color="auto" w:fill="FFFFFF"/>
        <w:spacing w:line="240" w:lineRule="auto"/>
        <w:ind w:right="9"/>
        <w:jc w:val="center"/>
        <w:rPr>
          <w:color w:val="000000" w:themeColor="text1"/>
          <w:sz w:val="28"/>
          <w:szCs w:val="28"/>
        </w:rPr>
      </w:pPr>
    </w:p>
    <w:p w14:paraId="4347869D" w14:textId="77777777" w:rsidR="00CA3EE3" w:rsidRDefault="00CA3EE3" w:rsidP="00CA3EE3">
      <w:pPr>
        <w:shd w:val="clear" w:color="auto" w:fill="FFFFFF"/>
        <w:spacing w:line="240" w:lineRule="auto"/>
        <w:ind w:right="9"/>
        <w:jc w:val="center"/>
        <w:rPr>
          <w:color w:val="000000" w:themeColor="text1"/>
          <w:sz w:val="28"/>
          <w:szCs w:val="28"/>
        </w:rPr>
      </w:pPr>
    </w:p>
    <w:p w14:paraId="77262B47" w14:textId="77777777" w:rsidR="00CA3EE3" w:rsidRDefault="00CA3EE3" w:rsidP="00CA3EE3">
      <w:pPr>
        <w:shd w:val="clear" w:color="auto" w:fill="FFFFFF"/>
        <w:spacing w:line="240" w:lineRule="auto"/>
        <w:ind w:right="9"/>
        <w:jc w:val="center"/>
        <w:rPr>
          <w:color w:val="000000" w:themeColor="text1"/>
          <w:sz w:val="28"/>
          <w:szCs w:val="28"/>
        </w:rPr>
      </w:pPr>
    </w:p>
    <w:p w14:paraId="45785963" w14:textId="77777777" w:rsidR="00CA3EE3" w:rsidRDefault="00CA3EE3" w:rsidP="00CA3EE3">
      <w:pPr>
        <w:shd w:val="clear" w:color="auto" w:fill="FFFFFF"/>
        <w:spacing w:line="240" w:lineRule="auto"/>
        <w:ind w:right="9"/>
        <w:jc w:val="center"/>
        <w:rPr>
          <w:color w:val="000000" w:themeColor="text1"/>
          <w:sz w:val="28"/>
          <w:szCs w:val="28"/>
        </w:rPr>
      </w:pPr>
    </w:p>
    <w:p w14:paraId="59F76092" w14:textId="77777777" w:rsidR="00CA3EE3" w:rsidRDefault="00CA3EE3" w:rsidP="00CA3EE3">
      <w:pPr>
        <w:shd w:val="clear" w:color="auto" w:fill="FFFFFF"/>
        <w:spacing w:line="240" w:lineRule="auto"/>
        <w:ind w:right="9"/>
        <w:jc w:val="center"/>
        <w:rPr>
          <w:color w:val="000000" w:themeColor="text1"/>
          <w:sz w:val="28"/>
          <w:szCs w:val="28"/>
        </w:rPr>
      </w:pPr>
    </w:p>
    <w:p w14:paraId="053A47A1" w14:textId="77777777" w:rsidR="00CA3EE3" w:rsidRDefault="00CA3EE3" w:rsidP="00CA3EE3">
      <w:pPr>
        <w:shd w:val="clear" w:color="auto" w:fill="FFFFFF"/>
        <w:spacing w:line="240" w:lineRule="auto"/>
        <w:ind w:right="9"/>
        <w:jc w:val="center"/>
        <w:rPr>
          <w:color w:val="000000" w:themeColor="text1"/>
          <w:sz w:val="28"/>
          <w:szCs w:val="28"/>
        </w:rPr>
      </w:pPr>
    </w:p>
    <w:p w14:paraId="067F1004" w14:textId="77777777" w:rsidR="00CA3EE3" w:rsidRDefault="00CA3EE3" w:rsidP="00CA3EE3">
      <w:pPr>
        <w:shd w:val="clear" w:color="auto" w:fill="FFFFFF"/>
        <w:spacing w:line="240" w:lineRule="auto"/>
        <w:ind w:right="9"/>
        <w:jc w:val="center"/>
        <w:rPr>
          <w:color w:val="000000" w:themeColor="text1"/>
          <w:sz w:val="28"/>
          <w:szCs w:val="28"/>
        </w:rPr>
      </w:pPr>
    </w:p>
    <w:p w14:paraId="7E622282" w14:textId="77777777" w:rsidR="00CA3EE3" w:rsidRDefault="00CA3EE3" w:rsidP="00CA3EE3">
      <w:pPr>
        <w:shd w:val="clear" w:color="auto" w:fill="FFFFFF"/>
        <w:spacing w:line="240" w:lineRule="auto"/>
        <w:ind w:right="9"/>
        <w:jc w:val="center"/>
        <w:rPr>
          <w:color w:val="000000" w:themeColor="text1"/>
          <w:sz w:val="28"/>
          <w:szCs w:val="28"/>
        </w:rPr>
      </w:pPr>
    </w:p>
    <w:p w14:paraId="2BD8B024" w14:textId="77777777" w:rsidR="00CA3EE3" w:rsidRDefault="00CA3EE3" w:rsidP="00CA3EE3">
      <w:pPr>
        <w:shd w:val="clear" w:color="auto" w:fill="FFFFFF"/>
        <w:spacing w:line="240" w:lineRule="auto"/>
        <w:ind w:right="9"/>
        <w:jc w:val="center"/>
        <w:rPr>
          <w:color w:val="000000" w:themeColor="text1"/>
          <w:sz w:val="28"/>
          <w:szCs w:val="28"/>
        </w:rPr>
      </w:pPr>
    </w:p>
    <w:p w14:paraId="39546AC2" w14:textId="77777777" w:rsidR="00CA3EE3" w:rsidRDefault="00CA3EE3" w:rsidP="00CA3EE3">
      <w:pPr>
        <w:shd w:val="clear" w:color="auto" w:fill="FFFFFF"/>
        <w:spacing w:line="240" w:lineRule="auto"/>
        <w:ind w:right="9"/>
        <w:jc w:val="center"/>
        <w:rPr>
          <w:color w:val="000000" w:themeColor="text1"/>
          <w:sz w:val="28"/>
          <w:szCs w:val="28"/>
        </w:rPr>
      </w:pPr>
    </w:p>
    <w:p w14:paraId="002A4D5F" w14:textId="77777777" w:rsidR="00CA3EE3" w:rsidRDefault="00CA3EE3" w:rsidP="00DA40E0">
      <w:pPr>
        <w:shd w:val="clear" w:color="auto" w:fill="FFFFFF"/>
        <w:spacing w:line="240" w:lineRule="auto"/>
        <w:ind w:right="9"/>
        <w:rPr>
          <w:color w:val="000000" w:themeColor="text1"/>
          <w:sz w:val="28"/>
          <w:szCs w:val="28"/>
        </w:rPr>
      </w:pPr>
    </w:p>
    <w:p w14:paraId="1960E6D2" w14:textId="77777777" w:rsidR="00CA3EE3" w:rsidRDefault="00CA3EE3" w:rsidP="00CA3EE3">
      <w:pPr>
        <w:shd w:val="clear" w:color="auto" w:fill="FFFFFF"/>
        <w:spacing w:line="240" w:lineRule="auto"/>
        <w:ind w:right="9"/>
        <w:jc w:val="center"/>
        <w:rPr>
          <w:color w:val="000000" w:themeColor="text1"/>
          <w:sz w:val="28"/>
          <w:szCs w:val="28"/>
        </w:rPr>
      </w:pPr>
    </w:p>
    <w:p w14:paraId="419E1F7B" w14:textId="77777777" w:rsidR="005B091A" w:rsidRDefault="005B091A" w:rsidP="00CA3EE3">
      <w:pPr>
        <w:shd w:val="clear" w:color="auto" w:fill="FFFFFF"/>
        <w:spacing w:line="240" w:lineRule="auto"/>
        <w:ind w:right="9"/>
        <w:jc w:val="center"/>
        <w:rPr>
          <w:color w:val="000000" w:themeColor="text1"/>
          <w:sz w:val="28"/>
          <w:szCs w:val="28"/>
        </w:rPr>
      </w:pPr>
    </w:p>
    <w:p w14:paraId="304C77BE" w14:textId="77777777" w:rsidR="00CA3EE3" w:rsidRDefault="00CA3EE3" w:rsidP="00CA3EE3">
      <w:pPr>
        <w:shd w:val="clear" w:color="auto" w:fill="FFFFFF"/>
        <w:spacing w:line="240" w:lineRule="auto"/>
        <w:ind w:right="9"/>
        <w:jc w:val="center"/>
        <w:rPr>
          <w:color w:val="000000" w:themeColor="text1"/>
          <w:sz w:val="28"/>
          <w:szCs w:val="28"/>
        </w:rPr>
      </w:pPr>
    </w:p>
    <w:p w14:paraId="3A59317B" w14:textId="77777777" w:rsidR="00CA3EE3" w:rsidRDefault="00CA3EE3" w:rsidP="00CA3EE3">
      <w:pPr>
        <w:shd w:val="clear" w:color="auto" w:fill="FFFFFF"/>
        <w:spacing w:line="240" w:lineRule="auto"/>
        <w:ind w:right="9"/>
        <w:jc w:val="center"/>
        <w:rPr>
          <w:color w:val="000000" w:themeColor="text1"/>
          <w:sz w:val="28"/>
          <w:szCs w:val="28"/>
        </w:rPr>
      </w:pPr>
    </w:p>
    <w:p w14:paraId="6531D10F" w14:textId="271256A2" w:rsidR="00CA3EE3"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10</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Supplément au diplôme</w:t>
      </w:r>
    </w:p>
    <w:p w14:paraId="24A253B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73AC10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327741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32626A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5DD116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41BFDB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A5F813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20443E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77E76F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EA420E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E594BD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9F7195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31F1A0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C05DBD"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2DCDFE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F886D7F"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A1F346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69D928F" w14:textId="078B017E" w:rsidR="00CA3EE3" w:rsidRDefault="00DA40E0" w:rsidP="00CA3EE3">
      <w:pPr>
        <w:shd w:val="clear" w:color="auto" w:fill="FFFFFF"/>
        <w:spacing w:line="240" w:lineRule="auto"/>
        <w:ind w:right="9"/>
        <w:jc w:val="center"/>
        <w:rPr>
          <w:rFonts w:eastAsiaTheme="minorHAnsi"/>
          <w:b/>
          <w:color w:val="000000" w:themeColor="text1"/>
          <w:sz w:val="44"/>
          <w:lang w:eastAsia="en-US"/>
        </w:rPr>
      </w:pPr>
      <w:r>
        <w:rPr>
          <w:noProof/>
        </w:rPr>
        <w:lastRenderedPageBreak/>
        <w:drawing>
          <wp:anchor distT="0" distB="0" distL="114300" distR="114300" simplePos="0" relativeHeight="251678720" behindDoc="0" locked="0" layoutInCell="1" allowOverlap="1" wp14:anchorId="1168CA04" wp14:editId="49BEA70B">
            <wp:simplePos x="0" y="0"/>
            <wp:positionH relativeFrom="page">
              <wp:posOffset>967551</wp:posOffset>
            </wp:positionH>
            <wp:positionV relativeFrom="margin">
              <wp:posOffset>-195200</wp:posOffset>
            </wp:positionV>
            <wp:extent cx="995045" cy="754380"/>
            <wp:effectExtent l="76200" t="57150" r="71755" b="121920"/>
            <wp:wrapSquare wrapText="bothSides"/>
            <wp:docPr id="320610172"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5045" cy="7543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220A4BB" w14:textId="6D30E340" w:rsidR="00961989" w:rsidRDefault="00961989" w:rsidP="00DA40E0">
      <w:pPr>
        <w:spacing w:line="216" w:lineRule="exact"/>
        <w:ind w:right="4"/>
        <w:rPr>
          <w:rFonts w:ascii="Arial Narrow" w:hAnsi="Arial Narrow" w:cs="Arial"/>
          <w:b/>
          <w:w w:val="110"/>
          <w:szCs w:val="28"/>
        </w:rPr>
      </w:pPr>
      <w:r w:rsidRPr="00182967">
        <w:rPr>
          <w:rFonts w:ascii="Arial Narrow" w:hAnsi="Arial Narrow" w:cs="Arial"/>
          <w:b/>
          <w:w w:val="110"/>
          <w:szCs w:val="28"/>
        </w:rPr>
        <w:t>UNIVERSITE PRIVEE FELIX HOUPHOUET BOIGNY-MALI</w:t>
      </w:r>
    </w:p>
    <w:p w14:paraId="4D80D6E1" w14:textId="77777777" w:rsidR="00DA40E0" w:rsidRDefault="00DA40E0" w:rsidP="00DA40E0">
      <w:pPr>
        <w:spacing w:line="216" w:lineRule="exact"/>
        <w:ind w:right="4"/>
        <w:rPr>
          <w:rFonts w:ascii="Arial Narrow" w:hAnsi="Arial Narrow" w:cs="Arial"/>
          <w:b/>
          <w:w w:val="110"/>
          <w:szCs w:val="28"/>
        </w:rPr>
      </w:pPr>
    </w:p>
    <w:p w14:paraId="05F07B7F" w14:textId="77777777" w:rsidR="00DA40E0" w:rsidRPr="00DA40E0" w:rsidRDefault="00DA40E0" w:rsidP="00DA40E0">
      <w:pPr>
        <w:spacing w:line="216" w:lineRule="exact"/>
        <w:ind w:right="4"/>
        <w:rPr>
          <w:rFonts w:ascii="Arial" w:hAnsi="Arial" w:cs="Arial"/>
          <w:b/>
          <w:w w:val="110"/>
          <w:szCs w:val="28"/>
        </w:rPr>
      </w:pPr>
    </w:p>
    <w:p w14:paraId="495C799E" w14:textId="77777777" w:rsidR="00961989" w:rsidRPr="00182967" w:rsidRDefault="00961989" w:rsidP="00961989">
      <w:pPr>
        <w:shd w:val="clear" w:color="auto" w:fill="D9D9D9" w:themeFill="background1" w:themeFillShade="D9"/>
        <w:spacing w:before="100" w:beforeAutospacing="1" w:after="100" w:afterAutospacing="1" w:line="240" w:lineRule="auto"/>
        <w:jc w:val="center"/>
        <w:outlineLvl w:val="2"/>
        <w:rPr>
          <w:b/>
          <w:bCs/>
          <w:szCs w:val="24"/>
        </w:rPr>
      </w:pPr>
      <w:r w:rsidRPr="00182967">
        <w:rPr>
          <w:b/>
          <w:bCs/>
          <w:szCs w:val="24"/>
        </w:rPr>
        <w:t>SUPPLÉMENT AU DIPLÔME</w:t>
      </w:r>
    </w:p>
    <w:p w14:paraId="7BB27A83" w14:textId="77777777" w:rsidR="00961989" w:rsidRPr="00787F40" w:rsidRDefault="00961989" w:rsidP="006B0396">
      <w:pPr>
        <w:spacing w:before="100" w:beforeAutospacing="1" w:after="100" w:afterAutospacing="1" w:line="240" w:lineRule="auto"/>
        <w:jc w:val="left"/>
        <w:rPr>
          <w:szCs w:val="24"/>
        </w:rPr>
      </w:pPr>
      <w:r w:rsidRPr="00787F40">
        <w:rPr>
          <w:b/>
          <w:bCs/>
          <w:szCs w:val="24"/>
        </w:rPr>
        <w:t>Institution :</w:t>
      </w:r>
      <w:r w:rsidRPr="00787F40">
        <w:rPr>
          <w:szCs w:val="24"/>
        </w:rPr>
        <w:t xml:space="preserve"> Université P</w:t>
      </w:r>
      <w:r>
        <w:rPr>
          <w:szCs w:val="24"/>
        </w:rPr>
        <w:t>rivée Félix Houphouët Boigny-</w:t>
      </w:r>
      <w:r w:rsidRPr="00787F40">
        <w:rPr>
          <w:szCs w:val="24"/>
        </w:rPr>
        <w:t>Mali (UPFHOB-MALI)</w:t>
      </w:r>
      <w:r w:rsidRPr="00787F40">
        <w:rPr>
          <w:szCs w:val="24"/>
        </w:rPr>
        <w:br/>
      </w:r>
      <w:r w:rsidRPr="00787F40">
        <w:rPr>
          <w:b/>
          <w:bCs/>
          <w:szCs w:val="24"/>
        </w:rPr>
        <w:t>Nom et prénom de l’étudiant :</w:t>
      </w:r>
      <w:r w:rsidRPr="00787F40">
        <w:rPr>
          <w:szCs w:val="24"/>
        </w:rPr>
        <w:t xml:space="preserve"> SANOGO</w:t>
      </w:r>
      <w:r>
        <w:rPr>
          <w:szCs w:val="24"/>
        </w:rPr>
        <w:t xml:space="preserve"> </w:t>
      </w:r>
      <w:proofErr w:type="spellStart"/>
      <w:r w:rsidRPr="00787F40">
        <w:rPr>
          <w:szCs w:val="24"/>
        </w:rPr>
        <w:t>Sekou</w:t>
      </w:r>
      <w:proofErr w:type="spellEnd"/>
      <w:r w:rsidRPr="00787F40">
        <w:rPr>
          <w:szCs w:val="24"/>
        </w:rPr>
        <w:br/>
      </w:r>
      <w:r w:rsidRPr="00787F40">
        <w:rPr>
          <w:b/>
          <w:bCs/>
          <w:szCs w:val="24"/>
        </w:rPr>
        <w:t>Date de naissance :</w:t>
      </w:r>
      <w:r w:rsidRPr="00787F40">
        <w:rPr>
          <w:szCs w:val="24"/>
        </w:rPr>
        <w:t xml:space="preserve"> </w:t>
      </w:r>
      <w:r>
        <w:rPr>
          <w:szCs w:val="24"/>
        </w:rPr>
        <w:t>11 avril 1990</w:t>
      </w:r>
      <w:r w:rsidRPr="00787F40">
        <w:rPr>
          <w:szCs w:val="24"/>
        </w:rPr>
        <w:br/>
      </w:r>
      <w:r w:rsidRPr="00787F40">
        <w:rPr>
          <w:b/>
          <w:bCs/>
          <w:szCs w:val="24"/>
        </w:rPr>
        <w:t>Matricule étudiant :</w:t>
      </w:r>
      <w:r w:rsidRPr="00787F40">
        <w:rPr>
          <w:szCs w:val="24"/>
        </w:rPr>
        <w:t xml:space="preserve"> </w:t>
      </w:r>
      <w:r>
        <w:rPr>
          <w:szCs w:val="24"/>
        </w:rPr>
        <w:t>SASE110490GRH00119</w:t>
      </w:r>
      <w:r w:rsidRPr="00787F40">
        <w:rPr>
          <w:szCs w:val="24"/>
        </w:rPr>
        <w:br/>
      </w:r>
      <w:r w:rsidRPr="00787F40">
        <w:rPr>
          <w:b/>
          <w:bCs/>
          <w:szCs w:val="24"/>
        </w:rPr>
        <w:t>Niveau d’étude :</w:t>
      </w:r>
      <w:r w:rsidRPr="00787F40">
        <w:rPr>
          <w:szCs w:val="24"/>
        </w:rPr>
        <w:t xml:space="preserve"> Licence</w:t>
      </w:r>
      <w:r w:rsidRPr="00787F40">
        <w:rPr>
          <w:szCs w:val="24"/>
        </w:rPr>
        <w:br/>
      </w:r>
      <w:r w:rsidRPr="00787F40">
        <w:rPr>
          <w:b/>
          <w:bCs/>
          <w:szCs w:val="24"/>
        </w:rPr>
        <w:t>Filière :</w:t>
      </w:r>
      <w:r w:rsidRPr="00787F40">
        <w:rPr>
          <w:szCs w:val="24"/>
        </w:rPr>
        <w:t xml:space="preserve"> Gestion des Ressources Humaines (GRH)</w:t>
      </w:r>
      <w:r w:rsidRPr="00787F40">
        <w:rPr>
          <w:szCs w:val="24"/>
        </w:rPr>
        <w:br/>
      </w:r>
      <w:r w:rsidRPr="00787F40">
        <w:rPr>
          <w:b/>
          <w:bCs/>
          <w:szCs w:val="24"/>
        </w:rPr>
        <w:t>Année académique :</w:t>
      </w:r>
      <w:r w:rsidRPr="00787F40">
        <w:rPr>
          <w:szCs w:val="24"/>
        </w:rPr>
        <w:t xml:space="preserve"> 202</w:t>
      </w:r>
      <w:r>
        <w:rPr>
          <w:szCs w:val="24"/>
        </w:rPr>
        <w:t>1</w:t>
      </w:r>
      <w:r w:rsidRPr="00787F40">
        <w:rPr>
          <w:szCs w:val="24"/>
        </w:rPr>
        <w:t>-202</w:t>
      </w:r>
      <w:r>
        <w:rPr>
          <w:szCs w:val="24"/>
        </w:rPr>
        <w:t>2</w:t>
      </w:r>
    </w:p>
    <w:p w14:paraId="0912E4CF" w14:textId="77777777" w:rsidR="00961989" w:rsidRPr="00787F40" w:rsidRDefault="00961989" w:rsidP="006B0396">
      <w:pPr>
        <w:spacing w:line="240" w:lineRule="auto"/>
        <w:jc w:val="left"/>
        <w:outlineLvl w:val="3"/>
        <w:rPr>
          <w:b/>
          <w:bCs/>
          <w:szCs w:val="24"/>
        </w:rPr>
      </w:pPr>
      <w:r w:rsidRPr="00787F40">
        <w:rPr>
          <w:b/>
          <w:bCs/>
          <w:szCs w:val="24"/>
        </w:rPr>
        <w:t>Description de la formation</w:t>
      </w:r>
    </w:p>
    <w:p w14:paraId="34E09E5C" w14:textId="77777777" w:rsidR="00961989" w:rsidRDefault="00961989" w:rsidP="006B0396">
      <w:pPr>
        <w:spacing w:line="240" w:lineRule="auto"/>
        <w:jc w:val="left"/>
        <w:rPr>
          <w:b/>
          <w:bCs/>
          <w:szCs w:val="24"/>
        </w:rPr>
      </w:pPr>
      <w:r>
        <w:rPr>
          <w:szCs w:val="24"/>
        </w:rPr>
        <w:t>La l</w:t>
      </w:r>
      <w:r w:rsidRPr="00787F40">
        <w:rPr>
          <w:szCs w:val="24"/>
        </w:rPr>
        <w:t>icence en Gestion des Ressources Humaines est un programme conçu pour former des spécialistes capables de gérer les ressources humaines d’une organisation de manière stratégique et efficace.</w:t>
      </w:r>
    </w:p>
    <w:p w14:paraId="2827FC00" w14:textId="77777777" w:rsidR="00961989" w:rsidRPr="00787F40" w:rsidRDefault="00961989" w:rsidP="006B0396">
      <w:pPr>
        <w:spacing w:line="240" w:lineRule="auto"/>
        <w:jc w:val="left"/>
        <w:rPr>
          <w:szCs w:val="24"/>
        </w:rPr>
      </w:pPr>
      <w:r w:rsidRPr="00787F40">
        <w:rPr>
          <w:b/>
          <w:bCs/>
          <w:szCs w:val="24"/>
        </w:rPr>
        <w:t>Durée de la formation :</w:t>
      </w:r>
      <w:r>
        <w:rPr>
          <w:b/>
          <w:bCs/>
          <w:szCs w:val="24"/>
        </w:rPr>
        <w:t xml:space="preserve"> </w:t>
      </w:r>
      <w:r w:rsidRPr="004F35B4">
        <w:rPr>
          <w:szCs w:val="24"/>
        </w:rPr>
        <w:t>3 ans après le bac</w:t>
      </w:r>
    </w:p>
    <w:p w14:paraId="20FB57E8" w14:textId="77777777" w:rsidR="00961989" w:rsidRPr="00787F40" w:rsidRDefault="00961989" w:rsidP="006B0396">
      <w:pPr>
        <w:spacing w:line="240" w:lineRule="auto"/>
        <w:jc w:val="left"/>
        <w:rPr>
          <w:szCs w:val="24"/>
        </w:rPr>
      </w:pPr>
      <w:r w:rsidRPr="00787F40">
        <w:rPr>
          <w:b/>
          <w:bCs/>
          <w:szCs w:val="24"/>
        </w:rPr>
        <w:t xml:space="preserve">Objectifs du </w:t>
      </w:r>
      <w:proofErr w:type="gramStart"/>
      <w:r w:rsidRPr="00787F40">
        <w:rPr>
          <w:b/>
          <w:bCs/>
          <w:szCs w:val="24"/>
        </w:rPr>
        <w:t>programme:</w:t>
      </w:r>
      <w:proofErr w:type="gramEnd"/>
    </w:p>
    <w:p w14:paraId="656812D4" w14:textId="77777777" w:rsidR="00961989" w:rsidRPr="00787F40" w:rsidRDefault="00961989" w:rsidP="00961989">
      <w:pPr>
        <w:numPr>
          <w:ilvl w:val="0"/>
          <w:numId w:val="56"/>
        </w:numPr>
        <w:spacing w:after="100" w:afterAutospacing="1" w:line="240" w:lineRule="auto"/>
        <w:jc w:val="left"/>
        <w:rPr>
          <w:szCs w:val="24"/>
        </w:rPr>
      </w:pPr>
      <w:r w:rsidRPr="00787F40">
        <w:rPr>
          <w:szCs w:val="24"/>
        </w:rPr>
        <w:t>Acquérir des compétences en gestion des ressources humaines, en administration du personnel et en développement des talents.</w:t>
      </w:r>
    </w:p>
    <w:p w14:paraId="64A74E04" w14:textId="77777777" w:rsidR="00961989" w:rsidRPr="00787F40" w:rsidRDefault="00961989" w:rsidP="00961989">
      <w:pPr>
        <w:numPr>
          <w:ilvl w:val="0"/>
          <w:numId w:val="56"/>
        </w:numPr>
        <w:spacing w:before="100" w:beforeAutospacing="1" w:after="100" w:afterAutospacing="1" w:line="240" w:lineRule="auto"/>
        <w:jc w:val="left"/>
        <w:rPr>
          <w:szCs w:val="24"/>
        </w:rPr>
      </w:pPr>
      <w:r w:rsidRPr="00787F40">
        <w:rPr>
          <w:szCs w:val="24"/>
        </w:rPr>
        <w:t>Former les étudiants à la compréhension des principes de la gestion stratégique des ressources humaines et du droit du travail.</w:t>
      </w:r>
    </w:p>
    <w:p w14:paraId="0168EB17" w14:textId="77777777" w:rsidR="00961989" w:rsidRPr="00787F40" w:rsidRDefault="00961989" w:rsidP="00961989">
      <w:pPr>
        <w:numPr>
          <w:ilvl w:val="0"/>
          <w:numId w:val="56"/>
        </w:numPr>
        <w:spacing w:before="100" w:beforeAutospacing="1" w:after="100" w:afterAutospacing="1" w:line="240" w:lineRule="auto"/>
        <w:jc w:val="left"/>
        <w:rPr>
          <w:szCs w:val="24"/>
        </w:rPr>
      </w:pPr>
      <w:r w:rsidRPr="00787F40">
        <w:rPr>
          <w:szCs w:val="24"/>
        </w:rPr>
        <w:t>Développer des aptitudes analytiques et décisionnelles pour la gestion des conflits et la communication interne.</w:t>
      </w:r>
    </w:p>
    <w:p w14:paraId="310F7998" w14:textId="77777777" w:rsidR="00961989" w:rsidRPr="00787F40" w:rsidRDefault="00961989" w:rsidP="00961989">
      <w:pPr>
        <w:numPr>
          <w:ilvl w:val="0"/>
          <w:numId w:val="56"/>
        </w:numPr>
        <w:spacing w:before="100" w:beforeAutospacing="1" w:line="240" w:lineRule="auto"/>
        <w:jc w:val="left"/>
        <w:rPr>
          <w:szCs w:val="24"/>
        </w:rPr>
      </w:pPr>
      <w:r w:rsidRPr="00787F40">
        <w:rPr>
          <w:szCs w:val="24"/>
        </w:rPr>
        <w:t>Préparer les étudiants aux responsabilités de gestion et de conseil en ressources humaines dans divers secteurs.</w:t>
      </w:r>
    </w:p>
    <w:p w14:paraId="39B88474" w14:textId="77777777" w:rsidR="00961989" w:rsidRPr="00787F40" w:rsidRDefault="00961989" w:rsidP="006B0396">
      <w:pPr>
        <w:spacing w:before="100" w:beforeAutospacing="1" w:after="100" w:afterAutospacing="1" w:line="240" w:lineRule="auto"/>
        <w:jc w:val="left"/>
        <w:rPr>
          <w:szCs w:val="24"/>
        </w:rPr>
      </w:pPr>
      <w:r w:rsidRPr="00787F40">
        <w:rPr>
          <w:b/>
          <w:bCs/>
          <w:szCs w:val="24"/>
        </w:rPr>
        <w:t>Structure de la formation :</w:t>
      </w:r>
      <w:r w:rsidRPr="00787F40">
        <w:rPr>
          <w:szCs w:val="24"/>
        </w:rPr>
        <w:br/>
        <w:t>Le programme de la licence se divise en six semestres, incluant des cours théoriques, des travaux pratiques, des études de cas, des stages professionnels et un projet de fin d’études.</w:t>
      </w:r>
    </w:p>
    <w:p w14:paraId="76BE1903" w14:textId="77777777" w:rsidR="00961989" w:rsidRPr="00787F40" w:rsidRDefault="00961989" w:rsidP="006B0396">
      <w:pPr>
        <w:spacing w:before="100" w:beforeAutospacing="1" w:line="240" w:lineRule="auto"/>
        <w:jc w:val="left"/>
        <w:outlineLvl w:val="3"/>
        <w:rPr>
          <w:b/>
          <w:bCs/>
          <w:szCs w:val="24"/>
        </w:rPr>
      </w:pPr>
      <w:r w:rsidRPr="00787F40">
        <w:rPr>
          <w:b/>
          <w:bCs/>
          <w:szCs w:val="24"/>
        </w:rPr>
        <w:t>Compétences acquises</w:t>
      </w:r>
    </w:p>
    <w:p w14:paraId="75D27987" w14:textId="77777777" w:rsidR="00961989" w:rsidRPr="00787F40" w:rsidRDefault="00961989" w:rsidP="006B0396">
      <w:pPr>
        <w:spacing w:line="240" w:lineRule="auto"/>
        <w:jc w:val="left"/>
        <w:rPr>
          <w:szCs w:val="24"/>
        </w:rPr>
      </w:pPr>
      <w:r w:rsidRPr="00787F40">
        <w:rPr>
          <w:szCs w:val="24"/>
        </w:rPr>
        <w:t xml:space="preserve">Au terme de sa formation, </w:t>
      </w:r>
      <w:r>
        <w:rPr>
          <w:szCs w:val="24"/>
        </w:rPr>
        <w:t xml:space="preserve">M. </w:t>
      </w:r>
      <w:r w:rsidRPr="00787F40">
        <w:rPr>
          <w:szCs w:val="24"/>
        </w:rPr>
        <w:t>SANOGO</w:t>
      </w:r>
      <w:r w:rsidRPr="004F35B4">
        <w:rPr>
          <w:szCs w:val="24"/>
        </w:rPr>
        <w:t xml:space="preserve"> </w:t>
      </w:r>
      <w:proofErr w:type="spellStart"/>
      <w:r w:rsidRPr="00787F40">
        <w:rPr>
          <w:szCs w:val="24"/>
        </w:rPr>
        <w:t>Sekou</w:t>
      </w:r>
      <w:proofErr w:type="spellEnd"/>
      <w:r w:rsidRPr="00787F40">
        <w:rPr>
          <w:szCs w:val="24"/>
        </w:rPr>
        <w:t xml:space="preserve"> a développé les compétences suivantes :</w:t>
      </w:r>
    </w:p>
    <w:p w14:paraId="268D308C" w14:textId="77777777" w:rsidR="00961989" w:rsidRPr="00787F40" w:rsidRDefault="00961989" w:rsidP="00961989">
      <w:pPr>
        <w:numPr>
          <w:ilvl w:val="0"/>
          <w:numId w:val="57"/>
        </w:numPr>
        <w:spacing w:line="240" w:lineRule="auto"/>
        <w:jc w:val="left"/>
        <w:rPr>
          <w:szCs w:val="24"/>
        </w:rPr>
      </w:pPr>
      <w:r w:rsidRPr="00787F40">
        <w:rPr>
          <w:b/>
          <w:bCs/>
          <w:szCs w:val="24"/>
        </w:rPr>
        <w:t>Gestion administrative des RH</w:t>
      </w:r>
      <w:r w:rsidRPr="00787F40">
        <w:rPr>
          <w:szCs w:val="24"/>
        </w:rPr>
        <w:t xml:space="preserve"> : Maîtrise des processus de gestion administrative du personnel, de la paie, et de la conformité aux réglementations.</w:t>
      </w:r>
    </w:p>
    <w:p w14:paraId="118C321F"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Recrutement et sélection</w:t>
      </w:r>
      <w:r w:rsidRPr="00787F40">
        <w:rPr>
          <w:szCs w:val="24"/>
        </w:rPr>
        <w:t xml:space="preserve"> : Connaissance des techniques de recrutement, d’entretien et de sélection de candidats.</w:t>
      </w:r>
    </w:p>
    <w:p w14:paraId="4A6B78C6"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Formation et développement</w:t>
      </w:r>
      <w:r w:rsidRPr="00787F40">
        <w:rPr>
          <w:szCs w:val="24"/>
        </w:rPr>
        <w:t xml:space="preserve"> : Capacité à identifier les besoins en formation, organiser des sessions de développement professionnel et évaluer leur efficacité.</w:t>
      </w:r>
    </w:p>
    <w:p w14:paraId="18050F89"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Gestion des performances</w:t>
      </w:r>
      <w:r w:rsidRPr="00787F40">
        <w:rPr>
          <w:szCs w:val="24"/>
        </w:rPr>
        <w:t xml:space="preserve"> : Élaboration de plans de performance, gestion de la motivation et de la satisfaction au travail.</w:t>
      </w:r>
    </w:p>
    <w:p w14:paraId="1531B8D0"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Relations de travail et gestion des conflits</w:t>
      </w:r>
      <w:r w:rsidRPr="00787F40">
        <w:rPr>
          <w:szCs w:val="24"/>
        </w:rPr>
        <w:t xml:space="preserve"> : Compréhension des principes de négociation et de médiation, gestion des conflits et promotion du dialogue social.</w:t>
      </w:r>
    </w:p>
    <w:p w14:paraId="2F8BC653"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Analyse des données RH</w:t>
      </w:r>
      <w:r w:rsidRPr="00787F40">
        <w:rPr>
          <w:szCs w:val="24"/>
        </w:rPr>
        <w:t xml:space="preserve"> : Utilisation des indicateurs et des outils analytiques pour optimiser les ressources humaines.</w:t>
      </w:r>
    </w:p>
    <w:p w14:paraId="204431ED" w14:textId="77777777" w:rsidR="00961989" w:rsidRPr="00787F40" w:rsidRDefault="00961989" w:rsidP="00961989">
      <w:pPr>
        <w:numPr>
          <w:ilvl w:val="0"/>
          <w:numId w:val="57"/>
        </w:numPr>
        <w:spacing w:before="100" w:beforeAutospacing="1" w:after="100" w:afterAutospacing="1" w:line="240" w:lineRule="auto"/>
        <w:jc w:val="left"/>
        <w:rPr>
          <w:szCs w:val="24"/>
        </w:rPr>
      </w:pPr>
      <w:r w:rsidRPr="00787F40">
        <w:rPr>
          <w:b/>
          <w:bCs/>
          <w:szCs w:val="24"/>
        </w:rPr>
        <w:t>Gestion de la diversité</w:t>
      </w:r>
      <w:r w:rsidRPr="00787F40">
        <w:rPr>
          <w:szCs w:val="24"/>
        </w:rPr>
        <w:t xml:space="preserve"> : Compétence dans l’intégration de pratiques inclusives et la gestion d’une main-d’œuvre diversifiée.</w:t>
      </w:r>
    </w:p>
    <w:p w14:paraId="733C076B" w14:textId="77777777" w:rsidR="00961989" w:rsidRPr="00787F40" w:rsidRDefault="00961989" w:rsidP="006B0396">
      <w:pPr>
        <w:spacing w:before="100" w:beforeAutospacing="1" w:line="240" w:lineRule="auto"/>
        <w:jc w:val="left"/>
        <w:outlineLvl w:val="3"/>
        <w:rPr>
          <w:b/>
          <w:bCs/>
          <w:szCs w:val="24"/>
        </w:rPr>
      </w:pPr>
      <w:r>
        <w:rPr>
          <w:b/>
          <w:bCs/>
          <w:szCs w:val="24"/>
        </w:rPr>
        <w:lastRenderedPageBreak/>
        <w:t>Principaux c</w:t>
      </w:r>
      <w:r w:rsidRPr="00787F40">
        <w:rPr>
          <w:b/>
          <w:bCs/>
          <w:szCs w:val="24"/>
        </w:rPr>
        <w:t>ours suivis</w:t>
      </w:r>
      <w:r>
        <w:rPr>
          <w:b/>
          <w:bCs/>
          <w:szCs w:val="24"/>
        </w:rPr>
        <w:t>/ Détails (voir maquette pédagogique en annexe)</w:t>
      </w:r>
    </w:p>
    <w:p w14:paraId="60F58828" w14:textId="77777777" w:rsidR="00961989" w:rsidRPr="004F35B4" w:rsidRDefault="00961989" w:rsidP="00961989">
      <w:pPr>
        <w:numPr>
          <w:ilvl w:val="0"/>
          <w:numId w:val="58"/>
        </w:numPr>
        <w:spacing w:line="240" w:lineRule="auto"/>
        <w:jc w:val="left"/>
        <w:rPr>
          <w:szCs w:val="24"/>
        </w:rPr>
      </w:pPr>
      <w:r w:rsidRPr="004F35B4">
        <w:rPr>
          <w:szCs w:val="24"/>
        </w:rPr>
        <w:t>Fondements de la gestion des ressources humaines</w:t>
      </w:r>
    </w:p>
    <w:p w14:paraId="46756323"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Psychologie du travail</w:t>
      </w:r>
    </w:p>
    <w:p w14:paraId="2069122E"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Droit du travail et relations sociales</w:t>
      </w:r>
    </w:p>
    <w:p w14:paraId="79EB27BA"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Comportement organisationnel</w:t>
      </w:r>
    </w:p>
    <w:p w14:paraId="4D60138A"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Gestion de la paie et administration du personnel</w:t>
      </w:r>
    </w:p>
    <w:p w14:paraId="79DA7078"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Techniques de recrutement et de sélection</w:t>
      </w:r>
    </w:p>
    <w:p w14:paraId="4C19958B"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Formation et développement des compétences</w:t>
      </w:r>
    </w:p>
    <w:p w14:paraId="0C8AC958"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Gestion des carrières et de la mobilité interne</w:t>
      </w:r>
    </w:p>
    <w:p w14:paraId="435AF243"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Communication interne et gestion des conflits</w:t>
      </w:r>
    </w:p>
    <w:p w14:paraId="130CBE26"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Leadership et management des équipes</w:t>
      </w:r>
    </w:p>
    <w:p w14:paraId="6AE7680E"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Gestion stratégique des ressources humaines</w:t>
      </w:r>
    </w:p>
    <w:p w14:paraId="4A8FE064"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Système d’information des ressources humaines (SIRH)</w:t>
      </w:r>
    </w:p>
    <w:p w14:paraId="0CA0272F" w14:textId="77777777" w:rsidR="00961989" w:rsidRPr="004F35B4" w:rsidRDefault="00961989" w:rsidP="00961989">
      <w:pPr>
        <w:numPr>
          <w:ilvl w:val="0"/>
          <w:numId w:val="58"/>
        </w:numPr>
        <w:spacing w:before="100" w:beforeAutospacing="1" w:after="100" w:afterAutospacing="1" w:line="240" w:lineRule="auto"/>
        <w:jc w:val="left"/>
        <w:rPr>
          <w:szCs w:val="24"/>
        </w:rPr>
      </w:pPr>
      <w:r w:rsidRPr="004F35B4">
        <w:rPr>
          <w:szCs w:val="24"/>
        </w:rPr>
        <w:t>Éthique et responsabilité sociale dans la gestion des RH</w:t>
      </w:r>
    </w:p>
    <w:p w14:paraId="770BFB28" w14:textId="77777777" w:rsidR="00961989" w:rsidRPr="00787F40" w:rsidRDefault="00961989" w:rsidP="006B0396">
      <w:pPr>
        <w:spacing w:before="100" w:beforeAutospacing="1" w:line="240" w:lineRule="auto"/>
        <w:jc w:val="left"/>
        <w:outlineLvl w:val="3"/>
        <w:rPr>
          <w:b/>
          <w:bCs/>
          <w:szCs w:val="24"/>
        </w:rPr>
      </w:pPr>
      <w:r w:rsidRPr="00787F40">
        <w:rPr>
          <w:b/>
          <w:bCs/>
          <w:szCs w:val="24"/>
        </w:rPr>
        <w:t>Expérience professionnelle</w:t>
      </w:r>
    </w:p>
    <w:p w14:paraId="21AF1981" w14:textId="77777777" w:rsidR="00961989" w:rsidRPr="00787F40" w:rsidRDefault="00961989" w:rsidP="006B0396">
      <w:pPr>
        <w:spacing w:line="240" w:lineRule="auto"/>
        <w:jc w:val="left"/>
        <w:rPr>
          <w:szCs w:val="24"/>
        </w:rPr>
      </w:pPr>
      <w:r w:rsidRPr="00787F40">
        <w:rPr>
          <w:b/>
          <w:bCs/>
          <w:szCs w:val="24"/>
        </w:rPr>
        <w:t>Stage :</w:t>
      </w:r>
      <w:r w:rsidRPr="00787F40">
        <w:rPr>
          <w:szCs w:val="24"/>
        </w:rPr>
        <w:br/>
      </w:r>
      <w:r>
        <w:rPr>
          <w:szCs w:val="24"/>
        </w:rPr>
        <w:t xml:space="preserve">M. </w:t>
      </w:r>
      <w:r w:rsidRPr="00787F40">
        <w:rPr>
          <w:szCs w:val="24"/>
        </w:rPr>
        <w:t>SANOGO</w:t>
      </w:r>
      <w:r w:rsidRPr="004F35B4">
        <w:rPr>
          <w:szCs w:val="24"/>
        </w:rPr>
        <w:t xml:space="preserve"> </w:t>
      </w:r>
      <w:proofErr w:type="spellStart"/>
      <w:r w:rsidRPr="00787F40">
        <w:rPr>
          <w:szCs w:val="24"/>
        </w:rPr>
        <w:t>Sekou</w:t>
      </w:r>
      <w:proofErr w:type="spellEnd"/>
      <w:r w:rsidRPr="00787F40">
        <w:rPr>
          <w:szCs w:val="24"/>
        </w:rPr>
        <w:t xml:space="preserve"> a effectué un stage en entreprise durant son programme de licence, afin de mettre en pratique les compétences acquises en gestion des ressources humaines.</w:t>
      </w:r>
    </w:p>
    <w:p w14:paraId="557239F6" w14:textId="77777777" w:rsidR="00961989" w:rsidRPr="00787F40" w:rsidRDefault="00961989" w:rsidP="00961989">
      <w:pPr>
        <w:numPr>
          <w:ilvl w:val="0"/>
          <w:numId w:val="59"/>
        </w:numPr>
        <w:spacing w:after="100" w:afterAutospacing="1" w:line="240" w:lineRule="auto"/>
        <w:jc w:val="left"/>
        <w:rPr>
          <w:szCs w:val="24"/>
        </w:rPr>
      </w:pPr>
      <w:r w:rsidRPr="00787F40">
        <w:rPr>
          <w:b/>
          <w:bCs/>
          <w:szCs w:val="24"/>
        </w:rPr>
        <w:t>Lieu de stage :</w:t>
      </w:r>
      <w:r w:rsidRPr="00787F40">
        <w:rPr>
          <w:szCs w:val="24"/>
        </w:rPr>
        <w:t xml:space="preserve"> </w:t>
      </w:r>
      <w:r>
        <w:rPr>
          <w:szCs w:val="24"/>
        </w:rPr>
        <w:t xml:space="preserve">Clinique médicale </w:t>
      </w:r>
      <w:proofErr w:type="spellStart"/>
      <w:r>
        <w:rPr>
          <w:szCs w:val="24"/>
        </w:rPr>
        <w:t>Sahdia</w:t>
      </w:r>
      <w:proofErr w:type="spellEnd"/>
    </w:p>
    <w:p w14:paraId="1A2672E1" w14:textId="77777777" w:rsidR="00961989" w:rsidRPr="00787F40" w:rsidRDefault="00961989" w:rsidP="00961989">
      <w:pPr>
        <w:numPr>
          <w:ilvl w:val="0"/>
          <w:numId w:val="59"/>
        </w:numPr>
        <w:spacing w:before="100" w:beforeAutospacing="1" w:after="100" w:afterAutospacing="1" w:line="240" w:lineRule="auto"/>
        <w:jc w:val="left"/>
        <w:rPr>
          <w:szCs w:val="24"/>
        </w:rPr>
      </w:pPr>
      <w:r w:rsidRPr="00787F40">
        <w:rPr>
          <w:b/>
          <w:bCs/>
          <w:szCs w:val="24"/>
        </w:rPr>
        <w:t>Durée du stage :</w:t>
      </w:r>
      <w:r w:rsidRPr="00787F40">
        <w:rPr>
          <w:szCs w:val="24"/>
        </w:rPr>
        <w:t xml:space="preserve"> </w:t>
      </w:r>
      <w:r>
        <w:rPr>
          <w:szCs w:val="24"/>
        </w:rPr>
        <w:t xml:space="preserve">3mois </w:t>
      </w:r>
    </w:p>
    <w:p w14:paraId="5011D36A" w14:textId="77777777" w:rsidR="00961989" w:rsidRPr="00787F40" w:rsidRDefault="00961989" w:rsidP="00961989">
      <w:pPr>
        <w:numPr>
          <w:ilvl w:val="0"/>
          <w:numId w:val="59"/>
        </w:numPr>
        <w:spacing w:before="100" w:beforeAutospacing="1" w:after="100" w:afterAutospacing="1" w:line="240" w:lineRule="auto"/>
        <w:jc w:val="left"/>
        <w:rPr>
          <w:szCs w:val="24"/>
        </w:rPr>
      </w:pPr>
      <w:r w:rsidRPr="00787F40">
        <w:rPr>
          <w:b/>
          <w:bCs/>
          <w:szCs w:val="24"/>
        </w:rPr>
        <w:t>Missions principales :</w:t>
      </w:r>
      <w:r w:rsidRPr="00787F40">
        <w:rPr>
          <w:szCs w:val="24"/>
        </w:rPr>
        <w:t xml:space="preserve"> Assistance dans le processus de recrutement, gestion administrative du personnel, soutien dans l’élaboration des plans de formation et gestion des données RH.</w:t>
      </w:r>
    </w:p>
    <w:p w14:paraId="56E873C1" w14:textId="77777777" w:rsidR="00961989" w:rsidRPr="00787F40" w:rsidRDefault="00961989" w:rsidP="006B0396">
      <w:pPr>
        <w:spacing w:before="100" w:beforeAutospacing="1" w:line="240" w:lineRule="auto"/>
        <w:jc w:val="left"/>
        <w:outlineLvl w:val="3"/>
        <w:rPr>
          <w:b/>
          <w:bCs/>
          <w:szCs w:val="24"/>
        </w:rPr>
      </w:pPr>
      <w:r w:rsidRPr="00787F40">
        <w:rPr>
          <w:b/>
          <w:bCs/>
          <w:szCs w:val="24"/>
        </w:rPr>
        <w:t>Projet de fin d’études</w:t>
      </w:r>
    </w:p>
    <w:p w14:paraId="2EADA2AF" w14:textId="77777777" w:rsidR="00961989" w:rsidRPr="00787F40" w:rsidRDefault="00961989" w:rsidP="006B0396">
      <w:pPr>
        <w:spacing w:line="240" w:lineRule="auto"/>
        <w:jc w:val="left"/>
        <w:rPr>
          <w:szCs w:val="24"/>
        </w:rPr>
      </w:pPr>
      <w:r>
        <w:rPr>
          <w:szCs w:val="24"/>
        </w:rPr>
        <w:t xml:space="preserve">M. </w:t>
      </w:r>
      <w:r w:rsidRPr="00787F40">
        <w:rPr>
          <w:szCs w:val="24"/>
        </w:rPr>
        <w:t>SANOGO</w:t>
      </w:r>
      <w:r w:rsidRPr="004F35B4">
        <w:rPr>
          <w:szCs w:val="24"/>
        </w:rPr>
        <w:t xml:space="preserve"> </w:t>
      </w:r>
      <w:proofErr w:type="spellStart"/>
      <w:r w:rsidRPr="00787F40">
        <w:rPr>
          <w:szCs w:val="24"/>
        </w:rPr>
        <w:t>Sekou</w:t>
      </w:r>
      <w:proofErr w:type="spellEnd"/>
      <w:r w:rsidRPr="00787F40">
        <w:rPr>
          <w:szCs w:val="24"/>
        </w:rPr>
        <w:t xml:space="preserve"> a également réalisé un projet de fin d’études portant sur l</w:t>
      </w:r>
      <w:r>
        <w:rPr>
          <w:szCs w:val="24"/>
        </w:rPr>
        <w:t xml:space="preserve">a </w:t>
      </w:r>
      <w:r w:rsidRPr="00250B26">
        <w:rPr>
          <w:b/>
          <w:bCs/>
          <w:szCs w:val="24"/>
        </w:rPr>
        <w:t>politique</w:t>
      </w:r>
      <w:r w:rsidRPr="00787F40">
        <w:rPr>
          <w:szCs w:val="24"/>
        </w:rPr>
        <w:t xml:space="preserve"> </w:t>
      </w:r>
      <w:r w:rsidRPr="00250B26">
        <w:rPr>
          <w:b/>
          <w:bCs/>
          <w:szCs w:val="24"/>
        </w:rPr>
        <w:t>de</w:t>
      </w:r>
      <w:r>
        <w:rPr>
          <w:b/>
          <w:bCs/>
          <w:szCs w:val="24"/>
        </w:rPr>
        <w:t xml:space="preserve"> recrutement</w:t>
      </w:r>
      <w:r w:rsidRPr="00250B26">
        <w:rPr>
          <w:b/>
          <w:bCs/>
          <w:szCs w:val="24"/>
        </w:rPr>
        <w:t xml:space="preserve"> </w:t>
      </w:r>
      <w:r w:rsidRPr="00787F40">
        <w:rPr>
          <w:szCs w:val="24"/>
        </w:rPr>
        <w:t xml:space="preserve">dans </w:t>
      </w:r>
      <w:r>
        <w:rPr>
          <w:szCs w:val="24"/>
        </w:rPr>
        <w:t>le secteur de la santé</w:t>
      </w:r>
      <w:r w:rsidRPr="00787F40">
        <w:rPr>
          <w:szCs w:val="24"/>
        </w:rPr>
        <w:t xml:space="preserve">, visant à optimiser l’efficacité </w:t>
      </w:r>
      <w:r>
        <w:rPr>
          <w:szCs w:val="24"/>
        </w:rPr>
        <w:t>dans le recrutement des talents</w:t>
      </w:r>
      <w:r w:rsidRPr="00787F40">
        <w:rPr>
          <w:szCs w:val="24"/>
        </w:rPr>
        <w:t>.</w:t>
      </w:r>
    </w:p>
    <w:p w14:paraId="5646D8CF" w14:textId="77777777" w:rsidR="00961989" w:rsidRPr="00787F40" w:rsidRDefault="00961989" w:rsidP="00961989">
      <w:pPr>
        <w:numPr>
          <w:ilvl w:val="0"/>
          <w:numId w:val="60"/>
        </w:numPr>
        <w:spacing w:after="100" w:afterAutospacing="1" w:line="240" w:lineRule="auto"/>
        <w:jc w:val="left"/>
        <w:rPr>
          <w:szCs w:val="24"/>
        </w:rPr>
      </w:pPr>
      <w:r w:rsidRPr="00787F40">
        <w:rPr>
          <w:b/>
          <w:bCs/>
          <w:szCs w:val="24"/>
        </w:rPr>
        <w:t>Titre du projet :</w:t>
      </w:r>
      <w:r w:rsidRPr="00787F40">
        <w:rPr>
          <w:szCs w:val="24"/>
        </w:rPr>
        <w:t xml:space="preserve"> </w:t>
      </w:r>
      <w:r>
        <w:rPr>
          <w:szCs w:val="24"/>
        </w:rPr>
        <w:t xml:space="preserve">Etude sur la politique de recrutement des structures de santé : Cas de la clinique médicale </w:t>
      </w:r>
      <w:proofErr w:type="spellStart"/>
      <w:r>
        <w:rPr>
          <w:szCs w:val="24"/>
        </w:rPr>
        <w:t>Sahdia</w:t>
      </w:r>
      <w:proofErr w:type="spellEnd"/>
    </w:p>
    <w:p w14:paraId="76F850BE" w14:textId="77777777" w:rsidR="00961989" w:rsidRPr="00250B26" w:rsidRDefault="00961989" w:rsidP="00961989">
      <w:pPr>
        <w:numPr>
          <w:ilvl w:val="0"/>
          <w:numId w:val="60"/>
        </w:numPr>
        <w:spacing w:before="100" w:beforeAutospacing="1" w:after="100" w:afterAutospacing="1" w:line="240" w:lineRule="auto"/>
        <w:jc w:val="left"/>
        <w:rPr>
          <w:szCs w:val="24"/>
        </w:rPr>
      </w:pPr>
      <w:r w:rsidRPr="00787F40">
        <w:rPr>
          <w:b/>
          <w:bCs/>
          <w:szCs w:val="24"/>
        </w:rPr>
        <w:t>Objectif du projet :</w:t>
      </w:r>
      <w:r w:rsidRPr="00787F40">
        <w:rPr>
          <w:szCs w:val="24"/>
        </w:rPr>
        <w:t xml:space="preserve"> </w:t>
      </w:r>
      <w:r>
        <w:rPr>
          <w:szCs w:val="24"/>
        </w:rPr>
        <w:t xml:space="preserve">Elaborer une politique de recrutement pour la clinique médicale </w:t>
      </w:r>
      <w:proofErr w:type="spellStart"/>
      <w:r>
        <w:rPr>
          <w:szCs w:val="24"/>
        </w:rPr>
        <w:t>Sahdia</w:t>
      </w:r>
      <w:proofErr w:type="spellEnd"/>
      <w:r>
        <w:rPr>
          <w:szCs w:val="24"/>
        </w:rPr>
        <w:t>, après un diagnostic de l’existant</w:t>
      </w:r>
      <w:r w:rsidRPr="00787F40">
        <w:rPr>
          <w:szCs w:val="24"/>
        </w:rPr>
        <w:t>.</w:t>
      </w:r>
    </w:p>
    <w:p w14:paraId="2F3E772B" w14:textId="77777777" w:rsidR="00961989" w:rsidRPr="0046205B" w:rsidRDefault="00961989" w:rsidP="006B0396">
      <w:pPr>
        <w:spacing w:before="100" w:beforeAutospacing="1" w:line="240" w:lineRule="auto"/>
        <w:jc w:val="left"/>
        <w:rPr>
          <w:szCs w:val="24"/>
        </w:rPr>
      </w:pPr>
      <w:r w:rsidRPr="00787F40">
        <w:rPr>
          <w:b/>
          <w:bCs/>
          <w:szCs w:val="24"/>
        </w:rPr>
        <w:t>Mention :</w:t>
      </w:r>
      <w:r>
        <w:rPr>
          <w:b/>
          <w:bCs/>
          <w:szCs w:val="24"/>
        </w:rPr>
        <w:t xml:space="preserve"> </w:t>
      </w:r>
      <w:r w:rsidRPr="0046205B">
        <w:rPr>
          <w:szCs w:val="24"/>
        </w:rPr>
        <w:t>Très-bien</w:t>
      </w:r>
      <w:r w:rsidRPr="00787F40">
        <w:rPr>
          <w:szCs w:val="24"/>
        </w:rPr>
        <w:t xml:space="preserve"> </w:t>
      </w:r>
    </w:p>
    <w:p w14:paraId="0A6E8710" w14:textId="77777777" w:rsidR="00961989" w:rsidRPr="00787F40" w:rsidRDefault="00961989" w:rsidP="006B0396">
      <w:pPr>
        <w:spacing w:before="100" w:beforeAutospacing="1" w:line="240" w:lineRule="auto"/>
        <w:jc w:val="left"/>
        <w:outlineLvl w:val="3"/>
        <w:rPr>
          <w:b/>
          <w:bCs/>
          <w:szCs w:val="24"/>
        </w:rPr>
      </w:pPr>
      <w:r w:rsidRPr="00787F40">
        <w:rPr>
          <w:b/>
          <w:bCs/>
          <w:szCs w:val="24"/>
        </w:rPr>
        <w:t>Perspectives professionnelles</w:t>
      </w:r>
    </w:p>
    <w:p w14:paraId="4D402D81" w14:textId="77777777" w:rsidR="00961989" w:rsidRPr="00787F40" w:rsidRDefault="00961989" w:rsidP="006B0396">
      <w:pPr>
        <w:spacing w:line="240" w:lineRule="auto"/>
        <w:jc w:val="left"/>
        <w:rPr>
          <w:szCs w:val="24"/>
        </w:rPr>
      </w:pPr>
      <w:r w:rsidRPr="00787F40">
        <w:rPr>
          <w:szCs w:val="24"/>
        </w:rPr>
        <w:t xml:space="preserve">Cette licence permet à </w:t>
      </w:r>
      <w:r>
        <w:rPr>
          <w:szCs w:val="24"/>
        </w:rPr>
        <w:t xml:space="preserve">M. </w:t>
      </w:r>
      <w:r w:rsidRPr="00787F40">
        <w:rPr>
          <w:szCs w:val="24"/>
        </w:rPr>
        <w:t>SANOGO</w:t>
      </w:r>
      <w:r w:rsidRPr="004F35B4">
        <w:rPr>
          <w:szCs w:val="24"/>
        </w:rPr>
        <w:t xml:space="preserve"> </w:t>
      </w:r>
      <w:proofErr w:type="spellStart"/>
      <w:r w:rsidRPr="00787F40">
        <w:rPr>
          <w:szCs w:val="24"/>
        </w:rPr>
        <w:t>Sekou</w:t>
      </w:r>
      <w:proofErr w:type="spellEnd"/>
      <w:r w:rsidRPr="00787F40">
        <w:rPr>
          <w:szCs w:val="24"/>
        </w:rPr>
        <w:t xml:space="preserve"> de prétendre à des postes tels que :</w:t>
      </w:r>
    </w:p>
    <w:p w14:paraId="321E8CA6" w14:textId="77777777" w:rsidR="00961989" w:rsidRPr="00787F40" w:rsidRDefault="00961989" w:rsidP="00961989">
      <w:pPr>
        <w:numPr>
          <w:ilvl w:val="0"/>
          <w:numId w:val="61"/>
        </w:numPr>
        <w:spacing w:line="240" w:lineRule="auto"/>
        <w:jc w:val="left"/>
        <w:rPr>
          <w:szCs w:val="24"/>
        </w:rPr>
      </w:pPr>
      <w:r w:rsidRPr="00787F40">
        <w:rPr>
          <w:szCs w:val="24"/>
        </w:rPr>
        <w:t>Assistant Ressources Humaines</w:t>
      </w:r>
    </w:p>
    <w:p w14:paraId="59068D87" w14:textId="77777777" w:rsidR="00961989" w:rsidRPr="00787F40" w:rsidRDefault="00961989" w:rsidP="00961989">
      <w:pPr>
        <w:numPr>
          <w:ilvl w:val="0"/>
          <w:numId w:val="61"/>
        </w:numPr>
        <w:spacing w:before="100" w:beforeAutospacing="1" w:after="100" w:afterAutospacing="1" w:line="240" w:lineRule="auto"/>
        <w:jc w:val="left"/>
        <w:rPr>
          <w:szCs w:val="24"/>
        </w:rPr>
      </w:pPr>
      <w:r w:rsidRPr="00787F40">
        <w:rPr>
          <w:szCs w:val="24"/>
        </w:rPr>
        <w:t>Chargé de Recrutement</w:t>
      </w:r>
    </w:p>
    <w:p w14:paraId="6B7049FC" w14:textId="77777777" w:rsidR="00961989" w:rsidRPr="00787F40" w:rsidRDefault="00961989" w:rsidP="00961989">
      <w:pPr>
        <w:numPr>
          <w:ilvl w:val="0"/>
          <w:numId w:val="61"/>
        </w:numPr>
        <w:spacing w:before="100" w:beforeAutospacing="1" w:after="100" w:afterAutospacing="1" w:line="240" w:lineRule="auto"/>
        <w:jc w:val="left"/>
        <w:rPr>
          <w:szCs w:val="24"/>
        </w:rPr>
      </w:pPr>
      <w:r w:rsidRPr="00787F40">
        <w:rPr>
          <w:szCs w:val="24"/>
        </w:rPr>
        <w:t>Responsable Formation et Développement</w:t>
      </w:r>
    </w:p>
    <w:p w14:paraId="4DD32F7F" w14:textId="77777777" w:rsidR="00961989" w:rsidRPr="00787F40" w:rsidRDefault="00961989" w:rsidP="00961989">
      <w:pPr>
        <w:numPr>
          <w:ilvl w:val="0"/>
          <w:numId w:val="61"/>
        </w:numPr>
        <w:spacing w:before="100" w:beforeAutospacing="1" w:after="100" w:afterAutospacing="1" w:line="240" w:lineRule="auto"/>
        <w:jc w:val="left"/>
        <w:rPr>
          <w:szCs w:val="24"/>
        </w:rPr>
      </w:pPr>
      <w:r w:rsidRPr="00787F40">
        <w:rPr>
          <w:szCs w:val="24"/>
        </w:rPr>
        <w:t>Responsable des Relations Sociales</w:t>
      </w:r>
    </w:p>
    <w:p w14:paraId="39D20B28" w14:textId="77777777" w:rsidR="00961989" w:rsidRPr="00787F40" w:rsidRDefault="00961989" w:rsidP="00961989">
      <w:pPr>
        <w:numPr>
          <w:ilvl w:val="0"/>
          <w:numId w:val="61"/>
        </w:numPr>
        <w:spacing w:before="100" w:beforeAutospacing="1" w:after="100" w:afterAutospacing="1" w:line="240" w:lineRule="auto"/>
        <w:jc w:val="left"/>
        <w:rPr>
          <w:szCs w:val="24"/>
        </w:rPr>
      </w:pPr>
      <w:r w:rsidRPr="00787F40">
        <w:rPr>
          <w:szCs w:val="24"/>
        </w:rPr>
        <w:t>Conseiller en gestion des carrières</w:t>
      </w:r>
    </w:p>
    <w:p w14:paraId="4A02C636" w14:textId="77777777" w:rsidR="00961989" w:rsidRPr="00E26DA4" w:rsidRDefault="00961989" w:rsidP="00961989">
      <w:pPr>
        <w:pStyle w:val="Paragraphedeliste"/>
        <w:tabs>
          <w:tab w:val="left" w:pos="7845"/>
        </w:tabs>
        <w:spacing w:line="276" w:lineRule="auto"/>
        <w:jc w:val="right"/>
        <w:rPr>
          <w:rFonts w:ascii="Arial" w:eastAsia="Calibri" w:hAnsi="Arial" w:cs="Arial"/>
          <w:bCs/>
          <w:color w:val="000000" w:themeColor="text1"/>
        </w:rPr>
      </w:pPr>
      <w:r w:rsidRPr="00E26DA4">
        <w:rPr>
          <w:rFonts w:ascii="Arial" w:eastAsia="Calibri" w:hAnsi="Arial" w:cs="Arial"/>
          <w:bCs/>
          <w:color w:val="000000" w:themeColor="text1"/>
        </w:rPr>
        <w:t xml:space="preserve">Bamako, le </w:t>
      </w:r>
      <w:r>
        <w:rPr>
          <w:rFonts w:ascii="Arial" w:eastAsia="Calibri" w:hAnsi="Arial" w:cs="Arial"/>
          <w:bCs/>
          <w:color w:val="000000" w:themeColor="text1"/>
        </w:rPr>
        <w:t>16 septembre</w:t>
      </w:r>
      <w:r w:rsidRPr="00E26DA4">
        <w:rPr>
          <w:rFonts w:ascii="Arial" w:eastAsia="Calibri" w:hAnsi="Arial" w:cs="Arial"/>
          <w:bCs/>
          <w:color w:val="000000" w:themeColor="text1"/>
        </w:rPr>
        <w:t xml:space="preserve"> 202</w:t>
      </w:r>
      <w:r>
        <w:rPr>
          <w:rFonts w:ascii="Arial" w:eastAsia="Calibri" w:hAnsi="Arial" w:cs="Arial"/>
          <w:bCs/>
          <w:color w:val="000000" w:themeColor="text1"/>
        </w:rPr>
        <w:t>2</w:t>
      </w:r>
    </w:p>
    <w:p w14:paraId="677AE6CC" w14:textId="77777777" w:rsidR="00961989" w:rsidRDefault="00961989" w:rsidP="00961989">
      <w:pPr>
        <w:tabs>
          <w:tab w:val="left" w:pos="7845"/>
        </w:tabs>
        <w:spacing w:line="276" w:lineRule="auto"/>
        <w:jc w:val="right"/>
        <w:rPr>
          <w:rFonts w:ascii="Arial" w:eastAsia="Calibri" w:hAnsi="Arial" w:cs="Arial"/>
          <w:b/>
          <w:bCs/>
          <w:color w:val="000000" w:themeColor="text1"/>
        </w:rPr>
      </w:pPr>
    </w:p>
    <w:p w14:paraId="70F51080"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r w:rsidRPr="001E2A39">
        <w:rPr>
          <w:rFonts w:ascii="Arial" w:eastAsia="Calibri" w:hAnsi="Arial" w:cs="Arial"/>
          <w:b/>
          <w:bCs/>
          <w:color w:val="000000" w:themeColor="text1"/>
          <w:lang w:eastAsia="en-US"/>
        </w:rPr>
        <w:t>Le Directeur Général,</w:t>
      </w:r>
    </w:p>
    <w:p w14:paraId="0486EA07"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p>
    <w:p w14:paraId="46CCB4D5" w14:textId="77777777" w:rsidR="00961989" w:rsidRDefault="00961989" w:rsidP="00961989">
      <w:pPr>
        <w:tabs>
          <w:tab w:val="left" w:pos="7845"/>
        </w:tabs>
        <w:spacing w:line="276" w:lineRule="auto"/>
        <w:jc w:val="right"/>
        <w:rPr>
          <w:rFonts w:ascii="Arial" w:eastAsia="Calibri" w:hAnsi="Arial" w:cs="Arial"/>
          <w:b/>
          <w:bCs/>
          <w:color w:val="000000" w:themeColor="text1"/>
          <w:lang w:eastAsia="en-US"/>
        </w:rPr>
      </w:pPr>
    </w:p>
    <w:p w14:paraId="36422240" w14:textId="77777777" w:rsidR="00961989" w:rsidRDefault="00961989" w:rsidP="00961989">
      <w:pPr>
        <w:spacing w:line="276" w:lineRule="auto"/>
        <w:rPr>
          <w:b/>
          <w:bCs/>
          <w:szCs w:val="24"/>
          <w:lang w:eastAsia="en-US"/>
        </w:rPr>
      </w:pPr>
    </w:p>
    <w:p w14:paraId="413C703E" w14:textId="59024F79" w:rsidR="00CA3EE3" w:rsidRPr="006B0396" w:rsidRDefault="00961989" w:rsidP="006B0396">
      <w:pPr>
        <w:tabs>
          <w:tab w:val="left" w:pos="7845"/>
        </w:tabs>
        <w:spacing w:line="276" w:lineRule="auto"/>
        <w:jc w:val="right"/>
        <w:rPr>
          <w:b/>
          <w:bCs/>
          <w:szCs w:val="24"/>
        </w:rPr>
      </w:pPr>
      <w:r>
        <w:rPr>
          <w:b/>
          <w:bCs/>
          <w:szCs w:val="24"/>
          <w:lang w:eastAsia="en-US"/>
        </w:rPr>
        <w:t xml:space="preserve">                                       </w:t>
      </w:r>
      <w:r>
        <w:rPr>
          <w:rFonts w:ascii="Arial" w:eastAsia="Calibri" w:hAnsi="Arial" w:cs="Arial"/>
          <w:b/>
          <w:bCs/>
          <w:color w:val="000000" w:themeColor="text1"/>
          <w:lang w:eastAsia="en-US"/>
        </w:rPr>
        <w:t>M.SANGARE Adama</w:t>
      </w:r>
    </w:p>
    <w:p w14:paraId="275D09E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D1889B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D7C501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5EB3FE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738B0D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124565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19DCDBD"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98A96E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ECDBF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F2824C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07AE56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949397"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FA60EB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27E858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BED515B" w14:textId="77777777" w:rsidR="00CA3EE3" w:rsidRDefault="00CA3EE3" w:rsidP="006B0396">
      <w:pPr>
        <w:shd w:val="clear" w:color="auto" w:fill="FFFFFF"/>
        <w:spacing w:line="240" w:lineRule="auto"/>
        <w:ind w:right="9"/>
        <w:rPr>
          <w:rFonts w:eastAsiaTheme="minorHAnsi"/>
          <w:b/>
          <w:color w:val="000000" w:themeColor="text1"/>
          <w:sz w:val="44"/>
          <w:lang w:eastAsia="en-US"/>
        </w:rPr>
      </w:pPr>
    </w:p>
    <w:p w14:paraId="1091EE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2D15144" w14:textId="36C95E9D" w:rsidR="00CA3EE3" w:rsidRDefault="00CA3EE3" w:rsidP="00CA3EE3">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11</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Plan stratégique</w:t>
      </w:r>
    </w:p>
    <w:p w14:paraId="22E6D68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B8E047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37FB76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7BB942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0BDF86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418576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953C51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58BA5D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91CC7A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5BC7C72" w14:textId="77777777" w:rsidR="00CA3EE3" w:rsidRDefault="00CA3EE3" w:rsidP="000B0B02">
      <w:pPr>
        <w:shd w:val="clear" w:color="auto" w:fill="FFFFFF"/>
        <w:spacing w:line="240" w:lineRule="auto"/>
        <w:ind w:right="9"/>
        <w:rPr>
          <w:rFonts w:eastAsiaTheme="minorHAnsi"/>
          <w:b/>
          <w:color w:val="000000" w:themeColor="text1"/>
          <w:sz w:val="44"/>
          <w:lang w:eastAsia="en-US"/>
        </w:rPr>
      </w:pPr>
    </w:p>
    <w:p w14:paraId="55CA9467" w14:textId="0B957A78" w:rsidR="00A41129" w:rsidRDefault="00A41129" w:rsidP="00A41129">
      <w:pPr>
        <w:tabs>
          <w:tab w:val="left" w:pos="3912"/>
        </w:tabs>
        <w:spacing w:after="160" w:line="259" w:lineRule="auto"/>
        <w:rPr>
          <w:color w:val="002060"/>
          <w:sz w:val="18"/>
          <w:szCs w:val="18"/>
        </w:rPr>
      </w:pPr>
      <w:r>
        <w:rPr>
          <w:color w:val="002060"/>
          <w:sz w:val="18"/>
          <w:szCs w:val="18"/>
        </w:rPr>
        <w:tab/>
      </w: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A41129" w:rsidRPr="00F36C2F" w14:paraId="58468A29" w14:textId="77777777" w:rsidTr="001E2A39">
        <w:trPr>
          <w:jc w:val="center"/>
        </w:trPr>
        <w:tc>
          <w:tcPr>
            <w:tcW w:w="7230" w:type="dxa"/>
          </w:tcPr>
          <w:p w14:paraId="57AC0563" w14:textId="60AB57E6" w:rsidR="00A41129" w:rsidRPr="00F36C2F" w:rsidRDefault="00A41129" w:rsidP="001E2A39">
            <w:pPr>
              <w:tabs>
                <w:tab w:val="left" w:pos="2739"/>
              </w:tabs>
              <w:jc w:val="center"/>
              <w:rPr>
                <w:b/>
                <w:bCs/>
                <w:sz w:val="18"/>
                <w:szCs w:val="18"/>
                <w:lang w:bidi="ar-DZ"/>
              </w:rPr>
            </w:pPr>
            <w:r w:rsidRPr="00F36C2F">
              <w:rPr>
                <w:b/>
                <w:bCs/>
                <w:sz w:val="18"/>
                <w:szCs w:val="18"/>
                <w:lang w:bidi="ar-DZ"/>
              </w:rPr>
              <w:lastRenderedPageBreak/>
              <w:t>MINISTERE DE L’ENSEIGNEMENT SUPERIEUR ET DE LA RECHERCHE SCIENTIFIQUE</w:t>
            </w:r>
          </w:p>
          <w:p w14:paraId="7D579C39"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w:t>
            </w:r>
          </w:p>
          <w:p w14:paraId="2511412D" w14:textId="77777777" w:rsidR="00A41129" w:rsidRPr="00F36C2F" w:rsidRDefault="00A41129" w:rsidP="001E2A39">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21FE289A"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w:t>
            </w:r>
          </w:p>
          <w:p w14:paraId="2E6859D6" w14:textId="77777777" w:rsidR="00A41129" w:rsidRPr="00F36C2F" w:rsidRDefault="00A41129" w:rsidP="001E2A39">
            <w:pPr>
              <w:tabs>
                <w:tab w:val="left" w:pos="2739"/>
              </w:tabs>
              <w:jc w:val="center"/>
              <w:rPr>
                <w:b/>
                <w:bCs/>
                <w:sz w:val="18"/>
                <w:szCs w:val="18"/>
                <w:lang w:bidi="ar-DZ"/>
              </w:rPr>
            </w:pPr>
            <w:r w:rsidRPr="00F36C2F">
              <w:rPr>
                <w:b/>
                <w:bCs/>
                <w:sz w:val="18"/>
                <w:szCs w:val="18"/>
                <w:lang w:bidi="ar-DZ"/>
              </w:rPr>
              <w:t>UNIVERSITE PRIVEE FELIX HOUPHOUËT BOIGNY-MALI</w:t>
            </w:r>
          </w:p>
          <w:p w14:paraId="744B41ED" w14:textId="77777777" w:rsidR="00A41129" w:rsidRPr="00F36C2F" w:rsidRDefault="00A41129" w:rsidP="001E2A39">
            <w:pPr>
              <w:tabs>
                <w:tab w:val="left" w:pos="2739"/>
              </w:tabs>
              <w:jc w:val="center"/>
              <w:rPr>
                <w:b/>
                <w:bCs/>
                <w:sz w:val="18"/>
                <w:szCs w:val="18"/>
                <w:lang w:bidi="ar-DZ"/>
              </w:rPr>
            </w:pPr>
          </w:p>
        </w:tc>
        <w:tc>
          <w:tcPr>
            <w:tcW w:w="4531" w:type="dxa"/>
          </w:tcPr>
          <w:p w14:paraId="062D237A" w14:textId="77777777" w:rsidR="00A41129" w:rsidRPr="00F36C2F" w:rsidRDefault="00A41129" w:rsidP="001E2A39">
            <w:pPr>
              <w:spacing w:line="276" w:lineRule="auto"/>
              <w:jc w:val="center"/>
              <w:rPr>
                <w:b/>
                <w:bCs/>
                <w:sz w:val="18"/>
                <w:szCs w:val="18"/>
                <w:lang w:bidi="ar-DZ"/>
              </w:rPr>
            </w:pPr>
            <w:r w:rsidRPr="00F36C2F">
              <w:rPr>
                <w:b/>
                <w:bCs/>
                <w:sz w:val="18"/>
                <w:szCs w:val="18"/>
                <w:lang w:bidi="ar-DZ"/>
              </w:rPr>
              <w:t>REPUBLIQUE DU MALI</w:t>
            </w:r>
          </w:p>
          <w:p w14:paraId="0CB6B4E6" w14:textId="77777777" w:rsidR="00A41129" w:rsidRPr="00F36C2F" w:rsidRDefault="00A41129" w:rsidP="001E2A39">
            <w:pPr>
              <w:spacing w:line="276" w:lineRule="auto"/>
              <w:jc w:val="center"/>
              <w:rPr>
                <w:b/>
                <w:bCs/>
                <w:sz w:val="18"/>
                <w:szCs w:val="18"/>
                <w:lang w:bidi="ar-DZ"/>
              </w:rPr>
            </w:pPr>
            <w:r w:rsidRPr="00F36C2F">
              <w:rPr>
                <w:b/>
                <w:bCs/>
                <w:sz w:val="18"/>
                <w:szCs w:val="18"/>
                <w:lang w:bidi="ar-DZ"/>
              </w:rPr>
              <w:t>UN PEUPLE-UN BUT-UNE FOI</w:t>
            </w:r>
          </w:p>
        </w:tc>
      </w:tr>
    </w:tbl>
    <w:p w14:paraId="252F1FFC" w14:textId="14F75F0F" w:rsidR="00A41129" w:rsidRDefault="00A41129" w:rsidP="00A41129">
      <w:pPr>
        <w:tabs>
          <w:tab w:val="left" w:pos="3912"/>
        </w:tabs>
        <w:spacing w:after="160" w:line="259" w:lineRule="auto"/>
        <w:rPr>
          <w:color w:val="002060"/>
          <w:sz w:val="18"/>
          <w:szCs w:val="18"/>
        </w:rPr>
      </w:pPr>
    </w:p>
    <w:p w14:paraId="1BEADF44" w14:textId="3BA60E3A" w:rsidR="00A41129" w:rsidRDefault="00961989" w:rsidP="00A41129">
      <w:pPr>
        <w:tabs>
          <w:tab w:val="left" w:pos="3912"/>
        </w:tabs>
        <w:spacing w:after="160" w:line="259" w:lineRule="auto"/>
        <w:rPr>
          <w:color w:val="002060"/>
          <w:sz w:val="18"/>
          <w:szCs w:val="18"/>
        </w:rPr>
      </w:pPr>
      <w:r>
        <w:rPr>
          <w:noProof/>
        </w:rPr>
        <w:drawing>
          <wp:anchor distT="0" distB="0" distL="114300" distR="114300" simplePos="0" relativeHeight="251674624" behindDoc="0" locked="0" layoutInCell="1" allowOverlap="1" wp14:anchorId="589E9B8E" wp14:editId="6D92FB3D">
            <wp:simplePos x="0" y="0"/>
            <wp:positionH relativeFrom="margin">
              <wp:posOffset>1680210</wp:posOffset>
            </wp:positionH>
            <wp:positionV relativeFrom="margin">
              <wp:posOffset>3796665</wp:posOffset>
            </wp:positionV>
            <wp:extent cx="2781935" cy="1882775"/>
            <wp:effectExtent l="76200" t="57150" r="75565" b="98425"/>
            <wp:wrapSquare wrapText="bothSides"/>
            <wp:docPr id="11143432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C83E994" w14:textId="77777777" w:rsidR="00A41129" w:rsidRDefault="00A41129" w:rsidP="00A41129">
      <w:pPr>
        <w:tabs>
          <w:tab w:val="left" w:pos="3912"/>
        </w:tabs>
        <w:spacing w:after="160" w:line="259" w:lineRule="auto"/>
        <w:rPr>
          <w:color w:val="002060"/>
          <w:sz w:val="18"/>
          <w:szCs w:val="18"/>
        </w:rPr>
      </w:pPr>
    </w:p>
    <w:p w14:paraId="0BA49D3F" w14:textId="77777777" w:rsidR="00A41129" w:rsidRDefault="00A41129" w:rsidP="00A41129">
      <w:pPr>
        <w:tabs>
          <w:tab w:val="left" w:pos="3912"/>
        </w:tabs>
        <w:spacing w:after="160" w:line="259" w:lineRule="auto"/>
        <w:rPr>
          <w:color w:val="002060"/>
          <w:sz w:val="18"/>
          <w:szCs w:val="18"/>
        </w:rPr>
      </w:pPr>
    </w:p>
    <w:p w14:paraId="4531427E" w14:textId="77777777" w:rsidR="00A41129" w:rsidRDefault="00A41129" w:rsidP="00A41129">
      <w:pPr>
        <w:tabs>
          <w:tab w:val="left" w:pos="3912"/>
        </w:tabs>
        <w:spacing w:after="160" w:line="259" w:lineRule="auto"/>
        <w:rPr>
          <w:color w:val="002060"/>
          <w:sz w:val="18"/>
          <w:szCs w:val="18"/>
        </w:rPr>
      </w:pPr>
    </w:p>
    <w:p w14:paraId="0DD0B5FE" w14:textId="48AD4E6A" w:rsidR="00A41129" w:rsidRDefault="00A41129" w:rsidP="00A41129">
      <w:pPr>
        <w:tabs>
          <w:tab w:val="left" w:pos="3912"/>
        </w:tabs>
        <w:spacing w:after="160" w:line="259" w:lineRule="auto"/>
        <w:rPr>
          <w:color w:val="002060"/>
          <w:sz w:val="18"/>
          <w:szCs w:val="18"/>
        </w:rPr>
      </w:pPr>
    </w:p>
    <w:p w14:paraId="1AE27910" w14:textId="77777777" w:rsidR="00A41129" w:rsidRDefault="00A41129" w:rsidP="00A41129">
      <w:pPr>
        <w:tabs>
          <w:tab w:val="left" w:pos="3912"/>
        </w:tabs>
        <w:spacing w:after="160" w:line="259" w:lineRule="auto"/>
        <w:rPr>
          <w:color w:val="002060"/>
          <w:sz w:val="18"/>
          <w:szCs w:val="18"/>
        </w:rPr>
      </w:pPr>
    </w:p>
    <w:p w14:paraId="7D4B1F98" w14:textId="77777777" w:rsidR="00A41129" w:rsidRDefault="00A41129" w:rsidP="00A41129">
      <w:pPr>
        <w:tabs>
          <w:tab w:val="left" w:pos="3912"/>
        </w:tabs>
        <w:spacing w:after="160" w:line="259" w:lineRule="auto"/>
        <w:rPr>
          <w:color w:val="002060"/>
          <w:sz w:val="18"/>
          <w:szCs w:val="18"/>
        </w:rPr>
      </w:pPr>
    </w:p>
    <w:p w14:paraId="460800AE" w14:textId="77777777" w:rsidR="00A41129" w:rsidRDefault="00A41129" w:rsidP="00A41129">
      <w:pPr>
        <w:tabs>
          <w:tab w:val="left" w:pos="3912"/>
        </w:tabs>
        <w:spacing w:after="160" w:line="259" w:lineRule="auto"/>
        <w:rPr>
          <w:color w:val="002060"/>
          <w:sz w:val="18"/>
          <w:szCs w:val="18"/>
        </w:rPr>
      </w:pPr>
    </w:p>
    <w:p w14:paraId="3C0EF3CB" w14:textId="77777777" w:rsidR="00A41129" w:rsidRDefault="00A41129" w:rsidP="00A41129">
      <w:pPr>
        <w:tabs>
          <w:tab w:val="left" w:pos="3912"/>
        </w:tabs>
        <w:spacing w:after="160" w:line="259" w:lineRule="auto"/>
        <w:rPr>
          <w:color w:val="002060"/>
          <w:sz w:val="18"/>
          <w:szCs w:val="18"/>
        </w:rPr>
      </w:pPr>
    </w:p>
    <w:p w14:paraId="24AB91C2" w14:textId="77777777" w:rsidR="00A41129" w:rsidRDefault="00A41129" w:rsidP="00A41129">
      <w:pPr>
        <w:tabs>
          <w:tab w:val="left" w:pos="3912"/>
        </w:tabs>
        <w:spacing w:after="160" w:line="259" w:lineRule="auto"/>
        <w:rPr>
          <w:color w:val="002060"/>
          <w:sz w:val="18"/>
          <w:szCs w:val="18"/>
        </w:rPr>
      </w:pPr>
    </w:p>
    <w:p w14:paraId="65037F3D" w14:textId="77777777" w:rsidR="00A41129" w:rsidRDefault="00A41129" w:rsidP="00A41129">
      <w:pPr>
        <w:tabs>
          <w:tab w:val="left" w:pos="3912"/>
        </w:tabs>
        <w:spacing w:after="160" w:line="259" w:lineRule="auto"/>
        <w:rPr>
          <w:color w:val="002060"/>
          <w:sz w:val="18"/>
          <w:szCs w:val="18"/>
        </w:rPr>
      </w:pPr>
    </w:p>
    <w:p w14:paraId="5235371A" w14:textId="77777777" w:rsidR="00A41129" w:rsidRDefault="00A41129" w:rsidP="00A41129">
      <w:pPr>
        <w:tabs>
          <w:tab w:val="left" w:pos="3912"/>
        </w:tabs>
        <w:spacing w:after="160" w:line="259" w:lineRule="auto"/>
        <w:rPr>
          <w:color w:val="002060"/>
          <w:sz w:val="18"/>
          <w:szCs w:val="18"/>
        </w:rPr>
      </w:pPr>
    </w:p>
    <w:p w14:paraId="5E8FC885" w14:textId="77777777" w:rsidR="00A41129" w:rsidRDefault="00A41129" w:rsidP="00A41129">
      <w:pPr>
        <w:tabs>
          <w:tab w:val="left" w:pos="3912"/>
        </w:tabs>
        <w:spacing w:after="160" w:line="259" w:lineRule="auto"/>
        <w:rPr>
          <w:color w:val="002060"/>
          <w:sz w:val="18"/>
          <w:szCs w:val="18"/>
        </w:rPr>
      </w:pPr>
    </w:p>
    <w:p w14:paraId="4D0C7B9E" w14:textId="77777777" w:rsidR="00A41129" w:rsidRDefault="00A41129" w:rsidP="00A41129">
      <w:pPr>
        <w:tabs>
          <w:tab w:val="left" w:pos="3912"/>
        </w:tabs>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5917FA80" wp14:editId="07F1F431">
            <wp:extent cx="5704840" cy="276446"/>
            <wp:effectExtent l="0" t="0" r="0" b="0"/>
            <wp:docPr id="1939028632" name="Image 193902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72EF4C6A" w14:textId="4A3C92C2" w:rsidR="00A41129" w:rsidRDefault="00A41129" w:rsidP="00A41129">
      <w:pPr>
        <w:tabs>
          <w:tab w:val="left" w:pos="3912"/>
        </w:tabs>
        <w:spacing w:after="160" w:line="259" w:lineRule="auto"/>
        <w:rPr>
          <w:color w:val="002060"/>
          <w:sz w:val="18"/>
          <w:szCs w:val="18"/>
        </w:rPr>
      </w:pPr>
      <w:r>
        <w:rPr>
          <w:color w:val="002060"/>
          <w:sz w:val="56"/>
          <w:szCs w:val="56"/>
        </w:rPr>
        <w:t xml:space="preserve">         </w:t>
      </w:r>
      <w:r w:rsidRPr="00CC002A">
        <w:rPr>
          <w:color w:val="002060"/>
          <w:sz w:val="56"/>
          <w:szCs w:val="56"/>
        </w:rPr>
        <w:t>PLAN STRATEGIQUE 2025-2030</w:t>
      </w:r>
    </w:p>
    <w:p w14:paraId="61536D8D" w14:textId="77777777" w:rsidR="00A41129" w:rsidRDefault="00A41129" w:rsidP="00A41129">
      <w:pPr>
        <w:spacing w:line="259" w:lineRule="auto"/>
        <w:rPr>
          <w:sz w:val="18"/>
          <w:szCs w:val="18"/>
        </w:rPr>
      </w:pPr>
      <w:r w:rsidRPr="00CC002A">
        <w:rPr>
          <w:sz w:val="18"/>
          <w:szCs w:val="18"/>
        </w:rPr>
        <w:br w:type="page"/>
      </w:r>
    </w:p>
    <w:p w14:paraId="26E16D4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EE7D909"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DDDE78A"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B1854C0"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E9A85F9"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0A26AE6E"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4F78B775"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3C150845"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882B6C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D0E96D0" w14:textId="0C53B459" w:rsidR="00A41129" w:rsidRPr="001E2A39" w:rsidRDefault="00A41129" w:rsidP="00A41129">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12</w:t>
      </w:r>
      <w:r w:rsidRPr="001E2A39">
        <w:rPr>
          <w:rFonts w:eastAsiaTheme="minorHAnsi"/>
          <w:b/>
          <w:color w:val="000000" w:themeColor="text1"/>
          <w:sz w:val="44"/>
          <w:lang w:eastAsia="en-US"/>
        </w:rPr>
        <w:t xml:space="preserve"> : </w:t>
      </w:r>
      <w:r>
        <w:rPr>
          <w:rFonts w:eastAsiaTheme="minorHAnsi"/>
          <w:b/>
          <w:color w:val="000000" w:themeColor="text1"/>
          <w:sz w:val="44"/>
          <w:lang w:eastAsia="en-US"/>
        </w:rPr>
        <w:t>Liste des étudiants étrangers</w:t>
      </w:r>
    </w:p>
    <w:p w14:paraId="413C604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6EBAA2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04D695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383280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EA14B6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6BAB22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08A0A8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712969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541454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05F069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83E61B0"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F694E1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4089281"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5FDE7E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26EAD54"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5C2333AB"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FC1EB2A"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2D0ABBCD" w14:textId="77777777" w:rsidR="001C0A63" w:rsidRDefault="001C0A63" w:rsidP="001C0A63">
      <w:pPr>
        <w:jc w:val="center"/>
        <w:rPr>
          <w:b/>
          <w:bCs/>
          <w:sz w:val="36"/>
          <w:szCs w:val="36"/>
        </w:rPr>
      </w:pPr>
      <w:r>
        <w:rPr>
          <w:noProof/>
        </w:rPr>
        <w:lastRenderedPageBreak/>
        <w:drawing>
          <wp:anchor distT="0" distB="0" distL="114300" distR="114300" simplePos="0" relativeHeight="251697152" behindDoc="0" locked="0" layoutInCell="1" allowOverlap="1" wp14:anchorId="210ED086" wp14:editId="2C6CF689">
            <wp:simplePos x="0" y="0"/>
            <wp:positionH relativeFrom="margin">
              <wp:posOffset>2319655</wp:posOffset>
            </wp:positionH>
            <wp:positionV relativeFrom="margin">
              <wp:posOffset>-513905</wp:posOffset>
            </wp:positionV>
            <wp:extent cx="1578610" cy="1196340"/>
            <wp:effectExtent l="95250" t="57150" r="97790" b="99060"/>
            <wp:wrapSquare wrapText="bothSides"/>
            <wp:docPr id="78825744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8610" cy="119634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FD36F55" w14:textId="77777777" w:rsidR="001C0A63" w:rsidRDefault="001C0A63" w:rsidP="001C0A63">
      <w:pPr>
        <w:jc w:val="center"/>
        <w:rPr>
          <w:b/>
          <w:bCs/>
          <w:sz w:val="36"/>
          <w:szCs w:val="36"/>
        </w:rPr>
      </w:pPr>
    </w:p>
    <w:p w14:paraId="3D62CAC6" w14:textId="77777777" w:rsidR="001C0A63" w:rsidRDefault="001C0A63" w:rsidP="001C0A63">
      <w:pPr>
        <w:jc w:val="center"/>
        <w:rPr>
          <w:b/>
          <w:bCs/>
          <w:sz w:val="36"/>
          <w:szCs w:val="36"/>
        </w:rPr>
      </w:pPr>
    </w:p>
    <w:p w14:paraId="1209DEEE" w14:textId="77777777" w:rsidR="001C0A63" w:rsidRDefault="001C0A63" w:rsidP="001C0A63">
      <w:pPr>
        <w:jc w:val="center"/>
        <w:rPr>
          <w:b/>
          <w:bCs/>
          <w:sz w:val="36"/>
          <w:szCs w:val="36"/>
        </w:rPr>
      </w:pPr>
      <w:r w:rsidRPr="002D0957">
        <w:rPr>
          <w:b/>
          <w:bCs/>
          <w:sz w:val="36"/>
          <w:szCs w:val="36"/>
        </w:rPr>
        <w:t>LISTE DES ETUDIANTS ETRANGERS</w:t>
      </w:r>
    </w:p>
    <w:tbl>
      <w:tblPr>
        <w:tblStyle w:val="Grilledutableau"/>
        <w:tblpPr w:leftFromText="141" w:rightFromText="141" w:vertAnchor="text" w:horzAnchor="margin" w:tblpXSpec="center" w:tblpY="240"/>
        <w:tblW w:w="0" w:type="auto"/>
        <w:tblLayout w:type="fixed"/>
        <w:tblLook w:val="04A0" w:firstRow="1" w:lastRow="0" w:firstColumn="1" w:lastColumn="0" w:noHBand="0" w:noVBand="1"/>
      </w:tblPr>
      <w:tblGrid>
        <w:gridCol w:w="703"/>
        <w:gridCol w:w="5074"/>
        <w:gridCol w:w="1983"/>
        <w:gridCol w:w="1302"/>
      </w:tblGrid>
      <w:tr w:rsidR="001C0A63" w:rsidRPr="002D0957" w14:paraId="047F5B6D" w14:textId="77777777" w:rsidTr="004E63BD">
        <w:tc>
          <w:tcPr>
            <w:tcW w:w="703" w:type="dxa"/>
          </w:tcPr>
          <w:p w14:paraId="1FBA1180" w14:textId="77777777" w:rsidR="001C0A63" w:rsidRPr="003F3884" w:rsidRDefault="001C0A63" w:rsidP="004E63BD">
            <w:pPr>
              <w:rPr>
                <w:b/>
                <w:bCs/>
                <w:szCs w:val="24"/>
              </w:rPr>
            </w:pPr>
            <w:r w:rsidRPr="003F3884">
              <w:rPr>
                <w:b/>
                <w:bCs/>
                <w:szCs w:val="24"/>
              </w:rPr>
              <w:t>N°</w:t>
            </w:r>
          </w:p>
        </w:tc>
        <w:tc>
          <w:tcPr>
            <w:tcW w:w="5074" w:type="dxa"/>
          </w:tcPr>
          <w:p w14:paraId="403E2874" w14:textId="77777777" w:rsidR="001C0A63" w:rsidRPr="003F3884" w:rsidRDefault="001C0A63" w:rsidP="004E63BD">
            <w:pPr>
              <w:rPr>
                <w:b/>
                <w:bCs/>
                <w:szCs w:val="24"/>
              </w:rPr>
            </w:pPr>
            <w:r w:rsidRPr="003F3884">
              <w:rPr>
                <w:b/>
                <w:bCs/>
                <w:szCs w:val="24"/>
              </w:rPr>
              <w:t>NOM ET PRENOMS</w:t>
            </w:r>
          </w:p>
        </w:tc>
        <w:tc>
          <w:tcPr>
            <w:tcW w:w="1983" w:type="dxa"/>
          </w:tcPr>
          <w:p w14:paraId="2BA2B286" w14:textId="77777777" w:rsidR="001C0A63" w:rsidRPr="003F3884" w:rsidRDefault="001C0A63" w:rsidP="004E63BD">
            <w:pPr>
              <w:rPr>
                <w:b/>
                <w:bCs/>
                <w:szCs w:val="24"/>
              </w:rPr>
            </w:pPr>
            <w:r w:rsidRPr="003F3884">
              <w:rPr>
                <w:b/>
                <w:bCs/>
                <w:szCs w:val="24"/>
              </w:rPr>
              <w:t>PAYS</w:t>
            </w:r>
          </w:p>
        </w:tc>
        <w:tc>
          <w:tcPr>
            <w:tcW w:w="1302" w:type="dxa"/>
          </w:tcPr>
          <w:p w14:paraId="1BA783FE" w14:textId="77777777" w:rsidR="001C0A63" w:rsidRPr="003F3884" w:rsidRDefault="001C0A63" w:rsidP="004E63BD">
            <w:pPr>
              <w:rPr>
                <w:b/>
                <w:bCs/>
                <w:szCs w:val="24"/>
              </w:rPr>
            </w:pPr>
            <w:r w:rsidRPr="003F3884">
              <w:rPr>
                <w:b/>
                <w:bCs/>
                <w:szCs w:val="24"/>
              </w:rPr>
              <w:t>CYCLES</w:t>
            </w:r>
          </w:p>
        </w:tc>
      </w:tr>
      <w:tr w:rsidR="001C0A63" w:rsidRPr="003F3884" w14:paraId="080052EB" w14:textId="77777777" w:rsidTr="004E63BD">
        <w:tc>
          <w:tcPr>
            <w:tcW w:w="703" w:type="dxa"/>
          </w:tcPr>
          <w:p w14:paraId="24E32843" w14:textId="77777777" w:rsidR="001C0A63" w:rsidRPr="003F3884" w:rsidRDefault="001C0A63" w:rsidP="004E63BD">
            <w:pPr>
              <w:rPr>
                <w:szCs w:val="24"/>
              </w:rPr>
            </w:pPr>
            <w:r w:rsidRPr="003F3884">
              <w:rPr>
                <w:szCs w:val="24"/>
              </w:rPr>
              <w:t>1</w:t>
            </w:r>
          </w:p>
        </w:tc>
        <w:tc>
          <w:tcPr>
            <w:tcW w:w="5074" w:type="dxa"/>
          </w:tcPr>
          <w:p w14:paraId="398C46A4" w14:textId="77777777" w:rsidR="001C0A63" w:rsidRPr="003F3884" w:rsidRDefault="001C0A63" w:rsidP="004E63BD">
            <w:pPr>
              <w:rPr>
                <w:szCs w:val="24"/>
              </w:rPr>
            </w:pPr>
            <w:r w:rsidRPr="003F3884">
              <w:rPr>
                <w:szCs w:val="24"/>
              </w:rPr>
              <w:t xml:space="preserve">KOULOUMAN </w:t>
            </w:r>
            <w:proofErr w:type="spellStart"/>
            <w:r w:rsidRPr="003F3884">
              <w:rPr>
                <w:szCs w:val="24"/>
              </w:rPr>
              <w:t>Sely</w:t>
            </w:r>
            <w:proofErr w:type="spellEnd"/>
            <w:r w:rsidRPr="003F3884">
              <w:rPr>
                <w:szCs w:val="24"/>
              </w:rPr>
              <w:t xml:space="preserve"> Nathalie</w:t>
            </w:r>
          </w:p>
        </w:tc>
        <w:tc>
          <w:tcPr>
            <w:tcW w:w="1983" w:type="dxa"/>
          </w:tcPr>
          <w:p w14:paraId="557ED32D" w14:textId="77777777" w:rsidR="001C0A63" w:rsidRPr="003F3884" w:rsidRDefault="001C0A63" w:rsidP="004E63BD">
            <w:pPr>
              <w:rPr>
                <w:szCs w:val="24"/>
              </w:rPr>
            </w:pPr>
            <w:r w:rsidRPr="003F3884">
              <w:rPr>
                <w:szCs w:val="24"/>
              </w:rPr>
              <w:t>Togo</w:t>
            </w:r>
          </w:p>
        </w:tc>
        <w:tc>
          <w:tcPr>
            <w:tcW w:w="1302" w:type="dxa"/>
          </w:tcPr>
          <w:p w14:paraId="7D7837C4" w14:textId="77777777" w:rsidR="001C0A63" w:rsidRPr="003F3884" w:rsidRDefault="001C0A63" w:rsidP="004E63BD">
            <w:pPr>
              <w:rPr>
                <w:szCs w:val="24"/>
              </w:rPr>
            </w:pPr>
            <w:r w:rsidRPr="003F3884">
              <w:rPr>
                <w:szCs w:val="24"/>
              </w:rPr>
              <w:t>Licence</w:t>
            </w:r>
          </w:p>
        </w:tc>
      </w:tr>
      <w:tr w:rsidR="001C0A63" w:rsidRPr="003F3884" w14:paraId="2172BC03" w14:textId="77777777" w:rsidTr="004E63BD">
        <w:tc>
          <w:tcPr>
            <w:tcW w:w="703" w:type="dxa"/>
          </w:tcPr>
          <w:p w14:paraId="0F79A677" w14:textId="77777777" w:rsidR="001C0A63" w:rsidRPr="003F3884" w:rsidRDefault="001C0A63" w:rsidP="004E63BD">
            <w:pPr>
              <w:rPr>
                <w:szCs w:val="24"/>
              </w:rPr>
            </w:pPr>
            <w:r w:rsidRPr="003F3884">
              <w:rPr>
                <w:szCs w:val="24"/>
              </w:rPr>
              <w:t>2</w:t>
            </w:r>
          </w:p>
        </w:tc>
        <w:tc>
          <w:tcPr>
            <w:tcW w:w="5074" w:type="dxa"/>
          </w:tcPr>
          <w:p w14:paraId="48F3D356" w14:textId="77777777" w:rsidR="001C0A63" w:rsidRPr="003F3884" w:rsidRDefault="001C0A63" w:rsidP="004E63BD">
            <w:pPr>
              <w:rPr>
                <w:szCs w:val="24"/>
              </w:rPr>
            </w:pPr>
            <w:r w:rsidRPr="003F3884">
              <w:rPr>
                <w:szCs w:val="24"/>
              </w:rPr>
              <w:t xml:space="preserve">KONATE </w:t>
            </w:r>
            <w:proofErr w:type="spellStart"/>
            <w:r w:rsidRPr="003F3884">
              <w:rPr>
                <w:szCs w:val="24"/>
              </w:rPr>
              <w:t>Lassine</w:t>
            </w:r>
            <w:proofErr w:type="spellEnd"/>
          </w:p>
        </w:tc>
        <w:tc>
          <w:tcPr>
            <w:tcW w:w="1983" w:type="dxa"/>
          </w:tcPr>
          <w:p w14:paraId="4CFF553F" w14:textId="77777777" w:rsidR="001C0A63" w:rsidRPr="003F3884" w:rsidRDefault="001C0A63" w:rsidP="004E63BD">
            <w:pPr>
              <w:rPr>
                <w:szCs w:val="24"/>
              </w:rPr>
            </w:pPr>
            <w:r w:rsidRPr="003F3884">
              <w:rPr>
                <w:szCs w:val="24"/>
              </w:rPr>
              <w:t>RCI</w:t>
            </w:r>
          </w:p>
        </w:tc>
        <w:tc>
          <w:tcPr>
            <w:tcW w:w="1302" w:type="dxa"/>
          </w:tcPr>
          <w:p w14:paraId="7A7624E7" w14:textId="77777777" w:rsidR="001C0A63" w:rsidRPr="003F3884" w:rsidRDefault="001C0A63" w:rsidP="004E63BD">
            <w:pPr>
              <w:rPr>
                <w:szCs w:val="24"/>
              </w:rPr>
            </w:pPr>
            <w:r w:rsidRPr="003F3884">
              <w:rPr>
                <w:szCs w:val="24"/>
              </w:rPr>
              <w:t>Master</w:t>
            </w:r>
          </w:p>
        </w:tc>
      </w:tr>
      <w:tr w:rsidR="001C0A63" w:rsidRPr="003F3884" w14:paraId="5AC6F6B9" w14:textId="77777777" w:rsidTr="004E63BD">
        <w:tc>
          <w:tcPr>
            <w:tcW w:w="703" w:type="dxa"/>
          </w:tcPr>
          <w:p w14:paraId="49A38FF0" w14:textId="77777777" w:rsidR="001C0A63" w:rsidRPr="003F3884" w:rsidRDefault="001C0A63" w:rsidP="004E63BD">
            <w:pPr>
              <w:rPr>
                <w:szCs w:val="24"/>
              </w:rPr>
            </w:pPr>
            <w:r w:rsidRPr="003F3884">
              <w:rPr>
                <w:szCs w:val="24"/>
              </w:rPr>
              <w:t>3</w:t>
            </w:r>
          </w:p>
        </w:tc>
        <w:tc>
          <w:tcPr>
            <w:tcW w:w="5074" w:type="dxa"/>
          </w:tcPr>
          <w:p w14:paraId="22D5C3A7" w14:textId="77777777" w:rsidR="001C0A63" w:rsidRPr="003F3884" w:rsidRDefault="001C0A63" w:rsidP="004E63BD">
            <w:pPr>
              <w:rPr>
                <w:szCs w:val="24"/>
              </w:rPr>
            </w:pPr>
            <w:r w:rsidRPr="003F3884">
              <w:rPr>
                <w:szCs w:val="24"/>
              </w:rPr>
              <w:t xml:space="preserve">KONATE </w:t>
            </w:r>
            <w:proofErr w:type="spellStart"/>
            <w:r w:rsidRPr="003F3884">
              <w:rPr>
                <w:szCs w:val="24"/>
              </w:rPr>
              <w:t>Fousseiny</w:t>
            </w:r>
            <w:proofErr w:type="spellEnd"/>
          </w:p>
        </w:tc>
        <w:tc>
          <w:tcPr>
            <w:tcW w:w="1983" w:type="dxa"/>
          </w:tcPr>
          <w:p w14:paraId="7DBFB2DC" w14:textId="77777777" w:rsidR="001C0A63" w:rsidRPr="003F3884" w:rsidRDefault="001C0A63" w:rsidP="004E63BD">
            <w:pPr>
              <w:rPr>
                <w:szCs w:val="24"/>
              </w:rPr>
            </w:pPr>
            <w:r w:rsidRPr="003F3884">
              <w:rPr>
                <w:szCs w:val="24"/>
              </w:rPr>
              <w:t>RCI</w:t>
            </w:r>
          </w:p>
        </w:tc>
        <w:tc>
          <w:tcPr>
            <w:tcW w:w="1302" w:type="dxa"/>
          </w:tcPr>
          <w:p w14:paraId="3E3D8FEB" w14:textId="77777777" w:rsidR="001C0A63" w:rsidRPr="003F3884" w:rsidRDefault="001C0A63" w:rsidP="004E63BD">
            <w:pPr>
              <w:rPr>
                <w:szCs w:val="24"/>
              </w:rPr>
            </w:pPr>
            <w:r w:rsidRPr="003F3884">
              <w:rPr>
                <w:szCs w:val="24"/>
              </w:rPr>
              <w:t>Master</w:t>
            </w:r>
          </w:p>
        </w:tc>
      </w:tr>
      <w:tr w:rsidR="001C0A63" w:rsidRPr="003F3884" w14:paraId="397F77D7" w14:textId="77777777" w:rsidTr="004E63BD">
        <w:tc>
          <w:tcPr>
            <w:tcW w:w="703" w:type="dxa"/>
          </w:tcPr>
          <w:p w14:paraId="1DF3F492" w14:textId="77777777" w:rsidR="001C0A63" w:rsidRPr="003F3884" w:rsidRDefault="001C0A63" w:rsidP="004E63BD">
            <w:pPr>
              <w:rPr>
                <w:szCs w:val="24"/>
              </w:rPr>
            </w:pPr>
            <w:r w:rsidRPr="003F3884">
              <w:rPr>
                <w:szCs w:val="24"/>
              </w:rPr>
              <w:t>4</w:t>
            </w:r>
          </w:p>
        </w:tc>
        <w:tc>
          <w:tcPr>
            <w:tcW w:w="5074" w:type="dxa"/>
          </w:tcPr>
          <w:p w14:paraId="32FA44F4" w14:textId="77777777" w:rsidR="001C0A63" w:rsidRPr="003F3884" w:rsidRDefault="001C0A63" w:rsidP="004E63BD">
            <w:pPr>
              <w:rPr>
                <w:szCs w:val="24"/>
              </w:rPr>
            </w:pPr>
            <w:r w:rsidRPr="003F3884">
              <w:rPr>
                <w:szCs w:val="24"/>
              </w:rPr>
              <w:t>BARO Awa Nathalie</w:t>
            </w:r>
          </w:p>
        </w:tc>
        <w:tc>
          <w:tcPr>
            <w:tcW w:w="1983" w:type="dxa"/>
          </w:tcPr>
          <w:p w14:paraId="46341C28" w14:textId="77777777" w:rsidR="001C0A63" w:rsidRPr="003F3884" w:rsidRDefault="001C0A63" w:rsidP="004E63BD">
            <w:pPr>
              <w:rPr>
                <w:szCs w:val="24"/>
              </w:rPr>
            </w:pPr>
            <w:r w:rsidRPr="003F3884">
              <w:rPr>
                <w:szCs w:val="24"/>
              </w:rPr>
              <w:t>Burkina Faso</w:t>
            </w:r>
          </w:p>
        </w:tc>
        <w:tc>
          <w:tcPr>
            <w:tcW w:w="1302" w:type="dxa"/>
          </w:tcPr>
          <w:p w14:paraId="58290A5D" w14:textId="77777777" w:rsidR="001C0A63" w:rsidRPr="003F3884" w:rsidRDefault="001C0A63" w:rsidP="004E63BD">
            <w:pPr>
              <w:rPr>
                <w:szCs w:val="24"/>
              </w:rPr>
            </w:pPr>
            <w:r w:rsidRPr="003F3884">
              <w:rPr>
                <w:szCs w:val="24"/>
              </w:rPr>
              <w:t>Licence</w:t>
            </w:r>
          </w:p>
        </w:tc>
      </w:tr>
      <w:tr w:rsidR="001C0A63" w:rsidRPr="003F3884" w14:paraId="0B38B1E2" w14:textId="77777777" w:rsidTr="004E63BD">
        <w:tc>
          <w:tcPr>
            <w:tcW w:w="703" w:type="dxa"/>
          </w:tcPr>
          <w:p w14:paraId="6A2535B7" w14:textId="77777777" w:rsidR="001C0A63" w:rsidRPr="003F3884" w:rsidRDefault="001C0A63" w:rsidP="004E63BD">
            <w:pPr>
              <w:rPr>
                <w:szCs w:val="24"/>
              </w:rPr>
            </w:pPr>
            <w:r w:rsidRPr="003F3884">
              <w:rPr>
                <w:szCs w:val="24"/>
              </w:rPr>
              <w:t>5</w:t>
            </w:r>
          </w:p>
        </w:tc>
        <w:tc>
          <w:tcPr>
            <w:tcW w:w="5074" w:type="dxa"/>
          </w:tcPr>
          <w:p w14:paraId="308A99AE" w14:textId="77777777" w:rsidR="001C0A63" w:rsidRPr="003F3884" w:rsidRDefault="001C0A63" w:rsidP="004E63BD">
            <w:pPr>
              <w:rPr>
                <w:szCs w:val="24"/>
              </w:rPr>
            </w:pPr>
            <w:r w:rsidRPr="003F3884">
              <w:rPr>
                <w:szCs w:val="24"/>
              </w:rPr>
              <w:t xml:space="preserve">PARE </w:t>
            </w:r>
            <w:proofErr w:type="spellStart"/>
            <w:r w:rsidRPr="003F3884">
              <w:rPr>
                <w:szCs w:val="24"/>
              </w:rPr>
              <w:t>Perpetue</w:t>
            </w:r>
            <w:proofErr w:type="spellEnd"/>
          </w:p>
        </w:tc>
        <w:tc>
          <w:tcPr>
            <w:tcW w:w="1983" w:type="dxa"/>
          </w:tcPr>
          <w:p w14:paraId="503666C7" w14:textId="77777777" w:rsidR="001C0A63" w:rsidRPr="003F3884" w:rsidRDefault="001C0A63" w:rsidP="004E63BD">
            <w:pPr>
              <w:rPr>
                <w:szCs w:val="24"/>
              </w:rPr>
            </w:pPr>
            <w:r w:rsidRPr="003F3884">
              <w:rPr>
                <w:szCs w:val="24"/>
              </w:rPr>
              <w:t>Burkina Faso</w:t>
            </w:r>
          </w:p>
        </w:tc>
        <w:tc>
          <w:tcPr>
            <w:tcW w:w="1302" w:type="dxa"/>
          </w:tcPr>
          <w:p w14:paraId="5211AD78" w14:textId="77777777" w:rsidR="001C0A63" w:rsidRPr="003F3884" w:rsidRDefault="001C0A63" w:rsidP="004E63BD">
            <w:pPr>
              <w:rPr>
                <w:szCs w:val="24"/>
              </w:rPr>
            </w:pPr>
            <w:r w:rsidRPr="003F3884">
              <w:rPr>
                <w:szCs w:val="24"/>
              </w:rPr>
              <w:t>Licence</w:t>
            </w:r>
          </w:p>
        </w:tc>
      </w:tr>
      <w:tr w:rsidR="001C0A63" w:rsidRPr="003F3884" w14:paraId="21C0FB77" w14:textId="77777777" w:rsidTr="004E63BD">
        <w:tc>
          <w:tcPr>
            <w:tcW w:w="703" w:type="dxa"/>
          </w:tcPr>
          <w:p w14:paraId="190CE40D" w14:textId="77777777" w:rsidR="001C0A63" w:rsidRPr="003F3884" w:rsidRDefault="001C0A63" w:rsidP="004E63BD">
            <w:pPr>
              <w:rPr>
                <w:szCs w:val="24"/>
              </w:rPr>
            </w:pPr>
            <w:r w:rsidRPr="003F3884">
              <w:rPr>
                <w:szCs w:val="24"/>
              </w:rPr>
              <w:t>6</w:t>
            </w:r>
          </w:p>
        </w:tc>
        <w:tc>
          <w:tcPr>
            <w:tcW w:w="5074" w:type="dxa"/>
          </w:tcPr>
          <w:p w14:paraId="1E957C00" w14:textId="77777777" w:rsidR="001C0A63" w:rsidRPr="003F3884" w:rsidRDefault="001C0A63" w:rsidP="004E63BD">
            <w:pPr>
              <w:rPr>
                <w:szCs w:val="24"/>
              </w:rPr>
            </w:pPr>
            <w:r w:rsidRPr="003F3884">
              <w:rPr>
                <w:szCs w:val="24"/>
              </w:rPr>
              <w:t xml:space="preserve">BERTHE </w:t>
            </w:r>
            <w:proofErr w:type="spellStart"/>
            <w:r w:rsidRPr="003F3884">
              <w:rPr>
                <w:szCs w:val="24"/>
              </w:rPr>
              <w:t>Tio</w:t>
            </w:r>
            <w:proofErr w:type="spellEnd"/>
            <w:r w:rsidRPr="003F3884">
              <w:rPr>
                <w:szCs w:val="24"/>
              </w:rPr>
              <w:t xml:space="preserve"> </w:t>
            </w:r>
            <w:proofErr w:type="spellStart"/>
            <w:r w:rsidRPr="003F3884">
              <w:rPr>
                <w:szCs w:val="24"/>
              </w:rPr>
              <w:t>Sitan</w:t>
            </w:r>
            <w:proofErr w:type="spellEnd"/>
          </w:p>
        </w:tc>
        <w:tc>
          <w:tcPr>
            <w:tcW w:w="1983" w:type="dxa"/>
          </w:tcPr>
          <w:p w14:paraId="67C2C518" w14:textId="77777777" w:rsidR="001C0A63" w:rsidRPr="003F3884" w:rsidRDefault="001C0A63" w:rsidP="004E63BD">
            <w:pPr>
              <w:rPr>
                <w:szCs w:val="24"/>
              </w:rPr>
            </w:pPr>
            <w:r w:rsidRPr="003F3884">
              <w:rPr>
                <w:szCs w:val="24"/>
              </w:rPr>
              <w:t>RCI</w:t>
            </w:r>
          </w:p>
        </w:tc>
        <w:tc>
          <w:tcPr>
            <w:tcW w:w="1302" w:type="dxa"/>
          </w:tcPr>
          <w:p w14:paraId="3610134B" w14:textId="77777777" w:rsidR="001C0A63" w:rsidRPr="003F3884" w:rsidRDefault="001C0A63" w:rsidP="004E63BD">
            <w:pPr>
              <w:rPr>
                <w:szCs w:val="24"/>
              </w:rPr>
            </w:pPr>
            <w:r w:rsidRPr="003F3884">
              <w:rPr>
                <w:szCs w:val="24"/>
              </w:rPr>
              <w:t>Master</w:t>
            </w:r>
          </w:p>
        </w:tc>
      </w:tr>
      <w:tr w:rsidR="001C0A63" w:rsidRPr="003F3884" w14:paraId="3A9831A6" w14:textId="77777777" w:rsidTr="004E63BD">
        <w:tc>
          <w:tcPr>
            <w:tcW w:w="703" w:type="dxa"/>
          </w:tcPr>
          <w:p w14:paraId="037BC832" w14:textId="77777777" w:rsidR="001C0A63" w:rsidRPr="003F3884" w:rsidRDefault="001C0A63" w:rsidP="004E63BD">
            <w:pPr>
              <w:rPr>
                <w:szCs w:val="24"/>
              </w:rPr>
            </w:pPr>
            <w:r w:rsidRPr="003F3884">
              <w:rPr>
                <w:szCs w:val="24"/>
              </w:rPr>
              <w:t>7</w:t>
            </w:r>
          </w:p>
        </w:tc>
        <w:tc>
          <w:tcPr>
            <w:tcW w:w="5074" w:type="dxa"/>
          </w:tcPr>
          <w:p w14:paraId="3EBBCFF9" w14:textId="77777777" w:rsidR="001C0A63" w:rsidRPr="003F3884" w:rsidRDefault="001C0A63" w:rsidP="004E63BD">
            <w:pPr>
              <w:rPr>
                <w:szCs w:val="24"/>
              </w:rPr>
            </w:pPr>
            <w:r w:rsidRPr="003F3884">
              <w:rPr>
                <w:szCs w:val="24"/>
              </w:rPr>
              <w:t>MOUNKORO Naomie</w:t>
            </w:r>
          </w:p>
        </w:tc>
        <w:tc>
          <w:tcPr>
            <w:tcW w:w="1983" w:type="dxa"/>
          </w:tcPr>
          <w:p w14:paraId="46266AEF" w14:textId="77777777" w:rsidR="001C0A63" w:rsidRPr="003F3884" w:rsidRDefault="001C0A63" w:rsidP="004E63BD">
            <w:pPr>
              <w:rPr>
                <w:szCs w:val="24"/>
              </w:rPr>
            </w:pPr>
            <w:r w:rsidRPr="003F3884">
              <w:rPr>
                <w:szCs w:val="24"/>
              </w:rPr>
              <w:t>Burkina Faso</w:t>
            </w:r>
          </w:p>
        </w:tc>
        <w:tc>
          <w:tcPr>
            <w:tcW w:w="1302" w:type="dxa"/>
          </w:tcPr>
          <w:p w14:paraId="4AE126BE" w14:textId="77777777" w:rsidR="001C0A63" w:rsidRPr="003F3884" w:rsidRDefault="001C0A63" w:rsidP="004E63BD">
            <w:pPr>
              <w:rPr>
                <w:szCs w:val="24"/>
              </w:rPr>
            </w:pPr>
            <w:r w:rsidRPr="003F3884">
              <w:rPr>
                <w:szCs w:val="24"/>
              </w:rPr>
              <w:t>Master</w:t>
            </w:r>
          </w:p>
        </w:tc>
      </w:tr>
      <w:tr w:rsidR="001C0A63" w:rsidRPr="003F3884" w14:paraId="0F4E8269" w14:textId="77777777" w:rsidTr="004E63BD">
        <w:tc>
          <w:tcPr>
            <w:tcW w:w="703" w:type="dxa"/>
          </w:tcPr>
          <w:p w14:paraId="7BB572FC" w14:textId="77777777" w:rsidR="001C0A63" w:rsidRPr="003F3884" w:rsidRDefault="001C0A63" w:rsidP="004E63BD">
            <w:pPr>
              <w:rPr>
                <w:szCs w:val="24"/>
              </w:rPr>
            </w:pPr>
            <w:r w:rsidRPr="003F3884">
              <w:rPr>
                <w:szCs w:val="24"/>
              </w:rPr>
              <w:t>8</w:t>
            </w:r>
          </w:p>
        </w:tc>
        <w:tc>
          <w:tcPr>
            <w:tcW w:w="5074" w:type="dxa"/>
          </w:tcPr>
          <w:p w14:paraId="7B092AE6" w14:textId="77777777" w:rsidR="001C0A63" w:rsidRPr="003F3884" w:rsidRDefault="001C0A63" w:rsidP="004E63BD">
            <w:pPr>
              <w:rPr>
                <w:szCs w:val="24"/>
              </w:rPr>
            </w:pPr>
            <w:r w:rsidRPr="003F3884">
              <w:rPr>
                <w:szCs w:val="24"/>
              </w:rPr>
              <w:t>SIDIBE Habiba</w:t>
            </w:r>
          </w:p>
        </w:tc>
        <w:tc>
          <w:tcPr>
            <w:tcW w:w="1983" w:type="dxa"/>
          </w:tcPr>
          <w:p w14:paraId="29BFB56A" w14:textId="77777777" w:rsidR="001C0A63" w:rsidRPr="003F3884" w:rsidRDefault="001C0A63" w:rsidP="004E63BD">
            <w:pPr>
              <w:rPr>
                <w:szCs w:val="24"/>
              </w:rPr>
            </w:pPr>
            <w:r w:rsidRPr="003F3884">
              <w:rPr>
                <w:szCs w:val="24"/>
              </w:rPr>
              <w:t>RCI</w:t>
            </w:r>
          </w:p>
        </w:tc>
        <w:tc>
          <w:tcPr>
            <w:tcW w:w="1302" w:type="dxa"/>
          </w:tcPr>
          <w:p w14:paraId="3A9F60BA" w14:textId="77777777" w:rsidR="001C0A63" w:rsidRPr="003F3884" w:rsidRDefault="001C0A63" w:rsidP="004E63BD">
            <w:pPr>
              <w:rPr>
                <w:szCs w:val="24"/>
              </w:rPr>
            </w:pPr>
            <w:r w:rsidRPr="003F3884">
              <w:rPr>
                <w:szCs w:val="24"/>
              </w:rPr>
              <w:t>Licence</w:t>
            </w:r>
          </w:p>
        </w:tc>
      </w:tr>
      <w:tr w:rsidR="001C0A63" w:rsidRPr="003F3884" w14:paraId="5D84DAEF" w14:textId="77777777" w:rsidTr="004E63BD">
        <w:tc>
          <w:tcPr>
            <w:tcW w:w="703" w:type="dxa"/>
          </w:tcPr>
          <w:p w14:paraId="51EDAA85" w14:textId="77777777" w:rsidR="001C0A63" w:rsidRPr="003F3884" w:rsidRDefault="001C0A63" w:rsidP="004E63BD">
            <w:pPr>
              <w:rPr>
                <w:szCs w:val="24"/>
              </w:rPr>
            </w:pPr>
            <w:r w:rsidRPr="003F3884">
              <w:rPr>
                <w:szCs w:val="24"/>
              </w:rPr>
              <w:t>9</w:t>
            </w:r>
          </w:p>
        </w:tc>
        <w:tc>
          <w:tcPr>
            <w:tcW w:w="5074" w:type="dxa"/>
          </w:tcPr>
          <w:p w14:paraId="25B388E2" w14:textId="77777777" w:rsidR="001C0A63" w:rsidRPr="003F3884" w:rsidRDefault="001C0A63" w:rsidP="004E63BD">
            <w:pPr>
              <w:rPr>
                <w:szCs w:val="24"/>
              </w:rPr>
            </w:pPr>
            <w:r w:rsidRPr="003F3884">
              <w:rPr>
                <w:szCs w:val="24"/>
              </w:rPr>
              <w:t xml:space="preserve">Naomie </w:t>
            </w:r>
            <w:proofErr w:type="spellStart"/>
            <w:r w:rsidRPr="003F3884">
              <w:rPr>
                <w:szCs w:val="24"/>
              </w:rPr>
              <w:t>Ayetiou</w:t>
            </w:r>
            <w:proofErr w:type="spellEnd"/>
            <w:r w:rsidRPr="003F3884">
              <w:rPr>
                <w:szCs w:val="24"/>
              </w:rPr>
              <w:t xml:space="preserve"> </w:t>
            </w:r>
            <w:proofErr w:type="spellStart"/>
            <w:r w:rsidRPr="003F3884">
              <w:rPr>
                <w:szCs w:val="24"/>
              </w:rPr>
              <w:t>Delali</w:t>
            </w:r>
            <w:proofErr w:type="spellEnd"/>
          </w:p>
        </w:tc>
        <w:tc>
          <w:tcPr>
            <w:tcW w:w="1983" w:type="dxa"/>
          </w:tcPr>
          <w:p w14:paraId="73971466" w14:textId="77777777" w:rsidR="001C0A63" w:rsidRPr="003F3884" w:rsidRDefault="001C0A63" w:rsidP="004E63BD">
            <w:pPr>
              <w:rPr>
                <w:szCs w:val="24"/>
              </w:rPr>
            </w:pPr>
            <w:r w:rsidRPr="003F3884">
              <w:rPr>
                <w:szCs w:val="24"/>
              </w:rPr>
              <w:t>Togo</w:t>
            </w:r>
          </w:p>
        </w:tc>
        <w:tc>
          <w:tcPr>
            <w:tcW w:w="1302" w:type="dxa"/>
          </w:tcPr>
          <w:p w14:paraId="05F68625" w14:textId="77777777" w:rsidR="001C0A63" w:rsidRPr="003F3884" w:rsidRDefault="001C0A63" w:rsidP="004E63BD">
            <w:pPr>
              <w:rPr>
                <w:szCs w:val="24"/>
              </w:rPr>
            </w:pPr>
            <w:r w:rsidRPr="003F3884">
              <w:rPr>
                <w:szCs w:val="24"/>
              </w:rPr>
              <w:t>Master</w:t>
            </w:r>
          </w:p>
        </w:tc>
      </w:tr>
      <w:tr w:rsidR="001C0A63" w:rsidRPr="003F3884" w14:paraId="62432504" w14:textId="77777777" w:rsidTr="004E63BD">
        <w:tc>
          <w:tcPr>
            <w:tcW w:w="703" w:type="dxa"/>
          </w:tcPr>
          <w:p w14:paraId="4CCFE415" w14:textId="77777777" w:rsidR="001C0A63" w:rsidRPr="003F3884" w:rsidRDefault="001C0A63" w:rsidP="004E63BD">
            <w:pPr>
              <w:rPr>
                <w:szCs w:val="24"/>
              </w:rPr>
            </w:pPr>
            <w:r w:rsidRPr="003F3884">
              <w:rPr>
                <w:szCs w:val="24"/>
              </w:rPr>
              <w:t>10</w:t>
            </w:r>
          </w:p>
        </w:tc>
        <w:tc>
          <w:tcPr>
            <w:tcW w:w="5074" w:type="dxa"/>
          </w:tcPr>
          <w:p w14:paraId="5E6DCAA0" w14:textId="77777777" w:rsidR="001C0A63" w:rsidRPr="003F3884" w:rsidRDefault="001C0A63" w:rsidP="004E63BD">
            <w:pPr>
              <w:rPr>
                <w:szCs w:val="24"/>
              </w:rPr>
            </w:pPr>
            <w:r w:rsidRPr="003F3884">
              <w:rPr>
                <w:szCs w:val="24"/>
              </w:rPr>
              <w:t>DROVI Adjo Maeva</w:t>
            </w:r>
          </w:p>
        </w:tc>
        <w:tc>
          <w:tcPr>
            <w:tcW w:w="1983" w:type="dxa"/>
          </w:tcPr>
          <w:p w14:paraId="35034387" w14:textId="77777777" w:rsidR="001C0A63" w:rsidRPr="003F3884" w:rsidRDefault="001C0A63" w:rsidP="004E63BD">
            <w:pPr>
              <w:rPr>
                <w:szCs w:val="24"/>
              </w:rPr>
            </w:pPr>
            <w:r w:rsidRPr="003F3884">
              <w:rPr>
                <w:szCs w:val="24"/>
              </w:rPr>
              <w:t>Togo</w:t>
            </w:r>
          </w:p>
        </w:tc>
        <w:tc>
          <w:tcPr>
            <w:tcW w:w="1302" w:type="dxa"/>
          </w:tcPr>
          <w:p w14:paraId="59425EFE" w14:textId="77777777" w:rsidR="001C0A63" w:rsidRPr="003F3884" w:rsidRDefault="001C0A63" w:rsidP="004E63BD">
            <w:pPr>
              <w:rPr>
                <w:szCs w:val="24"/>
              </w:rPr>
            </w:pPr>
            <w:r w:rsidRPr="003F3884">
              <w:rPr>
                <w:szCs w:val="24"/>
              </w:rPr>
              <w:t>Licence</w:t>
            </w:r>
          </w:p>
        </w:tc>
      </w:tr>
      <w:tr w:rsidR="001C0A63" w:rsidRPr="003F3884" w14:paraId="4D7016C0" w14:textId="77777777" w:rsidTr="004E63BD">
        <w:tc>
          <w:tcPr>
            <w:tcW w:w="703" w:type="dxa"/>
          </w:tcPr>
          <w:p w14:paraId="44EFF620" w14:textId="77777777" w:rsidR="001C0A63" w:rsidRPr="003F3884" w:rsidRDefault="001C0A63" w:rsidP="004E63BD">
            <w:pPr>
              <w:rPr>
                <w:szCs w:val="24"/>
              </w:rPr>
            </w:pPr>
            <w:r w:rsidRPr="003F3884">
              <w:rPr>
                <w:szCs w:val="24"/>
              </w:rPr>
              <w:t>11</w:t>
            </w:r>
          </w:p>
        </w:tc>
        <w:tc>
          <w:tcPr>
            <w:tcW w:w="5074" w:type="dxa"/>
          </w:tcPr>
          <w:p w14:paraId="44C20423" w14:textId="77777777" w:rsidR="001C0A63" w:rsidRPr="003F3884" w:rsidRDefault="001C0A63" w:rsidP="004E63BD">
            <w:pPr>
              <w:rPr>
                <w:szCs w:val="24"/>
              </w:rPr>
            </w:pPr>
            <w:r w:rsidRPr="003F3884">
              <w:rPr>
                <w:szCs w:val="24"/>
              </w:rPr>
              <w:t xml:space="preserve">OURO </w:t>
            </w:r>
            <w:proofErr w:type="spellStart"/>
            <w:r w:rsidRPr="003F3884">
              <w:rPr>
                <w:szCs w:val="24"/>
              </w:rPr>
              <w:t>Bang’na</w:t>
            </w:r>
            <w:proofErr w:type="spellEnd"/>
            <w:r w:rsidRPr="003F3884">
              <w:rPr>
                <w:szCs w:val="24"/>
              </w:rPr>
              <w:t xml:space="preserve"> </w:t>
            </w:r>
            <w:proofErr w:type="spellStart"/>
            <w:r w:rsidRPr="003F3884">
              <w:rPr>
                <w:szCs w:val="24"/>
              </w:rPr>
              <w:t>Fridaouss</w:t>
            </w:r>
            <w:proofErr w:type="spellEnd"/>
          </w:p>
        </w:tc>
        <w:tc>
          <w:tcPr>
            <w:tcW w:w="1983" w:type="dxa"/>
          </w:tcPr>
          <w:p w14:paraId="62259CBD" w14:textId="77777777" w:rsidR="001C0A63" w:rsidRPr="003F3884" w:rsidRDefault="001C0A63" w:rsidP="004E63BD">
            <w:pPr>
              <w:rPr>
                <w:szCs w:val="24"/>
              </w:rPr>
            </w:pPr>
            <w:r w:rsidRPr="003F3884">
              <w:rPr>
                <w:szCs w:val="24"/>
              </w:rPr>
              <w:t>Togo</w:t>
            </w:r>
          </w:p>
        </w:tc>
        <w:tc>
          <w:tcPr>
            <w:tcW w:w="1302" w:type="dxa"/>
          </w:tcPr>
          <w:p w14:paraId="57FAD952" w14:textId="77777777" w:rsidR="001C0A63" w:rsidRPr="003F3884" w:rsidRDefault="001C0A63" w:rsidP="004E63BD">
            <w:pPr>
              <w:rPr>
                <w:szCs w:val="24"/>
              </w:rPr>
            </w:pPr>
            <w:r w:rsidRPr="003F3884">
              <w:rPr>
                <w:szCs w:val="24"/>
              </w:rPr>
              <w:t>Master</w:t>
            </w:r>
          </w:p>
        </w:tc>
      </w:tr>
      <w:tr w:rsidR="001C0A63" w:rsidRPr="003F3884" w14:paraId="579E6E85" w14:textId="77777777" w:rsidTr="004E63BD">
        <w:tc>
          <w:tcPr>
            <w:tcW w:w="703" w:type="dxa"/>
          </w:tcPr>
          <w:p w14:paraId="6025962B" w14:textId="77777777" w:rsidR="001C0A63" w:rsidRPr="003F3884" w:rsidRDefault="001C0A63" w:rsidP="004E63BD">
            <w:pPr>
              <w:rPr>
                <w:szCs w:val="24"/>
              </w:rPr>
            </w:pPr>
            <w:r w:rsidRPr="003F3884">
              <w:rPr>
                <w:szCs w:val="24"/>
              </w:rPr>
              <w:t>12</w:t>
            </w:r>
          </w:p>
        </w:tc>
        <w:tc>
          <w:tcPr>
            <w:tcW w:w="5074" w:type="dxa"/>
          </w:tcPr>
          <w:p w14:paraId="1CFEE855" w14:textId="77777777" w:rsidR="001C0A63" w:rsidRPr="003F3884" w:rsidRDefault="001C0A63" w:rsidP="004E63BD">
            <w:pPr>
              <w:rPr>
                <w:szCs w:val="24"/>
              </w:rPr>
            </w:pPr>
            <w:r w:rsidRPr="003F3884">
              <w:rPr>
                <w:szCs w:val="24"/>
              </w:rPr>
              <w:t xml:space="preserve">DICKMI </w:t>
            </w:r>
            <w:proofErr w:type="spellStart"/>
            <w:r w:rsidRPr="003F3884">
              <w:rPr>
                <w:szCs w:val="24"/>
              </w:rPr>
              <w:t>Kedai</w:t>
            </w:r>
            <w:proofErr w:type="spellEnd"/>
            <w:r w:rsidRPr="003F3884">
              <w:rPr>
                <w:szCs w:val="24"/>
              </w:rPr>
              <w:t xml:space="preserve"> Lucie</w:t>
            </w:r>
          </w:p>
        </w:tc>
        <w:tc>
          <w:tcPr>
            <w:tcW w:w="1983" w:type="dxa"/>
          </w:tcPr>
          <w:p w14:paraId="7A23D041" w14:textId="77777777" w:rsidR="001C0A63" w:rsidRPr="003F3884" w:rsidRDefault="001C0A63" w:rsidP="004E63BD">
            <w:pPr>
              <w:rPr>
                <w:szCs w:val="24"/>
              </w:rPr>
            </w:pPr>
            <w:r w:rsidRPr="003F3884">
              <w:rPr>
                <w:szCs w:val="24"/>
              </w:rPr>
              <w:t>Tchad</w:t>
            </w:r>
          </w:p>
        </w:tc>
        <w:tc>
          <w:tcPr>
            <w:tcW w:w="1302" w:type="dxa"/>
          </w:tcPr>
          <w:p w14:paraId="4AF9437A" w14:textId="77777777" w:rsidR="001C0A63" w:rsidRPr="003F3884" w:rsidRDefault="001C0A63" w:rsidP="004E63BD">
            <w:pPr>
              <w:rPr>
                <w:szCs w:val="24"/>
              </w:rPr>
            </w:pPr>
            <w:r w:rsidRPr="003F3884">
              <w:rPr>
                <w:szCs w:val="24"/>
              </w:rPr>
              <w:t>Licence</w:t>
            </w:r>
          </w:p>
        </w:tc>
      </w:tr>
      <w:tr w:rsidR="001C0A63" w:rsidRPr="003F3884" w14:paraId="64778923" w14:textId="77777777" w:rsidTr="004E63BD">
        <w:tc>
          <w:tcPr>
            <w:tcW w:w="703" w:type="dxa"/>
          </w:tcPr>
          <w:p w14:paraId="7402BDEE" w14:textId="77777777" w:rsidR="001C0A63" w:rsidRPr="003F3884" w:rsidRDefault="001C0A63" w:rsidP="004E63BD">
            <w:pPr>
              <w:rPr>
                <w:szCs w:val="24"/>
              </w:rPr>
            </w:pPr>
            <w:r w:rsidRPr="003F3884">
              <w:rPr>
                <w:szCs w:val="24"/>
              </w:rPr>
              <w:t>13</w:t>
            </w:r>
          </w:p>
        </w:tc>
        <w:tc>
          <w:tcPr>
            <w:tcW w:w="5074" w:type="dxa"/>
          </w:tcPr>
          <w:p w14:paraId="283D3698" w14:textId="77777777" w:rsidR="001C0A63" w:rsidRPr="003F3884" w:rsidRDefault="001C0A63" w:rsidP="004E63BD">
            <w:pPr>
              <w:rPr>
                <w:szCs w:val="24"/>
              </w:rPr>
            </w:pPr>
            <w:r w:rsidRPr="003F3884">
              <w:rPr>
                <w:szCs w:val="24"/>
              </w:rPr>
              <w:t>DAGADANI Aminata</w:t>
            </w:r>
          </w:p>
        </w:tc>
        <w:tc>
          <w:tcPr>
            <w:tcW w:w="1983" w:type="dxa"/>
          </w:tcPr>
          <w:p w14:paraId="4F6424AF" w14:textId="77777777" w:rsidR="001C0A63" w:rsidRPr="003F3884" w:rsidRDefault="001C0A63" w:rsidP="004E63BD">
            <w:pPr>
              <w:rPr>
                <w:szCs w:val="24"/>
              </w:rPr>
            </w:pPr>
            <w:r w:rsidRPr="003F3884">
              <w:rPr>
                <w:szCs w:val="24"/>
              </w:rPr>
              <w:t>RCI</w:t>
            </w:r>
          </w:p>
        </w:tc>
        <w:tc>
          <w:tcPr>
            <w:tcW w:w="1302" w:type="dxa"/>
          </w:tcPr>
          <w:p w14:paraId="4FE021A5" w14:textId="77777777" w:rsidR="001C0A63" w:rsidRPr="003F3884" w:rsidRDefault="001C0A63" w:rsidP="004E63BD">
            <w:pPr>
              <w:rPr>
                <w:szCs w:val="24"/>
              </w:rPr>
            </w:pPr>
            <w:r w:rsidRPr="003F3884">
              <w:rPr>
                <w:szCs w:val="24"/>
              </w:rPr>
              <w:t xml:space="preserve">Licence </w:t>
            </w:r>
          </w:p>
        </w:tc>
      </w:tr>
      <w:tr w:rsidR="001C0A63" w:rsidRPr="003F3884" w14:paraId="0596F573" w14:textId="77777777" w:rsidTr="004E63BD">
        <w:tc>
          <w:tcPr>
            <w:tcW w:w="703" w:type="dxa"/>
          </w:tcPr>
          <w:p w14:paraId="58D4E785" w14:textId="77777777" w:rsidR="001C0A63" w:rsidRPr="003F3884" w:rsidRDefault="001C0A63" w:rsidP="004E63BD">
            <w:pPr>
              <w:rPr>
                <w:szCs w:val="24"/>
              </w:rPr>
            </w:pPr>
            <w:r w:rsidRPr="003F3884">
              <w:rPr>
                <w:szCs w:val="24"/>
              </w:rPr>
              <w:t>14</w:t>
            </w:r>
          </w:p>
        </w:tc>
        <w:tc>
          <w:tcPr>
            <w:tcW w:w="5074" w:type="dxa"/>
          </w:tcPr>
          <w:p w14:paraId="7AC2B10E" w14:textId="77777777" w:rsidR="001C0A63" w:rsidRPr="003F3884" w:rsidRDefault="001C0A63" w:rsidP="004E63BD">
            <w:pPr>
              <w:rPr>
                <w:szCs w:val="24"/>
              </w:rPr>
            </w:pPr>
            <w:r w:rsidRPr="003F3884">
              <w:rPr>
                <w:szCs w:val="24"/>
              </w:rPr>
              <w:t xml:space="preserve">DIABATE </w:t>
            </w:r>
            <w:proofErr w:type="spellStart"/>
            <w:r w:rsidRPr="003F3884">
              <w:rPr>
                <w:szCs w:val="24"/>
              </w:rPr>
              <w:t>Karidjatou</w:t>
            </w:r>
            <w:proofErr w:type="spellEnd"/>
          </w:p>
        </w:tc>
        <w:tc>
          <w:tcPr>
            <w:tcW w:w="1983" w:type="dxa"/>
          </w:tcPr>
          <w:p w14:paraId="1A0F5AD4" w14:textId="77777777" w:rsidR="001C0A63" w:rsidRPr="003F3884" w:rsidRDefault="001C0A63" w:rsidP="004E63BD">
            <w:pPr>
              <w:rPr>
                <w:szCs w:val="24"/>
              </w:rPr>
            </w:pPr>
            <w:r w:rsidRPr="003F3884">
              <w:rPr>
                <w:szCs w:val="24"/>
              </w:rPr>
              <w:t>RCI</w:t>
            </w:r>
          </w:p>
        </w:tc>
        <w:tc>
          <w:tcPr>
            <w:tcW w:w="1302" w:type="dxa"/>
          </w:tcPr>
          <w:p w14:paraId="5A1C2A7D" w14:textId="77777777" w:rsidR="001C0A63" w:rsidRPr="003F3884" w:rsidRDefault="001C0A63" w:rsidP="004E63BD">
            <w:pPr>
              <w:rPr>
                <w:szCs w:val="24"/>
              </w:rPr>
            </w:pPr>
            <w:r w:rsidRPr="003F3884">
              <w:rPr>
                <w:szCs w:val="24"/>
              </w:rPr>
              <w:t>Master</w:t>
            </w:r>
          </w:p>
        </w:tc>
      </w:tr>
      <w:tr w:rsidR="001C0A63" w:rsidRPr="003F3884" w14:paraId="568F8E8D" w14:textId="77777777" w:rsidTr="004E63BD">
        <w:tc>
          <w:tcPr>
            <w:tcW w:w="703" w:type="dxa"/>
          </w:tcPr>
          <w:p w14:paraId="0B52EFCF" w14:textId="77777777" w:rsidR="001C0A63" w:rsidRPr="003F3884" w:rsidRDefault="001C0A63" w:rsidP="004E63BD">
            <w:pPr>
              <w:rPr>
                <w:szCs w:val="24"/>
              </w:rPr>
            </w:pPr>
            <w:r w:rsidRPr="003F3884">
              <w:rPr>
                <w:szCs w:val="24"/>
              </w:rPr>
              <w:t>15</w:t>
            </w:r>
          </w:p>
        </w:tc>
        <w:tc>
          <w:tcPr>
            <w:tcW w:w="5074" w:type="dxa"/>
          </w:tcPr>
          <w:p w14:paraId="07C68011" w14:textId="77777777" w:rsidR="001C0A63" w:rsidRPr="003F3884" w:rsidRDefault="001C0A63" w:rsidP="004E63BD">
            <w:pPr>
              <w:rPr>
                <w:szCs w:val="24"/>
              </w:rPr>
            </w:pPr>
            <w:r w:rsidRPr="003F3884">
              <w:rPr>
                <w:szCs w:val="24"/>
              </w:rPr>
              <w:t>BERTHE Mory</w:t>
            </w:r>
          </w:p>
        </w:tc>
        <w:tc>
          <w:tcPr>
            <w:tcW w:w="1983" w:type="dxa"/>
          </w:tcPr>
          <w:p w14:paraId="652BB190" w14:textId="77777777" w:rsidR="001C0A63" w:rsidRPr="003F3884" w:rsidRDefault="001C0A63" w:rsidP="004E63BD">
            <w:pPr>
              <w:rPr>
                <w:szCs w:val="24"/>
              </w:rPr>
            </w:pPr>
            <w:r w:rsidRPr="003F3884">
              <w:rPr>
                <w:szCs w:val="24"/>
              </w:rPr>
              <w:t>RCI</w:t>
            </w:r>
          </w:p>
        </w:tc>
        <w:tc>
          <w:tcPr>
            <w:tcW w:w="1302" w:type="dxa"/>
          </w:tcPr>
          <w:p w14:paraId="5847D3A7" w14:textId="77777777" w:rsidR="001C0A63" w:rsidRPr="003F3884" w:rsidRDefault="001C0A63" w:rsidP="004E63BD">
            <w:pPr>
              <w:rPr>
                <w:szCs w:val="24"/>
              </w:rPr>
            </w:pPr>
            <w:r w:rsidRPr="003F3884">
              <w:rPr>
                <w:szCs w:val="24"/>
              </w:rPr>
              <w:t>Licence</w:t>
            </w:r>
          </w:p>
        </w:tc>
      </w:tr>
      <w:tr w:rsidR="001C0A63" w:rsidRPr="003F3884" w14:paraId="19A87190" w14:textId="77777777" w:rsidTr="004E63BD">
        <w:tc>
          <w:tcPr>
            <w:tcW w:w="703" w:type="dxa"/>
          </w:tcPr>
          <w:p w14:paraId="5C5C8BBE" w14:textId="77777777" w:rsidR="001C0A63" w:rsidRPr="003F3884" w:rsidRDefault="001C0A63" w:rsidP="004E63BD">
            <w:pPr>
              <w:rPr>
                <w:szCs w:val="24"/>
              </w:rPr>
            </w:pPr>
            <w:r w:rsidRPr="003F3884">
              <w:rPr>
                <w:szCs w:val="24"/>
              </w:rPr>
              <w:t>16</w:t>
            </w:r>
          </w:p>
        </w:tc>
        <w:tc>
          <w:tcPr>
            <w:tcW w:w="5074" w:type="dxa"/>
          </w:tcPr>
          <w:p w14:paraId="6569CDAA" w14:textId="77777777" w:rsidR="001C0A63" w:rsidRPr="003F3884" w:rsidRDefault="001C0A63" w:rsidP="004E63BD">
            <w:pPr>
              <w:rPr>
                <w:szCs w:val="24"/>
              </w:rPr>
            </w:pPr>
            <w:r w:rsidRPr="003F3884">
              <w:rPr>
                <w:szCs w:val="24"/>
              </w:rPr>
              <w:t xml:space="preserve">BAHAING </w:t>
            </w:r>
            <w:proofErr w:type="spellStart"/>
            <w:r w:rsidRPr="003F3884">
              <w:rPr>
                <w:szCs w:val="24"/>
              </w:rPr>
              <w:t>Djongnowa</w:t>
            </w:r>
            <w:proofErr w:type="spellEnd"/>
            <w:r w:rsidRPr="003F3884">
              <w:rPr>
                <w:szCs w:val="24"/>
              </w:rPr>
              <w:t xml:space="preserve"> Jonathan</w:t>
            </w:r>
          </w:p>
        </w:tc>
        <w:tc>
          <w:tcPr>
            <w:tcW w:w="1983" w:type="dxa"/>
          </w:tcPr>
          <w:p w14:paraId="2703E433" w14:textId="77777777" w:rsidR="001C0A63" w:rsidRPr="003F3884" w:rsidRDefault="001C0A63" w:rsidP="004E63BD">
            <w:pPr>
              <w:rPr>
                <w:szCs w:val="24"/>
              </w:rPr>
            </w:pPr>
            <w:r w:rsidRPr="003F3884">
              <w:rPr>
                <w:szCs w:val="24"/>
              </w:rPr>
              <w:t>Cameroun</w:t>
            </w:r>
          </w:p>
        </w:tc>
        <w:tc>
          <w:tcPr>
            <w:tcW w:w="1302" w:type="dxa"/>
          </w:tcPr>
          <w:p w14:paraId="5B565284" w14:textId="77777777" w:rsidR="001C0A63" w:rsidRPr="003F3884" w:rsidRDefault="001C0A63" w:rsidP="004E63BD">
            <w:pPr>
              <w:rPr>
                <w:szCs w:val="24"/>
              </w:rPr>
            </w:pPr>
            <w:r w:rsidRPr="003F3884">
              <w:rPr>
                <w:szCs w:val="24"/>
              </w:rPr>
              <w:t>Master</w:t>
            </w:r>
          </w:p>
        </w:tc>
      </w:tr>
      <w:tr w:rsidR="001C0A63" w:rsidRPr="003F3884" w14:paraId="3FB9C784" w14:textId="77777777" w:rsidTr="004E63BD">
        <w:tc>
          <w:tcPr>
            <w:tcW w:w="703" w:type="dxa"/>
          </w:tcPr>
          <w:p w14:paraId="6E197275" w14:textId="77777777" w:rsidR="001C0A63" w:rsidRPr="003F3884" w:rsidRDefault="001C0A63" w:rsidP="004E63BD">
            <w:pPr>
              <w:rPr>
                <w:szCs w:val="24"/>
              </w:rPr>
            </w:pPr>
            <w:r w:rsidRPr="003F3884">
              <w:rPr>
                <w:szCs w:val="24"/>
              </w:rPr>
              <w:t>17</w:t>
            </w:r>
          </w:p>
        </w:tc>
        <w:tc>
          <w:tcPr>
            <w:tcW w:w="5074" w:type="dxa"/>
          </w:tcPr>
          <w:p w14:paraId="6148E7D7" w14:textId="77777777" w:rsidR="001C0A63" w:rsidRPr="003F3884" w:rsidRDefault="001C0A63" w:rsidP="004E63BD">
            <w:pPr>
              <w:rPr>
                <w:szCs w:val="24"/>
              </w:rPr>
            </w:pPr>
            <w:r w:rsidRPr="003F3884">
              <w:rPr>
                <w:szCs w:val="24"/>
              </w:rPr>
              <w:t>N’GORAN Adjoua Ange Christelle</w:t>
            </w:r>
          </w:p>
        </w:tc>
        <w:tc>
          <w:tcPr>
            <w:tcW w:w="1983" w:type="dxa"/>
          </w:tcPr>
          <w:p w14:paraId="44F30E54" w14:textId="77777777" w:rsidR="001C0A63" w:rsidRPr="003F3884" w:rsidRDefault="001C0A63" w:rsidP="004E63BD">
            <w:pPr>
              <w:rPr>
                <w:szCs w:val="24"/>
              </w:rPr>
            </w:pPr>
            <w:r w:rsidRPr="003F3884">
              <w:rPr>
                <w:szCs w:val="24"/>
              </w:rPr>
              <w:t>RCI</w:t>
            </w:r>
          </w:p>
        </w:tc>
        <w:tc>
          <w:tcPr>
            <w:tcW w:w="1302" w:type="dxa"/>
          </w:tcPr>
          <w:p w14:paraId="3B798395" w14:textId="77777777" w:rsidR="001C0A63" w:rsidRPr="003F3884" w:rsidRDefault="001C0A63" w:rsidP="004E63BD">
            <w:pPr>
              <w:rPr>
                <w:szCs w:val="24"/>
              </w:rPr>
            </w:pPr>
            <w:r w:rsidRPr="003F3884">
              <w:rPr>
                <w:szCs w:val="24"/>
              </w:rPr>
              <w:t>Master</w:t>
            </w:r>
          </w:p>
        </w:tc>
      </w:tr>
      <w:tr w:rsidR="001C0A63" w:rsidRPr="003F3884" w14:paraId="3F281129" w14:textId="77777777" w:rsidTr="004E63BD">
        <w:tc>
          <w:tcPr>
            <w:tcW w:w="703" w:type="dxa"/>
          </w:tcPr>
          <w:p w14:paraId="5527EB5E" w14:textId="77777777" w:rsidR="001C0A63" w:rsidRPr="003F3884" w:rsidRDefault="001C0A63" w:rsidP="004E63BD">
            <w:pPr>
              <w:rPr>
                <w:szCs w:val="24"/>
              </w:rPr>
            </w:pPr>
            <w:r w:rsidRPr="003F3884">
              <w:rPr>
                <w:szCs w:val="24"/>
              </w:rPr>
              <w:t>18</w:t>
            </w:r>
          </w:p>
        </w:tc>
        <w:tc>
          <w:tcPr>
            <w:tcW w:w="5074" w:type="dxa"/>
          </w:tcPr>
          <w:p w14:paraId="777D5BDF" w14:textId="77777777" w:rsidR="001C0A63" w:rsidRPr="003F3884" w:rsidRDefault="001C0A63" w:rsidP="004E63BD">
            <w:pPr>
              <w:rPr>
                <w:szCs w:val="24"/>
              </w:rPr>
            </w:pPr>
            <w:proofErr w:type="spellStart"/>
            <w:r w:rsidRPr="003F3884">
              <w:rPr>
                <w:szCs w:val="24"/>
              </w:rPr>
              <w:t>Obone</w:t>
            </w:r>
            <w:proofErr w:type="spellEnd"/>
            <w:r w:rsidRPr="003F3884">
              <w:rPr>
                <w:szCs w:val="24"/>
              </w:rPr>
              <w:t xml:space="preserve"> </w:t>
            </w:r>
            <w:proofErr w:type="spellStart"/>
            <w:r w:rsidRPr="003F3884">
              <w:rPr>
                <w:szCs w:val="24"/>
              </w:rPr>
              <w:t>Menie</w:t>
            </w:r>
            <w:proofErr w:type="spellEnd"/>
            <w:r w:rsidRPr="003F3884">
              <w:rPr>
                <w:szCs w:val="24"/>
              </w:rPr>
              <w:t xml:space="preserve"> Naura </w:t>
            </w:r>
            <w:proofErr w:type="spellStart"/>
            <w:r w:rsidRPr="003F3884">
              <w:rPr>
                <w:szCs w:val="24"/>
              </w:rPr>
              <w:t>Pavlova</w:t>
            </w:r>
            <w:proofErr w:type="spellEnd"/>
          </w:p>
        </w:tc>
        <w:tc>
          <w:tcPr>
            <w:tcW w:w="1983" w:type="dxa"/>
          </w:tcPr>
          <w:p w14:paraId="1F3A7B57" w14:textId="77777777" w:rsidR="001C0A63" w:rsidRPr="003F3884" w:rsidRDefault="001C0A63" w:rsidP="004E63BD">
            <w:pPr>
              <w:rPr>
                <w:szCs w:val="24"/>
              </w:rPr>
            </w:pPr>
            <w:r w:rsidRPr="003F3884">
              <w:rPr>
                <w:szCs w:val="24"/>
              </w:rPr>
              <w:t>Gabonaise</w:t>
            </w:r>
          </w:p>
        </w:tc>
        <w:tc>
          <w:tcPr>
            <w:tcW w:w="1302" w:type="dxa"/>
          </w:tcPr>
          <w:p w14:paraId="219A7FDD" w14:textId="77777777" w:rsidR="001C0A63" w:rsidRPr="003F3884" w:rsidRDefault="001C0A63" w:rsidP="004E63BD">
            <w:pPr>
              <w:rPr>
                <w:szCs w:val="24"/>
              </w:rPr>
            </w:pPr>
            <w:r w:rsidRPr="003F3884">
              <w:rPr>
                <w:szCs w:val="24"/>
              </w:rPr>
              <w:t xml:space="preserve">Licence </w:t>
            </w:r>
          </w:p>
        </w:tc>
      </w:tr>
      <w:tr w:rsidR="001C0A63" w:rsidRPr="003F3884" w14:paraId="3C07CF13" w14:textId="77777777" w:rsidTr="004E63BD">
        <w:trPr>
          <w:trHeight w:val="300"/>
        </w:trPr>
        <w:tc>
          <w:tcPr>
            <w:tcW w:w="703" w:type="dxa"/>
          </w:tcPr>
          <w:p w14:paraId="7F271D7E" w14:textId="77777777" w:rsidR="001C0A63" w:rsidRPr="003F3884" w:rsidRDefault="001C0A63" w:rsidP="004E63BD">
            <w:pPr>
              <w:rPr>
                <w:szCs w:val="24"/>
              </w:rPr>
            </w:pPr>
            <w:r w:rsidRPr="003F3884">
              <w:rPr>
                <w:szCs w:val="24"/>
              </w:rPr>
              <w:t xml:space="preserve">19 </w:t>
            </w:r>
          </w:p>
        </w:tc>
        <w:tc>
          <w:tcPr>
            <w:tcW w:w="5074" w:type="dxa"/>
          </w:tcPr>
          <w:p w14:paraId="1AA3758B" w14:textId="77777777" w:rsidR="001C0A63" w:rsidRPr="003F3884" w:rsidRDefault="001C0A63" w:rsidP="004E63BD">
            <w:pPr>
              <w:rPr>
                <w:szCs w:val="24"/>
              </w:rPr>
            </w:pPr>
            <w:r w:rsidRPr="003F3884">
              <w:rPr>
                <w:szCs w:val="24"/>
              </w:rPr>
              <w:t>ZADI Nadège</w:t>
            </w:r>
          </w:p>
        </w:tc>
        <w:tc>
          <w:tcPr>
            <w:tcW w:w="1983" w:type="dxa"/>
          </w:tcPr>
          <w:p w14:paraId="0BE11843" w14:textId="77777777" w:rsidR="001C0A63" w:rsidRPr="003F3884" w:rsidRDefault="001C0A63" w:rsidP="004E63BD">
            <w:pPr>
              <w:rPr>
                <w:szCs w:val="24"/>
              </w:rPr>
            </w:pPr>
            <w:r w:rsidRPr="003F3884">
              <w:rPr>
                <w:szCs w:val="24"/>
              </w:rPr>
              <w:t>RCI</w:t>
            </w:r>
          </w:p>
        </w:tc>
        <w:tc>
          <w:tcPr>
            <w:tcW w:w="1302" w:type="dxa"/>
          </w:tcPr>
          <w:p w14:paraId="556C6FBF" w14:textId="77777777" w:rsidR="001C0A63" w:rsidRPr="003F3884" w:rsidRDefault="001C0A63" w:rsidP="004E63BD">
            <w:pPr>
              <w:rPr>
                <w:szCs w:val="24"/>
              </w:rPr>
            </w:pPr>
            <w:r w:rsidRPr="003F3884">
              <w:rPr>
                <w:szCs w:val="24"/>
              </w:rPr>
              <w:t>Master</w:t>
            </w:r>
          </w:p>
        </w:tc>
      </w:tr>
      <w:tr w:rsidR="001C0A63" w:rsidRPr="003F3884" w14:paraId="73288D24" w14:textId="77777777" w:rsidTr="004E63BD">
        <w:trPr>
          <w:trHeight w:val="315"/>
        </w:trPr>
        <w:tc>
          <w:tcPr>
            <w:tcW w:w="703" w:type="dxa"/>
          </w:tcPr>
          <w:p w14:paraId="129FD9D5" w14:textId="77777777" w:rsidR="001C0A63" w:rsidRPr="003F3884" w:rsidRDefault="001C0A63" w:rsidP="004E63BD">
            <w:pPr>
              <w:rPr>
                <w:szCs w:val="24"/>
              </w:rPr>
            </w:pPr>
            <w:r w:rsidRPr="003F3884">
              <w:rPr>
                <w:szCs w:val="24"/>
              </w:rPr>
              <w:t>20</w:t>
            </w:r>
          </w:p>
        </w:tc>
        <w:tc>
          <w:tcPr>
            <w:tcW w:w="5074" w:type="dxa"/>
          </w:tcPr>
          <w:p w14:paraId="19747043" w14:textId="77777777" w:rsidR="001C0A63" w:rsidRPr="003F3884" w:rsidRDefault="001C0A63" w:rsidP="004E63BD">
            <w:pPr>
              <w:rPr>
                <w:szCs w:val="24"/>
              </w:rPr>
            </w:pPr>
            <w:r w:rsidRPr="003F3884">
              <w:rPr>
                <w:szCs w:val="24"/>
              </w:rPr>
              <w:t xml:space="preserve">Ali Mahamat </w:t>
            </w:r>
            <w:proofErr w:type="spellStart"/>
            <w:r w:rsidRPr="003F3884">
              <w:rPr>
                <w:szCs w:val="24"/>
              </w:rPr>
              <w:t>Allamine</w:t>
            </w:r>
            <w:proofErr w:type="spellEnd"/>
          </w:p>
        </w:tc>
        <w:tc>
          <w:tcPr>
            <w:tcW w:w="1983" w:type="dxa"/>
          </w:tcPr>
          <w:p w14:paraId="23037071" w14:textId="77777777" w:rsidR="001C0A63" w:rsidRPr="003F3884" w:rsidRDefault="001C0A63" w:rsidP="004E63BD">
            <w:pPr>
              <w:rPr>
                <w:szCs w:val="24"/>
              </w:rPr>
            </w:pPr>
            <w:r w:rsidRPr="003F3884">
              <w:rPr>
                <w:szCs w:val="24"/>
              </w:rPr>
              <w:t>Tchad</w:t>
            </w:r>
          </w:p>
        </w:tc>
        <w:tc>
          <w:tcPr>
            <w:tcW w:w="1302" w:type="dxa"/>
          </w:tcPr>
          <w:p w14:paraId="55FD5812" w14:textId="77777777" w:rsidR="001C0A63" w:rsidRPr="003F3884" w:rsidRDefault="001C0A63" w:rsidP="004E63BD">
            <w:pPr>
              <w:rPr>
                <w:szCs w:val="24"/>
              </w:rPr>
            </w:pPr>
            <w:r w:rsidRPr="003F3884">
              <w:rPr>
                <w:szCs w:val="24"/>
              </w:rPr>
              <w:t>Master</w:t>
            </w:r>
          </w:p>
        </w:tc>
      </w:tr>
      <w:tr w:rsidR="001C0A63" w:rsidRPr="003F3884" w14:paraId="5E530CF3" w14:textId="77777777" w:rsidTr="004E63BD">
        <w:trPr>
          <w:trHeight w:val="225"/>
        </w:trPr>
        <w:tc>
          <w:tcPr>
            <w:tcW w:w="703" w:type="dxa"/>
          </w:tcPr>
          <w:p w14:paraId="75BB9FC7" w14:textId="77777777" w:rsidR="001C0A63" w:rsidRPr="003F3884" w:rsidRDefault="001C0A63" w:rsidP="004E63BD">
            <w:pPr>
              <w:rPr>
                <w:szCs w:val="24"/>
              </w:rPr>
            </w:pPr>
            <w:r w:rsidRPr="003F3884">
              <w:rPr>
                <w:szCs w:val="24"/>
              </w:rPr>
              <w:t>21</w:t>
            </w:r>
          </w:p>
        </w:tc>
        <w:tc>
          <w:tcPr>
            <w:tcW w:w="5074" w:type="dxa"/>
          </w:tcPr>
          <w:p w14:paraId="39ED7F51" w14:textId="77777777" w:rsidR="001C0A63" w:rsidRPr="003F3884" w:rsidRDefault="001C0A63" w:rsidP="004E63BD">
            <w:pPr>
              <w:rPr>
                <w:szCs w:val="24"/>
              </w:rPr>
            </w:pPr>
            <w:r w:rsidRPr="003F3884">
              <w:rPr>
                <w:szCs w:val="24"/>
              </w:rPr>
              <w:t>N’GUILA Esther</w:t>
            </w:r>
          </w:p>
        </w:tc>
        <w:tc>
          <w:tcPr>
            <w:tcW w:w="1983" w:type="dxa"/>
          </w:tcPr>
          <w:p w14:paraId="673A2129" w14:textId="77777777" w:rsidR="001C0A63" w:rsidRPr="003F3884" w:rsidRDefault="001C0A63" w:rsidP="004E63BD">
            <w:pPr>
              <w:rPr>
                <w:szCs w:val="24"/>
              </w:rPr>
            </w:pPr>
            <w:r w:rsidRPr="003F3884">
              <w:rPr>
                <w:szCs w:val="24"/>
              </w:rPr>
              <w:t>RDC</w:t>
            </w:r>
          </w:p>
        </w:tc>
        <w:tc>
          <w:tcPr>
            <w:tcW w:w="1302" w:type="dxa"/>
          </w:tcPr>
          <w:p w14:paraId="3C1720D3" w14:textId="77777777" w:rsidR="001C0A63" w:rsidRPr="003F3884" w:rsidRDefault="001C0A63" w:rsidP="004E63BD">
            <w:pPr>
              <w:rPr>
                <w:szCs w:val="24"/>
              </w:rPr>
            </w:pPr>
            <w:r w:rsidRPr="003F3884">
              <w:rPr>
                <w:szCs w:val="24"/>
              </w:rPr>
              <w:t>Licence</w:t>
            </w:r>
          </w:p>
        </w:tc>
      </w:tr>
      <w:tr w:rsidR="001C0A63" w:rsidRPr="003F3884" w14:paraId="4C65EA10" w14:textId="77777777" w:rsidTr="004E63BD">
        <w:trPr>
          <w:trHeight w:val="165"/>
        </w:trPr>
        <w:tc>
          <w:tcPr>
            <w:tcW w:w="703" w:type="dxa"/>
          </w:tcPr>
          <w:p w14:paraId="3324BF5D" w14:textId="77777777" w:rsidR="001C0A63" w:rsidRPr="003F3884" w:rsidRDefault="001C0A63" w:rsidP="004E63BD">
            <w:pPr>
              <w:rPr>
                <w:szCs w:val="24"/>
              </w:rPr>
            </w:pPr>
            <w:r w:rsidRPr="003F3884">
              <w:rPr>
                <w:szCs w:val="24"/>
              </w:rPr>
              <w:t>22</w:t>
            </w:r>
          </w:p>
        </w:tc>
        <w:tc>
          <w:tcPr>
            <w:tcW w:w="5074" w:type="dxa"/>
          </w:tcPr>
          <w:p w14:paraId="23CE1AA5" w14:textId="77777777" w:rsidR="001C0A63" w:rsidRPr="003F3884" w:rsidRDefault="001C0A63" w:rsidP="004E63BD">
            <w:pPr>
              <w:rPr>
                <w:szCs w:val="24"/>
              </w:rPr>
            </w:pPr>
            <w:r w:rsidRPr="003F3884">
              <w:rPr>
                <w:szCs w:val="24"/>
              </w:rPr>
              <w:t>KABORE Aissata</w:t>
            </w:r>
          </w:p>
        </w:tc>
        <w:tc>
          <w:tcPr>
            <w:tcW w:w="1983" w:type="dxa"/>
          </w:tcPr>
          <w:p w14:paraId="34E0E6D6" w14:textId="77777777" w:rsidR="001C0A63" w:rsidRPr="003F3884" w:rsidRDefault="001C0A63" w:rsidP="004E63BD">
            <w:pPr>
              <w:rPr>
                <w:szCs w:val="24"/>
              </w:rPr>
            </w:pPr>
            <w:r w:rsidRPr="003F3884">
              <w:rPr>
                <w:szCs w:val="24"/>
              </w:rPr>
              <w:t>RCI</w:t>
            </w:r>
          </w:p>
        </w:tc>
        <w:tc>
          <w:tcPr>
            <w:tcW w:w="1302" w:type="dxa"/>
          </w:tcPr>
          <w:p w14:paraId="330470BE" w14:textId="77777777" w:rsidR="001C0A63" w:rsidRPr="003F3884" w:rsidRDefault="001C0A63" w:rsidP="004E63BD">
            <w:pPr>
              <w:rPr>
                <w:szCs w:val="24"/>
              </w:rPr>
            </w:pPr>
            <w:r w:rsidRPr="003F3884">
              <w:rPr>
                <w:szCs w:val="24"/>
              </w:rPr>
              <w:t>Licence</w:t>
            </w:r>
          </w:p>
        </w:tc>
      </w:tr>
      <w:tr w:rsidR="001C0A63" w:rsidRPr="003F3884" w14:paraId="517144E4" w14:textId="77777777" w:rsidTr="004E63BD">
        <w:trPr>
          <w:trHeight w:val="270"/>
        </w:trPr>
        <w:tc>
          <w:tcPr>
            <w:tcW w:w="703" w:type="dxa"/>
          </w:tcPr>
          <w:p w14:paraId="7CD134C3" w14:textId="77777777" w:rsidR="001C0A63" w:rsidRPr="003F3884" w:rsidRDefault="001C0A63" w:rsidP="004E63BD">
            <w:pPr>
              <w:rPr>
                <w:szCs w:val="24"/>
              </w:rPr>
            </w:pPr>
            <w:r w:rsidRPr="003F3884">
              <w:rPr>
                <w:szCs w:val="24"/>
              </w:rPr>
              <w:t>23</w:t>
            </w:r>
          </w:p>
        </w:tc>
        <w:tc>
          <w:tcPr>
            <w:tcW w:w="5074" w:type="dxa"/>
          </w:tcPr>
          <w:p w14:paraId="00E20B97" w14:textId="77777777" w:rsidR="001C0A63" w:rsidRPr="003F3884" w:rsidRDefault="001C0A63" w:rsidP="004E63BD">
            <w:pPr>
              <w:rPr>
                <w:szCs w:val="24"/>
              </w:rPr>
            </w:pPr>
            <w:r w:rsidRPr="003F3884">
              <w:rPr>
                <w:szCs w:val="24"/>
              </w:rPr>
              <w:t>BARRY Aboubacar</w:t>
            </w:r>
          </w:p>
        </w:tc>
        <w:tc>
          <w:tcPr>
            <w:tcW w:w="1983" w:type="dxa"/>
          </w:tcPr>
          <w:p w14:paraId="7AE33EF3" w14:textId="77777777" w:rsidR="001C0A63" w:rsidRPr="003F3884" w:rsidRDefault="001C0A63" w:rsidP="004E63BD">
            <w:pPr>
              <w:rPr>
                <w:szCs w:val="24"/>
              </w:rPr>
            </w:pPr>
            <w:r w:rsidRPr="003F3884">
              <w:rPr>
                <w:szCs w:val="24"/>
              </w:rPr>
              <w:t>RCI</w:t>
            </w:r>
          </w:p>
        </w:tc>
        <w:tc>
          <w:tcPr>
            <w:tcW w:w="1302" w:type="dxa"/>
          </w:tcPr>
          <w:p w14:paraId="7AF2D8BA" w14:textId="77777777" w:rsidR="001C0A63" w:rsidRPr="003F3884" w:rsidRDefault="001C0A63" w:rsidP="004E63BD">
            <w:pPr>
              <w:rPr>
                <w:szCs w:val="24"/>
              </w:rPr>
            </w:pPr>
            <w:r w:rsidRPr="003F3884">
              <w:rPr>
                <w:szCs w:val="24"/>
              </w:rPr>
              <w:t xml:space="preserve">Licence </w:t>
            </w:r>
          </w:p>
        </w:tc>
      </w:tr>
      <w:tr w:rsidR="001C0A63" w:rsidRPr="003F3884" w14:paraId="32026678" w14:textId="77777777" w:rsidTr="004E63BD">
        <w:trPr>
          <w:trHeight w:val="270"/>
        </w:trPr>
        <w:tc>
          <w:tcPr>
            <w:tcW w:w="703" w:type="dxa"/>
          </w:tcPr>
          <w:p w14:paraId="016CB945" w14:textId="77777777" w:rsidR="001C0A63" w:rsidRPr="003F3884" w:rsidRDefault="001C0A63" w:rsidP="004E63BD">
            <w:pPr>
              <w:rPr>
                <w:szCs w:val="24"/>
              </w:rPr>
            </w:pPr>
            <w:r w:rsidRPr="003F3884">
              <w:rPr>
                <w:szCs w:val="24"/>
              </w:rPr>
              <w:t>24</w:t>
            </w:r>
          </w:p>
        </w:tc>
        <w:tc>
          <w:tcPr>
            <w:tcW w:w="5074" w:type="dxa"/>
          </w:tcPr>
          <w:p w14:paraId="430C48C2" w14:textId="77777777" w:rsidR="001C0A63" w:rsidRPr="003F3884" w:rsidRDefault="001C0A63" w:rsidP="004E63BD">
            <w:pPr>
              <w:rPr>
                <w:szCs w:val="24"/>
              </w:rPr>
            </w:pPr>
            <w:r w:rsidRPr="003F3884">
              <w:rPr>
                <w:szCs w:val="24"/>
              </w:rPr>
              <w:t xml:space="preserve">SANOU </w:t>
            </w:r>
            <w:proofErr w:type="spellStart"/>
            <w:r w:rsidRPr="003F3884">
              <w:rPr>
                <w:szCs w:val="24"/>
              </w:rPr>
              <w:t>Minata</w:t>
            </w:r>
            <w:proofErr w:type="spellEnd"/>
          </w:p>
        </w:tc>
        <w:tc>
          <w:tcPr>
            <w:tcW w:w="1983" w:type="dxa"/>
          </w:tcPr>
          <w:p w14:paraId="49501943" w14:textId="77777777" w:rsidR="001C0A63" w:rsidRPr="003F3884" w:rsidRDefault="001C0A63" w:rsidP="004E63BD">
            <w:pPr>
              <w:rPr>
                <w:szCs w:val="24"/>
              </w:rPr>
            </w:pPr>
            <w:r w:rsidRPr="003F3884">
              <w:rPr>
                <w:szCs w:val="24"/>
              </w:rPr>
              <w:t>Burkina Fasso</w:t>
            </w:r>
          </w:p>
        </w:tc>
        <w:tc>
          <w:tcPr>
            <w:tcW w:w="1302" w:type="dxa"/>
          </w:tcPr>
          <w:p w14:paraId="20E5FC07" w14:textId="77777777" w:rsidR="001C0A63" w:rsidRPr="003F3884" w:rsidRDefault="001C0A63" w:rsidP="004E63BD">
            <w:pPr>
              <w:rPr>
                <w:szCs w:val="24"/>
              </w:rPr>
            </w:pPr>
            <w:r w:rsidRPr="003F3884">
              <w:rPr>
                <w:szCs w:val="24"/>
              </w:rPr>
              <w:t xml:space="preserve">Licence </w:t>
            </w:r>
          </w:p>
        </w:tc>
      </w:tr>
      <w:tr w:rsidR="001C0A63" w:rsidRPr="003F3884" w14:paraId="1EB8439C" w14:textId="77777777" w:rsidTr="004E63BD">
        <w:trPr>
          <w:trHeight w:val="270"/>
        </w:trPr>
        <w:tc>
          <w:tcPr>
            <w:tcW w:w="703" w:type="dxa"/>
          </w:tcPr>
          <w:p w14:paraId="2121DFD7" w14:textId="77777777" w:rsidR="001C0A63" w:rsidRPr="003F3884" w:rsidRDefault="001C0A63" w:rsidP="004E63BD">
            <w:pPr>
              <w:rPr>
                <w:szCs w:val="24"/>
              </w:rPr>
            </w:pPr>
            <w:r>
              <w:rPr>
                <w:szCs w:val="24"/>
              </w:rPr>
              <w:t>25</w:t>
            </w:r>
          </w:p>
        </w:tc>
        <w:tc>
          <w:tcPr>
            <w:tcW w:w="5074" w:type="dxa"/>
          </w:tcPr>
          <w:p w14:paraId="2B94F135" w14:textId="77777777" w:rsidR="001C0A63" w:rsidRPr="003F3884" w:rsidRDefault="001C0A63" w:rsidP="004E63BD">
            <w:pPr>
              <w:rPr>
                <w:szCs w:val="24"/>
              </w:rPr>
            </w:pPr>
            <w:r w:rsidRPr="003F3884">
              <w:rPr>
                <w:szCs w:val="24"/>
              </w:rPr>
              <w:t xml:space="preserve">DIARRA </w:t>
            </w:r>
            <w:proofErr w:type="spellStart"/>
            <w:r w:rsidRPr="003F3884">
              <w:rPr>
                <w:szCs w:val="24"/>
              </w:rPr>
              <w:t>Mafouné</w:t>
            </w:r>
            <w:proofErr w:type="spellEnd"/>
          </w:p>
        </w:tc>
        <w:tc>
          <w:tcPr>
            <w:tcW w:w="1983" w:type="dxa"/>
          </w:tcPr>
          <w:p w14:paraId="0BF63747" w14:textId="77777777" w:rsidR="001C0A63" w:rsidRPr="003F3884" w:rsidRDefault="001C0A63" w:rsidP="004E63BD">
            <w:pPr>
              <w:rPr>
                <w:szCs w:val="24"/>
              </w:rPr>
            </w:pPr>
            <w:r w:rsidRPr="003F3884">
              <w:rPr>
                <w:szCs w:val="24"/>
              </w:rPr>
              <w:t>Burkina Fasso</w:t>
            </w:r>
          </w:p>
        </w:tc>
        <w:tc>
          <w:tcPr>
            <w:tcW w:w="1302" w:type="dxa"/>
          </w:tcPr>
          <w:p w14:paraId="7FB35B08" w14:textId="77777777" w:rsidR="001C0A63" w:rsidRPr="003F3884" w:rsidRDefault="001C0A63" w:rsidP="004E63BD">
            <w:pPr>
              <w:rPr>
                <w:szCs w:val="24"/>
              </w:rPr>
            </w:pPr>
            <w:r w:rsidRPr="003F3884">
              <w:rPr>
                <w:szCs w:val="24"/>
              </w:rPr>
              <w:t xml:space="preserve">Licence </w:t>
            </w:r>
          </w:p>
        </w:tc>
      </w:tr>
      <w:tr w:rsidR="001C0A63" w:rsidRPr="003F3884" w14:paraId="5826AA4B" w14:textId="77777777" w:rsidTr="004E63BD">
        <w:trPr>
          <w:trHeight w:val="270"/>
        </w:trPr>
        <w:tc>
          <w:tcPr>
            <w:tcW w:w="703" w:type="dxa"/>
          </w:tcPr>
          <w:p w14:paraId="1E067B56" w14:textId="77777777" w:rsidR="001C0A63" w:rsidRPr="003F3884" w:rsidRDefault="001C0A63" w:rsidP="004E63BD">
            <w:pPr>
              <w:rPr>
                <w:szCs w:val="24"/>
              </w:rPr>
            </w:pPr>
            <w:r>
              <w:rPr>
                <w:szCs w:val="24"/>
              </w:rPr>
              <w:t>26</w:t>
            </w:r>
          </w:p>
        </w:tc>
        <w:tc>
          <w:tcPr>
            <w:tcW w:w="5074" w:type="dxa"/>
          </w:tcPr>
          <w:p w14:paraId="79B6468A" w14:textId="77777777" w:rsidR="001C0A63" w:rsidRPr="003F3884" w:rsidRDefault="001C0A63" w:rsidP="004E63BD">
            <w:pPr>
              <w:rPr>
                <w:szCs w:val="24"/>
              </w:rPr>
            </w:pPr>
            <w:r w:rsidRPr="003F3884">
              <w:rPr>
                <w:szCs w:val="24"/>
              </w:rPr>
              <w:t xml:space="preserve">OUATTARA </w:t>
            </w:r>
            <w:proofErr w:type="spellStart"/>
            <w:r w:rsidRPr="003F3884">
              <w:rPr>
                <w:szCs w:val="24"/>
              </w:rPr>
              <w:t>Madiouma</w:t>
            </w:r>
            <w:proofErr w:type="spellEnd"/>
          </w:p>
        </w:tc>
        <w:tc>
          <w:tcPr>
            <w:tcW w:w="1983" w:type="dxa"/>
          </w:tcPr>
          <w:p w14:paraId="60BD1417" w14:textId="77777777" w:rsidR="001C0A63" w:rsidRPr="003F3884" w:rsidRDefault="001C0A63" w:rsidP="004E63BD">
            <w:pPr>
              <w:rPr>
                <w:szCs w:val="24"/>
              </w:rPr>
            </w:pPr>
            <w:r w:rsidRPr="003F3884">
              <w:rPr>
                <w:szCs w:val="24"/>
              </w:rPr>
              <w:t>RCI</w:t>
            </w:r>
          </w:p>
        </w:tc>
        <w:tc>
          <w:tcPr>
            <w:tcW w:w="1302" w:type="dxa"/>
          </w:tcPr>
          <w:p w14:paraId="50B8AF37" w14:textId="77777777" w:rsidR="001C0A63" w:rsidRPr="003F3884" w:rsidRDefault="001C0A63" w:rsidP="004E63BD">
            <w:pPr>
              <w:rPr>
                <w:szCs w:val="24"/>
              </w:rPr>
            </w:pPr>
            <w:r w:rsidRPr="003F3884">
              <w:rPr>
                <w:szCs w:val="24"/>
              </w:rPr>
              <w:t>Licence</w:t>
            </w:r>
          </w:p>
        </w:tc>
      </w:tr>
    </w:tbl>
    <w:p w14:paraId="00BC6F4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3FED30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4C02ACA3"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AFC6478"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1214669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3C3053EE"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C71502C"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6CF11C87"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7DCBA4C2"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681D361" w14:textId="77777777" w:rsidR="004E63BD" w:rsidRDefault="004E63BD" w:rsidP="00CA3EE3">
      <w:pPr>
        <w:shd w:val="clear" w:color="auto" w:fill="FFFFFF"/>
        <w:spacing w:line="240" w:lineRule="auto"/>
        <w:ind w:right="9"/>
        <w:jc w:val="center"/>
        <w:rPr>
          <w:rFonts w:eastAsiaTheme="minorHAnsi"/>
          <w:b/>
          <w:color w:val="000000" w:themeColor="text1"/>
          <w:sz w:val="44"/>
          <w:lang w:eastAsia="en-US"/>
        </w:rPr>
      </w:pPr>
    </w:p>
    <w:p w14:paraId="5D0A66B5" w14:textId="77777777" w:rsidR="004E63BD" w:rsidRDefault="004E63BD" w:rsidP="00CA3EE3">
      <w:pPr>
        <w:shd w:val="clear" w:color="auto" w:fill="FFFFFF"/>
        <w:spacing w:line="240" w:lineRule="auto"/>
        <w:ind w:right="9"/>
        <w:jc w:val="center"/>
        <w:rPr>
          <w:rFonts w:eastAsiaTheme="minorHAnsi"/>
          <w:b/>
          <w:color w:val="000000" w:themeColor="text1"/>
          <w:sz w:val="44"/>
          <w:lang w:eastAsia="en-US"/>
        </w:rPr>
      </w:pPr>
    </w:p>
    <w:p w14:paraId="4C58A62B"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7B1A895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03CE7EB"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0D8D614"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1896BD13" w14:textId="77777777" w:rsidR="00A41129" w:rsidRDefault="00A41129" w:rsidP="001C0A63">
      <w:pPr>
        <w:shd w:val="clear" w:color="auto" w:fill="FFFFFF"/>
        <w:spacing w:line="240" w:lineRule="auto"/>
        <w:ind w:right="9"/>
        <w:rPr>
          <w:rFonts w:eastAsiaTheme="minorHAnsi"/>
          <w:b/>
          <w:color w:val="000000" w:themeColor="text1"/>
          <w:sz w:val="44"/>
          <w:lang w:eastAsia="en-US"/>
        </w:rPr>
      </w:pPr>
    </w:p>
    <w:p w14:paraId="5DE7112D" w14:textId="77777777"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22CA981" w14:textId="294AE206" w:rsidR="00B82F8D" w:rsidRPr="00B82F8D" w:rsidRDefault="00A41129" w:rsidP="00B82F8D">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w:t>
      </w:r>
      <w:r w:rsidR="00B82F8D">
        <w:rPr>
          <w:rFonts w:eastAsiaTheme="minorHAnsi"/>
          <w:b/>
          <w:color w:val="000000" w:themeColor="text1"/>
          <w:sz w:val="44"/>
          <w:lang w:eastAsia="en-US"/>
        </w:rPr>
        <w:t>3</w:t>
      </w:r>
      <w:r w:rsidRPr="001E2A39">
        <w:rPr>
          <w:rFonts w:eastAsiaTheme="minorHAnsi"/>
          <w:b/>
          <w:color w:val="000000" w:themeColor="text1"/>
          <w:sz w:val="44"/>
          <w:lang w:eastAsia="en-US"/>
        </w:rPr>
        <w:t xml:space="preserve"> : </w:t>
      </w:r>
      <w:r w:rsidR="00B82F8D" w:rsidRPr="00B82F8D">
        <w:rPr>
          <w:rFonts w:eastAsiaTheme="minorHAnsi"/>
          <w:b/>
          <w:bCs/>
          <w:iCs/>
          <w:color w:val="000000" w:themeColor="text1"/>
          <w:sz w:val="44"/>
          <w:lang w:eastAsia="en-US"/>
        </w:rPr>
        <w:t>Attestation de préinscription des étudiants étrangers</w:t>
      </w:r>
    </w:p>
    <w:p w14:paraId="1EEF662D" w14:textId="166FAAEF" w:rsidR="00A41129" w:rsidRPr="001E2A39" w:rsidRDefault="00A41129" w:rsidP="00A41129">
      <w:pPr>
        <w:shd w:val="clear" w:color="auto" w:fill="FFFFFF"/>
        <w:spacing w:line="240" w:lineRule="auto"/>
        <w:ind w:right="9"/>
        <w:jc w:val="center"/>
        <w:rPr>
          <w:rFonts w:eastAsiaTheme="minorHAnsi"/>
          <w:b/>
          <w:color w:val="000000" w:themeColor="text1"/>
          <w:sz w:val="44"/>
          <w:lang w:eastAsia="en-US"/>
        </w:rPr>
      </w:pPr>
    </w:p>
    <w:p w14:paraId="6765424C" w14:textId="2E151AC8" w:rsidR="00A41129" w:rsidRDefault="00A41129" w:rsidP="00CA3EE3">
      <w:pPr>
        <w:shd w:val="clear" w:color="auto" w:fill="FFFFFF"/>
        <w:spacing w:line="240" w:lineRule="auto"/>
        <w:ind w:right="9"/>
        <w:jc w:val="center"/>
        <w:rPr>
          <w:rFonts w:eastAsiaTheme="minorHAnsi"/>
          <w:b/>
          <w:color w:val="000000" w:themeColor="text1"/>
          <w:sz w:val="44"/>
          <w:lang w:eastAsia="en-US"/>
        </w:rPr>
      </w:pPr>
    </w:p>
    <w:p w14:paraId="52E5CE42" w14:textId="77777777" w:rsidR="00CA3EE3" w:rsidRDefault="00CA3EE3" w:rsidP="00CA3EE3">
      <w:pPr>
        <w:shd w:val="clear" w:color="auto" w:fill="FFFFFF"/>
        <w:spacing w:line="240" w:lineRule="auto"/>
        <w:ind w:right="9"/>
        <w:jc w:val="center"/>
        <w:rPr>
          <w:rFonts w:eastAsiaTheme="minorHAnsi"/>
          <w:b/>
          <w:color w:val="000000" w:themeColor="text1"/>
          <w:sz w:val="44"/>
          <w:lang w:eastAsia="en-US"/>
        </w:rPr>
      </w:pPr>
    </w:p>
    <w:p w14:paraId="01834145" w14:textId="77777777"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p>
    <w:p w14:paraId="3D52EF98" w14:textId="77777777" w:rsidR="00CA3EE3" w:rsidRPr="001E2A39" w:rsidRDefault="00CA3EE3" w:rsidP="00CA3EE3">
      <w:pPr>
        <w:shd w:val="clear" w:color="auto" w:fill="FFFFFF"/>
        <w:spacing w:line="240" w:lineRule="auto"/>
        <w:ind w:right="9"/>
        <w:jc w:val="center"/>
        <w:rPr>
          <w:rFonts w:eastAsiaTheme="minorHAnsi"/>
          <w:b/>
          <w:color w:val="000000" w:themeColor="text1"/>
          <w:sz w:val="44"/>
          <w:lang w:eastAsia="en-US"/>
        </w:rPr>
      </w:pPr>
    </w:p>
    <w:p w14:paraId="69F66E9A" w14:textId="77777777" w:rsidR="00CA3EE3" w:rsidRDefault="00CA3EE3" w:rsidP="00CA3EE3">
      <w:pPr>
        <w:shd w:val="clear" w:color="auto" w:fill="FFFFFF"/>
        <w:spacing w:line="240" w:lineRule="auto"/>
        <w:ind w:right="9"/>
        <w:jc w:val="center"/>
        <w:rPr>
          <w:color w:val="000000" w:themeColor="text1"/>
          <w:sz w:val="28"/>
          <w:szCs w:val="28"/>
        </w:rPr>
      </w:pPr>
    </w:p>
    <w:p w14:paraId="459BC3D5" w14:textId="77777777" w:rsidR="00A41129" w:rsidRDefault="00A41129" w:rsidP="00CA3EE3">
      <w:pPr>
        <w:shd w:val="clear" w:color="auto" w:fill="FFFFFF"/>
        <w:spacing w:line="240" w:lineRule="auto"/>
        <w:ind w:right="9"/>
        <w:jc w:val="center"/>
        <w:rPr>
          <w:color w:val="000000" w:themeColor="text1"/>
          <w:sz w:val="28"/>
          <w:szCs w:val="28"/>
        </w:rPr>
      </w:pPr>
    </w:p>
    <w:p w14:paraId="57AF920E" w14:textId="77777777" w:rsidR="00A41129" w:rsidRDefault="00A41129" w:rsidP="00CA3EE3">
      <w:pPr>
        <w:shd w:val="clear" w:color="auto" w:fill="FFFFFF"/>
        <w:spacing w:line="240" w:lineRule="auto"/>
        <w:ind w:right="9"/>
        <w:jc w:val="center"/>
        <w:rPr>
          <w:color w:val="000000" w:themeColor="text1"/>
          <w:sz w:val="28"/>
          <w:szCs w:val="28"/>
        </w:rPr>
      </w:pPr>
    </w:p>
    <w:p w14:paraId="25C05CF1" w14:textId="77777777" w:rsidR="00A41129" w:rsidRDefault="00A41129" w:rsidP="00CA3EE3">
      <w:pPr>
        <w:shd w:val="clear" w:color="auto" w:fill="FFFFFF"/>
        <w:spacing w:line="240" w:lineRule="auto"/>
        <w:ind w:right="9"/>
        <w:jc w:val="center"/>
        <w:rPr>
          <w:color w:val="000000" w:themeColor="text1"/>
          <w:sz w:val="28"/>
          <w:szCs w:val="28"/>
        </w:rPr>
      </w:pPr>
    </w:p>
    <w:p w14:paraId="2531DA3E" w14:textId="77777777" w:rsidR="00A41129" w:rsidRDefault="00A41129" w:rsidP="00CA3EE3">
      <w:pPr>
        <w:shd w:val="clear" w:color="auto" w:fill="FFFFFF"/>
        <w:spacing w:line="240" w:lineRule="auto"/>
        <w:ind w:right="9"/>
        <w:jc w:val="center"/>
        <w:rPr>
          <w:color w:val="000000" w:themeColor="text1"/>
          <w:sz w:val="28"/>
          <w:szCs w:val="28"/>
        </w:rPr>
      </w:pPr>
    </w:p>
    <w:p w14:paraId="7EC38F5C" w14:textId="77777777" w:rsidR="00A41129" w:rsidRDefault="00A41129" w:rsidP="00CA3EE3">
      <w:pPr>
        <w:shd w:val="clear" w:color="auto" w:fill="FFFFFF"/>
        <w:spacing w:line="240" w:lineRule="auto"/>
        <w:ind w:right="9"/>
        <w:jc w:val="center"/>
        <w:rPr>
          <w:color w:val="000000" w:themeColor="text1"/>
          <w:sz w:val="28"/>
          <w:szCs w:val="28"/>
        </w:rPr>
      </w:pPr>
    </w:p>
    <w:p w14:paraId="4407CBED" w14:textId="77777777" w:rsidR="00A41129" w:rsidRDefault="00A41129" w:rsidP="00CA3EE3">
      <w:pPr>
        <w:shd w:val="clear" w:color="auto" w:fill="FFFFFF"/>
        <w:spacing w:line="240" w:lineRule="auto"/>
        <w:ind w:right="9"/>
        <w:jc w:val="center"/>
        <w:rPr>
          <w:color w:val="000000" w:themeColor="text1"/>
          <w:sz w:val="28"/>
          <w:szCs w:val="28"/>
        </w:rPr>
      </w:pPr>
    </w:p>
    <w:p w14:paraId="4BC9FB20" w14:textId="77777777" w:rsidR="00A41129" w:rsidRDefault="00A41129" w:rsidP="00CA3EE3">
      <w:pPr>
        <w:shd w:val="clear" w:color="auto" w:fill="FFFFFF"/>
        <w:spacing w:line="240" w:lineRule="auto"/>
        <w:ind w:right="9"/>
        <w:jc w:val="center"/>
        <w:rPr>
          <w:color w:val="000000" w:themeColor="text1"/>
          <w:sz w:val="28"/>
          <w:szCs w:val="28"/>
        </w:rPr>
      </w:pPr>
    </w:p>
    <w:p w14:paraId="71B18482" w14:textId="77777777" w:rsidR="00A41129" w:rsidRDefault="00A41129" w:rsidP="00CA3EE3">
      <w:pPr>
        <w:shd w:val="clear" w:color="auto" w:fill="FFFFFF"/>
        <w:spacing w:line="240" w:lineRule="auto"/>
        <w:ind w:right="9"/>
        <w:jc w:val="center"/>
        <w:rPr>
          <w:color w:val="000000" w:themeColor="text1"/>
          <w:sz w:val="28"/>
          <w:szCs w:val="28"/>
        </w:rPr>
      </w:pPr>
    </w:p>
    <w:p w14:paraId="12BC51DB" w14:textId="77777777" w:rsidR="00A41129" w:rsidRDefault="00A41129" w:rsidP="00CA3EE3">
      <w:pPr>
        <w:shd w:val="clear" w:color="auto" w:fill="FFFFFF"/>
        <w:spacing w:line="240" w:lineRule="auto"/>
        <w:ind w:right="9"/>
        <w:jc w:val="center"/>
        <w:rPr>
          <w:color w:val="000000" w:themeColor="text1"/>
          <w:sz w:val="28"/>
          <w:szCs w:val="28"/>
        </w:rPr>
      </w:pPr>
    </w:p>
    <w:p w14:paraId="68EFB596" w14:textId="77777777" w:rsidR="00A41129" w:rsidRDefault="00A41129" w:rsidP="00CA3EE3">
      <w:pPr>
        <w:shd w:val="clear" w:color="auto" w:fill="FFFFFF"/>
        <w:spacing w:line="240" w:lineRule="auto"/>
        <w:ind w:right="9"/>
        <w:jc w:val="center"/>
        <w:rPr>
          <w:color w:val="000000" w:themeColor="text1"/>
          <w:sz w:val="28"/>
          <w:szCs w:val="28"/>
        </w:rPr>
      </w:pPr>
    </w:p>
    <w:p w14:paraId="20426CC4" w14:textId="77777777" w:rsidR="00A41129" w:rsidRDefault="00A41129" w:rsidP="00CA3EE3">
      <w:pPr>
        <w:shd w:val="clear" w:color="auto" w:fill="FFFFFF"/>
        <w:spacing w:line="240" w:lineRule="auto"/>
        <w:ind w:right="9"/>
        <w:jc w:val="center"/>
        <w:rPr>
          <w:color w:val="000000" w:themeColor="text1"/>
          <w:sz w:val="28"/>
          <w:szCs w:val="28"/>
        </w:rPr>
      </w:pPr>
    </w:p>
    <w:p w14:paraId="2A8554CE" w14:textId="77777777" w:rsidR="00A41129" w:rsidRDefault="00A41129" w:rsidP="00CA3EE3">
      <w:pPr>
        <w:shd w:val="clear" w:color="auto" w:fill="FFFFFF"/>
        <w:spacing w:line="240" w:lineRule="auto"/>
        <w:ind w:right="9"/>
        <w:jc w:val="center"/>
        <w:rPr>
          <w:color w:val="000000" w:themeColor="text1"/>
          <w:sz w:val="28"/>
          <w:szCs w:val="28"/>
        </w:rPr>
      </w:pPr>
    </w:p>
    <w:p w14:paraId="74B26E87" w14:textId="77777777" w:rsidR="00A41129" w:rsidRDefault="00A41129" w:rsidP="00CA3EE3">
      <w:pPr>
        <w:shd w:val="clear" w:color="auto" w:fill="FFFFFF"/>
        <w:spacing w:line="240" w:lineRule="auto"/>
        <w:ind w:right="9"/>
        <w:jc w:val="center"/>
        <w:rPr>
          <w:color w:val="000000" w:themeColor="text1"/>
          <w:sz w:val="28"/>
          <w:szCs w:val="28"/>
        </w:rPr>
      </w:pPr>
    </w:p>
    <w:p w14:paraId="4E4DDCD8" w14:textId="77777777" w:rsidR="00A41129" w:rsidRDefault="00A41129" w:rsidP="00CA3EE3">
      <w:pPr>
        <w:shd w:val="clear" w:color="auto" w:fill="FFFFFF"/>
        <w:spacing w:line="240" w:lineRule="auto"/>
        <w:ind w:right="9"/>
        <w:jc w:val="center"/>
        <w:rPr>
          <w:color w:val="000000" w:themeColor="text1"/>
          <w:sz w:val="28"/>
          <w:szCs w:val="28"/>
        </w:rPr>
      </w:pPr>
    </w:p>
    <w:p w14:paraId="4A7DC6B8" w14:textId="77777777" w:rsidR="00A41129" w:rsidRDefault="00A41129" w:rsidP="00CA3EE3">
      <w:pPr>
        <w:shd w:val="clear" w:color="auto" w:fill="FFFFFF"/>
        <w:spacing w:line="240" w:lineRule="auto"/>
        <w:ind w:right="9"/>
        <w:jc w:val="center"/>
        <w:rPr>
          <w:color w:val="000000" w:themeColor="text1"/>
          <w:sz w:val="28"/>
          <w:szCs w:val="28"/>
        </w:rPr>
      </w:pPr>
    </w:p>
    <w:p w14:paraId="086598ED" w14:textId="77777777" w:rsidR="00A41129" w:rsidRDefault="00A41129" w:rsidP="00CA3EE3">
      <w:pPr>
        <w:shd w:val="clear" w:color="auto" w:fill="FFFFFF"/>
        <w:spacing w:line="240" w:lineRule="auto"/>
        <w:ind w:right="9"/>
        <w:jc w:val="center"/>
        <w:rPr>
          <w:color w:val="000000" w:themeColor="text1"/>
          <w:sz w:val="28"/>
          <w:szCs w:val="28"/>
        </w:rPr>
      </w:pPr>
    </w:p>
    <w:p w14:paraId="20A289E8" w14:textId="77777777" w:rsidR="00A02D3F" w:rsidRDefault="00A02D3F" w:rsidP="00CA3EE3">
      <w:pPr>
        <w:shd w:val="clear" w:color="auto" w:fill="FFFFFF"/>
        <w:spacing w:line="240" w:lineRule="auto"/>
        <w:ind w:right="9"/>
        <w:jc w:val="center"/>
        <w:rPr>
          <w:color w:val="000000" w:themeColor="text1"/>
          <w:sz w:val="28"/>
          <w:szCs w:val="28"/>
        </w:rPr>
      </w:pPr>
    </w:p>
    <w:p w14:paraId="4C11CE32" w14:textId="77777777" w:rsidR="00A02D3F" w:rsidRDefault="00A02D3F" w:rsidP="00CA3EE3">
      <w:pPr>
        <w:shd w:val="clear" w:color="auto" w:fill="FFFFFF"/>
        <w:spacing w:line="240" w:lineRule="auto"/>
        <w:ind w:right="9"/>
        <w:jc w:val="center"/>
        <w:rPr>
          <w:color w:val="000000" w:themeColor="text1"/>
          <w:sz w:val="28"/>
          <w:szCs w:val="28"/>
        </w:rPr>
      </w:pPr>
    </w:p>
    <w:p w14:paraId="0FB1387E" w14:textId="77777777" w:rsidR="00A02D3F" w:rsidRDefault="00A02D3F" w:rsidP="00CA3EE3">
      <w:pPr>
        <w:shd w:val="clear" w:color="auto" w:fill="FFFFFF"/>
        <w:spacing w:line="240" w:lineRule="auto"/>
        <w:ind w:right="9"/>
        <w:jc w:val="center"/>
        <w:rPr>
          <w:color w:val="000000" w:themeColor="text1"/>
          <w:sz w:val="28"/>
          <w:szCs w:val="28"/>
        </w:rPr>
      </w:pPr>
    </w:p>
    <w:p w14:paraId="72C69A5F" w14:textId="77777777" w:rsidR="00A02D3F" w:rsidRDefault="00A02D3F" w:rsidP="00CA3EE3">
      <w:pPr>
        <w:shd w:val="clear" w:color="auto" w:fill="FFFFFF"/>
        <w:spacing w:line="240" w:lineRule="auto"/>
        <w:ind w:right="9"/>
        <w:jc w:val="center"/>
        <w:rPr>
          <w:color w:val="000000" w:themeColor="text1"/>
          <w:sz w:val="28"/>
          <w:szCs w:val="28"/>
        </w:rPr>
      </w:pPr>
    </w:p>
    <w:p w14:paraId="4A942FCB" w14:textId="77777777" w:rsidR="00A02D3F" w:rsidRDefault="00A02D3F" w:rsidP="00CA3EE3">
      <w:pPr>
        <w:shd w:val="clear" w:color="auto" w:fill="FFFFFF"/>
        <w:spacing w:line="240" w:lineRule="auto"/>
        <w:ind w:right="9"/>
        <w:jc w:val="center"/>
        <w:rPr>
          <w:color w:val="000000" w:themeColor="text1"/>
          <w:sz w:val="28"/>
          <w:szCs w:val="28"/>
        </w:rPr>
      </w:pPr>
    </w:p>
    <w:p w14:paraId="65BEE392" w14:textId="77777777" w:rsidR="00A02D3F" w:rsidRDefault="00A02D3F" w:rsidP="00CA3EE3">
      <w:pPr>
        <w:shd w:val="clear" w:color="auto" w:fill="FFFFFF"/>
        <w:spacing w:line="240" w:lineRule="auto"/>
        <w:ind w:right="9"/>
        <w:jc w:val="center"/>
        <w:rPr>
          <w:color w:val="000000" w:themeColor="text1"/>
          <w:sz w:val="28"/>
          <w:szCs w:val="28"/>
        </w:rPr>
      </w:pPr>
    </w:p>
    <w:p w14:paraId="4B54104A" w14:textId="77777777" w:rsidR="00A02D3F" w:rsidRDefault="00A02D3F" w:rsidP="00CA3EE3">
      <w:pPr>
        <w:shd w:val="clear" w:color="auto" w:fill="FFFFFF"/>
        <w:spacing w:line="240" w:lineRule="auto"/>
        <w:ind w:right="9"/>
        <w:jc w:val="center"/>
        <w:rPr>
          <w:color w:val="000000" w:themeColor="text1"/>
          <w:sz w:val="28"/>
          <w:szCs w:val="28"/>
        </w:rPr>
      </w:pPr>
    </w:p>
    <w:p w14:paraId="70986985" w14:textId="77777777" w:rsidR="00A02D3F" w:rsidRDefault="00A02D3F" w:rsidP="00CA3EE3">
      <w:pPr>
        <w:shd w:val="clear" w:color="auto" w:fill="FFFFFF"/>
        <w:spacing w:line="240" w:lineRule="auto"/>
        <w:ind w:right="9"/>
        <w:jc w:val="center"/>
        <w:rPr>
          <w:color w:val="000000" w:themeColor="text1"/>
          <w:sz w:val="28"/>
          <w:szCs w:val="28"/>
        </w:rPr>
      </w:pPr>
    </w:p>
    <w:p w14:paraId="2B34401E" w14:textId="77777777" w:rsidR="00A02D3F" w:rsidRDefault="00A02D3F" w:rsidP="00CA3EE3">
      <w:pPr>
        <w:shd w:val="clear" w:color="auto" w:fill="FFFFFF"/>
        <w:spacing w:line="240" w:lineRule="auto"/>
        <w:ind w:right="9"/>
        <w:jc w:val="center"/>
        <w:rPr>
          <w:color w:val="000000" w:themeColor="text1"/>
          <w:sz w:val="28"/>
          <w:szCs w:val="28"/>
        </w:rPr>
      </w:pPr>
    </w:p>
    <w:p w14:paraId="5C182DD6" w14:textId="77777777" w:rsidR="00A02D3F" w:rsidRDefault="00A02D3F" w:rsidP="00CA3EE3">
      <w:pPr>
        <w:shd w:val="clear" w:color="auto" w:fill="FFFFFF"/>
        <w:spacing w:line="240" w:lineRule="auto"/>
        <w:ind w:right="9"/>
        <w:jc w:val="center"/>
        <w:rPr>
          <w:color w:val="000000" w:themeColor="text1"/>
          <w:sz w:val="28"/>
          <w:szCs w:val="28"/>
        </w:rPr>
      </w:pPr>
    </w:p>
    <w:p w14:paraId="6CB119D6" w14:textId="77777777" w:rsidR="00A02D3F" w:rsidRDefault="00A02D3F" w:rsidP="00CA3EE3">
      <w:pPr>
        <w:shd w:val="clear" w:color="auto" w:fill="FFFFFF"/>
        <w:spacing w:line="240" w:lineRule="auto"/>
        <w:ind w:right="9"/>
        <w:jc w:val="center"/>
        <w:rPr>
          <w:color w:val="000000" w:themeColor="text1"/>
          <w:sz w:val="28"/>
          <w:szCs w:val="28"/>
        </w:rPr>
      </w:pPr>
    </w:p>
    <w:p w14:paraId="646A93C5" w14:textId="77777777" w:rsidR="00A02D3F" w:rsidRDefault="00A02D3F" w:rsidP="00CA3EE3">
      <w:pPr>
        <w:shd w:val="clear" w:color="auto" w:fill="FFFFFF"/>
        <w:spacing w:line="240" w:lineRule="auto"/>
        <w:ind w:right="9"/>
        <w:jc w:val="center"/>
        <w:rPr>
          <w:color w:val="000000" w:themeColor="text1"/>
          <w:sz w:val="28"/>
          <w:szCs w:val="28"/>
        </w:rPr>
      </w:pPr>
    </w:p>
    <w:p w14:paraId="3AFC5083" w14:textId="77777777" w:rsidR="00A02D3F" w:rsidRDefault="00A02D3F" w:rsidP="00CA3EE3">
      <w:pPr>
        <w:shd w:val="clear" w:color="auto" w:fill="FFFFFF"/>
        <w:spacing w:line="240" w:lineRule="auto"/>
        <w:ind w:right="9"/>
        <w:jc w:val="center"/>
        <w:rPr>
          <w:color w:val="000000" w:themeColor="text1"/>
          <w:sz w:val="28"/>
          <w:szCs w:val="28"/>
        </w:rPr>
      </w:pPr>
    </w:p>
    <w:p w14:paraId="17671DF3" w14:textId="77777777" w:rsidR="00A02D3F" w:rsidRDefault="00A02D3F" w:rsidP="00CA3EE3">
      <w:pPr>
        <w:shd w:val="clear" w:color="auto" w:fill="FFFFFF"/>
        <w:spacing w:line="240" w:lineRule="auto"/>
        <w:ind w:right="9"/>
        <w:jc w:val="center"/>
        <w:rPr>
          <w:color w:val="000000" w:themeColor="text1"/>
          <w:sz w:val="28"/>
          <w:szCs w:val="28"/>
        </w:rPr>
      </w:pPr>
    </w:p>
    <w:p w14:paraId="51F3F212" w14:textId="77777777" w:rsidR="00A02D3F" w:rsidRDefault="00A02D3F" w:rsidP="00CA3EE3">
      <w:pPr>
        <w:shd w:val="clear" w:color="auto" w:fill="FFFFFF"/>
        <w:spacing w:line="240" w:lineRule="auto"/>
        <w:ind w:right="9"/>
        <w:jc w:val="center"/>
        <w:rPr>
          <w:color w:val="000000" w:themeColor="text1"/>
          <w:sz w:val="28"/>
          <w:szCs w:val="28"/>
        </w:rPr>
      </w:pPr>
    </w:p>
    <w:p w14:paraId="40118512" w14:textId="51E3D040" w:rsidR="00A02D3F" w:rsidRPr="00B82F8D" w:rsidRDefault="00A02D3F" w:rsidP="00A02D3F">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14</w:t>
      </w:r>
      <w:r w:rsidRPr="001E2A39">
        <w:rPr>
          <w:rFonts w:eastAsiaTheme="minorHAnsi"/>
          <w:b/>
          <w:color w:val="000000" w:themeColor="text1"/>
          <w:sz w:val="44"/>
          <w:lang w:eastAsia="en-US"/>
        </w:rPr>
        <w:t xml:space="preserve"> : </w:t>
      </w:r>
      <w:r w:rsidRPr="00A02D3F">
        <w:rPr>
          <w:rFonts w:eastAsiaTheme="minorHAnsi"/>
          <w:b/>
          <w:bCs/>
          <w:iCs/>
          <w:color w:val="000000" w:themeColor="text1"/>
          <w:sz w:val="44"/>
          <w:lang w:eastAsia="en-US"/>
        </w:rPr>
        <w:t>Plan des cours</w:t>
      </w:r>
    </w:p>
    <w:p w14:paraId="6FAEC857" w14:textId="77777777" w:rsidR="00A02D3F" w:rsidRDefault="00A02D3F" w:rsidP="00CA3EE3">
      <w:pPr>
        <w:shd w:val="clear" w:color="auto" w:fill="FFFFFF"/>
        <w:spacing w:line="240" w:lineRule="auto"/>
        <w:ind w:right="9"/>
        <w:jc w:val="center"/>
        <w:rPr>
          <w:color w:val="000000" w:themeColor="text1"/>
          <w:sz w:val="28"/>
          <w:szCs w:val="28"/>
        </w:rPr>
      </w:pPr>
    </w:p>
    <w:p w14:paraId="24AAADA1" w14:textId="77777777" w:rsidR="00A41129" w:rsidRDefault="00A41129" w:rsidP="00CA3EE3">
      <w:pPr>
        <w:shd w:val="clear" w:color="auto" w:fill="FFFFFF"/>
        <w:spacing w:line="240" w:lineRule="auto"/>
        <w:ind w:right="9"/>
        <w:jc w:val="center"/>
        <w:rPr>
          <w:color w:val="000000" w:themeColor="text1"/>
          <w:sz w:val="28"/>
          <w:szCs w:val="28"/>
        </w:rPr>
      </w:pPr>
    </w:p>
    <w:p w14:paraId="7BED6BEE" w14:textId="77777777" w:rsidR="00A02D3F" w:rsidRDefault="00A02D3F" w:rsidP="00CA3EE3">
      <w:pPr>
        <w:shd w:val="clear" w:color="auto" w:fill="FFFFFF"/>
        <w:spacing w:line="240" w:lineRule="auto"/>
        <w:ind w:right="9"/>
        <w:jc w:val="center"/>
        <w:rPr>
          <w:color w:val="000000" w:themeColor="text1"/>
          <w:sz w:val="28"/>
          <w:szCs w:val="28"/>
        </w:rPr>
      </w:pPr>
    </w:p>
    <w:p w14:paraId="4271AB1F" w14:textId="77777777" w:rsidR="00A02D3F" w:rsidRDefault="00A02D3F" w:rsidP="00CA3EE3">
      <w:pPr>
        <w:shd w:val="clear" w:color="auto" w:fill="FFFFFF"/>
        <w:spacing w:line="240" w:lineRule="auto"/>
        <w:ind w:right="9"/>
        <w:jc w:val="center"/>
        <w:rPr>
          <w:color w:val="000000" w:themeColor="text1"/>
          <w:sz w:val="28"/>
          <w:szCs w:val="28"/>
        </w:rPr>
      </w:pPr>
    </w:p>
    <w:p w14:paraId="16346EA5" w14:textId="77777777" w:rsidR="00A02D3F" w:rsidRDefault="00A02D3F" w:rsidP="00CA3EE3">
      <w:pPr>
        <w:shd w:val="clear" w:color="auto" w:fill="FFFFFF"/>
        <w:spacing w:line="240" w:lineRule="auto"/>
        <w:ind w:right="9"/>
        <w:jc w:val="center"/>
        <w:rPr>
          <w:color w:val="000000" w:themeColor="text1"/>
          <w:sz w:val="28"/>
          <w:szCs w:val="28"/>
        </w:rPr>
      </w:pPr>
    </w:p>
    <w:p w14:paraId="65A989F0" w14:textId="77777777" w:rsidR="00A02D3F" w:rsidRDefault="00A02D3F" w:rsidP="00CA3EE3">
      <w:pPr>
        <w:shd w:val="clear" w:color="auto" w:fill="FFFFFF"/>
        <w:spacing w:line="240" w:lineRule="auto"/>
        <w:ind w:right="9"/>
        <w:jc w:val="center"/>
        <w:rPr>
          <w:color w:val="000000" w:themeColor="text1"/>
          <w:sz w:val="28"/>
          <w:szCs w:val="28"/>
        </w:rPr>
      </w:pPr>
    </w:p>
    <w:p w14:paraId="6F396EE4" w14:textId="77777777" w:rsidR="00A02D3F" w:rsidRDefault="00A02D3F" w:rsidP="00CA3EE3">
      <w:pPr>
        <w:shd w:val="clear" w:color="auto" w:fill="FFFFFF"/>
        <w:spacing w:line="240" w:lineRule="auto"/>
        <w:ind w:right="9"/>
        <w:jc w:val="center"/>
        <w:rPr>
          <w:color w:val="000000" w:themeColor="text1"/>
          <w:sz w:val="28"/>
          <w:szCs w:val="28"/>
        </w:rPr>
      </w:pPr>
    </w:p>
    <w:p w14:paraId="14773177" w14:textId="77777777" w:rsidR="00A02D3F" w:rsidRDefault="00A02D3F" w:rsidP="00CA3EE3">
      <w:pPr>
        <w:shd w:val="clear" w:color="auto" w:fill="FFFFFF"/>
        <w:spacing w:line="240" w:lineRule="auto"/>
        <w:ind w:right="9"/>
        <w:jc w:val="center"/>
        <w:rPr>
          <w:color w:val="000000" w:themeColor="text1"/>
          <w:sz w:val="28"/>
          <w:szCs w:val="28"/>
        </w:rPr>
      </w:pPr>
    </w:p>
    <w:p w14:paraId="18C8DF8B" w14:textId="77777777" w:rsidR="00A02D3F" w:rsidRDefault="00A02D3F" w:rsidP="00CA3EE3">
      <w:pPr>
        <w:shd w:val="clear" w:color="auto" w:fill="FFFFFF"/>
        <w:spacing w:line="240" w:lineRule="auto"/>
        <w:ind w:right="9"/>
        <w:jc w:val="center"/>
        <w:rPr>
          <w:color w:val="000000" w:themeColor="text1"/>
          <w:sz w:val="28"/>
          <w:szCs w:val="28"/>
        </w:rPr>
      </w:pPr>
    </w:p>
    <w:p w14:paraId="17A6D763" w14:textId="77777777" w:rsidR="00A02D3F" w:rsidRDefault="00A02D3F" w:rsidP="00CA3EE3">
      <w:pPr>
        <w:shd w:val="clear" w:color="auto" w:fill="FFFFFF"/>
        <w:spacing w:line="240" w:lineRule="auto"/>
        <w:ind w:right="9"/>
        <w:jc w:val="center"/>
        <w:rPr>
          <w:color w:val="000000" w:themeColor="text1"/>
          <w:sz w:val="28"/>
          <w:szCs w:val="28"/>
        </w:rPr>
      </w:pPr>
    </w:p>
    <w:p w14:paraId="587A5C33" w14:textId="77777777" w:rsidR="00A02D3F" w:rsidRDefault="00A02D3F" w:rsidP="00CA3EE3">
      <w:pPr>
        <w:shd w:val="clear" w:color="auto" w:fill="FFFFFF"/>
        <w:spacing w:line="240" w:lineRule="auto"/>
        <w:ind w:right="9"/>
        <w:jc w:val="center"/>
        <w:rPr>
          <w:color w:val="000000" w:themeColor="text1"/>
          <w:sz w:val="28"/>
          <w:szCs w:val="28"/>
        </w:rPr>
      </w:pPr>
    </w:p>
    <w:p w14:paraId="3055566D" w14:textId="77777777" w:rsidR="00A02D3F" w:rsidRDefault="00A02D3F" w:rsidP="00CA3EE3">
      <w:pPr>
        <w:shd w:val="clear" w:color="auto" w:fill="FFFFFF"/>
        <w:spacing w:line="240" w:lineRule="auto"/>
        <w:ind w:right="9"/>
        <w:jc w:val="center"/>
        <w:rPr>
          <w:color w:val="000000" w:themeColor="text1"/>
          <w:sz w:val="28"/>
          <w:szCs w:val="28"/>
        </w:rPr>
      </w:pPr>
    </w:p>
    <w:p w14:paraId="1E43F6DB" w14:textId="77777777" w:rsidR="00A02D3F" w:rsidRDefault="00A02D3F" w:rsidP="00CA3EE3">
      <w:pPr>
        <w:shd w:val="clear" w:color="auto" w:fill="FFFFFF"/>
        <w:spacing w:line="240" w:lineRule="auto"/>
        <w:ind w:right="9"/>
        <w:jc w:val="center"/>
        <w:rPr>
          <w:color w:val="000000" w:themeColor="text1"/>
          <w:sz w:val="28"/>
          <w:szCs w:val="28"/>
        </w:rPr>
      </w:pPr>
    </w:p>
    <w:p w14:paraId="078779A1" w14:textId="77777777" w:rsidR="00A02D3F" w:rsidRDefault="00A02D3F" w:rsidP="00CA3EE3">
      <w:pPr>
        <w:shd w:val="clear" w:color="auto" w:fill="FFFFFF"/>
        <w:spacing w:line="240" w:lineRule="auto"/>
        <w:ind w:right="9"/>
        <w:jc w:val="center"/>
        <w:rPr>
          <w:color w:val="000000" w:themeColor="text1"/>
          <w:sz w:val="28"/>
          <w:szCs w:val="28"/>
        </w:rPr>
      </w:pPr>
    </w:p>
    <w:p w14:paraId="480DA3BE" w14:textId="77777777" w:rsidR="00A02D3F" w:rsidRDefault="00A02D3F" w:rsidP="00CA3EE3">
      <w:pPr>
        <w:shd w:val="clear" w:color="auto" w:fill="FFFFFF"/>
        <w:spacing w:line="240" w:lineRule="auto"/>
        <w:ind w:right="9"/>
        <w:jc w:val="center"/>
        <w:rPr>
          <w:color w:val="000000" w:themeColor="text1"/>
          <w:sz w:val="28"/>
          <w:szCs w:val="28"/>
        </w:rPr>
      </w:pPr>
    </w:p>
    <w:p w14:paraId="40A62F62" w14:textId="77777777" w:rsidR="004E63BD" w:rsidRDefault="004E63BD" w:rsidP="00CA3EE3">
      <w:pPr>
        <w:shd w:val="clear" w:color="auto" w:fill="FFFFFF"/>
        <w:spacing w:line="240" w:lineRule="auto"/>
        <w:ind w:right="9"/>
        <w:jc w:val="center"/>
        <w:rPr>
          <w:color w:val="000000" w:themeColor="text1"/>
          <w:sz w:val="28"/>
          <w:szCs w:val="28"/>
        </w:rPr>
      </w:pPr>
    </w:p>
    <w:p w14:paraId="10CA53E5" w14:textId="77777777" w:rsidR="004E63BD" w:rsidRDefault="004E63BD" w:rsidP="00CA3EE3">
      <w:pPr>
        <w:shd w:val="clear" w:color="auto" w:fill="FFFFFF"/>
        <w:spacing w:line="240" w:lineRule="auto"/>
        <w:ind w:right="9"/>
        <w:jc w:val="center"/>
        <w:rPr>
          <w:color w:val="000000" w:themeColor="text1"/>
          <w:sz w:val="28"/>
          <w:szCs w:val="28"/>
        </w:rPr>
      </w:pPr>
    </w:p>
    <w:p w14:paraId="730BB8BC" w14:textId="77777777" w:rsidR="004E63BD" w:rsidRDefault="004E63BD" w:rsidP="00CA3EE3">
      <w:pPr>
        <w:shd w:val="clear" w:color="auto" w:fill="FFFFFF"/>
        <w:spacing w:line="240" w:lineRule="auto"/>
        <w:ind w:right="9"/>
        <w:jc w:val="center"/>
        <w:rPr>
          <w:color w:val="000000" w:themeColor="text1"/>
          <w:sz w:val="28"/>
          <w:szCs w:val="28"/>
        </w:rPr>
      </w:pPr>
    </w:p>
    <w:p w14:paraId="58B3F3BA" w14:textId="77777777" w:rsidR="004E63BD" w:rsidRDefault="004E63BD" w:rsidP="00CA3EE3">
      <w:pPr>
        <w:shd w:val="clear" w:color="auto" w:fill="FFFFFF"/>
        <w:spacing w:line="240" w:lineRule="auto"/>
        <w:ind w:right="9"/>
        <w:jc w:val="center"/>
        <w:rPr>
          <w:color w:val="000000" w:themeColor="text1"/>
          <w:sz w:val="28"/>
          <w:szCs w:val="28"/>
        </w:rPr>
      </w:pPr>
    </w:p>
    <w:p w14:paraId="554FFCCD" w14:textId="77777777" w:rsidR="004E63BD" w:rsidRDefault="004E63BD" w:rsidP="00CA3EE3">
      <w:pPr>
        <w:shd w:val="clear" w:color="auto" w:fill="FFFFFF"/>
        <w:spacing w:line="240" w:lineRule="auto"/>
        <w:ind w:right="9"/>
        <w:jc w:val="center"/>
        <w:rPr>
          <w:color w:val="000000" w:themeColor="text1"/>
          <w:sz w:val="28"/>
          <w:szCs w:val="28"/>
        </w:rPr>
      </w:pPr>
    </w:p>
    <w:p w14:paraId="00070281" w14:textId="77777777" w:rsidR="004E63BD" w:rsidRDefault="004E63BD" w:rsidP="00CA3EE3">
      <w:pPr>
        <w:shd w:val="clear" w:color="auto" w:fill="FFFFFF"/>
        <w:spacing w:line="240" w:lineRule="auto"/>
        <w:ind w:right="9"/>
        <w:jc w:val="center"/>
        <w:rPr>
          <w:color w:val="000000" w:themeColor="text1"/>
          <w:sz w:val="28"/>
          <w:szCs w:val="28"/>
        </w:rPr>
      </w:pPr>
    </w:p>
    <w:p w14:paraId="66015F9F" w14:textId="77777777" w:rsidR="004E63BD" w:rsidRDefault="004E63BD" w:rsidP="00CA3EE3">
      <w:pPr>
        <w:shd w:val="clear" w:color="auto" w:fill="FFFFFF"/>
        <w:spacing w:line="240" w:lineRule="auto"/>
        <w:ind w:right="9"/>
        <w:jc w:val="center"/>
        <w:rPr>
          <w:color w:val="000000" w:themeColor="text1"/>
          <w:sz w:val="28"/>
          <w:szCs w:val="28"/>
        </w:rPr>
      </w:pPr>
    </w:p>
    <w:p w14:paraId="69BF178A" w14:textId="77777777" w:rsidR="004E63BD" w:rsidRDefault="004E63BD" w:rsidP="00CA3EE3">
      <w:pPr>
        <w:shd w:val="clear" w:color="auto" w:fill="FFFFFF"/>
        <w:spacing w:line="240" w:lineRule="auto"/>
        <w:ind w:right="9"/>
        <w:jc w:val="center"/>
        <w:rPr>
          <w:color w:val="000000" w:themeColor="text1"/>
          <w:sz w:val="28"/>
          <w:szCs w:val="28"/>
        </w:rPr>
      </w:pPr>
    </w:p>
    <w:p w14:paraId="36E0DFF0" w14:textId="77777777" w:rsidR="004E63BD" w:rsidRDefault="004E63BD" w:rsidP="00CA3EE3">
      <w:pPr>
        <w:shd w:val="clear" w:color="auto" w:fill="FFFFFF"/>
        <w:spacing w:line="240" w:lineRule="auto"/>
        <w:ind w:right="9"/>
        <w:jc w:val="center"/>
        <w:rPr>
          <w:color w:val="000000" w:themeColor="text1"/>
          <w:sz w:val="28"/>
          <w:szCs w:val="28"/>
        </w:rPr>
      </w:pPr>
    </w:p>
    <w:p w14:paraId="34897EAB" w14:textId="77777777" w:rsidR="004E63BD" w:rsidRDefault="004E63BD" w:rsidP="00CA3EE3">
      <w:pPr>
        <w:shd w:val="clear" w:color="auto" w:fill="FFFFFF"/>
        <w:spacing w:line="240" w:lineRule="auto"/>
        <w:ind w:right="9"/>
        <w:jc w:val="center"/>
        <w:rPr>
          <w:color w:val="000000" w:themeColor="text1"/>
          <w:sz w:val="28"/>
          <w:szCs w:val="28"/>
        </w:rPr>
      </w:pPr>
    </w:p>
    <w:p w14:paraId="6FF3AADE" w14:textId="77777777" w:rsidR="004E63BD" w:rsidRDefault="004E63BD" w:rsidP="00CA3EE3">
      <w:pPr>
        <w:shd w:val="clear" w:color="auto" w:fill="FFFFFF"/>
        <w:spacing w:line="240" w:lineRule="auto"/>
        <w:ind w:right="9"/>
        <w:jc w:val="center"/>
        <w:rPr>
          <w:color w:val="000000" w:themeColor="text1"/>
          <w:sz w:val="28"/>
          <w:szCs w:val="28"/>
        </w:rPr>
      </w:pPr>
    </w:p>
    <w:p w14:paraId="77AD848C" w14:textId="77777777" w:rsidR="004E63BD" w:rsidRDefault="004E63BD" w:rsidP="00CA3EE3">
      <w:pPr>
        <w:shd w:val="clear" w:color="auto" w:fill="FFFFFF"/>
        <w:spacing w:line="240" w:lineRule="auto"/>
        <w:ind w:right="9"/>
        <w:jc w:val="center"/>
        <w:rPr>
          <w:color w:val="000000" w:themeColor="text1"/>
          <w:sz w:val="28"/>
          <w:szCs w:val="28"/>
        </w:rPr>
      </w:pPr>
    </w:p>
    <w:p w14:paraId="0C23EF8D" w14:textId="77777777" w:rsidR="004E63BD" w:rsidRDefault="004E63BD" w:rsidP="00CA3EE3">
      <w:pPr>
        <w:shd w:val="clear" w:color="auto" w:fill="FFFFFF"/>
        <w:spacing w:line="240" w:lineRule="auto"/>
        <w:ind w:right="9"/>
        <w:jc w:val="center"/>
        <w:rPr>
          <w:color w:val="000000" w:themeColor="text1"/>
          <w:sz w:val="28"/>
          <w:szCs w:val="28"/>
        </w:rPr>
      </w:pPr>
    </w:p>
    <w:p w14:paraId="5BF536D0" w14:textId="77777777" w:rsidR="004E63BD" w:rsidRDefault="004E63BD" w:rsidP="00CA3EE3">
      <w:pPr>
        <w:shd w:val="clear" w:color="auto" w:fill="FFFFFF"/>
        <w:spacing w:line="240" w:lineRule="auto"/>
        <w:ind w:right="9"/>
        <w:jc w:val="center"/>
        <w:rPr>
          <w:color w:val="000000" w:themeColor="text1"/>
          <w:sz w:val="28"/>
          <w:szCs w:val="28"/>
        </w:rPr>
      </w:pPr>
    </w:p>
    <w:p w14:paraId="08A51EF3" w14:textId="77777777" w:rsidR="004E63BD" w:rsidRDefault="004E63BD" w:rsidP="00CA3EE3">
      <w:pPr>
        <w:shd w:val="clear" w:color="auto" w:fill="FFFFFF"/>
        <w:spacing w:line="240" w:lineRule="auto"/>
        <w:ind w:right="9"/>
        <w:jc w:val="center"/>
        <w:rPr>
          <w:color w:val="000000" w:themeColor="text1"/>
          <w:sz w:val="28"/>
          <w:szCs w:val="28"/>
        </w:rPr>
      </w:pPr>
    </w:p>
    <w:p w14:paraId="574549DD" w14:textId="77777777" w:rsidR="004E63BD" w:rsidRDefault="004E63BD" w:rsidP="00CA3EE3">
      <w:pPr>
        <w:shd w:val="clear" w:color="auto" w:fill="FFFFFF"/>
        <w:spacing w:line="240" w:lineRule="auto"/>
        <w:ind w:right="9"/>
        <w:jc w:val="center"/>
        <w:rPr>
          <w:color w:val="000000" w:themeColor="text1"/>
          <w:sz w:val="28"/>
          <w:szCs w:val="28"/>
        </w:rPr>
      </w:pPr>
    </w:p>
    <w:p w14:paraId="73BD0551" w14:textId="77777777" w:rsidR="004E63BD" w:rsidRDefault="004E63BD" w:rsidP="00CA3EE3">
      <w:pPr>
        <w:shd w:val="clear" w:color="auto" w:fill="FFFFFF"/>
        <w:spacing w:line="240" w:lineRule="auto"/>
        <w:ind w:right="9"/>
        <w:jc w:val="center"/>
        <w:rPr>
          <w:color w:val="000000" w:themeColor="text1"/>
          <w:sz w:val="28"/>
          <w:szCs w:val="28"/>
        </w:rPr>
      </w:pPr>
    </w:p>
    <w:p w14:paraId="533F90EE" w14:textId="77777777" w:rsidR="004E63BD" w:rsidRDefault="004E63BD" w:rsidP="00CA3EE3">
      <w:pPr>
        <w:shd w:val="clear" w:color="auto" w:fill="FFFFFF"/>
        <w:spacing w:line="240" w:lineRule="auto"/>
        <w:ind w:right="9"/>
        <w:jc w:val="center"/>
        <w:rPr>
          <w:color w:val="000000" w:themeColor="text1"/>
          <w:sz w:val="28"/>
          <w:szCs w:val="28"/>
        </w:rPr>
      </w:pPr>
    </w:p>
    <w:p w14:paraId="6AD2F0C5" w14:textId="77777777" w:rsidR="004E63BD" w:rsidRDefault="004E63BD" w:rsidP="00CA3EE3">
      <w:pPr>
        <w:shd w:val="clear" w:color="auto" w:fill="FFFFFF"/>
        <w:spacing w:line="240" w:lineRule="auto"/>
        <w:ind w:right="9"/>
        <w:jc w:val="center"/>
        <w:rPr>
          <w:color w:val="000000" w:themeColor="text1"/>
          <w:sz w:val="28"/>
          <w:szCs w:val="28"/>
        </w:rPr>
      </w:pPr>
    </w:p>
    <w:p w14:paraId="720F906B" w14:textId="77777777" w:rsidR="004E63BD" w:rsidRDefault="004E63BD" w:rsidP="00CA3EE3">
      <w:pPr>
        <w:shd w:val="clear" w:color="auto" w:fill="FFFFFF"/>
        <w:spacing w:line="240" w:lineRule="auto"/>
        <w:ind w:right="9"/>
        <w:jc w:val="center"/>
        <w:rPr>
          <w:color w:val="000000" w:themeColor="text1"/>
          <w:sz w:val="28"/>
          <w:szCs w:val="28"/>
        </w:rPr>
      </w:pPr>
    </w:p>
    <w:p w14:paraId="3FEA1AAE" w14:textId="77777777" w:rsidR="004E63BD" w:rsidRDefault="004E63BD" w:rsidP="00CA3EE3">
      <w:pPr>
        <w:shd w:val="clear" w:color="auto" w:fill="FFFFFF"/>
        <w:spacing w:line="240" w:lineRule="auto"/>
        <w:ind w:right="9"/>
        <w:jc w:val="center"/>
        <w:rPr>
          <w:color w:val="000000" w:themeColor="text1"/>
          <w:sz w:val="28"/>
          <w:szCs w:val="28"/>
        </w:rPr>
      </w:pPr>
    </w:p>
    <w:p w14:paraId="2A4FDCA9" w14:textId="77777777" w:rsidR="004E63BD" w:rsidRDefault="004E63BD" w:rsidP="00CA3EE3">
      <w:pPr>
        <w:shd w:val="clear" w:color="auto" w:fill="FFFFFF"/>
        <w:spacing w:line="240" w:lineRule="auto"/>
        <w:ind w:right="9"/>
        <w:jc w:val="center"/>
        <w:rPr>
          <w:color w:val="000000" w:themeColor="text1"/>
          <w:sz w:val="28"/>
          <w:szCs w:val="28"/>
        </w:rPr>
      </w:pPr>
    </w:p>
    <w:p w14:paraId="752C3FAE" w14:textId="77777777" w:rsidR="004E63BD" w:rsidRDefault="004E63BD" w:rsidP="00CA3EE3">
      <w:pPr>
        <w:shd w:val="clear" w:color="auto" w:fill="FFFFFF"/>
        <w:spacing w:line="240" w:lineRule="auto"/>
        <w:ind w:right="9"/>
        <w:jc w:val="center"/>
        <w:rPr>
          <w:color w:val="000000" w:themeColor="text1"/>
          <w:sz w:val="28"/>
          <w:szCs w:val="28"/>
        </w:rPr>
      </w:pPr>
    </w:p>
    <w:p w14:paraId="7075316C" w14:textId="77777777" w:rsidR="004E63BD" w:rsidRDefault="004E63BD" w:rsidP="00CA3EE3">
      <w:pPr>
        <w:shd w:val="clear" w:color="auto" w:fill="FFFFFF"/>
        <w:spacing w:line="240" w:lineRule="auto"/>
        <w:ind w:right="9"/>
        <w:jc w:val="center"/>
        <w:rPr>
          <w:color w:val="000000" w:themeColor="text1"/>
          <w:sz w:val="28"/>
          <w:szCs w:val="28"/>
        </w:rPr>
      </w:pPr>
    </w:p>
    <w:p w14:paraId="2794E106" w14:textId="77777777" w:rsidR="004E63BD" w:rsidRDefault="004E63BD" w:rsidP="00CA3EE3">
      <w:pPr>
        <w:shd w:val="clear" w:color="auto" w:fill="FFFFFF"/>
        <w:spacing w:line="240" w:lineRule="auto"/>
        <w:ind w:right="9"/>
        <w:jc w:val="center"/>
        <w:rPr>
          <w:color w:val="000000" w:themeColor="text1"/>
          <w:sz w:val="28"/>
          <w:szCs w:val="28"/>
        </w:rPr>
      </w:pPr>
    </w:p>
    <w:p w14:paraId="52F34400" w14:textId="77777777" w:rsidR="004E63BD" w:rsidRDefault="004E63BD" w:rsidP="00CA3EE3">
      <w:pPr>
        <w:shd w:val="clear" w:color="auto" w:fill="FFFFFF"/>
        <w:spacing w:line="240" w:lineRule="auto"/>
        <w:ind w:right="9"/>
        <w:jc w:val="center"/>
        <w:rPr>
          <w:color w:val="000000" w:themeColor="text1"/>
          <w:sz w:val="28"/>
          <w:szCs w:val="28"/>
        </w:rPr>
      </w:pPr>
    </w:p>
    <w:p w14:paraId="4FF7039C" w14:textId="77777777" w:rsidR="004E63BD" w:rsidRDefault="004E63BD" w:rsidP="00CA3EE3">
      <w:pPr>
        <w:shd w:val="clear" w:color="auto" w:fill="FFFFFF"/>
        <w:spacing w:line="240" w:lineRule="auto"/>
        <w:ind w:right="9"/>
        <w:jc w:val="center"/>
        <w:rPr>
          <w:color w:val="000000" w:themeColor="text1"/>
          <w:sz w:val="28"/>
          <w:szCs w:val="28"/>
        </w:rPr>
      </w:pPr>
    </w:p>
    <w:p w14:paraId="3BA079AB" w14:textId="77777777" w:rsidR="004E63BD" w:rsidRDefault="004E63BD" w:rsidP="00CA3EE3">
      <w:pPr>
        <w:shd w:val="clear" w:color="auto" w:fill="FFFFFF"/>
        <w:spacing w:line="240" w:lineRule="auto"/>
        <w:ind w:right="9"/>
        <w:jc w:val="center"/>
        <w:rPr>
          <w:color w:val="000000" w:themeColor="text1"/>
          <w:sz w:val="28"/>
          <w:szCs w:val="28"/>
        </w:rPr>
      </w:pPr>
    </w:p>
    <w:p w14:paraId="3980A012" w14:textId="77777777" w:rsidR="00A02D3F" w:rsidRDefault="00A02D3F" w:rsidP="00CA3EE3">
      <w:pPr>
        <w:shd w:val="clear" w:color="auto" w:fill="FFFFFF"/>
        <w:spacing w:line="240" w:lineRule="auto"/>
        <w:ind w:right="9"/>
        <w:jc w:val="center"/>
        <w:rPr>
          <w:color w:val="000000" w:themeColor="text1"/>
          <w:sz w:val="28"/>
          <w:szCs w:val="28"/>
        </w:rPr>
      </w:pPr>
    </w:p>
    <w:p w14:paraId="79D96A01" w14:textId="77777777" w:rsidR="00A02D3F" w:rsidRDefault="00A02D3F" w:rsidP="00CA3EE3">
      <w:pPr>
        <w:shd w:val="clear" w:color="auto" w:fill="FFFFFF"/>
        <w:spacing w:line="240" w:lineRule="auto"/>
        <w:ind w:right="9"/>
        <w:jc w:val="center"/>
        <w:rPr>
          <w:color w:val="000000" w:themeColor="text1"/>
          <w:sz w:val="28"/>
          <w:szCs w:val="28"/>
        </w:rPr>
      </w:pPr>
    </w:p>
    <w:p w14:paraId="6A0DA105" w14:textId="77777777" w:rsidR="00A02D3F" w:rsidRDefault="00A02D3F" w:rsidP="00CA3EE3">
      <w:pPr>
        <w:shd w:val="clear" w:color="auto" w:fill="FFFFFF"/>
        <w:spacing w:line="240" w:lineRule="auto"/>
        <w:ind w:right="9"/>
        <w:jc w:val="center"/>
        <w:rPr>
          <w:color w:val="000000" w:themeColor="text1"/>
          <w:sz w:val="28"/>
          <w:szCs w:val="28"/>
        </w:rPr>
      </w:pPr>
    </w:p>
    <w:p w14:paraId="1209E5CB" w14:textId="77777777" w:rsidR="00A02D3F" w:rsidRDefault="00A02D3F" w:rsidP="00CA3EE3">
      <w:pPr>
        <w:shd w:val="clear" w:color="auto" w:fill="FFFFFF"/>
        <w:spacing w:line="240" w:lineRule="auto"/>
        <w:ind w:right="9"/>
        <w:jc w:val="center"/>
        <w:rPr>
          <w:color w:val="000000" w:themeColor="text1"/>
          <w:sz w:val="28"/>
          <w:szCs w:val="28"/>
        </w:rPr>
      </w:pPr>
    </w:p>
    <w:p w14:paraId="3B3AA33C" w14:textId="77777777" w:rsidR="00A02D3F" w:rsidRDefault="00A02D3F" w:rsidP="00CA3EE3">
      <w:pPr>
        <w:shd w:val="clear" w:color="auto" w:fill="FFFFFF"/>
        <w:spacing w:line="240" w:lineRule="auto"/>
        <w:ind w:right="9"/>
        <w:jc w:val="center"/>
        <w:rPr>
          <w:color w:val="000000" w:themeColor="text1"/>
          <w:sz w:val="28"/>
          <w:szCs w:val="28"/>
        </w:rPr>
      </w:pPr>
    </w:p>
    <w:p w14:paraId="5F555F7B" w14:textId="77777777" w:rsidR="00A02D3F" w:rsidRDefault="00A02D3F" w:rsidP="00CA3EE3">
      <w:pPr>
        <w:shd w:val="clear" w:color="auto" w:fill="FFFFFF"/>
        <w:spacing w:line="240" w:lineRule="auto"/>
        <w:ind w:right="9"/>
        <w:jc w:val="center"/>
        <w:rPr>
          <w:color w:val="000000" w:themeColor="text1"/>
          <w:sz w:val="28"/>
          <w:szCs w:val="28"/>
        </w:rPr>
      </w:pPr>
    </w:p>
    <w:p w14:paraId="42C7C46A" w14:textId="451EEA35" w:rsidR="00961989" w:rsidRDefault="00961989" w:rsidP="00961989">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15</w:t>
      </w:r>
      <w:r w:rsidRPr="001E2A39">
        <w:rPr>
          <w:rFonts w:eastAsiaTheme="minorHAnsi"/>
          <w:b/>
          <w:color w:val="000000" w:themeColor="text1"/>
          <w:sz w:val="44"/>
          <w:lang w:eastAsia="en-US"/>
        </w:rPr>
        <w:t xml:space="preserve"> : </w:t>
      </w:r>
      <w:r w:rsidR="009D4A4E">
        <w:rPr>
          <w:rFonts w:eastAsiaTheme="minorHAnsi"/>
          <w:b/>
          <w:color w:val="000000" w:themeColor="text1"/>
          <w:sz w:val="44"/>
          <w:lang w:eastAsia="en-US"/>
        </w:rPr>
        <w:t>Relevé</w:t>
      </w:r>
      <w:r>
        <w:rPr>
          <w:rFonts w:eastAsiaTheme="minorHAnsi"/>
          <w:b/>
          <w:color w:val="000000" w:themeColor="text1"/>
          <w:sz w:val="44"/>
          <w:lang w:eastAsia="en-US"/>
        </w:rPr>
        <w:t xml:space="preserve"> de notes </w:t>
      </w:r>
    </w:p>
    <w:p w14:paraId="3D5F80E6"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175120D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AFB21A2"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BE3E81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4ED6BE36"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513AD97C"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4E6A6BD5"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41D2249"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328F84E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05AF6B70"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A8C636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5D78EBCA"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62D9B390"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2237E643"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80EFFF1"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72E6B31F" w14:textId="77777777" w:rsidR="009D4A4E" w:rsidRDefault="009D4A4E" w:rsidP="00961989">
      <w:pPr>
        <w:shd w:val="clear" w:color="auto" w:fill="FFFFFF"/>
        <w:spacing w:line="240" w:lineRule="auto"/>
        <w:ind w:right="9"/>
        <w:jc w:val="center"/>
        <w:rPr>
          <w:rFonts w:eastAsiaTheme="minorHAnsi"/>
          <w:b/>
          <w:color w:val="000000" w:themeColor="text1"/>
          <w:sz w:val="44"/>
          <w:lang w:eastAsia="en-US"/>
        </w:rPr>
      </w:pPr>
    </w:p>
    <w:p w14:paraId="02DE65B4"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2ABDA343"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0150F53D"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46E8C87A"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54446F64"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1AC3F8B4"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18B5EC10" w14:textId="77777777" w:rsidR="004E63BD" w:rsidRDefault="004E63BD" w:rsidP="00961989">
      <w:pPr>
        <w:shd w:val="clear" w:color="auto" w:fill="FFFFFF"/>
        <w:spacing w:line="240" w:lineRule="auto"/>
        <w:ind w:right="9"/>
        <w:jc w:val="center"/>
        <w:rPr>
          <w:rFonts w:eastAsiaTheme="minorHAnsi"/>
          <w:b/>
          <w:color w:val="000000" w:themeColor="text1"/>
          <w:sz w:val="44"/>
          <w:lang w:eastAsia="en-US"/>
        </w:rPr>
      </w:pPr>
    </w:p>
    <w:p w14:paraId="3F04F42F" w14:textId="77777777" w:rsidR="009D4A4E" w:rsidRDefault="009D4A4E" w:rsidP="004E63BD">
      <w:pPr>
        <w:shd w:val="clear" w:color="auto" w:fill="FFFFFF"/>
        <w:spacing w:line="240" w:lineRule="auto"/>
        <w:ind w:right="9"/>
        <w:rPr>
          <w:rFonts w:eastAsiaTheme="minorHAnsi"/>
          <w:b/>
          <w:color w:val="000000" w:themeColor="text1"/>
          <w:sz w:val="44"/>
          <w:lang w:eastAsia="en-US"/>
        </w:rPr>
      </w:pPr>
    </w:p>
    <w:p w14:paraId="09B67B43" w14:textId="77777777" w:rsidR="009D4A4E" w:rsidRPr="001E2A39" w:rsidRDefault="009D4A4E" w:rsidP="00961989">
      <w:pPr>
        <w:shd w:val="clear" w:color="auto" w:fill="FFFFFF"/>
        <w:spacing w:line="240" w:lineRule="auto"/>
        <w:ind w:right="9"/>
        <w:jc w:val="center"/>
        <w:rPr>
          <w:rFonts w:eastAsiaTheme="minorHAnsi"/>
          <w:b/>
          <w:color w:val="000000" w:themeColor="text1"/>
          <w:sz w:val="44"/>
          <w:lang w:eastAsia="en-US"/>
        </w:rPr>
      </w:pPr>
    </w:p>
    <w:p w14:paraId="7A6175D1" w14:textId="77777777" w:rsidR="00A02D3F" w:rsidRDefault="00A02D3F" w:rsidP="00CA3EE3">
      <w:pPr>
        <w:shd w:val="clear" w:color="auto" w:fill="FFFFFF"/>
        <w:spacing w:line="240" w:lineRule="auto"/>
        <w:ind w:right="9"/>
        <w:jc w:val="center"/>
        <w:rPr>
          <w:color w:val="000000" w:themeColor="text1"/>
          <w:sz w:val="28"/>
          <w:szCs w:val="28"/>
        </w:rPr>
      </w:pPr>
    </w:p>
    <w:p w14:paraId="5ED07BAD" w14:textId="465A5156"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16</w:t>
      </w:r>
      <w:r w:rsidRPr="001E2A39">
        <w:rPr>
          <w:rFonts w:eastAsiaTheme="minorHAnsi"/>
          <w:b/>
          <w:color w:val="000000" w:themeColor="text1"/>
          <w:sz w:val="44"/>
          <w:lang w:eastAsia="en-US"/>
        </w:rPr>
        <w:t xml:space="preserve"> : </w:t>
      </w:r>
      <w:r w:rsidRPr="009D4A4E">
        <w:rPr>
          <w:rFonts w:eastAsiaTheme="minorHAnsi"/>
          <w:b/>
          <w:bCs/>
          <w:iCs/>
          <w:color w:val="000000" w:themeColor="text1"/>
          <w:sz w:val="44"/>
          <w:lang w:eastAsia="en-US"/>
        </w:rPr>
        <w:t>Conventions de partenariats avec certaines IES</w:t>
      </w:r>
    </w:p>
    <w:p w14:paraId="66FB15CE"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043AF83"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4B56DAF6"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02122ED"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7830507"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576B294"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14485BC5"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2FABB547"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EC719DF"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6314086"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ACD712A"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0C71A9B5"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3EABA85E"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56EF9A8E" w14:textId="77777777" w:rsidR="009D4A4E" w:rsidRDefault="009D4A4E" w:rsidP="004E63BD">
      <w:pPr>
        <w:shd w:val="clear" w:color="auto" w:fill="FFFFFF"/>
        <w:spacing w:line="240" w:lineRule="auto"/>
        <w:ind w:right="9"/>
        <w:rPr>
          <w:rFonts w:eastAsiaTheme="minorHAnsi"/>
          <w:b/>
          <w:bCs/>
          <w:iCs/>
          <w:color w:val="000000" w:themeColor="text1"/>
          <w:sz w:val="44"/>
          <w:lang w:eastAsia="en-US"/>
        </w:rPr>
      </w:pPr>
    </w:p>
    <w:p w14:paraId="39662C98"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13C383D3"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27D285B0"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3395C5E9"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1DDA0768"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49510558"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6DFA20B9"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62E5F66A"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348101C0"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58A18F8A" w14:textId="77777777" w:rsidR="004E63BD" w:rsidRDefault="004E63BD" w:rsidP="004E63BD">
      <w:pPr>
        <w:shd w:val="clear" w:color="auto" w:fill="FFFFFF"/>
        <w:spacing w:line="240" w:lineRule="auto"/>
        <w:ind w:right="9"/>
        <w:rPr>
          <w:rFonts w:eastAsiaTheme="minorHAnsi"/>
          <w:b/>
          <w:bCs/>
          <w:iCs/>
          <w:color w:val="000000" w:themeColor="text1"/>
          <w:sz w:val="44"/>
          <w:lang w:eastAsia="en-US"/>
        </w:rPr>
      </w:pPr>
    </w:p>
    <w:p w14:paraId="11E169BF" w14:textId="77777777" w:rsid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620B8588" w14:textId="77777777" w:rsidR="009D4A4E" w:rsidRPr="009D4A4E" w:rsidRDefault="009D4A4E" w:rsidP="009D4A4E">
      <w:pPr>
        <w:shd w:val="clear" w:color="auto" w:fill="FFFFFF"/>
        <w:spacing w:line="240" w:lineRule="auto"/>
        <w:ind w:right="9"/>
        <w:jc w:val="center"/>
        <w:rPr>
          <w:rFonts w:eastAsiaTheme="minorHAnsi"/>
          <w:b/>
          <w:bCs/>
          <w:iCs/>
          <w:color w:val="000000" w:themeColor="text1"/>
          <w:sz w:val="44"/>
          <w:lang w:eastAsia="en-US"/>
        </w:rPr>
      </w:pPr>
    </w:p>
    <w:p w14:paraId="428436E5" w14:textId="5647CDCC" w:rsidR="009D4A4E" w:rsidRDefault="009D4A4E" w:rsidP="009D4A4E">
      <w:pPr>
        <w:shd w:val="clear" w:color="auto" w:fill="FFFFFF"/>
        <w:spacing w:line="240" w:lineRule="auto"/>
        <w:ind w:right="9"/>
        <w:jc w:val="center"/>
        <w:rPr>
          <w:rFonts w:eastAsiaTheme="minorHAnsi"/>
          <w:b/>
          <w:color w:val="000000" w:themeColor="text1"/>
          <w:sz w:val="44"/>
          <w:lang w:eastAsia="en-US"/>
        </w:rPr>
      </w:pPr>
      <w:r w:rsidRPr="001E2A39">
        <w:rPr>
          <w:rFonts w:eastAsiaTheme="minorHAnsi"/>
          <w:b/>
          <w:color w:val="000000" w:themeColor="text1"/>
          <w:sz w:val="44"/>
          <w:lang w:eastAsia="en-US"/>
        </w:rPr>
        <w:t>Annexe n°</w:t>
      </w:r>
      <w:r>
        <w:rPr>
          <w:rFonts w:eastAsiaTheme="minorHAnsi"/>
          <w:b/>
          <w:color w:val="000000" w:themeColor="text1"/>
          <w:sz w:val="44"/>
          <w:lang w:eastAsia="en-US"/>
        </w:rPr>
        <w:t>17</w:t>
      </w:r>
      <w:r w:rsidRPr="001E2A39">
        <w:rPr>
          <w:rFonts w:eastAsiaTheme="minorHAnsi"/>
          <w:b/>
          <w:color w:val="000000" w:themeColor="text1"/>
          <w:sz w:val="44"/>
          <w:lang w:eastAsia="en-US"/>
        </w:rPr>
        <w:t xml:space="preserve"> : </w:t>
      </w:r>
      <w:r w:rsidRPr="009D4A4E">
        <w:rPr>
          <w:rFonts w:eastAsiaTheme="minorHAnsi"/>
          <w:b/>
          <w:iCs/>
          <w:color w:val="000000" w:themeColor="text1"/>
          <w:sz w:val="44"/>
          <w:lang w:eastAsia="en-US"/>
        </w:rPr>
        <w:t>Conventions de partenariats avec certains organismes du monde socioprofessionnel</w:t>
      </w:r>
    </w:p>
    <w:p w14:paraId="77D4BB35"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2F6BBCD3"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6423BC4"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D16B021"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C89AE4E"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0727854"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62536AE3"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BBFD1FB"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D97127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1329C3CA"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516DD12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7F432669"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04A4F5CA"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070DECFD"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0D9817D3" w14:textId="77777777" w:rsidR="009D4A4E" w:rsidRDefault="009D4A4E" w:rsidP="004E63BD">
      <w:pPr>
        <w:shd w:val="clear" w:color="auto" w:fill="FFFFFF"/>
        <w:spacing w:line="240" w:lineRule="auto"/>
        <w:ind w:right="9"/>
        <w:rPr>
          <w:rFonts w:eastAsiaTheme="minorHAnsi"/>
          <w:b/>
          <w:color w:val="000000" w:themeColor="text1"/>
          <w:sz w:val="44"/>
          <w:lang w:eastAsia="en-US"/>
        </w:rPr>
      </w:pPr>
    </w:p>
    <w:p w14:paraId="52501A17" w14:textId="77777777" w:rsidR="009D4A4E" w:rsidRDefault="009D4A4E" w:rsidP="009D4A4E">
      <w:pPr>
        <w:shd w:val="clear" w:color="auto" w:fill="FFFFFF"/>
        <w:spacing w:line="240" w:lineRule="auto"/>
        <w:ind w:right="9"/>
        <w:jc w:val="center"/>
        <w:rPr>
          <w:rFonts w:eastAsiaTheme="minorHAnsi"/>
          <w:b/>
          <w:color w:val="000000" w:themeColor="text1"/>
          <w:sz w:val="44"/>
          <w:lang w:eastAsia="en-US"/>
        </w:rPr>
      </w:pPr>
    </w:p>
    <w:p w14:paraId="3CA42580"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1DD6F383"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3277CB9E"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683010E4"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34309E50"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633E61ED" w14:textId="77777777" w:rsidR="004E63BD" w:rsidRDefault="004E63BD" w:rsidP="009D4A4E">
      <w:pPr>
        <w:shd w:val="clear" w:color="auto" w:fill="FFFFFF"/>
        <w:spacing w:line="240" w:lineRule="auto"/>
        <w:ind w:right="9"/>
        <w:jc w:val="center"/>
        <w:rPr>
          <w:rFonts w:eastAsiaTheme="minorHAnsi"/>
          <w:b/>
          <w:color w:val="000000" w:themeColor="text1"/>
          <w:sz w:val="44"/>
          <w:lang w:eastAsia="en-US"/>
        </w:rPr>
      </w:pPr>
    </w:p>
    <w:p w14:paraId="039A8A2E" w14:textId="77777777" w:rsidR="004E63BD" w:rsidRPr="001E2A39" w:rsidRDefault="004E63BD" w:rsidP="009D4A4E">
      <w:pPr>
        <w:shd w:val="clear" w:color="auto" w:fill="FFFFFF"/>
        <w:spacing w:line="240" w:lineRule="auto"/>
        <w:ind w:right="9"/>
        <w:jc w:val="center"/>
        <w:rPr>
          <w:rFonts w:eastAsiaTheme="minorHAnsi"/>
          <w:b/>
          <w:color w:val="000000" w:themeColor="text1"/>
          <w:sz w:val="44"/>
          <w:lang w:eastAsia="en-US"/>
        </w:rPr>
      </w:pPr>
    </w:p>
    <w:p w14:paraId="4F377F0A" w14:textId="77777777" w:rsidR="00A41129" w:rsidRPr="006B0396" w:rsidRDefault="00A41129" w:rsidP="00CA3EE3">
      <w:pPr>
        <w:shd w:val="clear" w:color="auto" w:fill="FFFFFF"/>
        <w:spacing w:line="240" w:lineRule="auto"/>
        <w:ind w:right="9"/>
        <w:jc w:val="center"/>
        <w:rPr>
          <w:color w:val="000000" w:themeColor="text1"/>
          <w:sz w:val="28"/>
          <w:szCs w:val="28"/>
        </w:rPr>
      </w:pPr>
    </w:p>
    <w:p w14:paraId="422E9195" w14:textId="3272C764"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w:t>
      </w:r>
      <w:r w:rsidR="001F07A2">
        <w:rPr>
          <w:rFonts w:eastAsiaTheme="minorHAnsi"/>
          <w:b/>
          <w:color w:val="000000" w:themeColor="text1"/>
          <w:sz w:val="44"/>
          <w:lang w:eastAsia="en-US"/>
        </w:rPr>
        <w:t>1</w:t>
      </w:r>
      <w:r w:rsidRPr="006B0396">
        <w:rPr>
          <w:rFonts w:eastAsiaTheme="minorHAnsi"/>
          <w:b/>
          <w:color w:val="000000" w:themeColor="text1"/>
          <w:sz w:val="44"/>
          <w:lang w:eastAsia="en-US"/>
        </w:rPr>
        <w:t>8 : Décision de création</w:t>
      </w:r>
    </w:p>
    <w:p w14:paraId="481517B1" w14:textId="0F93CF48" w:rsidR="006350A6" w:rsidRPr="006B0396" w:rsidRDefault="00502781" w:rsidP="006350A6">
      <w:pPr>
        <w:shd w:val="clear" w:color="auto" w:fill="FFFFFF"/>
        <w:spacing w:line="240" w:lineRule="auto"/>
        <w:ind w:right="9"/>
        <w:jc w:val="center"/>
        <w:rPr>
          <w:color w:val="000000" w:themeColor="text1"/>
          <w:sz w:val="28"/>
          <w:szCs w:val="28"/>
        </w:rPr>
      </w:pPr>
      <w:r w:rsidRPr="006B0396">
        <w:rPr>
          <w:color w:val="000000" w:themeColor="text1"/>
          <w:sz w:val="28"/>
          <w:szCs w:val="28"/>
        </w:rPr>
        <w:br w:type="page"/>
      </w:r>
    </w:p>
    <w:p w14:paraId="46757C6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368E651F"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3CE58B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50CF8674"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09CE88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414F228"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625A8EC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10E5F65D"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7358571C"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4A4929B3" w14:textId="701B11B4" w:rsidR="006350A6" w:rsidRPr="006B0396" w:rsidRDefault="006350A6" w:rsidP="006350A6">
      <w:pPr>
        <w:shd w:val="clear" w:color="auto" w:fill="FFFFFF"/>
        <w:spacing w:line="240" w:lineRule="auto"/>
        <w:ind w:right="9"/>
        <w:jc w:val="center"/>
        <w:rPr>
          <w:color w:val="000000" w:themeColor="text1"/>
          <w:sz w:val="28"/>
          <w:szCs w:val="28"/>
        </w:rPr>
      </w:pPr>
    </w:p>
    <w:p w14:paraId="59830912" w14:textId="24B8F699" w:rsidR="006350A6" w:rsidRPr="006B0396" w:rsidRDefault="006350A6" w:rsidP="006350A6">
      <w:pPr>
        <w:shd w:val="clear" w:color="auto" w:fill="FFFFFF"/>
        <w:spacing w:line="240" w:lineRule="auto"/>
        <w:ind w:right="9"/>
        <w:jc w:val="center"/>
        <w:rPr>
          <w:color w:val="000000" w:themeColor="text1"/>
          <w:sz w:val="28"/>
          <w:szCs w:val="28"/>
        </w:rPr>
      </w:pPr>
    </w:p>
    <w:p w14:paraId="66D91157" w14:textId="12A49B38" w:rsidR="006350A6" w:rsidRPr="006B0396" w:rsidRDefault="006350A6" w:rsidP="006350A6">
      <w:pPr>
        <w:shd w:val="clear" w:color="auto" w:fill="FFFFFF"/>
        <w:spacing w:line="240" w:lineRule="auto"/>
        <w:ind w:right="9"/>
        <w:jc w:val="center"/>
        <w:rPr>
          <w:color w:val="000000" w:themeColor="text1"/>
          <w:sz w:val="28"/>
          <w:szCs w:val="28"/>
        </w:rPr>
      </w:pPr>
    </w:p>
    <w:p w14:paraId="4FE368C4" w14:textId="01B3DD1E" w:rsidR="006350A6" w:rsidRPr="006B0396" w:rsidRDefault="006350A6" w:rsidP="006350A6">
      <w:pPr>
        <w:shd w:val="clear" w:color="auto" w:fill="FFFFFF"/>
        <w:spacing w:line="240" w:lineRule="auto"/>
        <w:ind w:right="9"/>
        <w:jc w:val="center"/>
        <w:rPr>
          <w:color w:val="000000" w:themeColor="text1"/>
          <w:sz w:val="28"/>
          <w:szCs w:val="28"/>
        </w:rPr>
      </w:pPr>
    </w:p>
    <w:p w14:paraId="6C368AF5" w14:textId="42DA3265" w:rsidR="006350A6" w:rsidRPr="006B0396" w:rsidRDefault="006350A6" w:rsidP="006350A6">
      <w:pPr>
        <w:shd w:val="clear" w:color="auto" w:fill="FFFFFF"/>
        <w:spacing w:line="240" w:lineRule="auto"/>
        <w:ind w:right="9"/>
        <w:jc w:val="center"/>
        <w:rPr>
          <w:color w:val="000000" w:themeColor="text1"/>
          <w:sz w:val="28"/>
          <w:szCs w:val="28"/>
        </w:rPr>
      </w:pPr>
    </w:p>
    <w:p w14:paraId="47CC1825" w14:textId="7257E6DF" w:rsidR="006350A6" w:rsidRPr="006B0396" w:rsidRDefault="006350A6" w:rsidP="006350A6">
      <w:pPr>
        <w:shd w:val="clear" w:color="auto" w:fill="FFFFFF"/>
        <w:spacing w:line="240" w:lineRule="auto"/>
        <w:ind w:right="9"/>
        <w:jc w:val="center"/>
        <w:rPr>
          <w:color w:val="000000" w:themeColor="text1"/>
          <w:sz w:val="28"/>
          <w:szCs w:val="28"/>
        </w:rPr>
      </w:pPr>
    </w:p>
    <w:p w14:paraId="7432DD2D" w14:textId="77777777" w:rsidR="006350A6" w:rsidRDefault="006350A6" w:rsidP="006350A6">
      <w:pPr>
        <w:shd w:val="clear" w:color="auto" w:fill="FFFFFF"/>
        <w:spacing w:line="240" w:lineRule="auto"/>
        <w:ind w:right="9"/>
        <w:jc w:val="center"/>
        <w:rPr>
          <w:color w:val="000000" w:themeColor="text1"/>
          <w:sz w:val="28"/>
          <w:szCs w:val="28"/>
        </w:rPr>
      </w:pPr>
    </w:p>
    <w:p w14:paraId="3CBE0C51" w14:textId="77777777" w:rsidR="004E63BD" w:rsidRPr="006B0396" w:rsidRDefault="004E63BD" w:rsidP="006350A6">
      <w:pPr>
        <w:shd w:val="clear" w:color="auto" w:fill="FFFFFF"/>
        <w:spacing w:line="240" w:lineRule="auto"/>
        <w:ind w:right="9"/>
        <w:jc w:val="center"/>
        <w:rPr>
          <w:color w:val="000000" w:themeColor="text1"/>
          <w:sz w:val="28"/>
          <w:szCs w:val="28"/>
        </w:rPr>
      </w:pPr>
    </w:p>
    <w:p w14:paraId="2FE42012" w14:textId="77777777" w:rsidR="006350A6" w:rsidRPr="006B0396" w:rsidRDefault="006350A6" w:rsidP="006350A6">
      <w:pPr>
        <w:shd w:val="clear" w:color="auto" w:fill="FFFFFF"/>
        <w:spacing w:line="240" w:lineRule="auto"/>
        <w:ind w:right="9"/>
        <w:jc w:val="center"/>
        <w:rPr>
          <w:color w:val="000000" w:themeColor="text1"/>
          <w:sz w:val="28"/>
          <w:szCs w:val="28"/>
        </w:rPr>
      </w:pPr>
    </w:p>
    <w:p w14:paraId="7939BC39" w14:textId="5134AC59"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r w:rsidRPr="006B0396">
        <w:rPr>
          <w:rFonts w:eastAsiaTheme="minorHAnsi"/>
          <w:b/>
          <w:color w:val="000000" w:themeColor="text1"/>
          <w:sz w:val="44"/>
          <w:lang w:eastAsia="en-US"/>
        </w:rPr>
        <w:t>Annexe n°</w:t>
      </w:r>
      <w:r w:rsidR="001F07A2">
        <w:rPr>
          <w:rFonts w:eastAsiaTheme="minorHAnsi"/>
          <w:b/>
          <w:color w:val="000000" w:themeColor="text1"/>
          <w:sz w:val="44"/>
          <w:lang w:eastAsia="en-US"/>
        </w:rPr>
        <w:t>1</w:t>
      </w:r>
      <w:r w:rsidRPr="006B0396">
        <w:rPr>
          <w:rFonts w:eastAsiaTheme="minorHAnsi"/>
          <w:b/>
          <w:color w:val="000000" w:themeColor="text1"/>
          <w:sz w:val="44"/>
          <w:lang w:eastAsia="en-US"/>
        </w:rPr>
        <w:t>9 : Arrêté d’ouverture</w:t>
      </w:r>
    </w:p>
    <w:p w14:paraId="43EAB5E6" w14:textId="123A67B6" w:rsidR="00502781" w:rsidRPr="006B0396" w:rsidRDefault="00502781">
      <w:pPr>
        <w:spacing w:line="240" w:lineRule="auto"/>
        <w:rPr>
          <w:color w:val="000000" w:themeColor="text1"/>
          <w:sz w:val="28"/>
          <w:szCs w:val="28"/>
        </w:rPr>
      </w:pPr>
    </w:p>
    <w:p w14:paraId="5B848480" w14:textId="08EC78DD" w:rsidR="00502781" w:rsidRPr="006B0396" w:rsidRDefault="00502781" w:rsidP="006B0396">
      <w:pPr>
        <w:pStyle w:val="Titre2"/>
        <w:numPr>
          <w:ilvl w:val="0"/>
          <w:numId w:val="0"/>
        </w:numPr>
        <w:ind w:left="576" w:hanging="576"/>
        <w:rPr>
          <w:rFonts w:cs="Times New Roman"/>
          <w:b w:val="0"/>
          <w:sz w:val="24"/>
          <w:szCs w:val="24"/>
        </w:rPr>
      </w:pPr>
    </w:p>
    <w:p w14:paraId="72E56364" w14:textId="60C59FD4" w:rsidR="00502781" w:rsidRPr="006B0396" w:rsidRDefault="00502781" w:rsidP="00502781">
      <w:pPr>
        <w:rPr>
          <w:color w:val="000000" w:themeColor="text1"/>
        </w:rPr>
      </w:pPr>
    </w:p>
    <w:p w14:paraId="18916E4C" w14:textId="264E1396" w:rsidR="00502781" w:rsidRPr="006B0396" w:rsidRDefault="00502781" w:rsidP="00502781">
      <w:pPr>
        <w:rPr>
          <w:color w:val="000000" w:themeColor="text1"/>
        </w:rPr>
      </w:pPr>
    </w:p>
    <w:p w14:paraId="1C522202" w14:textId="0D76AA7E" w:rsidR="00502781" w:rsidRPr="006B0396" w:rsidRDefault="00502781" w:rsidP="00502781">
      <w:pPr>
        <w:rPr>
          <w:color w:val="000000" w:themeColor="text1"/>
        </w:rPr>
      </w:pPr>
    </w:p>
    <w:p w14:paraId="1C775501" w14:textId="2966F60F" w:rsidR="00502781" w:rsidRPr="006B0396" w:rsidRDefault="00502781" w:rsidP="00502781">
      <w:pPr>
        <w:rPr>
          <w:color w:val="000000" w:themeColor="text1"/>
        </w:rPr>
      </w:pPr>
    </w:p>
    <w:p w14:paraId="6DFA6E5F" w14:textId="1BF337D1" w:rsidR="00502781" w:rsidRPr="006B0396" w:rsidRDefault="00502781" w:rsidP="00502781">
      <w:pPr>
        <w:rPr>
          <w:color w:val="000000" w:themeColor="text1"/>
        </w:rPr>
      </w:pPr>
    </w:p>
    <w:p w14:paraId="5CB0FD54" w14:textId="219F8DF7" w:rsidR="00502781" w:rsidRPr="006B0396" w:rsidRDefault="00502781" w:rsidP="00502781">
      <w:pPr>
        <w:rPr>
          <w:color w:val="000000" w:themeColor="text1"/>
        </w:rPr>
      </w:pPr>
    </w:p>
    <w:p w14:paraId="0115F4DB" w14:textId="4D9B1CE7" w:rsidR="00502781" w:rsidRPr="006B0396" w:rsidRDefault="00502781" w:rsidP="00502781">
      <w:pPr>
        <w:rPr>
          <w:color w:val="000000" w:themeColor="text1"/>
        </w:rPr>
      </w:pPr>
    </w:p>
    <w:p w14:paraId="52B0B4D7" w14:textId="125FB777" w:rsidR="00502781" w:rsidRPr="006B0396" w:rsidRDefault="00502781" w:rsidP="00502781">
      <w:pPr>
        <w:rPr>
          <w:color w:val="000000" w:themeColor="text1"/>
        </w:rPr>
      </w:pPr>
    </w:p>
    <w:p w14:paraId="7D0E0474" w14:textId="5AC5827B" w:rsidR="00502781" w:rsidRPr="006B0396" w:rsidRDefault="00502781" w:rsidP="00502781">
      <w:pPr>
        <w:rPr>
          <w:color w:val="000000" w:themeColor="text1"/>
        </w:rPr>
      </w:pPr>
    </w:p>
    <w:p w14:paraId="662B92B5" w14:textId="31AD39AB" w:rsidR="006350A6" w:rsidRPr="006B0396" w:rsidRDefault="006350A6" w:rsidP="00502781">
      <w:pPr>
        <w:rPr>
          <w:color w:val="000000" w:themeColor="text1"/>
        </w:rPr>
      </w:pPr>
    </w:p>
    <w:p w14:paraId="5D8A261E" w14:textId="0A68E38D" w:rsidR="006350A6" w:rsidRPr="006B0396" w:rsidRDefault="006350A6" w:rsidP="00502781">
      <w:pPr>
        <w:rPr>
          <w:color w:val="000000" w:themeColor="text1"/>
        </w:rPr>
      </w:pPr>
    </w:p>
    <w:p w14:paraId="74EE410E" w14:textId="70589BBA" w:rsidR="006350A6" w:rsidRPr="006B0396" w:rsidRDefault="006350A6" w:rsidP="00502781">
      <w:pPr>
        <w:rPr>
          <w:color w:val="000000" w:themeColor="text1"/>
        </w:rPr>
      </w:pPr>
    </w:p>
    <w:p w14:paraId="125B2BA1" w14:textId="2A88FD20" w:rsidR="006350A6" w:rsidRPr="006B0396" w:rsidRDefault="006350A6" w:rsidP="00502781">
      <w:pPr>
        <w:rPr>
          <w:color w:val="000000" w:themeColor="text1"/>
        </w:rPr>
      </w:pPr>
    </w:p>
    <w:p w14:paraId="6463822D" w14:textId="236EEAD6" w:rsidR="006350A6" w:rsidRPr="006B0396" w:rsidRDefault="006350A6" w:rsidP="00502781">
      <w:pPr>
        <w:rPr>
          <w:color w:val="000000" w:themeColor="text1"/>
        </w:rPr>
      </w:pPr>
    </w:p>
    <w:p w14:paraId="7133DB99" w14:textId="238CF773" w:rsidR="006350A6" w:rsidRPr="006B0396" w:rsidRDefault="006350A6" w:rsidP="00502781">
      <w:pPr>
        <w:rPr>
          <w:color w:val="000000" w:themeColor="text1"/>
        </w:rPr>
      </w:pPr>
    </w:p>
    <w:p w14:paraId="71FDB69D" w14:textId="35E5E1D0" w:rsidR="006350A6" w:rsidRPr="006B0396" w:rsidRDefault="006350A6" w:rsidP="00502781">
      <w:pPr>
        <w:rPr>
          <w:color w:val="000000" w:themeColor="text1"/>
        </w:rPr>
      </w:pPr>
    </w:p>
    <w:p w14:paraId="4F14C4B9" w14:textId="77777777" w:rsidR="006350A6" w:rsidRPr="006B0396" w:rsidRDefault="006350A6" w:rsidP="00502781">
      <w:pPr>
        <w:rPr>
          <w:color w:val="000000" w:themeColor="text1"/>
        </w:rPr>
      </w:pPr>
    </w:p>
    <w:p w14:paraId="0E07F81C" w14:textId="5B178BF1" w:rsidR="00502781" w:rsidRPr="006B0396" w:rsidRDefault="00502781" w:rsidP="00502781">
      <w:pPr>
        <w:rPr>
          <w:color w:val="000000" w:themeColor="text1"/>
        </w:rPr>
      </w:pPr>
    </w:p>
    <w:p w14:paraId="12FA2F61" w14:textId="2564762D" w:rsidR="00502781" w:rsidRPr="006B0396" w:rsidRDefault="00502781" w:rsidP="00502781">
      <w:pPr>
        <w:rPr>
          <w:color w:val="000000" w:themeColor="text1"/>
        </w:rPr>
      </w:pPr>
    </w:p>
    <w:p w14:paraId="1A16645B" w14:textId="77777777" w:rsidR="00502781" w:rsidRPr="006B0396" w:rsidRDefault="00502781" w:rsidP="00502781">
      <w:pPr>
        <w:rPr>
          <w:color w:val="000000" w:themeColor="text1"/>
        </w:rPr>
      </w:pPr>
    </w:p>
    <w:p w14:paraId="62177682" w14:textId="3D432A6F" w:rsidR="00502781" w:rsidRPr="006B0396" w:rsidRDefault="00502781" w:rsidP="00502781">
      <w:pPr>
        <w:rPr>
          <w:color w:val="000000" w:themeColor="text1"/>
        </w:rPr>
      </w:pPr>
    </w:p>
    <w:p w14:paraId="54BFA74F" w14:textId="2DAE367B" w:rsidR="00502781" w:rsidRPr="006B0396" w:rsidRDefault="00502781" w:rsidP="00502781">
      <w:pPr>
        <w:rPr>
          <w:color w:val="000000" w:themeColor="text1"/>
        </w:rPr>
      </w:pPr>
    </w:p>
    <w:p w14:paraId="0F6CCC00" w14:textId="4269B17F" w:rsidR="00502781" w:rsidRPr="006B0396" w:rsidRDefault="00502781" w:rsidP="00502781">
      <w:pPr>
        <w:rPr>
          <w:color w:val="000000" w:themeColor="text1"/>
        </w:rPr>
      </w:pPr>
    </w:p>
    <w:p w14:paraId="6BCB2382" w14:textId="5188DC46" w:rsidR="00502781" w:rsidRPr="006B0396" w:rsidRDefault="00502781" w:rsidP="00502781">
      <w:pPr>
        <w:rPr>
          <w:color w:val="000000" w:themeColor="text1"/>
        </w:rPr>
      </w:pPr>
    </w:p>
    <w:p w14:paraId="0A773975" w14:textId="1104A7EB" w:rsidR="00502781" w:rsidRPr="006B0396" w:rsidRDefault="00502781" w:rsidP="00502781">
      <w:pPr>
        <w:rPr>
          <w:color w:val="000000" w:themeColor="text1"/>
        </w:rPr>
      </w:pPr>
    </w:p>
    <w:p w14:paraId="7AAA8A01" w14:textId="0246C9E0" w:rsidR="00502781" w:rsidRPr="006B0396" w:rsidRDefault="00502781" w:rsidP="00502781">
      <w:pPr>
        <w:rPr>
          <w:color w:val="000000" w:themeColor="text1"/>
        </w:rPr>
      </w:pPr>
    </w:p>
    <w:p w14:paraId="70BB57EF" w14:textId="3DE5FDCF" w:rsidR="00502781" w:rsidRPr="006B0396" w:rsidRDefault="00502781" w:rsidP="00502781">
      <w:pPr>
        <w:rPr>
          <w:color w:val="000000" w:themeColor="text1"/>
        </w:rPr>
      </w:pPr>
    </w:p>
    <w:p w14:paraId="3B46B1A3" w14:textId="036109BF" w:rsidR="00502781" w:rsidRPr="006B0396" w:rsidRDefault="00502781" w:rsidP="00502781">
      <w:pPr>
        <w:rPr>
          <w:color w:val="000000" w:themeColor="text1"/>
        </w:rPr>
      </w:pPr>
    </w:p>
    <w:p w14:paraId="3CBF8C79" w14:textId="63980632" w:rsidR="00502781" w:rsidRPr="006B0396" w:rsidRDefault="00502781" w:rsidP="00502781">
      <w:pPr>
        <w:rPr>
          <w:color w:val="000000" w:themeColor="text1"/>
        </w:rPr>
      </w:pPr>
    </w:p>
    <w:p w14:paraId="5A3291FE" w14:textId="7A0382BC" w:rsidR="00502781" w:rsidRPr="006B0396" w:rsidRDefault="00502781" w:rsidP="00502781">
      <w:pPr>
        <w:rPr>
          <w:color w:val="000000" w:themeColor="text1"/>
        </w:rPr>
      </w:pPr>
    </w:p>
    <w:p w14:paraId="73BB684B" w14:textId="59184667" w:rsidR="00502781" w:rsidRPr="006B0396" w:rsidRDefault="00502781" w:rsidP="00502781">
      <w:pPr>
        <w:rPr>
          <w:color w:val="000000" w:themeColor="text1"/>
        </w:rPr>
      </w:pPr>
    </w:p>
    <w:p w14:paraId="1351C45F" w14:textId="3C31A0DA" w:rsidR="00502781" w:rsidRPr="006B0396" w:rsidRDefault="00502781" w:rsidP="00502781">
      <w:pPr>
        <w:rPr>
          <w:color w:val="000000" w:themeColor="text1"/>
        </w:rPr>
      </w:pPr>
    </w:p>
    <w:p w14:paraId="56F493CD" w14:textId="53F6C547" w:rsidR="00502781" w:rsidRPr="006B0396" w:rsidRDefault="00502781" w:rsidP="00502781">
      <w:pPr>
        <w:rPr>
          <w:color w:val="000000" w:themeColor="text1"/>
        </w:rPr>
      </w:pPr>
    </w:p>
    <w:p w14:paraId="3CFB093D" w14:textId="02C7660F" w:rsidR="00502781" w:rsidRPr="006B0396" w:rsidRDefault="00502781" w:rsidP="00502781">
      <w:pPr>
        <w:rPr>
          <w:color w:val="000000" w:themeColor="text1"/>
        </w:rPr>
      </w:pPr>
    </w:p>
    <w:p w14:paraId="36A2F1CA" w14:textId="79F55083" w:rsidR="00502781" w:rsidRPr="006B0396" w:rsidRDefault="00502781" w:rsidP="00502781">
      <w:pPr>
        <w:rPr>
          <w:color w:val="000000" w:themeColor="text1"/>
        </w:rPr>
      </w:pPr>
    </w:p>
    <w:p w14:paraId="531E9C70" w14:textId="0C5F32A4" w:rsidR="00502781" w:rsidRPr="006B0396" w:rsidRDefault="00502781" w:rsidP="00502781">
      <w:pPr>
        <w:rPr>
          <w:color w:val="000000" w:themeColor="text1"/>
        </w:rPr>
      </w:pPr>
    </w:p>
    <w:p w14:paraId="3B26850F" w14:textId="138ED4D6" w:rsidR="00502781" w:rsidRPr="006B0396" w:rsidRDefault="00502781" w:rsidP="00502781">
      <w:pPr>
        <w:rPr>
          <w:color w:val="000000" w:themeColor="text1"/>
        </w:rPr>
      </w:pPr>
    </w:p>
    <w:p w14:paraId="6987CB04" w14:textId="61DE6524" w:rsidR="00502781" w:rsidRPr="006B0396" w:rsidRDefault="00502781" w:rsidP="00502781">
      <w:pPr>
        <w:rPr>
          <w:color w:val="000000" w:themeColor="text1"/>
        </w:rPr>
      </w:pPr>
    </w:p>
    <w:p w14:paraId="2BDB02CD" w14:textId="6A73E348" w:rsidR="00502781" w:rsidRDefault="00502781" w:rsidP="00502781">
      <w:pPr>
        <w:rPr>
          <w:color w:val="000000" w:themeColor="text1"/>
        </w:rPr>
      </w:pPr>
    </w:p>
    <w:p w14:paraId="1AFAAC54" w14:textId="77777777" w:rsidR="004E63BD" w:rsidRPr="006B0396" w:rsidRDefault="004E63BD" w:rsidP="00502781">
      <w:pPr>
        <w:rPr>
          <w:color w:val="000000" w:themeColor="text1"/>
        </w:rPr>
      </w:pPr>
    </w:p>
    <w:p w14:paraId="3EF3A35E" w14:textId="2625EE66" w:rsidR="00502781" w:rsidRPr="006B0396" w:rsidRDefault="00502781" w:rsidP="00502781">
      <w:pPr>
        <w:rPr>
          <w:color w:val="000000" w:themeColor="text1"/>
        </w:rPr>
      </w:pPr>
    </w:p>
    <w:p w14:paraId="183786EA" w14:textId="1D41487E" w:rsidR="00502781" w:rsidRPr="006B0396" w:rsidRDefault="00502781" w:rsidP="00502781">
      <w:pPr>
        <w:rPr>
          <w:color w:val="000000" w:themeColor="text1"/>
        </w:rPr>
      </w:pPr>
    </w:p>
    <w:p w14:paraId="6C86D8BF" w14:textId="374647F1" w:rsidR="00502781" w:rsidRPr="006B0396" w:rsidRDefault="00502781" w:rsidP="00502781">
      <w:pPr>
        <w:rPr>
          <w:color w:val="000000" w:themeColor="text1"/>
        </w:rPr>
      </w:pPr>
    </w:p>
    <w:p w14:paraId="1E42B08F" w14:textId="77777777" w:rsidR="00502781" w:rsidRPr="006B0396" w:rsidRDefault="00502781" w:rsidP="00502781">
      <w:pPr>
        <w:rPr>
          <w:color w:val="000000" w:themeColor="text1"/>
        </w:rPr>
      </w:pPr>
    </w:p>
    <w:p w14:paraId="100762D0" w14:textId="35D6B1A0" w:rsidR="00502781" w:rsidRPr="006B0396" w:rsidRDefault="00502781" w:rsidP="00502781">
      <w:pPr>
        <w:rPr>
          <w:color w:val="000000" w:themeColor="text1"/>
        </w:rPr>
      </w:pPr>
    </w:p>
    <w:p w14:paraId="19F3D20B" w14:textId="4F52F030" w:rsidR="00ED689A" w:rsidRPr="00ED689A" w:rsidRDefault="006350A6" w:rsidP="00ED689A">
      <w:pPr>
        <w:shd w:val="clear" w:color="auto" w:fill="FFFFFF"/>
        <w:spacing w:line="240" w:lineRule="auto"/>
        <w:ind w:right="9"/>
        <w:jc w:val="center"/>
        <w:rPr>
          <w:rFonts w:eastAsiaTheme="minorHAnsi"/>
          <w:b/>
          <w:bCs/>
          <w:color w:val="000000" w:themeColor="text1"/>
          <w:sz w:val="44"/>
          <w:lang w:eastAsia="en-US"/>
        </w:rPr>
      </w:pPr>
      <w:r w:rsidRPr="006B0396">
        <w:rPr>
          <w:rFonts w:eastAsiaTheme="minorHAnsi"/>
          <w:b/>
          <w:color w:val="000000" w:themeColor="text1"/>
          <w:sz w:val="44"/>
          <w:lang w:eastAsia="en-US"/>
        </w:rPr>
        <w:t>Annexe n°</w:t>
      </w:r>
      <w:r w:rsidR="00ED689A">
        <w:rPr>
          <w:rFonts w:eastAsiaTheme="minorHAnsi"/>
          <w:b/>
          <w:color w:val="000000" w:themeColor="text1"/>
          <w:sz w:val="44"/>
          <w:lang w:eastAsia="en-US"/>
        </w:rPr>
        <w:t>20</w:t>
      </w:r>
      <w:r w:rsidRPr="006B0396">
        <w:rPr>
          <w:rFonts w:eastAsiaTheme="minorHAnsi"/>
          <w:b/>
          <w:color w:val="000000" w:themeColor="text1"/>
          <w:sz w:val="44"/>
          <w:lang w:eastAsia="en-US"/>
        </w:rPr>
        <w:t xml:space="preserve"> : </w:t>
      </w:r>
      <w:r w:rsidR="00ED689A">
        <w:rPr>
          <w:rFonts w:eastAsiaTheme="minorHAnsi"/>
          <w:b/>
          <w:color w:val="000000" w:themeColor="text1"/>
          <w:sz w:val="44"/>
          <w:lang w:eastAsia="en-US"/>
        </w:rPr>
        <w:t>Rapport de validation</w:t>
      </w:r>
      <w:r w:rsidR="00ED689A" w:rsidRPr="00ED689A">
        <w:rPr>
          <w:iCs/>
          <w:color w:val="FF0000"/>
          <w:szCs w:val="24"/>
        </w:rPr>
        <w:t xml:space="preserve"> </w:t>
      </w:r>
      <w:r w:rsidR="00ED689A" w:rsidRPr="00ED689A">
        <w:rPr>
          <w:rFonts w:eastAsiaTheme="minorHAnsi"/>
          <w:b/>
          <w:iCs/>
          <w:color w:val="000000" w:themeColor="text1"/>
          <w:sz w:val="44"/>
          <w:lang w:eastAsia="en-US"/>
        </w:rPr>
        <w:t>de</w:t>
      </w:r>
      <w:r w:rsidR="00ED689A">
        <w:rPr>
          <w:rFonts w:eastAsiaTheme="minorHAnsi"/>
          <w:b/>
          <w:iCs/>
          <w:color w:val="000000" w:themeColor="text1"/>
          <w:sz w:val="44"/>
          <w:lang w:eastAsia="en-US"/>
        </w:rPr>
        <w:t>s programmes de formation</w:t>
      </w:r>
    </w:p>
    <w:p w14:paraId="0FF8971F" w14:textId="39CDAA11" w:rsidR="006350A6" w:rsidRPr="006B0396" w:rsidRDefault="006350A6" w:rsidP="006350A6">
      <w:pPr>
        <w:shd w:val="clear" w:color="auto" w:fill="FFFFFF"/>
        <w:spacing w:line="240" w:lineRule="auto"/>
        <w:ind w:right="9"/>
        <w:jc w:val="center"/>
        <w:rPr>
          <w:rFonts w:eastAsiaTheme="minorHAnsi"/>
          <w:b/>
          <w:color w:val="000000" w:themeColor="text1"/>
          <w:sz w:val="44"/>
          <w:lang w:eastAsia="en-US"/>
        </w:rPr>
      </w:pPr>
    </w:p>
    <w:p w14:paraId="08690638" w14:textId="588ED4B8" w:rsidR="00502781" w:rsidRPr="006B0396" w:rsidRDefault="00502781" w:rsidP="00502781">
      <w:pPr>
        <w:rPr>
          <w:color w:val="000000" w:themeColor="text1"/>
        </w:rPr>
      </w:pPr>
    </w:p>
    <w:p w14:paraId="7A836CA2" w14:textId="55ABFD1D" w:rsidR="00502781" w:rsidRPr="006B0396" w:rsidRDefault="00502781" w:rsidP="00502781">
      <w:pPr>
        <w:rPr>
          <w:color w:val="000000" w:themeColor="text1"/>
        </w:rPr>
      </w:pPr>
    </w:p>
    <w:p w14:paraId="421A29E9" w14:textId="31B4A5FA" w:rsidR="00502781" w:rsidRPr="006B0396" w:rsidRDefault="00502781" w:rsidP="00502781">
      <w:pPr>
        <w:rPr>
          <w:color w:val="000000" w:themeColor="text1"/>
        </w:rPr>
      </w:pPr>
    </w:p>
    <w:p w14:paraId="7A503A3D" w14:textId="4AF5AA29" w:rsidR="00502781" w:rsidRPr="006B0396" w:rsidRDefault="00502781" w:rsidP="00502781">
      <w:pPr>
        <w:rPr>
          <w:color w:val="000000" w:themeColor="text1"/>
        </w:rPr>
      </w:pPr>
    </w:p>
    <w:p w14:paraId="4D8DC1B5" w14:textId="34C387DC" w:rsidR="00502781" w:rsidRPr="006B0396" w:rsidRDefault="00502781" w:rsidP="00502781">
      <w:pPr>
        <w:rPr>
          <w:color w:val="000000" w:themeColor="text1"/>
        </w:rPr>
      </w:pPr>
    </w:p>
    <w:p w14:paraId="4C3FDAAA" w14:textId="427AE45F" w:rsidR="00502781" w:rsidRPr="006B0396" w:rsidRDefault="00502781" w:rsidP="00502781">
      <w:pPr>
        <w:rPr>
          <w:color w:val="000000" w:themeColor="text1"/>
        </w:rPr>
      </w:pPr>
    </w:p>
    <w:p w14:paraId="7F97D72A" w14:textId="7C56198D" w:rsidR="00502781" w:rsidRPr="006B0396" w:rsidRDefault="00502781" w:rsidP="00502781">
      <w:pPr>
        <w:rPr>
          <w:color w:val="000000" w:themeColor="text1"/>
        </w:rPr>
      </w:pPr>
    </w:p>
    <w:p w14:paraId="0E1F421E" w14:textId="65AF5D6B" w:rsidR="00502781" w:rsidRPr="006B0396" w:rsidRDefault="00502781" w:rsidP="00502781">
      <w:pPr>
        <w:rPr>
          <w:color w:val="000000" w:themeColor="text1"/>
        </w:rPr>
      </w:pPr>
    </w:p>
    <w:p w14:paraId="139FBD8C" w14:textId="468302D0" w:rsidR="00502781" w:rsidRPr="006B0396" w:rsidRDefault="00502781" w:rsidP="00502781">
      <w:pPr>
        <w:rPr>
          <w:color w:val="000000" w:themeColor="text1"/>
        </w:rPr>
      </w:pPr>
    </w:p>
    <w:p w14:paraId="2B0FC326" w14:textId="7254FEC1" w:rsidR="00502781" w:rsidRPr="006B0396" w:rsidRDefault="00502781" w:rsidP="00502781">
      <w:pPr>
        <w:rPr>
          <w:color w:val="000000" w:themeColor="text1"/>
        </w:rPr>
      </w:pPr>
    </w:p>
    <w:p w14:paraId="41BE1B3D" w14:textId="71C976C3" w:rsidR="00502781" w:rsidRPr="006B0396" w:rsidRDefault="00502781" w:rsidP="00502781">
      <w:pPr>
        <w:rPr>
          <w:color w:val="000000" w:themeColor="text1"/>
        </w:rPr>
      </w:pPr>
    </w:p>
    <w:p w14:paraId="58DE00F0" w14:textId="1AA9B3E2" w:rsidR="00502781" w:rsidRPr="006B0396" w:rsidRDefault="00502781" w:rsidP="00502781">
      <w:pPr>
        <w:rPr>
          <w:color w:val="000000" w:themeColor="text1"/>
        </w:rPr>
      </w:pPr>
    </w:p>
    <w:p w14:paraId="7B669AF9" w14:textId="7F73CBEC" w:rsidR="00502781" w:rsidRPr="006B0396" w:rsidRDefault="00502781" w:rsidP="00502781">
      <w:pPr>
        <w:rPr>
          <w:color w:val="000000" w:themeColor="text1"/>
        </w:rPr>
      </w:pPr>
    </w:p>
    <w:p w14:paraId="18631BBE" w14:textId="313E82B4" w:rsidR="00502781" w:rsidRPr="006B0396" w:rsidRDefault="00502781" w:rsidP="00502781">
      <w:pPr>
        <w:rPr>
          <w:color w:val="000000" w:themeColor="text1"/>
        </w:rPr>
      </w:pPr>
    </w:p>
    <w:p w14:paraId="4629104D" w14:textId="3A94BB41" w:rsidR="00502781" w:rsidRPr="006B0396" w:rsidRDefault="00502781" w:rsidP="00502781">
      <w:pPr>
        <w:rPr>
          <w:color w:val="000000" w:themeColor="text1"/>
        </w:rPr>
      </w:pPr>
    </w:p>
    <w:p w14:paraId="76E08F24" w14:textId="350925E4" w:rsidR="00502781" w:rsidRPr="006B0396" w:rsidRDefault="00502781" w:rsidP="00502781">
      <w:pPr>
        <w:rPr>
          <w:color w:val="000000" w:themeColor="text1"/>
        </w:rPr>
      </w:pPr>
    </w:p>
    <w:p w14:paraId="3AFF796A" w14:textId="25611AB1" w:rsidR="00502781" w:rsidRPr="006B0396" w:rsidRDefault="00502781" w:rsidP="00502781">
      <w:pPr>
        <w:rPr>
          <w:color w:val="000000" w:themeColor="text1"/>
        </w:rPr>
      </w:pPr>
    </w:p>
    <w:p w14:paraId="1949CB79" w14:textId="426ED584" w:rsidR="00502781" w:rsidRPr="006B0396" w:rsidRDefault="00502781" w:rsidP="00502781">
      <w:pPr>
        <w:rPr>
          <w:color w:val="000000" w:themeColor="text1"/>
        </w:rPr>
      </w:pPr>
    </w:p>
    <w:p w14:paraId="31020E1C" w14:textId="41A832A8" w:rsidR="00502781" w:rsidRPr="006B0396" w:rsidRDefault="00502781" w:rsidP="00502781">
      <w:pPr>
        <w:rPr>
          <w:color w:val="000000" w:themeColor="text1"/>
        </w:rPr>
      </w:pPr>
    </w:p>
    <w:p w14:paraId="6CAC2F72" w14:textId="18860A83" w:rsidR="00502781" w:rsidRDefault="00502781" w:rsidP="00502781">
      <w:pPr>
        <w:rPr>
          <w:color w:val="000000" w:themeColor="text1"/>
        </w:rPr>
      </w:pPr>
    </w:p>
    <w:p w14:paraId="4A445914" w14:textId="77777777" w:rsidR="004E63BD" w:rsidRDefault="004E63BD" w:rsidP="00502781">
      <w:pPr>
        <w:rPr>
          <w:color w:val="000000" w:themeColor="text1"/>
        </w:rPr>
      </w:pPr>
    </w:p>
    <w:p w14:paraId="794D321C" w14:textId="77777777" w:rsidR="004E63BD" w:rsidRDefault="004E63BD" w:rsidP="00502781">
      <w:pPr>
        <w:rPr>
          <w:color w:val="000000" w:themeColor="text1"/>
        </w:rPr>
      </w:pPr>
    </w:p>
    <w:p w14:paraId="08DF0E85" w14:textId="77777777" w:rsidR="004E63BD" w:rsidRDefault="004E63BD" w:rsidP="00502781">
      <w:pPr>
        <w:rPr>
          <w:color w:val="000000" w:themeColor="text1"/>
        </w:rPr>
      </w:pPr>
    </w:p>
    <w:p w14:paraId="65244FC0" w14:textId="77777777" w:rsidR="004E63BD" w:rsidRPr="006B0396" w:rsidRDefault="004E63BD" w:rsidP="00502781">
      <w:pPr>
        <w:rPr>
          <w:color w:val="000000" w:themeColor="text1"/>
        </w:rPr>
      </w:pPr>
    </w:p>
    <w:p w14:paraId="694DFFC1" w14:textId="0EBC9995" w:rsidR="00502781" w:rsidRPr="006B0396" w:rsidRDefault="00502781" w:rsidP="00502781">
      <w:pPr>
        <w:rPr>
          <w:color w:val="000000" w:themeColor="text1"/>
        </w:rPr>
      </w:pPr>
    </w:p>
    <w:p w14:paraId="745CA5AB" w14:textId="7BA797A5" w:rsidR="00502781" w:rsidRPr="006B0396" w:rsidRDefault="00502781" w:rsidP="00502781">
      <w:pPr>
        <w:rPr>
          <w:color w:val="000000" w:themeColor="text1"/>
        </w:rPr>
      </w:pPr>
    </w:p>
    <w:p w14:paraId="67718D93" w14:textId="026564D3" w:rsidR="00502781" w:rsidRPr="006B0396" w:rsidRDefault="00502781" w:rsidP="00502781">
      <w:pPr>
        <w:rPr>
          <w:color w:val="000000" w:themeColor="text1"/>
        </w:rPr>
      </w:pPr>
    </w:p>
    <w:p w14:paraId="06D9A23C" w14:textId="53309AE5" w:rsidR="00502781" w:rsidRPr="006B0396" w:rsidRDefault="00502781" w:rsidP="00502781">
      <w:pPr>
        <w:rPr>
          <w:color w:val="000000" w:themeColor="text1"/>
        </w:rPr>
      </w:pPr>
    </w:p>
    <w:p w14:paraId="0AB32C52" w14:textId="4C7E9E04" w:rsidR="00502781" w:rsidRPr="006B0396" w:rsidRDefault="00502781" w:rsidP="00502781">
      <w:pPr>
        <w:rPr>
          <w:color w:val="000000" w:themeColor="text1"/>
        </w:rPr>
      </w:pPr>
    </w:p>
    <w:p w14:paraId="3080E967" w14:textId="687AD77D" w:rsidR="00502781" w:rsidRPr="006B0396" w:rsidRDefault="00502781" w:rsidP="00502781">
      <w:pPr>
        <w:rPr>
          <w:color w:val="000000" w:themeColor="text1"/>
        </w:rPr>
      </w:pPr>
    </w:p>
    <w:p w14:paraId="4BA9D14B" w14:textId="080FF372" w:rsidR="00502781" w:rsidRPr="006B0396" w:rsidRDefault="00502781" w:rsidP="00502781">
      <w:pPr>
        <w:rPr>
          <w:color w:val="000000" w:themeColor="text1"/>
        </w:rPr>
      </w:pPr>
    </w:p>
    <w:p w14:paraId="6278DD3F" w14:textId="77777777" w:rsidR="00011374" w:rsidRPr="006B0396" w:rsidRDefault="00011374" w:rsidP="006B0396">
      <w:pPr>
        <w:pStyle w:val="Titre2"/>
        <w:numPr>
          <w:ilvl w:val="0"/>
          <w:numId w:val="0"/>
        </w:numPr>
        <w:rPr>
          <w:rFonts w:cs="Times New Roman"/>
          <w:b w:val="0"/>
          <w:sz w:val="24"/>
          <w:szCs w:val="24"/>
        </w:rPr>
      </w:pPr>
    </w:p>
    <w:p w14:paraId="1E510835" w14:textId="77777777" w:rsidR="00011374" w:rsidRPr="006B0396" w:rsidRDefault="00011374" w:rsidP="00011374">
      <w:pPr>
        <w:widowControl w:val="0"/>
        <w:autoSpaceDE w:val="0"/>
        <w:autoSpaceDN w:val="0"/>
        <w:adjustRightInd w:val="0"/>
        <w:spacing w:before="5" w:line="280" w:lineRule="exact"/>
        <w:ind w:right="9"/>
        <w:rPr>
          <w:color w:val="000000" w:themeColor="text1"/>
          <w:sz w:val="28"/>
          <w:szCs w:val="28"/>
        </w:rPr>
      </w:pPr>
    </w:p>
    <w:p w14:paraId="25B48FF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B034E0C"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68D5E3FF"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73E24BCF" w14:textId="77777777" w:rsidR="00ED689A" w:rsidRPr="00ED4E26" w:rsidRDefault="00ED689A" w:rsidP="00ED689A"/>
    <w:p w14:paraId="4B833A36" w14:textId="77777777" w:rsidR="00ED689A" w:rsidRPr="00ED4E26" w:rsidRDefault="00ED689A" w:rsidP="00ED689A"/>
    <w:p w14:paraId="045D06C2" w14:textId="77777777" w:rsidR="00ED689A" w:rsidRPr="00ED4E26" w:rsidRDefault="00ED689A" w:rsidP="00ED689A">
      <w:r>
        <w:rPr>
          <w:noProof/>
        </w:rPr>
        <w:drawing>
          <wp:anchor distT="0" distB="0" distL="114300" distR="114300" simplePos="0" relativeHeight="251680768" behindDoc="0" locked="0" layoutInCell="1" allowOverlap="1" wp14:anchorId="7665F5B5" wp14:editId="40901DF6">
            <wp:simplePos x="0" y="0"/>
            <wp:positionH relativeFrom="page">
              <wp:posOffset>3241978</wp:posOffset>
            </wp:positionH>
            <wp:positionV relativeFrom="margin">
              <wp:posOffset>672465</wp:posOffset>
            </wp:positionV>
            <wp:extent cx="1643380" cy="1245870"/>
            <wp:effectExtent l="95250" t="57150" r="90170" b="106680"/>
            <wp:wrapSquare wrapText="bothSides"/>
            <wp:docPr id="243163670"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43380" cy="124587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7FD8EB7B" w14:textId="77777777" w:rsidR="00ED689A" w:rsidRPr="00ED4E26" w:rsidRDefault="00ED689A" w:rsidP="00ED689A"/>
    <w:p w14:paraId="3FCED7ED" w14:textId="77777777" w:rsidR="00ED689A" w:rsidRPr="00ED4E26" w:rsidRDefault="00ED689A" w:rsidP="00ED689A"/>
    <w:p w14:paraId="7D3E7DE1" w14:textId="77777777" w:rsidR="00ED689A" w:rsidRPr="00ED4E26" w:rsidRDefault="00ED689A" w:rsidP="00ED689A"/>
    <w:p w14:paraId="4E7520FD" w14:textId="77777777" w:rsidR="00ED689A" w:rsidRPr="00ED4E26" w:rsidRDefault="00ED689A" w:rsidP="00ED689A"/>
    <w:p w14:paraId="7E7F6B04" w14:textId="77777777" w:rsidR="00ED689A" w:rsidRPr="00ED4E26" w:rsidRDefault="00ED689A" w:rsidP="00ED689A"/>
    <w:p w14:paraId="793961E0" w14:textId="77777777" w:rsidR="00ED689A" w:rsidRPr="00ED4E26" w:rsidRDefault="00ED689A" w:rsidP="00ED689A">
      <w:pPr>
        <w:jc w:val="center"/>
      </w:pPr>
    </w:p>
    <w:p w14:paraId="296CBE18" w14:textId="77777777" w:rsidR="00ED689A" w:rsidRPr="00ED4E26" w:rsidRDefault="00ED689A" w:rsidP="00ED689A"/>
    <w:p w14:paraId="4BC571F7" w14:textId="77777777" w:rsidR="00ED689A" w:rsidRDefault="00ED689A" w:rsidP="00ED689A">
      <w:pPr>
        <w:jc w:val="center"/>
        <w:rPr>
          <w:color w:val="146C6C"/>
          <w:sz w:val="72"/>
        </w:rPr>
      </w:pPr>
      <w:r>
        <w:rPr>
          <w:color w:val="146C6C"/>
          <w:sz w:val="72"/>
        </w:rPr>
        <w:t>Rapport de validation des programmes de formation</w:t>
      </w:r>
    </w:p>
    <w:p w14:paraId="70B1E300" w14:textId="77777777" w:rsidR="00ED689A" w:rsidRPr="00ED4E26" w:rsidRDefault="00ED689A" w:rsidP="00ED689A"/>
    <w:p w14:paraId="735E61C5" w14:textId="77777777" w:rsidR="00ED689A" w:rsidRPr="00ED4E26" w:rsidRDefault="00ED689A" w:rsidP="00ED689A"/>
    <w:p w14:paraId="06D9BCA1" w14:textId="77777777" w:rsidR="00ED689A" w:rsidRPr="00ED4E26" w:rsidRDefault="00ED689A" w:rsidP="00ED689A"/>
    <w:p w14:paraId="6A261BEA" w14:textId="77777777" w:rsidR="00ED689A" w:rsidRPr="00ED4E26" w:rsidRDefault="00ED689A" w:rsidP="00ED689A"/>
    <w:p w14:paraId="5309DF63" w14:textId="77777777" w:rsidR="00ED689A" w:rsidRPr="00ED4E26" w:rsidRDefault="00ED689A" w:rsidP="00ED689A"/>
    <w:p w14:paraId="3CCBAAB6" w14:textId="77777777" w:rsidR="00ED689A" w:rsidRPr="00ED4E26" w:rsidRDefault="00ED689A" w:rsidP="00ED689A"/>
    <w:p w14:paraId="6C60E879" w14:textId="77777777" w:rsidR="00ED689A" w:rsidRPr="00ED4E26" w:rsidRDefault="00ED689A" w:rsidP="00ED689A"/>
    <w:p w14:paraId="5CC35A6C" w14:textId="77777777" w:rsidR="00ED689A" w:rsidRPr="00ED4E26" w:rsidRDefault="00ED689A" w:rsidP="00ED689A"/>
    <w:p w14:paraId="4D70D3CD" w14:textId="77777777" w:rsidR="00ED689A" w:rsidRDefault="00ED689A" w:rsidP="00ED689A">
      <w:proofErr w:type="gramStart"/>
      <w:r>
        <w:t>octobre</w:t>
      </w:r>
      <w:proofErr w:type="gramEnd"/>
      <w:r>
        <w:t xml:space="preserve"> 2017</w:t>
      </w:r>
    </w:p>
    <w:p w14:paraId="7C7A2EE5" w14:textId="77777777" w:rsidR="00ED689A" w:rsidRDefault="00ED689A" w:rsidP="00ED689A"/>
    <w:p w14:paraId="70988BF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73E9D3C"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822CF4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5A75BCE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71DC4D3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B8B47B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94C1B2B"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7BAFD9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7BA04453"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E6A319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5AFE51D7"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69967DF8"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D6B7D44"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2FB1824E"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47E0B3B1"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125A6079" w14:textId="77777777" w:rsidR="00011374" w:rsidRPr="006B0396" w:rsidRDefault="00011374" w:rsidP="00011374">
      <w:pPr>
        <w:widowControl w:val="0"/>
        <w:autoSpaceDE w:val="0"/>
        <w:autoSpaceDN w:val="0"/>
        <w:adjustRightInd w:val="0"/>
        <w:spacing w:line="240" w:lineRule="auto"/>
        <w:ind w:right="9"/>
        <w:rPr>
          <w:color w:val="000000" w:themeColor="text1"/>
          <w:szCs w:val="24"/>
        </w:rPr>
      </w:pPr>
    </w:p>
    <w:p w14:paraId="3F12A895" w14:textId="548E0B25" w:rsidR="00837877" w:rsidRDefault="00837877" w:rsidP="00011374">
      <w:pPr>
        <w:widowControl w:val="0"/>
        <w:autoSpaceDE w:val="0"/>
        <w:autoSpaceDN w:val="0"/>
        <w:adjustRightInd w:val="0"/>
        <w:spacing w:line="240" w:lineRule="auto"/>
        <w:ind w:right="9"/>
        <w:rPr>
          <w:color w:val="000000" w:themeColor="text1"/>
          <w:szCs w:val="24"/>
        </w:rPr>
      </w:pPr>
    </w:p>
    <w:p w14:paraId="46460752" w14:textId="77777777" w:rsidR="001C0A63" w:rsidRDefault="001C0A63" w:rsidP="00011374">
      <w:pPr>
        <w:widowControl w:val="0"/>
        <w:autoSpaceDE w:val="0"/>
        <w:autoSpaceDN w:val="0"/>
        <w:adjustRightInd w:val="0"/>
        <w:spacing w:line="240" w:lineRule="auto"/>
        <w:ind w:right="9"/>
        <w:rPr>
          <w:color w:val="000000" w:themeColor="text1"/>
          <w:szCs w:val="24"/>
        </w:rPr>
      </w:pPr>
    </w:p>
    <w:p w14:paraId="472C2D55" w14:textId="77777777" w:rsidR="001C0A63" w:rsidRDefault="001C0A63" w:rsidP="00011374">
      <w:pPr>
        <w:widowControl w:val="0"/>
        <w:autoSpaceDE w:val="0"/>
        <w:autoSpaceDN w:val="0"/>
        <w:adjustRightInd w:val="0"/>
        <w:spacing w:line="240" w:lineRule="auto"/>
        <w:ind w:right="9"/>
        <w:rPr>
          <w:color w:val="000000" w:themeColor="text1"/>
          <w:szCs w:val="24"/>
        </w:rPr>
      </w:pPr>
    </w:p>
    <w:p w14:paraId="5343E4A2" w14:textId="77777777" w:rsidR="001C0A63" w:rsidRDefault="001C0A63" w:rsidP="00011374">
      <w:pPr>
        <w:widowControl w:val="0"/>
        <w:autoSpaceDE w:val="0"/>
        <w:autoSpaceDN w:val="0"/>
        <w:adjustRightInd w:val="0"/>
        <w:spacing w:line="240" w:lineRule="auto"/>
        <w:ind w:right="9"/>
        <w:rPr>
          <w:color w:val="000000" w:themeColor="text1"/>
          <w:szCs w:val="24"/>
        </w:rPr>
      </w:pPr>
    </w:p>
    <w:p w14:paraId="17C667CD" w14:textId="77777777" w:rsidR="001C0A63" w:rsidRPr="006B0396" w:rsidRDefault="001C0A63" w:rsidP="00011374">
      <w:pPr>
        <w:widowControl w:val="0"/>
        <w:autoSpaceDE w:val="0"/>
        <w:autoSpaceDN w:val="0"/>
        <w:adjustRightInd w:val="0"/>
        <w:spacing w:line="240" w:lineRule="auto"/>
        <w:ind w:right="9"/>
        <w:rPr>
          <w:color w:val="000000" w:themeColor="text1"/>
          <w:szCs w:val="24"/>
        </w:rPr>
      </w:pPr>
    </w:p>
    <w:p w14:paraId="684E797C" w14:textId="12EC7B64" w:rsidR="00837877" w:rsidRPr="006B0396" w:rsidRDefault="00837877" w:rsidP="00011374">
      <w:pPr>
        <w:widowControl w:val="0"/>
        <w:autoSpaceDE w:val="0"/>
        <w:autoSpaceDN w:val="0"/>
        <w:adjustRightInd w:val="0"/>
        <w:spacing w:line="240" w:lineRule="auto"/>
        <w:ind w:right="9"/>
        <w:rPr>
          <w:color w:val="000000" w:themeColor="text1"/>
          <w:szCs w:val="24"/>
        </w:rPr>
      </w:pPr>
    </w:p>
    <w:p w14:paraId="15466507" w14:textId="77777777" w:rsidR="00837877" w:rsidRPr="006B0396" w:rsidRDefault="00837877" w:rsidP="00011374">
      <w:pPr>
        <w:widowControl w:val="0"/>
        <w:autoSpaceDE w:val="0"/>
        <w:autoSpaceDN w:val="0"/>
        <w:adjustRightInd w:val="0"/>
        <w:spacing w:line="240" w:lineRule="auto"/>
        <w:ind w:right="9"/>
        <w:rPr>
          <w:color w:val="000000" w:themeColor="text1"/>
          <w:szCs w:val="24"/>
        </w:rPr>
      </w:pPr>
    </w:p>
    <w:p w14:paraId="2E157EF6"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09B46109"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67FB5C8D"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00C99CCE" w14:textId="77777777" w:rsidR="00773887" w:rsidRPr="006B0396" w:rsidRDefault="00773887" w:rsidP="00011374">
      <w:pPr>
        <w:widowControl w:val="0"/>
        <w:autoSpaceDE w:val="0"/>
        <w:autoSpaceDN w:val="0"/>
        <w:adjustRightInd w:val="0"/>
        <w:spacing w:line="240" w:lineRule="auto"/>
        <w:ind w:right="9"/>
        <w:rPr>
          <w:color w:val="000000" w:themeColor="text1"/>
          <w:szCs w:val="24"/>
        </w:rPr>
      </w:pPr>
    </w:p>
    <w:p w14:paraId="41B48222" w14:textId="77777777" w:rsidR="00D81BFF" w:rsidRPr="006B0396" w:rsidRDefault="00D81BFF" w:rsidP="006B0396">
      <w:pPr>
        <w:shd w:val="clear" w:color="auto" w:fill="FFFFFF"/>
        <w:spacing w:line="240" w:lineRule="auto"/>
        <w:ind w:right="9"/>
        <w:jc w:val="left"/>
        <w:rPr>
          <w:b/>
          <w:color w:val="000000" w:themeColor="text1"/>
          <w:sz w:val="44"/>
        </w:rPr>
      </w:pPr>
    </w:p>
    <w:p w14:paraId="4D9C14CF" w14:textId="77777777" w:rsidR="00D81BFF" w:rsidRPr="006B0396" w:rsidRDefault="00D81BFF" w:rsidP="00D81BFF">
      <w:pPr>
        <w:shd w:val="clear" w:color="auto" w:fill="FFFFFF"/>
        <w:spacing w:line="240" w:lineRule="auto"/>
        <w:ind w:right="9"/>
        <w:jc w:val="center"/>
        <w:rPr>
          <w:b/>
          <w:color w:val="000000" w:themeColor="text1"/>
          <w:sz w:val="44"/>
        </w:rPr>
      </w:pPr>
    </w:p>
    <w:p w14:paraId="04623771" w14:textId="5E4B7354" w:rsidR="006B7254" w:rsidRDefault="00D81BFF" w:rsidP="006B7254">
      <w:pPr>
        <w:shd w:val="clear" w:color="auto" w:fill="FFFFFF"/>
        <w:spacing w:line="240" w:lineRule="auto"/>
        <w:ind w:right="9"/>
        <w:jc w:val="center"/>
        <w:rPr>
          <w:b/>
          <w:iCs/>
          <w:color w:val="000000" w:themeColor="text1"/>
          <w:sz w:val="44"/>
        </w:rPr>
      </w:pPr>
      <w:r w:rsidRPr="006B0396">
        <w:rPr>
          <w:b/>
          <w:color w:val="000000" w:themeColor="text1"/>
          <w:sz w:val="44"/>
        </w:rPr>
        <w:t>Annexe n°2</w:t>
      </w:r>
      <w:r w:rsidR="006B7254">
        <w:rPr>
          <w:b/>
          <w:color w:val="000000" w:themeColor="text1"/>
          <w:sz w:val="44"/>
        </w:rPr>
        <w:t>1</w:t>
      </w:r>
      <w:r w:rsidRPr="006B0396">
        <w:rPr>
          <w:b/>
          <w:color w:val="000000" w:themeColor="text1"/>
          <w:sz w:val="44"/>
        </w:rPr>
        <w:t xml:space="preserve"> : </w:t>
      </w:r>
      <w:r w:rsidR="006B7254" w:rsidRPr="006B7254">
        <w:rPr>
          <w:b/>
          <w:iCs/>
          <w:color w:val="000000" w:themeColor="text1"/>
          <w:sz w:val="44"/>
        </w:rPr>
        <w:t xml:space="preserve">Décision </w:t>
      </w:r>
      <w:r w:rsidR="001C0A63">
        <w:rPr>
          <w:b/>
          <w:iCs/>
          <w:color w:val="000000" w:themeColor="text1"/>
          <w:sz w:val="44"/>
        </w:rPr>
        <w:t xml:space="preserve">portant </w:t>
      </w:r>
      <w:r w:rsidR="00870597">
        <w:rPr>
          <w:b/>
          <w:iCs/>
          <w:color w:val="000000" w:themeColor="text1"/>
          <w:sz w:val="44"/>
        </w:rPr>
        <w:t xml:space="preserve">création </w:t>
      </w:r>
      <w:r w:rsidR="006B7254" w:rsidRPr="006B7254">
        <w:rPr>
          <w:b/>
          <w:iCs/>
          <w:color w:val="000000" w:themeColor="text1"/>
          <w:sz w:val="44"/>
        </w:rPr>
        <w:t>des</w:t>
      </w:r>
      <w:r w:rsidR="00870597">
        <w:rPr>
          <w:b/>
          <w:iCs/>
          <w:color w:val="000000" w:themeColor="text1"/>
          <w:sz w:val="44"/>
        </w:rPr>
        <w:t xml:space="preserve"> postes de</w:t>
      </w:r>
      <w:r w:rsidR="006B7254" w:rsidRPr="006B7254">
        <w:rPr>
          <w:b/>
          <w:iCs/>
          <w:color w:val="000000" w:themeColor="text1"/>
          <w:sz w:val="44"/>
        </w:rPr>
        <w:t xml:space="preserve"> responsables pédagogiques et administratifs</w:t>
      </w:r>
    </w:p>
    <w:p w14:paraId="66CC5480" w14:textId="77777777" w:rsidR="006B0396" w:rsidRDefault="006B0396" w:rsidP="006B7254">
      <w:pPr>
        <w:shd w:val="clear" w:color="auto" w:fill="FFFFFF"/>
        <w:spacing w:line="240" w:lineRule="auto"/>
        <w:ind w:right="9"/>
        <w:jc w:val="center"/>
        <w:rPr>
          <w:b/>
          <w:iCs/>
          <w:color w:val="000000" w:themeColor="text1"/>
          <w:sz w:val="44"/>
        </w:rPr>
      </w:pPr>
    </w:p>
    <w:p w14:paraId="757DFED5" w14:textId="77777777" w:rsidR="006B0396" w:rsidRDefault="006B0396" w:rsidP="006B7254">
      <w:pPr>
        <w:shd w:val="clear" w:color="auto" w:fill="FFFFFF"/>
        <w:spacing w:line="240" w:lineRule="auto"/>
        <w:ind w:right="9"/>
        <w:jc w:val="center"/>
        <w:rPr>
          <w:b/>
          <w:iCs/>
          <w:color w:val="000000" w:themeColor="text1"/>
          <w:sz w:val="44"/>
        </w:rPr>
      </w:pPr>
    </w:p>
    <w:p w14:paraId="69FA27C5" w14:textId="77777777" w:rsidR="006B0396" w:rsidRDefault="006B0396" w:rsidP="006B7254">
      <w:pPr>
        <w:shd w:val="clear" w:color="auto" w:fill="FFFFFF"/>
        <w:spacing w:line="240" w:lineRule="auto"/>
        <w:ind w:right="9"/>
        <w:jc w:val="center"/>
        <w:rPr>
          <w:b/>
          <w:iCs/>
          <w:color w:val="000000" w:themeColor="text1"/>
          <w:sz w:val="44"/>
        </w:rPr>
      </w:pPr>
    </w:p>
    <w:p w14:paraId="29F5C17E" w14:textId="77777777" w:rsidR="001C0A63" w:rsidRDefault="001C0A63" w:rsidP="006B7254">
      <w:pPr>
        <w:shd w:val="clear" w:color="auto" w:fill="FFFFFF"/>
        <w:spacing w:line="240" w:lineRule="auto"/>
        <w:ind w:right="9"/>
        <w:jc w:val="center"/>
        <w:rPr>
          <w:b/>
          <w:iCs/>
          <w:color w:val="000000" w:themeColor="text1"/>
          <w:sz w:val="44"/>
        </w:rPr>
      </w:pPr>
    </w:p>
    <w:p w14:paraId="0B1879A2" w14:textId="77777777" w:rsidR="001C0A63" w:rsidRDefault="001C0A63" w:rsidP="006B7254">
      <w:pPr>
        <w:shd w:val="clear" w:color="auto" w:fill="FFFFFF"/>
        <w:spacing w:line="240" w:lineRule="auto"/>
        <w:ind w:right="9"/>
        <w:jc w:val="center"/>
        <w:rPr>
          <w:b/>
          <w:iCs/>
          <w:color w:val="000000" w:themeColor="text1"/>
          <w:sz w:val="44"/>
        </w:rPr>
      </w:pPr>
    </w:p>
    <w:p w14:paraId="057D80AE" w14:textId="77777777" w:rsidR="001C0A63" w:rsidRDefault="001C0A63" w:rsidP="006B7254">
      <w:pPr>
        <w:shd w:val="clear" w:color="auto" w:fill="FFFFFF"/>
        <w:spacing w:line="240" w:lineRule="auto"/>
        <w:ind w:right="9"/>
        <w:jc w:val="center"/>
        <w:rPr>
          <w:b/>
          <w:iCs/>
          <w:color w:val="000000" w:themeColor="text1"/>
          <w:sz w:val="44"/>
        </w:rPr>
      </w:pPr>
    </w:p>
    <w:p w14:paraId="3079C1CF" w14:textId="77777777" w:rsidR="001C0A63" w:rsidRDefault="001C0A63" w:rsidP="006B7254">
      <w:pPr>
        <w:shd w:val="clear" w:color="auto" w:fill="FFFFFF"/>
        <w:spacing w:line="240" w:lineRule="auto"/>
        <w:ind w:right="9"/>
        <w:jc w:val="center"/>
        <w:rPr>
          <w:b/>
          <w:iCs/>
          <w:color w:val="000000" w:themeColor="text1"/>
          <w:sz w:val="44"/>
        </w:rPr>
      </w:pPr>
    </w:p>
    <w:p w14:paraId="6E1CC997" w14:textId="77777777" w:rsidR="001C0A63" w:rsidRDefault="001C0A63" w:rsidP="006B7254">
      <w:pPr>
        <w:shd w:val="clear" w:color="auto" w:fill="FFFFFF"/>
        <w:spacing w:line="240" w:lineRule="auto"/>
        <w:ind w:right="9"/>
        <w:jc w:val="center"/>
        <w:rPr>
          <w:b/>
          <w:iCs/>
          <w:color w:val="000000" w:themeColor="text1"/>
          <w:sz w:val="44"/>
        </w:rPr>
      </w:pPr>
    </w:p>
    <w:p w14:paraId="684234AE" w14:textId="77777777" w:rsidR="001C0A63" w:rsidRDefault="001C0A63" w:rsidP="006B7254">
      <w:pPr>
        <w:shd w:val="clear" w:color="auto" w:fill="FFFFFF"/>
        <w:spacing w:line="240" w:lineRule="auto"/>
        <w:ind w:right="9"/>
        <w:jc w:val="center"/>
        <w:rPr>
          <w:b/>
          <w:iCs/>
          <w:color w:val="000000" w:themeColor="text1"/>
          <w:sz w:val="44"/>
        </w:rPr>
      </w:pPr>
    </w:p>
    <w:p w14:paraId="4BDEA1EE" w14:textId="77777777" w:rsidR="001C0A63" w:rsidRDefault="001C0A63" w:rsidP="006B7254">
      <w:pPr>
        <w:shd w:val="clear" w:color="auto" w:fill="FFFFFF"/>
        <w:spacing w:line="240" w:lineRule="auto"/>
        <w:ind w:right="9"/>
        <w:jc w:val="center"/>
        <w:rPr>
          <w:b/>
          <w:iCs/>
          <w:color w:val="000000" w:themeColor="text1"/>
          <w:sz w:val="44"/>
        </w:rPr>
      </w:pPr>
    </w:p>
    <w:p w14:paraId="40387345" w14:textId="77777777" w:rsidR="001C0A63" w:rsidRDefault="001C0A63" w:rsidP="006B7254">
      <w:pPr>
        <w:shd w:val="clear" w:color="auto" w:fill="FFFFFF"/>
        <w:spacing w:line="240" w:lineRule="auto"/>
        <w:ind w:right="9"/>
        <w:jc w:val="center"/>
        <w:rPr>
          <w:b/>
          <w:iCs/>
          <w:color w:val="000000" w:themeColor="text1"/>
          <w:sz w:val="44"/>
        </w:rPr>
      </w:pPr>
    </w:p>
    <w:p w14:paraId="49A1F4B4" w14:textId="77777777" w:rsidR="001C0A63" w:rsidRDefault="001C0A63" w:rsidP="006B7254">
      <w:pPr>
        <w:shd w:val="clear" w:color="auto" w:fill="FFFFFF"/>
        <w:spacing w:line="240" w:lineRule="auto"/>
        <w:ind w:right="9"/>
        <w:jc w:val="center"/>
        <w:rPr>
          <w:b/>
          <w:iCs/>
          <w:color w:val="000000" w:themeColor="text1"/>
          <w:sz w:val="44"/>
        </w:rPr>
      </w:pPr>
    </w:p>
    <w:p w14:paraId="4FC43D40" w14:textId="77777777" w:rsidR="001C0A63" w:rsidRDefault="001C0A63" w:rsidP="006B7254">
      <w:pPr>
        <w:shd w:val="clear" w:color="auto" w:fill="FFFFFF"/>
        <w:spacing w:line="240" w:lineRule="auto"/>
        <w:ind w:right="9"/>
        <w:jc w:val="center"/>
        <w:rPr>
          <w:b/>
          <w:iCs/>
          <w:color w:val="000000" w:themeColor="text1"/>
          <w:sz w:val="44"/>
        </w:rPr>
      </w:pPr>
    </w:p>
    <w:p w14:paraId="4DCC4280" w14:textId="77777777" w:rsidR="001C0A63" w:rsidRDefault="001C0A63" w:rsidP="006B7254">
      <w:pPr>
        <w:shd w:val="clear" w:color="auto" w:fill="FFFFFF"/>
        <w:spacing w:line="240" w:lineRule="auto"/>
        <w:ind w:right="9"/>
        <w:jc w:val="center"/>
        <w:rPr>
          <w:b/>
          <w:iCs/>
          <w:color w:val="000000" w:themeColor="text1"/>
          <w:sz w:val="44"/>
        </w:rPr>
      </w:pPr>
    </w:p>
    <w:p w14:paraId="55B084AB" w14:textId="77777777" w:rsidR="001C0A63" w:rsidRDefault="001C0A63" w:rsidP="006B7254">
      <w:pPr>
        <w:shd w:val="clear" w:color="auto" w:fill="FFFFFF"/>
        <w:spacing w:line="240" w:lineRule="auto"/>
        <w:ind w:right="9"/>
        <w:jc w:val="center"/>
        <w:rPr>
          <w:b/>
          <w:iCs/>
          <w:color w:val="000000" w:themeColor="text1"/>
          <w:sz w:val="44"/>
        </w:rPr>
      </w:pPr>
    </w:p>
    <w:p w14:paraId="74A0C160" w14:textId="77777777" w:rsidR="001C0A63" w:rsidRDefault="001C0A63" w:rsidP="006B7254">
      <w:pPr>
        <w:shd w:val="clear" w:color="auto" w:fill="FFFFFF"/>
        <w:spacing w:line="240" w:lineRule="auto"/>
        <w:ind w:right="9"/>
        <w:jc w:val="center"/>
        <w:rPr>
          <w:b/>
          <w:iCs/>
          <w:color w:val="000000" w:themeColor="text1"/>
          <w:sz w:val="44"/>
        </w:rPr>
      </w:pPr>
    </w:p>
    <w:p w14:paraId="6FFF7DE9" w14:textId="77777777" w:rsidR="001C0A63" w:rsidRPr="005C0981" w:rsidRDefault="001C0A63" w:rsidP="001C0A63">
      <w:pPr>
        <w:shd w:val="clear" w:color="auto" w:fill="FFFFFF"/>
        <w:spacing w:line="240" w:lineRule="auto"/>
        <w:ind w:right="9"/>
        <w:rPr>
          <w:b/>
          <w:color w:val="000000" w:themeColor="text1"/>
          <w:sz w:val="44"/>
        </w:rPr>
      </w:pPr>
      <w:r>
        <w:rPr>
          <w:noProof/>
        </w:rPr>
        <w:lastRenderedPageBreak/>
        <w:drawing>
          <wp:anchor distT="0" distB="0" distL="114300" distR="114300" simplePos="0" relativeHeight="251699200" behindDoc="0" locked="0" layoutInCell="1" allowOverlap="1" wp14:anchorId="5DEAFA85" wp14:editId="2894F122">
            <wp:simplePos x="0" y="0"/>
            <wp:positionH relativeFrom="page">
              <wp:posOffset>3771900</wp:posOffset>
            </wp:positionH>
            <wp:positionV relativeFrom="margin">
              <wp:posOffset>-488950</wp:posOffset>
            </wp:positionV>
            <wp:extent cx="995045" cy="754380"/>
            <wp:effectExtent l="76200" t="57150" r="71755" b="121920"/>
            <wp:wrapSquare wrapText="bothSides"/>
            <wp:docPr id="1111575528"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95045" cy="7543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78E53B3" w14:textId="77777777" w:rsidR="001C0A63" w:rsidRPr="005C0981" w:rsidRDefault="001C0A63" w:rsidP="001C0A63">
      <w:pPr>
        <w:shd w:val="clear" w:color="auto" w:fill="FFFFFF"/>
        <w:spacing w:line="240" w:lineRule="auto"/>
        <w:ind w:right="9"/>
        <w:jc w:val="center"/>
        <w:rPr>
          <w:b/>
          <w:color w:val="000000" w:themeColor="text1"/>
          <w:sz w:val="20"/>
          <w:szCs w:val="8"/>
        </w:rPr>
      </w:pPr>
    </w:p>
    <w:p w14:paraId="6A2DBDD6" w14:textId="77777777" w:rsidR="001C0A63" w:rsidRPr="00DE5E22" w:rsidRDefault="001C0A63" w:rsidP="001C0A63">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N°001-DG/UPFHOB-MALI/070518</w:t>
      </w:r>
    </w:p>
    <w:p w14:paraId="77D8A357" w14:textId="77777777" w:rsidR="001C0A63" w:rsidRDefault="001C0A63" w:rsidP="001C0A63">
      <w:pPr>
        <w:spacing w:line="276" w:lineRule="auto"/>
        <w:jc w:val="center"/>
        <w:rPr>
          <w:rFonts w:ascii="Arial" w:eastAsia="Calibri" w:hAnsi="Arial" w:cs="Arial"/>
          <w:b/>
          <w:bCs/>
          <w:color w:val="000000" w:themeColor="text1"/>
          <w:szCs w:val="24"/>
          <w:lang w:eastAsia="en-US"/>
        </w:rPr>
      </w:pPr>
      <w:r w:rsidRPr="00DE5E22">
        <w:rPr>
          <w:rFonts w:ascii="Arial" w:eastAsia="Calibri" w:hAnsi="Arial" w:cs="Arial"/>
          <w:b/>
          <w:bCs/>
          <w:color w:val="000000" w:themeColor="text1"/>
          <w:szCs w:val="24"/>
          <w:lang w:eastAsia="en-US"/>
        </w:rPr>
        <w:t xml:space="preserve">PORTANT CRÉATION </w:t>
      </w:r>
      <w:r>
        <w:rPr>
          <w:rFonts w:ascii="Arial" w:eastAsia="Calibri" w:hAnsi="Arial" w:cs="Arial"/>
          <w:b/>
          <w:bCs/>
          <w:color w:val="000000" w:themeColor="text1"/>
          <w:szCs w:val="24"/>
          <w:lang w:eastAsia="en-US"/>
        </w:rPr>
        <w:t>DES POSTES DE RESPONSABLES PEDAGOGIQUES ET ADMINISTRATIFS</w:t>
      </w:r>
    </w:p>
    <w:p w14:paraId="4CFF3053" w14:textId="77777777" w:rsidR="001C0A63" w:rsidRPr="00DE5E22" w:rsidRDefault="001C0A63" w:rsidP="001C0A63">
      <w:pPr>
        <w:spacing w:line="276" w:lineRule="auto"/>
        <w:jc w:val="center"/>
        <w:rPr>
          <w:rFonts w:ascii="Arial" w:eastAsia="Calibri" w:hAnsi="Arial" w:cs="Arial"/>
          <w:b/>
          <w:bCs/>
          <w:color w:val="000000" w:themeColor="text1"/>
          <w:szCs w:val="24"/>
          <w:lang w:eastAsia="en-US"/>
        </w:rPr>
      </w:pPr>
    </w:p>
    <w:p w14:paraId="74EDB365" w14:textId="77777777" w:rsidR="001C0A63" w:rsidRDefault="001C0A63" w:rsidP="001C0A63">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E082253" w14:textId="77777777" w:rsidR="001C0A63" w:rsidRPr="00DE5E22" w:rsidRDefault="001C0A63" w:rsidP="001C0A63">
      <w:pPr>
        <w:spacing w:line="276" w:lineRule="auto"/>
        <w:jc w:val="center"/>
        <w:rPr>
          <w:rFonts w:ascii="Arial" w:eastAsia="Calibri" w:hAnsi="Arial" w:cs="Arial"/>
          <w:b/>
          <w:bCs/>
          <w:color w:val="000000" w:themeColor="text1"/>
          <w:szCs w:val="24"/>
          <w:lang w:eastAsia="en-US"/>
        </w:rPr>
      </w:pPr>
    </w:p>
    <w:p w14:paraId="7919B512" w14:textId="77777777" w:rsidR="001C0A63" w:rsidRPr="00DE5E22" w:rsidRDefault="001C0A63" w:rsidP="001C0A63">
      <w:pPr>
        <w:tabs>
          <w:tab w:val="left" w:pos="7845"/>
        </w:tabs>
        <w:spacing w:line="276" w:lineRule="auto"/>
        <w:jc w:val="left"/>
        <w:rPr>
          <w:rFonts w:ascii="Arial" w:eastAsia="Calibri" w:hAnsi="Arial" w:cs="Arial"/>
          <w:color w:val="000000" w:themeColor="text1"/>
          <w:szCs w:val="24"/>
          <w:lang w:eastAsia="en-US"/>
        </w:rPr>
      </w:pPr>
      <w:r w:rsidRPr="00DE5E22">
        <w:rPr>
          <w:rFonts w:ascii="Arial" w:eastAsia="Calibri" w:hAnsi="Arial" w:cs="Arial"/>
          <w:b/>
          <w:bCs/>
          <w:color w:val="000000" w:themeColor="text1"/>
          <w:szCs w:val="24"/>
          <w:lang w:eastAsia="en-US"/>
        </w:rPr>
        <w:t>Vu</w:t>
      </w:r>
      <w:r w:rsidRPr="00DE5E22">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6A447B75" w14:textId="77777777" w:rsidR="001C0A63" w:rsidRPr="005C0981" w:rsidRDefault="001C0A63" w:rsidP="001C0A63">
      <w:pPr>
        <w:spacing w:line="276" w:lineRule="auto"/>
        <w:rPr>
          <w:rFonts w:ascii="Arial" w:eastAsia="Calibri" w:hAnsi="Arial" w:cs="Arial"/>
          <w:color w:val="000000" w:themeColor="text1"/>
          <w:szCs w:val="24"/>
          <w:lang w:eastAsia="en-US"/>
        </w:rPr>
      </w:pPr>
      <w:r w:rsidRPr="00DE5E22">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60412486" w14:textId="77777777" w:rsidR="001C0A63" w:rsidRPr="00DE5E22" w:rsidRDefault="001C0A63" w:rsidP="001C0A63">
      <w:pPr>
        <w:tabs>
          <w:tab w:val="left" w:pos="7845"/>
        </w:tabs>
        <w:spacing w:line="276" w:lineRule="auto"/>
        <w:jc w:val="left"/>
        <w:rPr>
          <w:rFonts w:ascii="Arial" w:eastAsia="Calibri" w:hAnsi="Arial" w:cs="Arial"/>
          <w:bCs/>
          <w:color w:val="000000" w:themeColor="text1"/>
          <w:szCs w:val="24"/>
          <w:lang w:eastAsia="en-US"/>
        </w:rPr>
      </w:pPr>
      <w:r w:rsidRPr="00DE5E22">
        <w:rPr>
          <w:rFonts w:ascii="Arial" w:eastAsia="Calibri" w:hAnsi="Arial" w:cs="Arial"/>
          <w:b/>
          <w:bCs/>
          <w:color w:val="000000" w:themeColor="text1"/>
          <w:szCs w:val="24"/>
          <w:lang w:eastAsia="en-US"/>
        </w:rPr>
        <w:t>Vu</w:t>
      </w:r>
      <w:r w:rsidRPr="00DE5E22">
        <w:rPr>
          <w:rFonts w:ascii="Arial" w:eastAsia="Calibri" w:hAnsi="Arial" w:cs="Arial"/>
          <w:bCs/>
          <w:color w:val="000000" w:themeColor="text1"/>
          <w:szCs w:val="24"/>
          <w:lang w:eastAsia="en-US"/>
        </w:rPr>
        <w:t xml:space="preserve"> les statuts et règlements internes de l'Université P</w:t>
      </w:r>
      <w:r>
        <w:rPr>
          <w:rFonts w:ascii="Arial" w:eastAsia="Calibri" w:hAnsi="Arial" w:cs="Arial"/>
          <w:bCs/>
          <w:color w:val="000000" w:themeColor="text1"/>
          <w:szCs w:val="24"/>
          <w:lang w:eastAsia="en-US"/>
        </w:rPr>
        <w:t>rivée Félix Houphouët Boigny-</w:t>
      </w:r>
      <w:r w:rsidRPr="00DE5E22">
        <w:rPr>
          <w:rFonts w:ascii="Arial" w:eastAsia="Calibri" w:hAnsi="Arial" w:cs="Arial"/>
          <w:bCs/>
          <w:color w:val="000000" w:themeColor="text1"/>
          <w:szCs w:val="24"/>
          <w:lang w:eastAsia="en-US"/>
        </w:rPr>
        <w:t>Mali,</w:t>
      </w:r>
    </w:p>
    <w:p w14:paraId="3E230D89" w14:textId="77777777" w:rsidR="001C0A63" w:rsidRPr="00DE5E22" w:rsidRDefault="001C0A63" w:rsidP="001C0A63">
      <w:pPr>
        <w:tabs>
          <w:tab w:val="left" w:pos="7845"/>
        </w:tabs>
        <w:spacing w:line="276" w:lineRule="auto"/>
        <w:jc w:val="left"/>
        <w:rPr>
          <w:rFonts w:ascii="Arial" w:eastAsia="Calibri" w:hAnsi="Arial" w:cs="Arial"/>
          <w:bCs/>
          <w:color w:val="000000" w:themeColor="text1"/>
          <w:szCs w:val="24"/>
          <w:lang w:eastAsia="en-US"/>
        </w:rPr>
      </w:pPr>
      <w:r w:rsidRPr="00DE5E22">
        <w:rPr>
          <w:rFonts w:ascii="Arial" w:eastAsia="Calibri" w:hAnsi="Arial" w:cs="Arial"/>
          <w:b/>
          <w:bCs/>
          <w:color w:val="000000" w:themeColor="text1"/>
          <w:szCs w:val="24"/>
          <w:lang w:eastAsia="en-US"/>
        </w:rPr>
        <w:t>Vu</w:t>
      </w:r>
      <w:r w:rsidRPr="00DE5E22">
        <w:rPr>
          <w:rFonts w:ascii="Arial" w:eastAsia="Calibri" w:hAnsi="Arial" w:cs="Arial"/>
          <w:bCs/>
          <w:color w:val="000000" w:themeColor="text1"/>
          <w:szCs w:val="24"/>
          <w:lang w:eastAsia="en-US"/>
        </w:rPr>
        <w:t xml:space="preserve"> la nécessité de nommer les responsables pédagogiques et administratifs au sein de l’UPFHOB-MALI,</w:t>
      </w:r>
    </w:p>
    <w:p w14:paraId="61CB06FA" w14:textId="77777777" w:rsidR="001C0A63" w:rsidRPr="00DE5E22" w:rsidRDefault="001C0A63" w:rsidP="001C0A63">
      <w:pPr>
        <w:tabs>
          <w:tab w:val="left" w:pos="7845"/>
        </w:tabs>
        <w:spacing w:line="276" w:lineRule="auto"/>
        <w:jc w:val="left"/>
        <w:rPr>
          <w:rFonts w:ascii="Arial" w:eastAsia="Calibri" w:hAnsi="Arial" w:cs="Arial"/>
          <w:bCs/>
          <w:color w:val="000000" w:themeColor="text1"/>
          <w:szCs w:val="24"/>
          <w:lang w:eastAsia="en-US"/>
        </w:rPr>
      </w:pPr>
      <w:r w:rsidRPr="00DE5E22">
        <w:rPr>
          <w:rFonts w:ascii="Arial" w:eastAsia="Calibri" w:hAnsi="Arial" w:cs="Arial"/>
          <w:b/>
          <w:bCs/>
          <w:color w:val="000000" w:themeColor="text1"/>
          <w:szCs w:val="24"/>
          <w:lang w:eastAsia="en-US"/>
        </w:rPr>
        <w:t>Vu</w:t>
      </w:r>
      <w:r w:rsidRPr="00DE5E22">
        <w:rPr>
          <w:rFonts w:ascii="Arial" w:eastAsia="Calibri" w:hAnsi="Arial" w:cs="Arial"/>
          <w:bCs/>
          <w:color w:val="000000" w:themeColor="text1"/>
          <w:szCs w:val="24"/>
          <w:lang w:eastAsia="en-US"/>
        </w:rPr>
        <w:t xml:space="preserve"> l’engagement de l’UPFHOB-MALI à offrir des formations de qualité dans le respect des normes académiques et professionnelles.</w:t>
      </w:r>
    </w:p>
    <w:p w14:paraId="44D7863A" w14:textId="77777777" w:rsidR="001C0A63" w:rsidRPr="00DE5E22" w:rsidRDefault="001C0A63" w:rsidP="001C0A63">
      <w:pPr>
        <w:tabs>
          <w:tab w:val="left" w:pos="7845"/>
        </w:tabs>
        <w:spacing w:line="276" w:lineRule="auto"/>
        <w:jc w:val="center"/>
        <w:rPr>
          <w:rFonts w:ascii="Arial" w:eastAsia="Calibri" w:hAnsi="Arial" w:cs="Arial"/>
          <w:color w:val="000000" w:themeColor="text1"/>
          <w:szCs w:val="24"/>
          <w:lang w:eastAsia="en-US"/>
        </w:rPr>
      </w:pPr>
      <w:r w:rsidRPr="003966F3">
        <w:rPr>
          <w:rFonts w:ascii="Arial" w:eastAsia="Calibri" w:hAnsi="Arial" w:cs="Arial"/>
          <w:b/>
          <w:bCs/>
          <w:color w:val="000000" w:themeColor="text1"/>
          <w:szCs w:val="24"/>
          <w:lang w:eastAsia="en-US"/>
        </w:rPr>
        <w:t xml:space="preserve"> </w:t>
      </w:r>
      <w:r w:rsidRPr="00DE5E22">
        <w:rPr>
          <w:rFonts w:ascii="Arial" w:eastAsia="Calibri" w:hAnsi="Arial" w:cs="Arial"/>
          <w:b/>
          <w:bCs/>
          <w:color w:val="000000" w:themeColor="text1"/>
          <w:szCs w:val="24"/>
          <w:lang w:eastAsia="en-US"/>
        </w:rPr>
        <w:t>DÉCIDE</w:t>
      </w:r>
    </w:p>
    <w:p w14:paraId="1B453E02" w14:textId="77777777" w:rsidR="001C0A63" w:rsidRPr="00DE5E22" w:rsidRDefault="001C0A63" w:rsidP="001C0A63">
      <w:pPr>
        <w:spacing w:line="240" w:lineRule="auto"/>
        <w:jc w:val="left"/>
        <w:rPr>
          <w:rFonts w:ascii="Arial" w:hAnsi="Arial" w:cs="Arial"/>
          <w:szCs w:val="24"/>
          <w:lang w:eastAsia="en-US"/>
        </w:rPr>
      </w:pPr>
      <w:r w:rsidRPr="00DE5E22">
        <w:rPr>
          <w:rFonts w:ascii="Arial" w:hAnsi="Arial" w:cs="Arial"/>
          <w:b/>
          <w:bCs/>
          <w:szCs w:val="24"/>
          <w:lang w:eastAsia="en-US"/>
        </w:rPr>
        <w:t>Article 1 :</w:t>
      </w:r>
      <w:r w:rsidRPr="00DE5E22">
        <w:rPr>
          <w:rFonts w:ascii="Arial" w:hAnsi="Arial" w:cs="Arial"/>
          <w:szCs w:val="24"/>
          <w:lang w:eastAsia="en-US"/>
        </w:rPr>
        <w:t xml:space="preserve"> Sont </w:t>
      </w:r>
      <w:r>
        <w:rPr>
          <w:rFonts w:ascii="Arial" w:hAnsi="Arial" w:cs="Arial"/>
          <w:szCs w:val="24"/>
          <w:lang w:eastAsia="en-US"/>
        </w:rPr>
        <w:t>cré</w:t>
      </w:r>
      <w:r w:rsidRPr="00DE5E22">
        <w:rPr>
          <w:rFonts w:ascii="Arial" w:hAnsi="Arial" w:cs="Arial"/>
          <w:szCs w:val="24"/>
          <w:lang w:eastAsia="en-US"/>
        </w:rPr>
        <w:t>és</w:t>
      </w:r>
      <w:r>
        <w:rPr>
          <w:rFonts w:ascii="Arial" w:hAnsi="Arial" w:cs="Arial"/>
          <w:szCs w:val="24"/>
          <w:lang w:eastAsia="en-US"/>
        </w:rPr>
        <w:t xml:space="preserve"> les postes de</w:t>
      </w:r>
      <w:r w:rsidRPr="00DE5E22">
        <w:rPr>
          <w:rFonts w:ascii="Arial" w:hAnsi="Arial" w:cs="Arial"/>
          <w:szCs w:val="24"/>
          <w:lang w:eastAsia="en-US"/>
        </w:rPr>
        <w:t xml:space="preserve"> responsables pédagogiques et administratifs à l’Université Privée Félix Houphouët Boign</w:t>
      </w:r>
      <w:r>
        <w:rPr>
          <w:rFonts w:ascii="Arial" w:hAnsi="Arial" w:cs="Arial"/>
          <w:szCs w:val="24"/>
          <w:lang w:eastAsia="en-US"/>
        </w:rPr>
        <w:t>y-</w:t>
      </w:r>
      <w:r w:rsidRPr="00DE5E22">
        <w:rPr>
          <w:rFonts w:ascii="Arial" w:hAnsi="Arial" w:cs="Arial"/>
          <w:szCs w:val="24"/>
          <w:lang w:eastAsia="en-US"/>
        </w:rPr>
        <w:t>Mali (UPFHOB-MALI) :</w:t>
      </w:r>
    </w:p>
    <w:p w14:paraId="4A688B86"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Assistante de direction</w:t>
      </w:r>
    </w:p>
    <w:p w14:paraId="27BD6162"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Responsable ressources humaines </w:t>
      </w:r>
    </w:p>
    <w:p w14:paraId="274DADF1"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Responsable achat logistique et supply chain management </w:t>
      </w:r>
    </w:p>
    <w:p w14:paraId="6A16B903"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accueil et orientation</w:t>
      </w:r>
    </w:p>
    <w:p w14:paraId="04C4865B"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stage et insertion professionnelle</w:t>
      </w:r>
    </w:p>
    <w:p w14:paraId="0262F182"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financier</w:t>
      </w:r>
    </w:p>
    <w:p w14:paraId="28D7AE4B"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marketing et communication</w:t>
      </w:r>
    </w:p>
    <w:p w14:paraId="75463136" w14:textId="77777777" w:rsidR="001C0A63"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Responsable data</w:t>
      </w:r>
    </w:p>
    <w:p w14:paraId="20DADDC7" w14:textId="77777777" w:rsidR="001C0A63" w:rsidRPr="00DE5E22"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Pr>
          <w:rFonts w:ascii="Arial" w:hAnsi="Arial" w:cs="Arial"/>
          <w:szCs w:val="24"/>
          <w:lang w:eastAsia="en-US"/>
        </w:rPr>
        <w:t xml:space="preserve">Directeur des études </w:t>
      </w:r>
    </w:p>
    <w:p w14:paraId="077AEA32" w14:textId="77777777" w:rsidR="001C0A63" w:rsidRPr="00DE5E22"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sidRPr="00DE5E22">
        <w:rPr>
          <w:rFonts w:ascii="Arial" w:hAnsi="Arial" w:cs="Arial"/>
          <w:szCs w:val="24"/>
          <w:lang w:eastAsia="en-US"/>
        </w:rPr>
        <w:t>Responsable pédagogique sciences et technologies</w:t>
      </w:r>
    </w:p>
    <w:p w14:paraId="11773DE8" w14:textId="77777777" w:rsidR="001C0A63" w:rsidRPr="00DE5E22" w:rsidRDefault="001C0A63" w:rsidP="001C0A63">
      <w:pPr>
        <w:numPr>
          <w:ilvl w:val="0"/>
          <w:numId w:val="67"/>
        </w:numPr>
        <w:spacing w:before="100" w:beforeAutospacing="1" w:after="100" w:afterAutospacing="1" w:line="240" w:lineRule="auto"/>
        <w:jc w:val="left"/>
        <w:rPr>
          <w:rFonts w:ascii="Arial" w:hAnsi="Arial" w:cs="Arial"/>
          <w:szCs w:val="24"/>
          <w:lang w:eastAsia="en-US"/>
        </w:rPr>
      </w:pPr>
      <w:r w:rsidRPr="00DE5E22">
        <w:rPr>
          <w:rFonts w:ascii="Arial" w:hAnsi="Arial" w:cs="Arial"/>
          <w:szCs w:val="24"/>
          <w:lang w:eastAsia="en-US"/>
        </w:rPr>
        <w:t>Responsable pédagogique Sciences économiques et de gestion</w:t>
      </w:r>
    </w:p>
    <w:p w14:paraId="268EBA89" w14:textId="77777777" w:rsidR="001C0A63" w:rsidRPr="00DE5E22" w:rsidRDefault="001C0A63" w:rsidP="001C0A63">
      <w:pPr>
        <w:spacing w:line="240" w:lineRule="auto"/>
        <w:jc w:val="left"/>
        <w:rPr>
          <w:rFonts w:ascii="Arial" w:hAnsi="Arial" w:cs="Arial"/>
          <w:szCs w:val="24"/>
          <w:lang w:eastAsia="en-US"/>
        </w:rPr>
      </w:pPr>
      <w:r w:rsidRPr="00DE5E22">
        <w:rPr>
          <w:rFonts w:ascii="Arial" w:hAnsi="Arial" w:cs="Arial"/>
          <w:b/>
          <w:bCs/>
          <w:szCs w:val="24"/>
          <w:lang w:eastAsia="en-US"/>
        </w:rPr>
        <w:t>Article 2 :</w:t>
      </w:r>
      <w:r w:rsidRPr="00DE5E22">
        <w:rPr>
          <w:rFonts w:ascii="Arial" w:hAnsi="Arial" w:cs="Arial"/>
          <w:szCs w:val="24"/>
          <w:lang w:eastAsia="en-US"/>
        </w:rPr>
        <w:t xml:space="preserve"> </w:t>
      </w:r>
      <w:r w:rsidRPr="00ED45EB">
        <w:rPr>
          <w:rFonts w:ascii="Arial" w:hAnsi="Arial" w:cs="Arial"/>
          <w:szCs w:val="24"/>
          <w:lang w:eastAsia="en-US"/>
        </w:rPr>
        <w:t xml:space="preserve">Les responsables administratifs ont pour mission de superviser l’organisation logistique et administrative </w:t>
      </w:r>
      <w:r>
        <w:rPr>
          <w:rFonts w:ascii="Arial" w:hAnsi="Arial" w:cs="Arial"/>
          <w:szCs w:val="24"/>
          <w:lang w:eastAsia="en-US"/>
        </w:rPr>
        <w:t>de l’université</w:t>
      </w:r>
      <w:r w:rsidRPr="00ED45EB">
        <w:rPr>
          <w:rFonts w:ascii="Arial" w:hAnsi="Arial" w:cs="Arial"/>
          <w:szCs w:val="24"/>
          <w:lang w:eastAsia="en-US"/>
        </w:rPr>
        <w:t xml:space="preserve">, de garantir le bon déroulement des activités </w:t>
      </w:r>
      <w:r>
        <w:rPr>
          <w:rFonts w:ascii="Arial" w:hAnsi="Arial" w:cs="Arial"/>
          <w:szCs w:val="24"/>
          <w:lang w:eastAsia="en-US"/>
        </w:rPr>
        <w:t>universitaires</w:t>
      </w:r>
      <w:r w:rsidRPr="00ED45EB">
        <w:rPr>
          <w:rFonts w:ascii="Arial" w:hAnsi="Arial" w:cs="Arial"/>
          <w:szCs w:val="24"/>
          <w:lang w:eastAsia="en-US"/>
        </w:rPr>
        <w:t>.</w:t>
      </w:r>
    </w:p>
    <w:p w14:paraId="51DC4995" w14:textId="2EE1D43C" w:rsidR="001C0A63" w:rsidRPr="001C0A63" w:rsidRDefault="001C0A63" w:rsidP="001C0A63">
      <w:pPr>
        <w:spacing w:before="100" w:beforeAutospacing="1" w:after="100" w:afterAutospacing="1" w:line="240" w:lineRule="auto"/>
        <w:jc w:val="left"/>
        <w:rPr>
          <w:rFonts w:ascii="Arial" w:eastAsia="Calibri" w:hAnsi="Arial" w:cs="Arial"/>
          <w:b/>
          <w:bCs/>
          <w:color w:val="000000" w:themeColor="text1"/>
          <w:szCs w:val="24"/>
          <w:lang w:eastAsia="en-US"/>
        </w:rPr>
      </w:pPr>
      <w:r w:rsidRPr="00DE5E22">
        <w:rPr>
          <w:rFonts w:ascii="Arial" w:hAnsi="Arial" w:cs="Arial"/>
          <w:b/>
          <w:bCs/>
          <w:szCs w:val="24"/>
          <w:lang w:eastAsia="en-US"/>
        </w:rPr>
        <w:t>Article 3 :</w:t>
      </w:r>
      <w:r w:rsidRPr="005B4AEF">
        <w:rPr>
          <w:rFonts w:ascii="Arial" w:hAnsi="Arial" w:cs="Arial"/>
          <w:szCs w:val="24"/>
          <w:lang w:eastAsia="en-US"/>
        </w:rPr>
        <w:t xml:space="preserve"> </w:t>
      </w:r>
      <w:r w:rsidRPr="00ED45EB">
        <w:rPr>
          <w:rFonts w:ascii="Arial" w:hAnsi="Arial" w:cs="Arial"/>
          <w:szCs w:val="24"/>
          <w:lang w:eastAsia="en-US"/>
        </w:rPr>
        <w:t>Les responsables pédagogiques sont chargés de</w:t>
      </w:r>
      <w:r>
        <w:rPr>
          <w:rFonts w:ascii="Arial" w:hAnsi="Arial" w:cs="Arial"/>
          <w:szCs w:val="24"/>
          <w:lang w:eastAsia="en-US"/>
        </w:rPr>
        <w:t xml:space="preserve"> l’élaboration, et</w:t>
      </w:r>
      <w:r w:rsidRPr="00ED45EB">
        <w:rPr>
          <w:rFonts w:ascii="Arial" w:hAnsi="Arial" w:cs="Arial"/>
          <w:szCs w:val="24"/>
          <w:lang w:eastAsia="en-US"/>
        </w:rPr>
        <w:t xml:space="preserve"> la coordination des enseignements, de la gestion des programmes académiques, ainsi que du suivi</w:t>
      </w:r>
      <w:r>
        <w:rPr>
          <w:rFonts w:ascii="Arial" w:hAnsi="Arial" w:cs="Arial"/>
          <w:szCs w:val="24"/>
          <w:lang w:eastAsia="en-US"/>
        </w:rPr>
        <w:t xml:space="preserve">, de l’accompagnement </w:t>
      </w:r>
      <w:r w:rsidRPr="00ED45EB">
        <w:rPr>
          <w:rFonts w:ascii="Arial" w:hAnsi="Arial" w:cs="Arial"/>
          <w:szCs w:val="24"/>
          <w:lang w:eastAsia="en-US"/>
        </w:rPr>
        <w:t>et de l'évaluation des étudiants</w:t>
      </w:r>
      <w:r>
        <w:rPr>
          <w:rFonts w:ascii="Arial" w:hAnsi="Arial" w:cs="Arial"/>
          <w:szCs w:val="24"/>
          <w:lang w:eastAsia="en-US"/>
        </w:rPr>
        <w:t xml:space="preserve"> et des enseignants.</w:t>
      </w:r>
    </w:p>
    <w:p w14:paraId="0AFFB525" w14:textId="77777777" w:rsidR="001C0A63" w:rsidRPr="00DE5E22" w:rsidRDefault="001C0A63" w:rsidP="001C0A63">
      <w:pPr>
        <w:tabs>
          <w:tab w:val="left" w:pos="7845"/>
        </w:tabs>
        <w:spacing w:line="276" w:lineRule="auto"/>
        <w:jc w:val="right"/>
        <w:rPr>
          <w:rFonts w:ascii="Arial" w:eastAsia="Calibri" w:hAnsi="Arial" w:cs="Arial"/>
          <w:bCs/>
          <w:color w:val="000000" w:themeColor="text1"/>
          <w:lang w:eastAsia="en-US"/>
        </w:rPr>
      </w:pPr>
      <w:r w:rsidRPr="00DE5E22">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23 </w:t>
      </w:r>
      <w:r w:rsidRPr="00DE5E22">
        <w:rPr>
          <w:rFonts w:ascii="Arial" w:eastAsia="Calibri" w:hAnsi="Arial" w:cs="Arial"/>
          <w:bCs/>
          <w:color w:val="000000" w:themeColor="text1"/>
          <w:lang w:eastAsia="en-US"/>
        </w:rPr>
        <w:t>sept</w:t>
      </w:r>
      <w:r>
        <w:rPr>
          <w:rFonts w:ascii="Arial" w:eastAsia="Calibri" w:hAnsi="Arial" w:cs="Arial"/>
          <w:bCs/>
          <w:color w:val="000000" w:themeColor="text1"/>
          <w:lang w:eastAsia="en-US"/>
        </w:rPr>
        <w:t>embre 2022</w:t>
      </w:r>
    </w:p>
    <w:p w14:paraId="0ED50205"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DE5E22">
        <w:rPr>
          <w:rFonts w:ascii="Arial" w:eastAsia="Calibri" w:hAnsi="Arial" w:cs="Arial"/>
          <w:b/>
          <w:bCs/>
          <w:color w:val="000000" w:themeColor="text1"/>
          <w:lang w:eastAsia="en-US"/>
        </w:rPr>
        <w:t>Le Directeur Général,</w:t>
      </w:r>
    </w:p>
    <w:p w14:paraId="574F98DE" w14:textId="77777777" w:rsidR="001C0A63" w:rsidRDefault="001C0A63" w:rsidP="001C0A63">
      <w:pPr>
        <w:tabs>
          <w:tab w:val="left" w:pos="7845"/>
        </w:tabs>
        <w:spacing w:line="276" w:lineRule="auto"/>
        <w:rPr>
          <w:rFonts w:ascii="Arial" w:eastAsia="Calibri" w:hAnsi="Arial" w:cs="Arial"/>
          <w:b/>
          <w:bCs/>
          <w:color w:val="000000" w:themeColor="text1"/>
          <w:lang w:eastAsia="en-US"/>
        </w:rPr>
      </w:pPr>
    </w:p>
    <w:p w14:paraId="23A858E3" w14:textId="77777777" w:rsidR="001C0A63" w:rsidRDefault="001C0A63" w:rsidP="001C0A63">
      <w:pPr>
        <w:spacing w:line="276" w:lineRule="auto"/>
        <w:rPr>
          <w:b/>
          <w:bCs/>
          <w:szCs w:val="24"/>
          <w:lang w:eastAsia="en-US"/>
        </w:rPr>
      </w:pPr>
    </w:p>
    <w:p w14:paraId="0C66C6F2" w14:textId="77777777" w:rsidR="001C0A63" w:rsidRDefault="001C0A63" w:rsidP="001C0A63">
      <w:pPr>
        <w:jc w:val="right"/>
      </w:pPr>
      <w:r>
        <w:rPr>
          <w:b/>
          <w:bCs/>
          <w:szCs w:val="24"/>
          <w:lang w:eastAsia="en-US"/>
        </w:rPr>
        <w:t xml:space="preserve">                                       </w:t>
      </w:r>
      <w:r>
        <w:rPr>
          <w:rFonts w:ascii="Arial" w:eastAsia="Calibri" w:hAnsi="Arial" w:cs="Arial"/>
          <w:b/>
          <w:bCs/>
          <w:color w:val="000000" w:themeColor="text1"/>
          <w:lang w:eastAsia="en-US"/>
        </w:rPr>
        <w:t>M.SANGARE Adama</w:t>
      </w:r>
    </w:p>
    <w:p w14:paraId="45522676" w14:textId="77777777" w:rsidR="001C0A63" w:rsidRDefault="001C0A63" w:rsidP="006B7254">
      <w:pPr>
        <w:shd w:val="clear" w:color="auto" w:fill="FFFFFF"/>
        <w:spacing w:line="240" w:lineRule="auto"/>
        <w:ind w:right="9"/>
        <w:jc w:val="center"/>
        <w:rPr>
          <w:b/>
          <w:iCs/>
          <w:color w:val="000000" w:themeColor="text1"/>
          <w:sz w:val="44"/>
        </w:rPr>
      </w:pPr>
    </w:p>
    <w:p w14:paraId="4488DE84" w14:textId="77777777" w:rsidR="006B0396" w:rsidRDefault="006B0396" w:rsidP="006B7254">
      <w:pPr>
        <w:shd w:val="clear" w:color="auto" w:fill="FFFFFF"/>
        <w:spacing w:line="240" w:lineRule="auto"/>
        <w:ind w:right="9"/>
        <w:jc w:val="center"/>
        <w:rPr>
          <w:b/>
          <w:iCs/>
          <w:color w:val="000000" w:themeColor="text1"/>
          <w:sz w:val="44"/>
        </w:rPr>
      </w:pPr>
    </w:p>
    <w:p w14:paraId="4D2532F3" w14:textId="77777777" w:rsidR="006B0396" w:rsidRDefault="006B0396" w:rsidP="006B7254">
      <w:pPr>
        <w:shd w:val="clear" w:color="auto" w:fill="FFFFFF"/>
        <w:spacing w:line="240" w:lineRule="auto"/>
        <w:ind w:right="9"/>
        <w:jc w:val="center"/>
        <w:rPr>
          <w:b/>
          <w:iCs/>
          <w:color w:val="000000" w:themeColor="text1"/>
          <w:sz w:val="44"/>
        </w:rPr>
      </w:pPr>
    </w:p>
    <w:p w14:paraId="23133C3A" w14:textId="77777777" w:rsidR="006B0396" w:rsidRDefault="006B0396" w:rsidP="006B7254">
      <w:pPr>
        <w:shd w:val="clear" w:color="auto" w:fill="FFFFFF"/>
        <w:spacing w:line="240" w:lineRule="auto"/>
        <w:ind w:right="9"/>
        <w:jc w:val="center"/>
        <w:rPr>
          <w:b/>
          <w:iCs/>
          <w:color w:val="000000" w:themeColor="text1"/>
          <w:sz w:val="44"/>
        </w:rPr>
      </w:pPr>
    </w:p>
    <w:p w14:paraId="78A792DF" w14:textId="77777777" w:rsidR="006B0396" w:rsidRDefault="006B0396" w:rsidP="001C0A63">
      <w:pPr>
        <w:shd w:val="clear" w:color="auto" w:fill="FFFFFF"/>
        <w:spacing w:line="240" w:lineRule="auto"/>
        <w:ind w:right="9"/>
        <w:rPr>
          <w:b/>
          <w:iCs/>
          <w:color w:val="000000" w:themeColor="text1"/>
          <w:sz w:val="44"/>
        </w:rPr>
      </w:pPr>
    </w:p>
    <w:p w14:paraId="60D8472B" w14:textId="77777777" w:rsidR="001C0A63" w:rsidRDefault="001C0A63" w:rsidP="001C0A63">
      <w:pPr>
        <w:shd w:val="clear" w:color="auto" w:fill="FFFFFF"/>
        <w:spacing w:line="240" w:lineRule="auto"/>
        <w:ind w:right="9"/>
        <w:rPr>
          <w:b/>
          <w:iCs/>
          <w:color w:val="000000" w:themeColor="text1"/>
          <w:sz w:val="44"/>
        </w:rPr>
      </w:pPr>
    </w:p>
    <w:p w14:paraId="7FC67441" w14:textId="77777777" w:rsidR="001C0A63" w:rsidRDefault="001C0A63" w:rsidP="001C0A63">
      <w:pPr>
        <w:shd w:val="clear" w:color="auto" w:fill="FFFFFF"/>
        <w:spacing w:line="240" w:lineRule="auto"/>
        <w:ind w:right="9"/>
        <w:rPr>
          <w:b/>
          <w:color w:val="000000" w:themeColor="text1"/>
          <w:sz w:val="44"/>
        </w:rPr>
      </w:pPr>
    </w:p>
    <w:p w14:paraId="3C66B0CD" w14:textId="77777777" w:rsidR="006B0396" w:rsidRPr="006B0396" w:rsidRDefault="006B0396" w:rsidP="00D81BFF">
      <w:pPr>
        <w:shd w:val="clear" w:color="auto" w:fill="FFFFFF"/>
        <w:spacing w:line="240" w:lineRule="auto"/>
        <w:ind w:right="9"/>
        <w:jc w:val="center"/>
        <w:rPr>
          <w:b/>
          <w:color w:val="000000" w:themeColor="text1"/>
          <w:sz w:val="44"/>
        </w:rPr>
      </w:pPr>
    </w:p>
    <w:p w14:paraId="111F69F1" w14:textId="78CDE99C" w:rsidR="00D81BFF" w:rsidRPr="006B0396" w:rsidRDefault="00D81BFF" w:rsidP="00D81BFF">
      <w:pPr>
        <w:shd w:val="clear" w:color="auto" w:fill="FFFFFF"/>
        <w:spacing w:line="240" w:lineRule="auto"/>
        <w:ind w:right="9"/>
        <w:jc w:val="center"/>
        <w:rPr>
          <w:b/>
          <w:color w:val="000000" w:themeColor="text1"/>
          <w:sz w:val="44"/>
        </w:rPr>
      </w:pPr>
    </w:p>
    <w:p w14:paraId="11969EEC" w14:textId="77777777" w:rsidR="00C348CE" w:rsidRDefault="00C348CE" w:rsidP="00C348CE">
      <w:pPr>
        <w:shd w:val="clear" w:color="auto" w:fill="FFFFFF"/>
        <w:spacing w:line="240" w:lineRule="auto"/>
        <w:ind w:right="9"/>
        <w:jc w:val="center"/>
        <w:rPr>
          <w:b/>
          <w:iCs/>
          <w:color w:val="000000" w:themeColor="text1"/>
          <w:sz w:val="44"/>
        </w:rPr>
      </w:pPr>
      <w:bookmarkStart w:id="14" w:name="_Hlk180503069"/>
      <w:r w:rsidRPr="00C348CE">
        <w:rPr>
          <w:b/>
          <w:bCs/>
          <w:iCs/>
          <w:color w:val="000000" w:themeColor="text1"/>
          <w:sz w:val="44"/>
        </w:rPr>
        <w:t>Annexe n°</w:t>
      </w:r>
      <w:proofErr w:type="gramStart"/>
      <w:r w:rsidRPr="00C348CE">
        <w:rPr>
          <w:b/>
          <w:bCs/>
          <w:iCs/>
          <w:color w:val="000000" w:themeColor="text1"/>
          <w:sz w:val="44"/>
        </w:rPr>
        <w:t>22</w:t>
      </w:r>
      <w:r w:rsidRPr="00C348CE">
        <w:rPr>
          <w:b/>
          <w:iCs/>
          <w:color w:val="000000" w:themeColor="text1"/>
          <w:sz w:val="44"/>
        </w:rPr>
        <w:t>:</w:t>
      </w:r>
      <w:proofErr w:type="gramEnd"/>
      <w:r w:rsidRPr="00C348CE">
        <w:rPr>
          <w:b/>
          <w:iCs/>
          <w:color w:val="000000" w:themeColor="text1"/>
          <w:sz w:val="44"/>
        </w:rPr>
        <w:t xml:space="preserve"> Comité recherche </w:t>
      </w:r>
    </w:p>
    <w:p w14:paraId="5C4E6BF0" w14:textId="77777777" w:rsidR="009C598A" w:rsidRDefault="009C598A" w:rsidP="00C348CE">
      <w:pPr>
        <w:shd w:val="clear" w:color="auto" w:fill="FFFFFF"/>
        <w:spacing w:line="240" w:lineRule="auto"/>
        <w:ind w:right="9"/>
        <w:jc w:val="center"/>
        <w:rPr>
          <w:b/>
          <w:iCs/>
          <w:color w:val="000000" w:themeColor="text1"/>
          <w:sz w:val="44"/>
        </w:rPr>
      </w:pPr>
    </w:p>
    <w:p w14:paraId="6DE813A5" w14:textId="77777777" w:rsidR="009C598A" w:rsidRDefault="009C598A" w:rsidP="00C348CE">
      <w:pPr>
        <w:shd w:val="clear" w:color="auto" w:fill="FFFFFF"/>
        <w:spacing w:line="240" w:lineRule="auto"/>
        <w:ind w:right="9"/>
        <w:jc w:val="center"/>
        <w:rPr>
          <w:b/>
          <w:iCs/>
          <w:color w:val="000000" w:themeColor="text1"/>
          <w:sz w:val="44"/>
        </w:rPr>
      </w:pPr>
    </w:p>
    <w:p w14:paraId="5CC0FB4B" w14:textId="77777777" w:rsidR="009C598A" w:rsidRDefault="009C598A" w:rsidP="00C348CE">
      <w:pPr>
        <w:shd w:val="clear" w:color="auto" w:fill="FFFFFF"/>
        <w:spacing w:line="240" w:lineRule="auto"/>
        <w:ind w:right="9"/>
        <w:jc w:val="center"/>
        <w:rPr>
          <w:b/>
          <w:iCs/>
          <w:color w:val="000000" w:themeColor="text1"/>
          <w:sz w:val="44"/>
        </w:rPr>
      </w:pPr>
    </w:p>
    <w:p w14:paraId="1BEB5F2E" w14:textId="77777777" w:rsidR="009C598A" w:rsidRDefault="009C598A" w:rsidP="00C348CE">
      <w:pPr>
        <w:shd w:val="clear" w:color="auto" w:fill="FFFFFF"/>
        <w:spacing w:line="240" w:lineRule="auto"/>
        <w:ind w:right="9"/>
        <w:jc w:val="center"/>
        <w:rPr>
          <w:b/>
          <w:iCs/>
          <w:color w:val="000000" w:themeColor="text1"/>
          <w:sz w:val="44"/>
        </w:rPr>
      </w:pPr>
    </w:p>
    <w:p w14:paraId="6BEC4F85" w14:textId="77777777" w:rsidR="009C598A" w:rsidRDefault="009C598A" w:rsidP="00C348CE">
      <w:pPr>
        <w:shd w:val="clear" w:color="auto" w:fill="FFFFFF"/>
        <w:spacing w:line="240" w:lineRule="auto"/>
        <w:ind w:right="9"/>
        <w:jc w:val="center"/>
        <w:rPr>
          <w:b/>
          <w:iCs/>
          <w:color w:val="000000" w:themeColor="text1"/>
          <w:sz w:val="44"/>
        </w:rPr>
      </w:pPr>
    </w:p>
    <w:p w14:paraId="7C5C87AA" w14:textId="77777777" w:rsidR="009C598A" w:rsidRDefault="009C598A" w:rsidP="00C348CE">
      <w:pPr>
        <w:shd w:val="clear" w:color="auto" w:fill="FFFFFF"/>
        <w:spacing w:line="240" w:lineRule="auto"/>
        <w:ind w:right="9"/>
        <w:jc w:val="center"/>
        <w:rPr>
          <w:b/>
          <w:iCs/>
          <w:color w:val="000000" w:themeColor="text1"/>
          <w:sz w:val="44"/>
        </w:rPr>
      </w:pPr>
    </w:p>
    <w:p w14:paraId="5B530476" w14:textId="77777777" w:rsidR="009C598A" w:rsidRDefault="009C598A" w:rsidP="00C348CE">
      <w:pPr>
        <w:shd w:val="clear" w:color="auto" w:fill="FFFFFF"/>
        <w:spacing w:line="240" w:lineRule="auto"/>
        <w:ind w:right="9"/>
        <w:jc w:val="center"/>
        <w:rPr>
          <w:b/>
          <w:iCs/>
          <w:color w:val="000000" w:themeColor="text1"/>
          <w:sz w:val="44"/>
        </w:rPr>
      </w:pPr>
    </w:p>
    <w:p w14:paraId="788B922C" w14:textId="77777777" w:rsidR="009C598A" w:rsidRDefault="009C598A" w:rsidP="00C348CE">
      <w:pPr>
        <w:shd w:val="clear" w:color="auto" w:fill="FFFFFF"/>
        <w:spacing w:line="240" w:lineRule="auto"/>
        <w:ind w:right="9"/>
        <w:jc w:val="center"/>
        <w:rPr>
          <w:b/>
          <w:iCs/>
          <w:color w:val="000000" w:themeColor="text1"/>
          <w:sz w:val="44"/>
        </w:rPr>
      </w:pPr>
    </w:p>
    <w:p w14:paraId="7613D4C6" w14:textId="77777777" w:rsidR="009C598A" w:rsidRDefault="009C598A" w:rsidP="00C348CE">
      <w:pPr>
        <w:shd w:val="clear" w:color="auto" w:fill="FFFFFF"/>
        <w:spacing w:line="240" w:lineRule="auto"/>
        <w:ind w:right="9"/>
        <w:jc w:val="center"/>
        <w:rPr>
          <w:b/>
          <w:iCs/>
          <w:color w:val="000000" w:themeColor="text1"/>
          <w:sz w:val="44"/>
        </w:rPr>
      </w:pPr>
    </w:p>
    <w:p w14:paraId="52279195" w14:textId="77777777" w:rsidR="009C598A" w:rsidRDefault="009C598A" w:rsidP="00C348CE">
      <w:pPr>
        <w:shd w:val="clear" w:color="auto" w:fill="FFFFFF"/>
        <w:spacing w:line="240" w:lineRule="auto"/>
        <w:ind w:right="9"/>
        <w:jc w:val="center"/>
        <w:rPr>
          <w:b/>
          <w:iCs/>
          <w:color w:val="000000" w:themeColor="text1"/>
          <w:sz w:val="44"/>
        </w:rPr>
      </w:pPr>
    </w:p>
    <w:p w14:paraId="149A3B38" w14:textId="77777777" w:rsidR="009C598A" w:rsidRDefault="009C598A" w:rsidP="00C348CE">
      <w:pPr>
        <w:shd w:val="clear" w:color="auto" w:fill="FFFFFF"/>
        <w:spacing w:line="240" w:lineRule="auto"/>
        <w:ind w:right="9"/>
        <w:jc w:val="center"/>
        <w:rPr>
          <w:b/>
          <w:iCs/>
          <w:color w:val="000000" w:themeColor="text1"/>
          <w:sz w:val="44"/>
        </w:rPr>
      </w:pPr>
    </w:p>
    <w:p w14:paraId="23D2AD5C" w14:textId="77777777" w:rsidR="009C598A" w:rsidRDefault="009C598A" w:rsidP="00C348CE">
      <w:pPr>
        <w:shd w:val="clear" w:color="auto" w:fill="FFFFFF"/>
        <w:spacing w:line="240" w:lineRule="auto"/>
        <w:ind w:right="9"/>
        <w:jc w:val="center"/>
        <w:rPr>
          <w:b/>
          <w:iCs/>
          <w:color w:val="000000" w:themeColor="text1"/>
          <w:sz w:val="44"/>
        </w:rPr>
      </w:pPr>
    </w:p>
    <w:p w14:paraId="20619E55" w14:textId="77777777" w:rsidR="009C598A" w:rsidRDefault="009C598A" w:rsidP="00C348CE">
      <w:pPr>
        <w:shd w:val="clear" w:color="auto" w:fill="FFFFFF"/>
        <w:spacing w:line="240" w:lineRule="auto"/>
        <w:ind w:right="9"/>
        <w:jc w:val="center"/>
        <w:rPr>
          <w:b/>
          <w:iCs/>
          <w:color w:val="000000" w:themeColor="text1"/>
          <w:sz w:val="44"/>
        </w:rPr>
      </w:pPr>
    </w:p>
    <w:p w14:paraId="1ADE6BC0" w14:textId="77777777" w:rsidR="009C598A" w:rsidRDefault="009C598A" w:rsidP="00C348CE">
      <w:pPr>
        <w:shd w:val="clear" w:color="auto" w:fill="FFFFFF"/>
        <w:spacing w:line="240" w:lineRule="auto"/>
        <w:ind w:right="9"/>
        <w:jc w:val="center"/>
        <w:rPr>
          <w:b/>
          <w:iCs/>
          <w:color w:val="000000" w:themeColor="text1"/>
          <w:sz w:val="44"/>
        </w:rPr>
      </w:pPr>
    </w:p>
    <w:p w14:paraId="44D16E54" w14:textId="77777777" w:rsidR="009C598A" w:rsidRDefault="009C598A" w:rsidP="00C348CE">
      <w:pPr>
        <w:shd w:val="clear" w:color="auto" w:fill="FFFFFF"/>
        <w:spacing w:line="240" w:lineRule="auto"/>
        <w:ind w:right="9"/>
        <w:jc w:val="center"/>
        <w:rPr>
          <w:b/>
          <w:iCs/>
          <w:color w:val="000000" w:themeColor="text1"/>
          <w:sz w:val="44"/>
        </w:rPr>
      </w:pPr>
    </w:p>
    <w:p w14:paraId="70C05832" w14:textId="77777777" w:rsidR="009C598A" w:rsidRDefault="009C598A" w:rsidP="00C348CE">
      <w:pPr>
        <w:shd w:val="clear" w:color="auto" w:fill="FFFFFF"/>
        <w:spacing w:line="240" w:lineRule="auto"/>
        <w:ind w:right="9"/>
        <w:jc w:val="center"/>
        <w:rPr>
          <w:b/>
          <w:iCs/>
          <w:color w:val="000000" w:themeColor="text1"/>
          <w:sz w:val="44"/>
        </w:rPr>
      </w:pPr>
    </w:p>
    <w:p w14:paraId="2B3551CB" w14:textId="77777777" w:rsidR="009C598A" w:rsidRDefault="009C598A" w:rsidP="00C348CE">
      <w:pPr>
        <w:shd w:val="clear" w:color="auto" w:fill="FFFFFF"/>
        <w:spacing w:line="240" w:lineRule="auto"/>
        <w:ind w:right="9"/>
        <w:jc w:val="center"/>
        <w:rPr>
          <w:b/>
          <w:iCs/>
          <w:color w:val="000000" w:themeColor="text1"/>
          <w:sz w:val="44"/>
        </w:rPr>
      </w:pPr>
    </w:p>
    <w:p w14:paraId="1F1092AD" w14:textId="77777777" w:rsidR="009C598A" w:rsidRDefault="009C598A" w:rsidP="00C348CE">
      <w:pPr>
        <w:shd w:val="clear" w:color="auto" w:fill="FFFFFF"/>
        <w:spacing w:line="240" w:lineRule="auto"/>
        <w:ind w:right="9"/>
        <w:jc w:val="center"/>
        <w:rPr>
          <w:b/>
          <w:iCs/>
          <w:color w:val="000000" w:themeColor="text1"/>
          <w:sz w:val="44"/>
        </w:rPr>
      </w:pPr>
    </w:p>
    <w:p w14:paraId="5D3033E1" w14:textId="77777777" w:rsidR="001C0A63" w:rsidRPr="005C0981" w:rsidRDefault="001C0A63" w:rsidP="001C0A63">
      <w:pPr>
        <w:shd w:val="clear" w:color="auto" w:fill="FFFFFF"/>
        <w:spacing w:line="240" w:lineRule="auto"/>
        <w:ind w:right="9"/>
        <w:jc w:val="center"/>
        <w:rPr>
          <w:b/>
          <w:color w:val="000000" w:themeColor="text1"/>
          <w:sz w:val="44"/>
        </w:rPr>
      </w:pPr>
    </w:p>
    <w:p w14:paraId="1D4319EE" w14:textId="77777777" w:rsidR="001C0A63" w:rsidRPr="005C0981" w:rsidRDefault="001C0A63" w:rsidP="001C0A63">
      <w:pPr>
        <w:shd w:val="clear" w:color="auto" w:fill="FFFFFF"/>
        <w:spacing w:line="240" w:lineRule="auto"/>
        <w:ind w:right="9"/>
        <w:jc w:val="center"/>
        <w:rPr>
          <w:b/>
          <w:color w:val="000000" w:themeColor="text1"/>
          <w:sz w:val="44"/>
        </w:rPr>
      </w:pPr>
      <w:r>
        <w:rPr>
          <w:noProof/>
        </w:rPr>
        <w:drawing>
          <wp:anchor distT="0" distB="0" distL="114300" distR="114300" simplePos="0" relativeHeight="251701248" behindDoc="0" locked="0" layoutInCell="1" allowOverlap="1" wp14:anchorId="3CF3709D" wp14:editId="62341884">
            <wp:simplePos x="0" y="0"/>
            <wp:positionH relativeFrom="margin">
              <wp:align>center</wp:align>
            </wp:positionH>
            <wp:positionV relativeFrom="margin">
              <wp:posOffset>397185</wp:posOffset>
            </wp:positionV>
            <wp:extent cx="1379220" cy="1045210"/>
            <wp:effectExtent l="76200" t="57150" r="49530" b="97790"/>
            <wp:wrapSquare wrapText="bothSides"/>
            <wp:docPr id="701922534"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246751C" w14:textId="77777777" w:rsidR="001C0A63" w:rsidRPr="005C0981" w:rsidRDefault="001C0A63" w:rsidP="001C0A63">
      <w:pPr>
        <w:shd w:val="clear" w:color="auto" w:fill="FFFFFF"/>
        <w:spacing w:line="240" w:lineRule="auto"/>
        <w:ind w:right="9"/>
        <w:jc w:val="center"/>
        <w:rPr>
          <w:b/>
          <w:color w:val="000000" w:themeColor="text1"/>
          <w:sz w:val="20"/>
          <w:szCs w:val="8"/>
        </w:rPr>
      </w:pPr>
    </w:p>
    <w:p w14:paraId="54078F1C" w14:textId="77777777" w:rsidR="001C0A63" w:rsidRDefault="001C0A63" w:rsidP="001C0A63">
      <w:pPr>
        <w:spacing w:line="240" w:lineRule="auto"/>
        <w:jc w:val="center"/>
        <w:rPr>
          <w:rFonts w:ascii="Arial" w:eastAsia="Calibri" w:hAnsi="Arial" w:cs="Arial"/>
          <w:b/>
          <w:bCs/>
          <w:color w:val="000000" w:themeColor="text1"/>
          <w:sz w:val="36"/>
          <w:szCs w:val="36"/>
          <w:lang w:eastAsia="en-US"/>
        </w:rPr>
      </w:pPr>
    </w:p>
    <w:p w14:paraId="4109FA24" w14:textId="77777777" w:rsidR="001C0A63" w:rsidRDefault="001C0A63" w:rsidP="001C0A63">
      <w:pPr>
        <w:spacing w:line="240" w:lineRule="auto"/>
        <w:jc w:val="center"/>
        <w:rPr>
          <w:rFonts w:ascii="Arial" w:eastAsia="Calibri" w:hAnsi="Arial" w:cs="Arial"/>
          <w:b/>
          <w:bCs/>
          <w:color w:val="000000" w:themeColor="text1"/>
          <w:sz w:val="36"/>
          <w:szCs w:val="36"/>
          <w:lang w:eastAsia="en-US"/>
        </w:rPr>
      </w:pPr>
    </w:p>
    <w:p w14:paraId="36CE102B" w14:textId="77777777" w:rsidR="001C0A63" w:rsidRDefault="001C0A63" w:rsidP="001C0A63">
      <w:pPr>
        <w:spacing w:line="240" w:lineRule="auto"/>
        <w:jc w:val="center"/>
        <w:rPr>
          <w:rFonts w:ascii="Arial" w:eastAsia="Calibri" w:hAnsi="Arial" w:cs="Arial"/>
          <w:b/>
          <w:bCs/>
          <w:color w:val="000000" w:themeColor="text1"/>
          <w:sz w:val="36"/>
          <w:szCs w:val="36"/>
          <w:lang w:eastAsia="en-US"/>
        </w:rPr>
      </w:pPr>
    </w:p>
    <w:p w14:paraId="1A4F1A57" w14:textId="77777777" w:rsidR="001C0A63" w:rsidRPr="00C33CC0" w:rsidRDefault="001C0A63" w:rsidP="001C0A63">
      <w:pPr>
        <w:spacing w:line="240" w:lineRule="auto"/>
        <w:jc w:val="center"/>
        <w:rPr>
          <w:rFonts w:ascii="Arial" w:eastAsia="Calibri" w:hAnsi="Arial" w:cs="Arial"/>
          <w:b/>
          <w:bCs/>
          <w:color w:val="000000" w:themeColor="text1"/>
          <w:sz w:val="40"/>
          <w:szCs w:val="40"/>
          <w:lang w:eastAsia="en-US"/>
        </w:rPr>
      </w:pPr>
      <w:r w:rsidRPr="00C33CC0">
        <w:rPr>
          <w:rFonts w:ascii="Arial" w:eastAsia="Calibri" w:hAnsi="Arial" w:cs="Arial"/>
          <w:b/>
          <w:bCs/>
          <w:color w:val="000000" w:themeColor="text1"/>
          <w:sz w:val="40"/>
          <w:szCs w:val="40"/>
          <w:lang w:eastAsia="en-US"/>
        </w:rPr>
        <w:t>DÉCISION N°004-DG/UPFHOB-MALI/050922</w:t>
      </w:r>
    </w:p>
    <w:p w14:paraId="67B2317A" w14:textId="77777777" w:rsidR="001C0A63" w:rsidRDefault="001C0A63" w:rsidP="001C0A63">
      <w:pPr>
        <w:spacing w:line="240" w:lineRule="auto"/>
        <w:jc w:val="center"/>
        <w:rPr>
          <w:rFonts w:ascii="Arial" w:eastAsia="Calibri" w:hAnsi="Arial" w:cs="Arial"/>
          <w:b/>
          <w:bCs/>
          <w:color w:val="000000" w:themeColor="text1"/>
          <w:sz w:val="28"/>
          <w:szCs w:val="28"/>
          <w:lang w:eastAsia="en-US"/>
        </w:rPr>
      </w:pPr>
      <w:r w:rsidRPr="00C33CC0">
        <w:rPr>
          <w:rFonts w:ascii="Arial" w:eastAsia="Calibri" w:hAnsi="Arial" w:cs="Arial"/>
          <w:b/>
          <w:bCs/>
          <w:color w:val="000000" w:themeColor="text1"/>
          <w:sz w:val="28"/>
          <w:szCs w:val="28"/>
          <w:lang w:eastAsia="en-US"/>
        </w:rPr>
        <w:t>PORTANT CRÉATION, ORGANISATION ET FONCTIONNEMENT D'UN COMITE DE RECHERCHE</w:t>
      </w:r>
    </w:p>
    <w:p w14:paraId="3A21062A" w14:textId="77777777" w:rsidR="001C0A63" w:rsidRPr="00C33CC0" w:rsidRDefault="001C0A63" w:rsidP="001C0A63">
      <w:pPr>
        <w:spacing w:line="240" w:lineRule="auto"/>
        <w:jc w:val="center"/>
        <w:rPr>
          <w:rFonts w:ascii="Arial" w:eastAsia="Calibri" w:hAnsi="Arial" w:cs="Arial"/>
          <w:b/>
          <w:bCs/>
          <w:color w:val="000000" w:themeColor="text1"/>
          <w:sz w:val="28"/>
          <w:szCs w:val="28"/>
          <w:lang w:eastAsia="en-US"/>
        </w:rPr>
      </w:pPr>
    </w:p>
    <w:p w14:paraId="1FF641DE"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45499580" w14:textId="77777777" w:rsidR="001C0A63" w:rsidRPr="00C00EC3" w:rsidRDefault="001C0A63" w:rsidP="001C0A63">
      <w:pPr>
        <w:spacing w:line="240" w:lineRule="auto"/>
        <w:jc w:val="center"/>
        <w:rPr>
          <w:szCs w:val="24"/>
          <w:lang w:eastAsia="en-US"/>
        </w:rPr>
      </w:pPr>
    </w:p>
    <w:p w14:paraId="32F91DA7" w14:textId="77777777" w:rsidR="001C0A63" w:rsidRPr="00C00EC3" w:rsidRDefault="001C0A63" w:rsidP="001C0A63">
      <w:pPr>
        <w:spacing w:line="276" w:lineRule="auto"/>
        <w:rPr>
          <w:rFonts w:ascii="Arial" w:eastAsia="Calibri" w:hAnsi="Arial" w:cs="Arial"/>
          <w:color w:val="000000" w:themeColor="text1"/>
          <w:szCs w:val="24"/>
          <w:lang w:eastAsia="en-US"/>
        </w:rPr>
      </w:pPr>
      <w:r w:rsidRPr="00C00EC3">
        <w:rPr>
          <w:rFonts w:ascii="Arial" w:eastAsia="Calibri" w:hAnsi="Arial" w:cs="Arial"/>
          <w:b/>
          <w:color w:val="000000" w:themeColor="text1"/>
          <w:szCs w:val="24"/>
          <w:lang w:eastAsia="en-US"/>
        </w:rPr>
        <w:t>Vu</w:t>
      </w:r>
      <w:r w:rsidRPr="00C00EC3">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19F35474" w14:textId="77777777" w:rsidR="001C0A63" w:rsidRDefault="001C0A63" w:rsidP="001C0A63">
      <w:pPr>
        <w:spacing w:line="276" w:lineRule="auto"/>
        <w:rPr>
          <w:rFonts w:ascii="Arial" w:eastAsia="Calibri" w:hAnsi="Arial" w:cs="Arial"/>
          <w:color w:val="000000" w:themeColor="text1"/>
          <w:szCs w:val="24"/>
          <w:lang w:eastAsia="en-US"/>
        </w:rPr>
      </w:pPr>
      <w:r w:rsidRPr="00C00EC3">
        <w:rPr>
          <w:rFonts w:ascii="Arial" w:eastAsia="Calibri" w:hAnsi="Arial" w:cs="Arial"/>
          <w:color w:val="000000" w:themeColor="text1"/>
          <w:szCs w:val="24"/>
          <w:lang w:eastAsia="en-US"/>
        </w:rPr>
        <w:t>Vu les arrêtés et décisions autorisant la création et le fonctionnement de l'Université Privée Félix Houphouët Boigny</w:t>
      </w:r>
      <w:r>
        <w:rPr>
          <w:rFonts w:ascii="Arial" w:eastAsia="Calibri" w:hAnsi="Arial" w:cs="Arial"/>
          <w:color w:val="000000" w:themeColor="text1"/>
          <w:szCs w:val="24"/>
          <w:lang w:eastAsia="en-US"/>
        </w:rPr>
        <w:t>-</w:t>
      </w:r>
      <w:r w:rsidRPr="00C00EC3">
        <w:rPr>
          <w:rFonts w:ascii="Arial" w:eastAsia="Calibri" w:hAnsi="Arial" w:cs="Arial"/>
          <w:color w:val="000000" w:themeColor="text1"/>
          <w:szCs w:val="24"/>
          <w:lang w:eastAsia="en-US"/>
        </w:rPr>
        <w:t>Mali,</w:t>
      </w:r>
    </w:p>
    <w:p w14:paraId="26FBB63E" w14:textId="77777777" w:rsidR="001C0A63" w:rsidRPr="005C0981" w:rsidRDefault="001C0A63" w:rsidP="001C0A63">
      <w:pPr>
        <w:spacing w:line="276" w:lineRule="auto"/>
        <w:rPr>
          <w:rFonts w:ascii="Arial" w:eastAsia="Calibri" w:hAnsi="Arial" w:cs="Arial"/>
          <w:color w:val="000000" w:themeColor="text1"/>
          <w:szCs w:val="24"/>
          <w:lang w:eastAsia="en-US"/>
        </w:rPr>
      </w:pPr>
      <w:r w:rsidRPr="00ED45EB">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218B22AC" w14:textId="77777777" w:rsidR="001C0A63" w:rsidRPr="00C00EC3" w:rsidRDefault="001C0A63" w:rsidP="001C0A63">
      <w:pPr>
        <w:spacing w:line="276" w:lineRule="auto"/>
        <w:rPr>
          <w:rFonts w:ascii="Arial" w:eastAsia="Calibri" w:hAnsi="Arial" w:cs="Arial"/>
          <w:color w:val="000000" w:themeColor="text1"/>
          <w:szCs w:val="24"/>
          <w:lang w:eastAsia="en-US"/>
        </w:rPr>
      </w:pPr>
      <w:r w:rsidRPr="00C00EC3">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71BDD229" w14:textId="77777777" w:rsidR="001C0A63" w:rsidRPr="00C00EC3" w:rsidRDefault="001C0A63" w:rsidP="001C0A63">
      <w:pPr>
        <w:spacing w:after="100" w:afterAutospacing="1" w:line="240" w:lineRule="auto"/>
        <w:rPr>
          <w:szCs w:val="24"/>
          <w:lang w:eastAsia="en-US"/>
        </w:rPr>
      </w:pPr>
      <w:r w:rsidRPr="00C00EC3">
        <w:rPr>
          <w:rFonts w:ascii="Arial" w:eastAsia="Calibri" w:hAnsi="Arial" w:cs="Arial"/>
          <w:b/>
          <w:color w:val="000000" w:themeColor="text1"/>
          <w:szCs w:val="24"/>
          <w:lang w:eastAsia="en-US"/>
        </w:rPr>
        <w:t>Vu</w:t>
      </w:r>
      <w:r w:rsidRPr="00C00EC3">
        <w:rPr>
          <w:rFonts w:ascii="Arial" w:eastAsia="Calibri" w:hAnsi="Arial" w:cs="Arial"/>
          <w:color w:val="000000" w:themeColor="text1"/>
          <w:szCs w:val="24"/>
          <w:lang w:eastAsia="en-US"/>
        </w:rPr>
        <w:t xml:space="preserve"> l’engagement de l'UPFHOB-MALI à promouvoir l'excellence académique</w:t>
      </w:r>
      <w:r w:rsidRPr="00C00EC3">
        <w:rPr>
          <w:szCs w:val="24"/>
          <w:lang w:eastAsia="en-US"/>
        </w:rPr>
        <w:t xml:space="preserve"> </w:t>
      </w:r>
      <w:r w:rsidRPr="00C00EC3">
        <w:rPr>
          <w:rFonts w:ascii="Arial" w:eastAsia="Calibri" w:hAnsi="Arial" w:cs="Arial"/>
          <w:color w:val="000000" w:themeColor="text1"/>
          <w:szCs w:val="24"/>
          <w:lang w:eastAsia="en-US"/>
        </w:rPr>
        <w:t>et l'amélioration continue de la qualité dans l'enseignement supérieur.</w:t>
      </w:r>
    </w:p>
    <w:p w14:paraId="1A345925" w14:textId="77777777" w:rsidR="001C0A63" w:rsidRPr="00C00EC3"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C00EC3">
        <w:rPr>
          <w:rFonts w:ascii="Arial" w:eastAsia="Calibri" w:hAnsi="Arial" w:cs="Arial"/>
          <w:b/>
          <w:color w:val="000000" w:themeColor="text1"/>
          <w:szCs w:val="24"/>
          <w:lang w:eastAsia="en-US"/>
        </w:rPr>
        <w:t>DÉCIDE</w:t>
      </w:r>
    </w:p>
    <w:p w14:paraId="654CA9CB"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1 :</w:t>
      </w:r>
      <w:r w:rsidRPr="00C00EC3">
        <w:rPr>
          <w:rFonts w:ascii="Arial" w:hAnsi="Arial" w:cs="Arial"/>
          <w:szCs w:val="24"/>
          <w:lang w:eastAsia="en-US"/>
        </w:rPr>
        <w:t xml:space="preserve"> Il est créé un </w:t>
      </w:r>
      <w:r w:rsidRPr="00C00EC3">
        <w:rPr>
          <w:rFonts w:ascii="Arial" w:hAnsi="Arial" w:cs="Arial"/>
          <w:b/>
          <w:bCs/>
          <w:szCs w:val="24"/>
          <w:lang w:eastAsia="en-US"/>
        </w:rPr>
        <w:t>Comité de Recherche (CR)</w:t>
      </w:r>
      <w:r w:rsidRPr="00C00EC3">
        <w:rPr>
          <w:rFonts w:ascii="Arial" w:hAnsi="Arial" w:cs="Arial"/>
          <w:szCs w:val="24"/>
          <w:lang w:eastAsia="en-US"/>
        </w:rPr>
        <w:t xml:space="preserve"> au sein de l’Université Privée Félix Houphouët Boigny</w:t>
      </w:r>
      <w:r>
        <w:rPr>
          <w:rFonts w:ascii="Arial" w:hAnsi="Arial" w:cs="Arial"/>
          <w:szCs w:val="24"/>
          <w:lang w:eastAsia="en-US"/>
        </w:rPr>
        <w:t>-</w:t>
      </w:r>
      <w:r w:rsidRPr="00C00EC3">
        <w:rPr>
          <w:rFonts w:ascii="Arial" w:hAnsi="Arial" w:cs="Arial"/>
          <w:szCs w:val="24"/>
          <w:lang w:eastAsia="en-US"/>
        </w:rPr>
        <w:t>Mali (UPFHOB-MALI), chargé de promouvoir, coordonner et superviser les activités de recherche au sein de l'institution.</w:t>
      </w:r>
    </w:p>
    <w:p w14:paraId="491ACA48" w14:textId="77777777" w:rsidR="001C0A6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2 :</w:t>
      </w:r>
      <w:r w:rsidRPr="00C00EC3">
        <w:rPr>
          <w:rFonts w:ascii="Arial" w:hAnsi="Arial" w:cs="Arial"/>
          <w:szCs w:val="24"/>
          <w:lang w:eastAsia="en-US"/>
        </w:rPr>
        <w:t xml:space="preserve"> </w:t>
      </w:r>
      <w:r w:rsidRPr="00C00EC3">
        <w:rPr>
          <w:rFonts w:ascii="Arial" w:hAnsi="Arial" w:cs="Arial"/>
          <w:b/>
          <w:bCs/>
          <w:szCs w:val="24"/>
          <w:lang w:eastAsia="en-US"/>
        </w:rPr>
        <w:t>Missions du CR</w:t>
      </w:r>
      <w:r w:rsidRPr="00C00EC3">
        <w:rPr>
          <w:rFonts w:ascii="Arial" w:hAnsi="Arial" w:cs="Arial"/>
          <w:szCs w:val="24"/>
          <w:lang w:eastAsia="en-US"/>
        </w:rPr>
        <w:t xml:space="preserve"> </w:t>
      </w:r>
    </w:p>
    <w:p w14:paraId="23CEF776"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szCs w:val="24"/>
          <w:lang w:eastAsia="en-US"/>
        </w:rPr>
        <w:t>Le Comité de Recherche a pour mission de :</w:t>
      </w:r>
    </w:p>
    <w:p w14:paraId="55F83266"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Promouvoir la recherche scientifique dans les différents domaines d’études de l’UPFHOB-MALI ;</w:t>
      </w:r>
    </w:p>
    <w:p w14:paraId="2DB2464D"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Identifier les priorités de recherche pour l’institution en lien avec les enjeux régionaux, nationaux et internationaux ;</w:t>
      </w:r>
    </w:p>
    <w:p w14:paraId="2B3FCA3F"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Soutenir et superviser les projets de recherche menés par les enseignants-chercheurs et les étudiants ;</w:t>
      </w:r>
    </w:p>
    <w:p w14:paraId="493E974C"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Veiller à la qualité et à l’éthique des recherches menées ;</w:t>
      </w:r>
    </w:p>
    <w:p w14:paraId="013F123C"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 xml:space="preserve">Rechercher des financements externes pour soutenir les projets de </w:t>
      </w:r>
      <w:proofErr w:type="gramStart"/>
      <w:r w:rsidRPr="00C00EC3">
        <w:rPr>
          <w:rFonts w:ascii="Arial" w:hAnsi="Arial" w:cs="Arial"/>
          <w:szCs w:val="24"/>
          <w:lang w:eastAsia="en-US"/>
        </w:rPr>
        <w:t>recherche;</w:t>
      </w:r>
      <w:proofErr w:type="gramEnd"/>
    </w:p>
    <w:p w14:paraId="6BAB302E" w14:textId="77777777" w:rsidR="001C0A63" w:rsidRPr="00C00EC3" w:rsidRDefault="001C0A63" w:rsidP="001C0A63">
      <w:pPr>
        <w:numPr>
          <w:ilvl w:val="0"/>
          <w:numId w:val="68"/>
        </w:numPr>
        <w:spacing w:line="240" w:lineRule="auto"/>
        <w:jc w:val="left"/>
        <w:rPr>
          <w:rFonts w:ascii="Arial" w:hAnsi="Arial" w:cs="Arial"/>
          <w:szCs w:val="24"/>
          <w:lang w:eastAsia="en-US"/>
        </w:rPr>
      </w:pPr>
      <w:r w:rsidRPr="00C00EC3">
        <w:rPr>
          <w:rFonts w:ascii="Arial" w:hAnsi="Arial" w:cs="Arial"/>
          <w:szCs w:val="24"/>
          <w:lang w:eastAsia="en-US"/>
        </w:rPr>
        <w:t>Assurer la diffusion des résultats de la recherche au sein de la communauté universitaire et au-delà.</w:t>
      </w:r>
    </w:p>
    <w:p w14:paraId="2164513F" w14:textId="77777777" w:rsidR="001C0A6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3 :</w:t>
      </w:r>
      <w:r w:rsidRPr="00C00EC3">
        <w:rPr>
          <w:rFonts w:ascii="Arial" w:hAnsi="Arial" w:cs="Arial"/>
          <w:szCs w:val="24"/>
          <w:lang w:eastAsia="en-US"/>
        </w:rPr>
        <w:t xml:space="preserve"> </w:t>
      </w:r>
      <w:r w:rsidRPr="00C00EC3">
        <w:rPr>
          <w:rFonts w:ascii="Arial" w:hAnsi="Arial" w:cs="Arial"/>
          <w:b/>
          <w:bCs/>
          <w:szCs w:val="24"/>
          <w:lang w:eastAsia="en-US"/>
        </w:rPr>
        <w:t>Composition du CR</w:t>
      </w:r>
      <w:r w:rsidRPr="00C00EC3">
        <w:rPr>
          <w:rFonts w:ascii="Arial" w:hAnsi="Arial" w:cs="Arial"/>
          <w:szCs w:val="24"/>
          <w:lang w:eastAsia="en-US"/>
        </w:rPr>
        <w:t xml:space="preserve"> </w:t>
      </w:r>
    </w:p>
    <w:p w14:paraId="208D988F"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szCs w:val="24"/>
          <w:lang w:eastAsia="en-US"/>
        </w:rPr>
        <w:t>Le Comité de Recherche est composé de :</w:t>
      </w:r>
    </w:p>
    <w:p w14:paraId="7322620A" w14:textId="77777777" w:rsidR="001C0A63" w:rsidRPr="00C00EC3" w:rsidRDefault="001C0A63" w:rsidP="001C0A63">
      <w:pPr>
        <w:numPr>
          <w:ilvl w:val="0"/>
          <w:numId w:val="69"/>
        </w:numPr>
        <w:spacing w:line="240" w:lineRule="auto"/>
        <w:jc w:val="left"/>
        <w:rPr>
          <w:rFonts w:ascii="Arial" w:hAnsi="Arial" w:cs="Arial"/>
          <w:szCs w:val="24"/>
          <w:lang w:eastAsia="en-US"/>
        </w:rPr>
      </w:pPr>
      <w:r w:rsidRPr="00C00EC3">
        <w:rPr>
          <w:rFonts w:ascii="Arial" w:hAnsi="Arial" w:cs="Arial"/>
          <w:szCs w:val="24"/>
          <w:lang w:eastAsia="en-US"/>
        </w:rPr>
        <w:t>Un président, nommé parmi les chercheurs les plus expérimentés de l'université ;</w:t>
      </w:r>
    </w:p>
    <w:p w14:paraId="09180D67" w14:textId="77777777" w:rsidR="001C0A63" w:rsidRPr="00C00EC3" w:rsidRDefault="001C0A63" w:rsidP="001C0A63">
      <w:pPr>
        <w:numPr>
          <w:ilvl w:val="0"/>
          <w:numId w:val="69"/>
        </w:numPr>
        <w:spacing w:line="240" w:lineRule="auto"/>
        <w:jc w:val="left"/>
        <w:rPr>
          <w:rFonts w:ascii="Arial" w:hAnsi="Arial" w:cs="Arial"/>
          <w:szCs w:val="24"/>
          <w:lang w:eastAsia="en-US"/>
        </w:rPr>
      </w:pPr>
      <w:r w:rsidRPr="00C00EC3">
        <w:rPr>
          <w:rFonts w:ascii="Arial" w:hAnsi="Arial" w:cs="Arial"/>
          <w:szCs w:val="24"/>
          <w:lang w:eastAsia="en-US"/>
        </w:rPr>
        <w:lastRenderedPageBreak/>
        <w:t>Des membres permanents issus des départements académiques ayant des activités de recherche ;</w:t>
      </w:r>
    </w:p>
    <w:p w14:paraId="7AC6CDF4" w14:textId="77777777" w:rsidR="001C0A63" w:rsidRPr="00C00EC3" w:rsidRDefault="001C0A63" w:rsidP="001C0A63">
      <w:pPr>
        <w:numPr>
          <w:ilvl w:val="0"/>
          <w:numId w:val="69"/>
        </w:numPr>
        <w:spacing w:line="240" w:lineRule="auto"/>
        <w:jc w:val="left"/>
        <w:rPr>
          <w:rFonts w:ascii="Arial" w:hAnsi="Arial" w:cs="Arial"/>
          <w:szCs w:val="24"/>
          <w:lang w:eastAsia="en-US"/>
        </w:rPr>
      </w:pPr>
      <w:r w:rsidRPr="00C00EC3">
        <w:rPr>
          <w:rFonts w:ascii="Arial" w:hAnsi="Arial" w:cs="Arial"/>
          <w:szCs w:val="24"/>
          <w:lang w:eastAsia="en-US"/>
        </w:rPr>
        <w:t>Des chercheurs externes, invités à titre consultatif, si nécessaire ;</w:t>
      </w:r>
    </w:p>
    <w:p w14:paraId="37D809EB" w14:textId="77777777" w:rsidR="001C0A63" w:rsidRPr="00C00EC3" w:rsidRDefault="001C0A63" w:rsidP="001C0A63">
      <w:pPr>
        <w:numPr>
          <w:ilvl w:val="0"/>
          <w:numId w:val="69"/>
        </w:numPr>
        <w:spacing w:line="240" w:lineRule="auto"/>
        <w:jc w:val="left"/>
        <w:rPr>
          <w:rFonts w:ascii="Arial" w:hAnsi="Arial" w:cs="Arial"/>
          <w:szCs w:val="24"/>
          <w:lang w:eastAsia="en-US"/>
        </w:rPr>
      </w:pPr>
      <w:r>
        <w:rPr>
          <w:rFonts w:ascii="Arial" w:hAnsi="Arial" w:cs="Arial"/>
          <w:szCs w:val="24"/>
          <w:lang w:eastAsia="en-US"/>
        </w:rPr>
        <w:t>Deux</w:t>
      </w:r>
      <w:r w:rsidRPr="00C00EC3">
        <w:rPr>
          <w:rFonts w:ascii="Arial" w:hAnsi="Arial" w:cs="Arial"/>
          <w:szCs w:val="24"/>
          <w:lang w:eastAsia="en-US"/>
        </w:rPr>
        <w:t xml:space="preserve"> représentant</w:t>
      </w:r>
      <w:r>
        <w:rPr>
          <w:rFonts w:ascii="Arial" w:hAnsi="Arial" w:cs="Arial"/>
          <w:szCs w:val="24"/>
          <w:lang w:eastAsia="en-US"/>
        </w:rPr>
        <w:t>s</w:t>
      </w:r>
      <w:r w:rsidRPr="00C00EC3">
        <w:rPr>
          <w:rFonts w:ascii="Arial" w:hAnsi="Arial" w:cs="Arial"/>
          <w:szCs w:val="24"/>
          <w:lang w:eastAsia="en-US"/>
        </w:rPr>
        <w:t xml:space="preserve"> des étudiants en cycle de master ou doctorat.</w:t>
      </w:r>
    </w:p>
    <w:p w14:paraId="76015502" w14:textId="77777777" w:rsidR="001C0A63" w:rsidRPr="00C00EC3" w:rsidRDefault="001C0A63" w:rsidP="001C0A63">
      <w:pPr>
        <w:spacing w:line="240" w:lineRule="auto"/>
        <w:jc w:val="left"/>
        <w:rPr>
          <w:rFonts w:ascii="Arial" w:hAnsi="Arial" w:cs="Arial"/>
          <w:szCs w:val="24"/>
          <w:lang w:val="en-US" w:eastAsia="en-US"/>
        </w:rPr>
      </w:pPr>
      <w:r w:rsidRPr="00C00EC3">
        <w:rPr>
          <w:rFonts w:ascii="Arial" w:hAnsi="Arial" w:cs="Arial"/>
          <w:b/>
          <w:bCs/>
          <w:szCs w:val="24"/>
          <w:lang w:val="en-US" w:eastAsia="en-US"/>
        </w:rPr>
        <w:t xml:space="preserve">Article </w:t>
      </w:r>
      <w:proofErr w:type="gramStart"/>
      <w:r w:rsidRPr="00C00EC3">
        <w:rPr>
          <w:rFonts w:ascii="Arial" w:hAnsi="Arial" w:cs="Arial"/>
          <w:b/>
          <w:bCs/>
          <w:szCs w:val="24"/>
          <w:lang w:val="en-US" w:eastAsia="en-US"/>
        </w:rPr>
        <w:t>4 :</w:t>
      </w:r>
      <w:proofErr w:type="gramEnd"/>
      <w:r w:rsidRPr="00C00EC3">
        <w:rPr>
          <w:rFonts w:ascii="Arial" w:hAnsi="Arial" w:cs="Arial"/>
          <w:szCs w:val="24"/>
          <w:lang w:val="en-US" w:eastAsia="en-US"/>
        </w:rPr>
        <w:t xml:space="preserve"> </w:t>
      </w:r>
      <w:r w:rsidRPr="00C00EC3">
        <w:rPr>
          <w:rFonts w:ascii="Arial" w:hAnsi="Arial" w:cs="Arial"/>
          <w:b/>
          <w:bCs/>
          <w:szCs w:val="24"/>
          <w:lang w:val="en-US" w:eastAsia="en-US"/>
        </w:rPr>
        <w:t>Fonctionnement du CR</w:t>
      </w:r>
    </w:p>
    <w:p w14:paraId="2C27295C" w14:textId="77777777" w:rsidR="001C0A63" w:rsidRPr="00C00EC3" w:rsidRDefault="001C0A63" w:rsidP="001C0A63">
      <w:pPr>
        <w:numPr>
          <w:ilvl w:val="0"/>
          <w:numId w:val="70"/>
        </w:numPr>
        <w:spacing w:line="240" w:lineRule="auto"/>
        <w:jc w:val="left"/>
        <w:rPr>
          <w:rFonts w:ascii="Arial" w:hAnsi="Arial" w:cs="Arial"/>
          <w:szCs w:val="24"/>
          <w:lang w:eastAsia="en-US"/>
        </w:rPr>
      </w:pPr>
      <w:r w:rsidRPr="00C00EC3">
        <w:rPr>
          <w:rFonts w:ascii="Arial" w:hAnsi="Arial" w:cs="Arial"/>
          <w:szCs w:val="24"/>
          <w:lang w:eastAsia="en-US"/>
        </w:rPr>
        <w:t>Le CR se réunit au moins une fois par trimestre ou chaque fois que nécessaire, sur convocation de son président ;</w:t>
      </w:r>
    </w:p>
    <w:p w14:paraId="756A7D2B" w14:textId="77777777" w:rsidR="001C0A63" w:rsidRPr="00C00EC3" w:rsidRDefault="001C0A63" w:rsidP="001C0A63">
      <w:pPr>
        <w:numPr>
          <w:ilvl w:val="0"/>
          <w:numId w:val="70"/>
        </w:numPr>
        <w:spacing w:line="240" w:lineRule="auto"/>
        <w:jc w:val="left"/>
        <w:rPr>
          <w:rFonts w:ascii="Arial" w:hAnsi="Arial" w:cs="Arial"/>
          <w:szCs w:val="24"/>
          <w:lang w:eastAsia="en-US"/>
        </w:rPr>
      </w:pPr>
      <w:r w:rsidRPr="00C00EC3">
        <w:rPr>
          <w:rFonts w:ascii="Arial" w:hAnsi="Arial" w:cs="Arial"/>
          <w:szCs w:val="24"/>
          <w:lang w:eastAsia="en-US"/>
        </w:rPr>
        <w:t>Les décisions du CR sont prises à la majorité des membres présents ;</w:t>
      </w:r>
    </w:p>
    <w:p w14:paraId="1150D728" w14:textId="77777777" w:rsidR="001C0A63" w:rsidRPr="00C00EC3" w:rsidRDefault="001C0A63" w:rsidP="001C0A63">
      <w:pPr>
        <w:numPr>
          <w:ilvl w:val="0"/>
          <w:numId w:val="70"/>
        </w:numPr>
        <w:spacing w:line="240" w:lineRule="auto"/>
        <w:jc w:val="left"/>
        <w:rPr>
          <w:rFonts w:ascii="Arial" w:hAnsi="Arial" w:cs="Arial"/>
          <w:szCs w:val="24"/>
          <w:lang w:eastAsia="en-US"/>
        </w:rPr>
      </w:pPr>
      <w:r w:rsidRPr="00C00EC3">
        <w:rPr>
          <w:rFonts w:ascii="Arial" w:hAnsi="Arial" w:cs="Arial"/>
          <w:szCs w:val="24"/>
          <w:lang w:eastAsia="en-US"/>
        </w:rPr>
        <w:t>Un rapport détaillé de chaque réunion est rédigé et soumis à la Direction générale pour validation et mise en œuvre des recommandations.</w:t>
      </w:r>
    </w:p>
    <w:p w14:paraId="655AC8CF" w14:textId="77777777" w:rsidR="001C0A63" w:rsidRPr="00C00EC3" w:rsidRDefault="001C0A63" w:rsidP="001C0A63">
      <w:pPr>
        <w:spacing w:line="240" w:lineRule="auto"/>
        <w:jc w:val="left"/>
        <w:rPr>
          <w:rFonts w:ascii="Arial" w:hAnsi="Arial" w:cs="Arial"/>
          <w:szCs w:val="24"/>
          <w:lang w:val="en-US" w:eastAsia="en-US"/>
        </w:rPr>
      </w:pPr>
      <w:r w:rsidRPr="00C00EC3">
        <w:rPr>
          <w:rFonts w:ascii="Arial" w:hAnsi="Arial" w:cs="Arial"/>
          <w:b/>
          <w:bCs/>
          <w:szCs w:val="24"/>
          <w:lang w:val="en-US" w:eastAsia="en-US"/>
        </w:rPr>
        <w:t xml:space="preserve">Article </w:t>
      </w:r>
      <w:proofErr w:type="gramStart"/>
      <w:r w:rsidRPr="00C00EC3">
        <w:rPr>
          <w:rFonts w:ascii="Arial" w:hAnsi="Arial" w:cs="Arial"/>
          <w:b/>
          <w:bCs/>
          <w:szCs w:val="24"/>
          <w:lang w:val="en-US" w:eastAsia="en-US"/>
        </w:rPr>
        <w:t>5 :</w:t>
      </w:r>
      <w:proofErr w:type="gramEnd"/>
      <w:r w:rsidRPr="00C00EC3">
        <w:rPr>
          <w:rFonts w:ascii="Arial" w:hAnsi="Arial" w:cs="Arial"/>
          <w:szCs w:val="24"/>
          <w:lang w:val="en-US" w:eastAsia="en-US"/>
        </w:rPr>
        <w:t xml:space="preserve"> </w:t>
      </w:r>
      <w:r>
        <w:rPr>
          <w:rFonts w:ascii="Arial" w:hAnsi="Arial" w:cs="Arial"/>
          <w:b/>
          <w:bCs/>
          <w:szCs w:val="24"/>
          <w:lang w:val="en-US" w:eastAsia="en-US"/>
        </w:rPr>
        <w:t>Attributions et r</w:t>
      </w:r>
      <w:r w:rsidRPr="00C00EC3">
        <w:rPr>
          <w:rFonts w:ascii="Arial" w:hAnsi="Arial" w:cs="Arial"/>
          <w:b/>
          <w:bCs/>
          <w:szCs w:val="24"/>
          <w:lang w:val="en-US" w:eastAsia="en-US"/>
        </w:rPr>
        <w:t>esponsabilités</w:t>
      </w:r>
    </w:p>
    <w:p w14:paraId="66D69EA3" w14:textId="77777777" w:rsidR="001C0A63" w:rsidRPr="00C00EC3" w:rsidRDefault="001C0A63" w:rsidP="001C0A63">
      <w:pPr>
        <w:numPr>
          <w:ilvl w:val="0"/>
          <w:numId w:val="71"/>
        </w:numPr>
        <w:spacing w:line="240" w:lineRule="auto"/>
        <w:jc w:val="left"/>
        <w:rPr>
          <w:rFonts w:ascii="Arial" w:hAnsi="Arial" w:cs="Arial"/>
          <w:szCs w:val="24"/>
          <w:lang w:eastAsia="en-US"/>
        </w:rPr>
      </w:pPr>
      <w:r w:rsidRPr="00C00EC3">
        <w:rPr>
          <w:rFonts w:ascii="Arial" w:hAnsi="Arial" w:cs="Arial"/>
          <w:szCs w:val="24"/>
          <w:lang w:eastAsia="en-US"/>
        </w:rPr>
        <w:t>Le président du CR est responsable de l'organisation des réunions et de la coordination des activités du comité ;</w:t>
      </w:r>
    </w:p>
    <w:p w14:paraId="5290D391" w14:textId="77777777" w:rsidR="001C0A63" w:rsidRPr="00C00EC3" w:rsidRDefault="001C0A63" w:rsidP="001C0A63">
      <w:pPr>
        <w:numPr>
          <w:ilvl w:val="0"/>
          <w:numId w:val="71"/>
        </w:numPr>
        <w:spacing w:line="240" w:lineRule="auto"/>
        <w:jc w:val="left"/>
        <w:rPr>
          <w:rFonts w:ascii="Arial" w:hAnsi="Arial" w:cs="Arial"/>
          <w:szCs w:val="24"/>
          <w:lang w:eastAsia="en-US"/>
        </w:rPr>
      </w:pPr>
      <w:r w:rsidRPr="00C00EC3">
        <w:rPr>
          <w:rFonts w:ascii="Arial" w:hAnsi="Arial" w:cs="Arial"/>
          <w:szCs w:val="24"/>
          <w:lang w:eastAsia="en-US"/>
        </w:rPr>
        <w:t>Les membres du CR sont chargés d’accompagner et de suivre les projets de recherche, ainsi que d’assurer l’évaluation continue des travaux ;</w:t>
      </w:r>
    </w:p>
    <w:p w14:paraId="19114149" w14:textId="77777777" w:rsidR="001C0A63" w:rsidRPr="00C00EC3" w:rsidRDefault="001C0A63" w:rsidP="001C0A63">
      <w:pPr>
        <w:numPr>
          <w:ilvl w:val="0"/>
          <w:numId w:val="71"/>
        </w:numPr>
        <w:spacing w:line="240" w:lineRule="auto"/>
        <w:jc w:val="left"/>
        <w:rPr>
          <w:rFonts w:ascii="Arial" w:hAnsi="Arial" w:cs="Arial"/>
          <w:szCs w:val="24"/>
          <w:lang w:eastAsia="en-US"/>
        </w:rPr>
      </w:pPr>
      <w:r w:rsidRPr="00C00EC3">
        <w:rPr>
          <w:rFonts w:ascii="Arial" w:hAnsi="Arial" w:cs="Arial"/>
          <w:szCs w:val="24"/>
          <w:lang w:eastAsia="en-US"/>
        </w:rPr>
        <w:t>Le comité doit veiller à la conformité des projets de recherche avec les normes éthiques et scientifiques internationales.</w:t>
      </w:r>
    </w:p>
    <w:p w14:paraId="46025EAB" w14:textId="77777777" w:rsidR="001C0A63" w:rsidRPr="00C00EC3" w:rsidRDefault="001C0A63" w:rsidP="001C0A63">
      <w:pPr>
        <w:spacing w:line="240" w:lineRule="auto"/>
        <w:jc w:val="left"/>
        <w:rPr>
          <w:rFonts w:ascii="Arial" w:hAnsi="Arial" w:cs="Arial"/>
          <w:szCs w:val="24"/>
          <w:lang w:eastAsia="en-US"/>
        </w:rPr>
      </w:pPr>
      <w:r w:rsidRPr="00C00EC3">
        <w:rPr>
          <w:rFonts w:ascii="Arial" w:hAnsi="Arial" w:cs="Arial"/>
          <w:b/>
          <w:bCs/>
          <w:szCs w:val="24"/>
          <w:lang w:eastAsia="en-US"/>
        </w:rPr>
        <w:t>Article 6 :</w:t>
      </w:r>
      <w:r w:rsidRPr="00C00EC3">
        <w:rPr>
          <w:rFonts w:ascii="Arial" w:hAnsi="Arial" w:cs="Arial"/>
          <w:szCs w:val="24"/>
          <w:lang w:eastAsia="en-US"/>
        </w:rPr>
        <w:t xml:space="preserve"> La présente décision prend effet dès sa signature et sera communiquée à toutes les parties concernées pour exécution.</w:t>
      </w:r>
    </w:p>
    <w:p w14:paraId="63F69518" w14:textId="77777777" w:rsidR="001C0A63" w:rsidRPr="002F507D" w:rsidRDefault="001C0A63" w:rsidP="001C0A63">
      <w:pPr>
        <w:tabs>
          <w:tab w:val="left" w:pos="7845"/>
        </w:tabs>
        <w:spacing w:line="276" w:lineRule="auto"/>
        <w:jc w:val="right"/>
        <w:rPr>
          <w:rFonts w:ascii="Arial" w:eastAsia="Calibri" w:hAnsi="Arial" w:cs="Arial"/>
          <w:bCs/>
          <w:color w:val="000000" w:themeColor="text1"/>
          <w:lang w:eastAsia="en-US"/>
        </w:rPr>
      </w:pPr>
      <w:r w:rsidRPr="002F507D">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2F507D">
        <w:rPr>
          <w:rFonts w:ascii="Arial" w:eastAsia="Calibri" w:hAnsi="Arial" w:cs="Arial"/>
          <w:bCs/>
          <w:color w:val="000000" w:themeColor="text1"/>
          <w:lang w:eastAsia="en-US"/>
        </w:rPr>
        <w:t>septembre 2022</w:t>
      </w:r>
    </w:p>
    <w:p w14:paraId="05C2A4CC"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2F507D">
        <w:rPr>
          <w:rFonts w:ascii="Arial" w:eastAsia="Calibri" w:hAnsi="Arial" w:cs="Arial"/>
          <w:b/>
          <w:bCs/>
          <w:color w:val="000000" w:themeColor="text1"/>
          <w:lang w:eastAsia="en-US"/>
        </w:rPr>
        <w:t>Le Directeur Général,</w:t>
      </w:r>
    </w:p>
    <w:p w14:paraId="1738C8E1"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87F1E00"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3FAEE408" w14:textId="77777777" w:rsidR="001C0A63" w:rsidRDefault="001C0A63" w:rsidP="001C0A63">
      <w:pPr>
        <w:spacing w:line="276" w:lineRule="auto"/>
        <w:rPr>
          <w:b/>
          <w:bCs/>
          <w:szCs w:val="24"/>
          <w:lang w:eastAsia="en-US"/>
        </w:rPr>
      </w:pPr>
    </w:p>
    <w:p w14:paraId="336ECE77" w14:textId="77777777" w:rsidR="001C0A63" w:rsidRDefault="001C0A63" w:rsidP="001C0A63">
      <w:pPr>
        <w:jc w:val="right"/>
      </w:pPr>
      <w:r>
        <w:rPr>
          <w:b/>
          <w:bCs/>
          <w:szCs w:val="24"/>
          <w:lang w:eastAsia="en-US"/>
        </w:rPr>
        <w:t xml:space="preserve">                                       </w:t>
      </w:r>
      <w:r>
        <w:rPr>
          <w:rFonts w:ascii="Arial" w:eastAsia="Calibri" w:hAnsi="Arial" w:cs="Arial"/>
          <w:b/>
          <w:bCs/>
          <w:color w:val="000000" w:themeColor="text1"/>
          <w:lang w:eastAsia="en-US"/>
        </w:rPr>
        <w:t>M.SANGARE Adama</w:t>
      </w:r>
    </w:p>
    <w:p w14:paraId="422F5E01" w14:textId="77777777" w:rsidR="009C598A" w:rsidRDefault="009C598A" w:rsidP="00C348CE">
      <w:pPr>
        <w:shd w:val="clear" w:color="auto" w:fill="FFFFFF"/>
        <w:spacing w:line="240" w:lineRule="auto"/>
        <w:ind w:right="9"/>
        <w:jc w:val="center"/>
        <w:rPr>
          <w:b/>
          <w:iCs/>
          <w:color w:val="000000" w:themeColor="text1"/>
          <w:sz w:val="44"/>
        </w:rPr>
      </w:pPr>
    </w:p>
    <w:p w14:paraId="6F478058" w14:textId="77777777" w:rsidR="009C598A" w:rsidRDefault="009C598A" w:rsidP="00C348CE">
      <w:pPr>
        <w:shd w:val="clear" w:color="auto" w:fill="FFFFFF"/>
        <w:spacing w:line="240" w:lineRule="auto"/>
        <w:ind w:right="9"/>
        <w:jc w:val="center"/>
        <w:rPr>
          <w:b/>
          <w:iCs/>
          <w:color w:val="000000" w:themeColor="text1"/>
          <w:sz w:val="44"/>
        </w:rPr>
      </w:pPr>
    </w:p>
    <w:p w14:paraId="7C7D5AA2" w14:textId="77777777" w:rsidR="009C598A" w:rsidRDefault="009C598A" w:rsidP="00C348CE">
      <w:pPr>
        <w:shd w:val="clear" w:color="auto" w:fill="FFFFFF"/>
        <w:spacing w:line="240" w:lineRule="auto"/>
        <w:ind w:right="9"/>
        <w:jc w:val="center"/>
        <w:rPr>
          <w:b/>
          <w:iCs/>
          <w:color w:val="000000" w:themeColor="text1"/>
          <w:sz w:val="44"/>
        </w:rPr>
      </w:pPr>
    </w:p>
    <w:p w14:paraId="6C7228E7" w14:textId="77777777" w:rsidR="009C598A" w:rsidRDefault="009C598A" w:rsidP="00C348CE">
      <w:pPr>
        <w:shd w:val="clear" w:color="auto" w:fill="FFFFFF"/>
        <w:spacing w:line="240" w:lineRule="auto"/>
        <w:ind w:right="9"/>
        <w:jc w:val="center"/>
        <w:rPr>
          <w:b/>
          <w:iCs/>
          <w:color w:val="000000" w:themeColor="text1"/>
          <w:sz w:val="44"/>
        </w:rPr>
      </w:pPr>
    </w:p>
    <w:p w14:paraId="4E916C53" w14:textId="77777777" w:rsidR="009C598A" w:rsidRDefault="009C598A" w:rsidP="00C348CE">
      <w:pPr>
        <w:shd w:val="clear" w:color="auto" w:fill="FFFFFF"/>
        <w:spacing w:line="240" w:lineRule="auto"/>
        <w:ind w:right="9"/>
        <w:jc w:val="center"/>
        <w:rPr>
          <w:b/>
          <w:iCs/>
          <w:color w:val="000000" w:themeColor="text1"/>
          <w:sz w:val="44"/>
        </w:rPr>
      </w:pPr>
    </w:p>
    <w:p w14:paraId="54253E53" w14:textId="77777777" w:rsidR="009C598A" w:rsidRDefault="009C598A" w:rsidP="00C348CE">
      <w:pPr>
        <w:shd w:val="clear" w:color="auto" w:fill="FFFFFF"/>
        <w:spacing w:line="240" w:lineRule="auto"/>
        <w:ind w:right="9"/>
        <w:jc w:val="center"/>
        <w:rPr>
          <w:b/>
          <w:iCs/>
          <w:color w:val="000000" w:themeColor="text1"/>
          <w:sz w:val="44"/>
        </w:rPr>
      </w:pPr>
    </w:p>
    <w:p w14:paraId="08C5B7B9" w14:textId="77777777" w:rsidR="009C598A" w:rsidRDefault="009C598A" w:rsidP="00C348CE">
      <w:pPr>
        <w:shd w:val="clear" w:color="auto" w:fill="FFFFFF"/>
        <w:spacing w:line="240" w:lineRule="auto"/>
        <w:ind w:right="9"/>
        <w:jc w:val="center"/>
        <w:rPr>
          <w:b/>
          <w:iCs/>
          <w:color w:val="000000" w:themeColor="text1"/>
          <w:sz w:val="44"/>
        </w:rPr>
      </w:pPr>
    </w:p>
    <w:p w14:paraId="5B8C8963" w14:textId="77777777" w:rsidR="009C598A" w:rsidRDefault="009C598A" w:rsidP="00C348CE">
      <w:pPr>
        <w:shd w:val="clear" w:color="auto" w:fill="FFFFFF"/>
        <w:spacing w:line="240" w:lineRule="auto"/>
        <w:ind w:right="9"/>
        <w:jc w:val="center"/>
        <w:rPr>
          <w:b/>
          <w:iCs/>
          <w:color w:val="000000" w:themeColor="text1"/>
          <w:sz w:val="44"/>
        </w:rPr>
      </w:pPr>
    </w:p>
    <w:p w14:paraId="690A1C02" w14:textId="77777777" w:rsidR="009C598A" w:rsidRDefault="009C598A" w:rsidP="00C348CE">
      <w:pPr>
        <w:shd w:val="clear" w:color="auto" w:fill="FFFFFF"/>
        <w:spacing w:line="240" w:lineRule="auto"/>
        <w:ind w:right="9"/>
        <w:jc w:val="center"/>
        <w:rPr>
          <w:b/>
          <w:iCs/>
          <w:color w:val="000000" w:themeColor="text1"/>
          <w:sz w:val="44"/>
        </w:rPr>
      </w:pPr>
    </w:p>
    <w:p w14:paraId="376B47DD" w14:textId="77777777" w:rsidR="009C598A" w:rsidRDefault="009C598A" w:rsidP="00C348CE">
      <w:pPr>
        <w:shd w:val="clear" w:color="auto" w:fill="FFFFFF"/>
        <w:spacing w:line="240" w:lineRule="auto"/>
        <w:ind w:right="9"/>
        <w:jc w:val="center"/>
        <w:rPr>
          <w:b/>
          <w:iCs/>
          <w:color w:val="000000" w:themeColor="text1"/>
          <w:sz w:val="44"/>
        </w:rPr>
      </w:pPr>
    </w:p>
    <w:p w14:paraId="7CFB3723" w14:textId="77777777" w:rsidR="009C598A" w:rsidRDefault="009C598A" w:rsidP="00C348CE">
      <w:pPr>
        <w:shd w:val="clear" w:color="auto" w:fill="FFFFFF"/>
        <w:spacing w:line="240" w:lineRule="auto"/>
        <w:ind w:right="9"/>
        <w:jc w:val="center"/>
        <w:rPr>
          <w:b/>
          <w:iCs/>
          <w:color w:val="000000" w:themeColor="text1"/>
          <w:sz w:val="44"/>
        </w:rPr>
      </w:pPr>
    </w:p>
    <w:p w14:paraId="49E326D7" w14:textId="77777777" w:rsidR="009C598A" w:rsidRDefault="009C598A" w:rsidP="00C348CE">
      <w:pPr>
        <w:shd w:val="clear" w:color="auto" w:fill="FFFFFF"/>
        <w:spacing w:line="240" w:lineRule="auto"/>
        <w:ind w:right="9"/>
        <w:jc w:val="center"/>
        <w:rPr>
          <w:b/>
          <w:iCs/>
          <w:color w:val="000000" w:themeColor="text1"/>
          <w:sz w:val="44"/>
        </w:rPr>
      </w:pPr>
    </w:p>
    <w:p w14:paraId="3A88C394" w14:textId="77777777" w:rsidR="009C598A" w:rsidRDefault="009C598A" w:rsidP="00C348CE">
      <w:pPr>
        <w:shd w:val="clear" w:color="auto" w:fill="FFFFFF"/>
        <w:spacing w:line="240" w:lineRule="auto"/>
        <w:ind w:right="9"/>
        <w:jc w:val="center"/>
        <w:rPr>
          <w:b/>
          <w:iCs/>
          <w:color w:val="000000" w:themeColor="text1"/>
          <w:sz w:val="44"/>
        </w:rPr>
      </w:pPr>
    </w:p>
    <w:p w14:paraId="14EF0A18" w14:textId="77777777" w:rsidR="009C598A" w:rsidRDefault="009C598A" w:rsidP="00C348CE">
      <w:pPr>
        <w:shd w:val="clear" w:color="auto" w:fill="FFFFFF"/>
        <w:spacing w:line="240" w:lineRule="auto"/>
        <w:ind w:right="9"/>
        <w:jc w:val="center"/>
        <w:rPr>
          <w:b/>
          <w:iCs/>
          <w:color w:val="000000" w:themeColor="text1"/>
          <w:sz w:val="44"/>
        </w:rPr>
      </w:pPr>
    </w:p>
    <w:p w14:paraId="3DD9C8FF" w14:textId="77777777" w:rsidR="009C598A" w:rsidRDefault="009C598A" w:rsidP="00C348CE">
      <w:pPr>
        <w:shd w:val="clear" w:color="auto" w:fill="FFFFFF"/>
        <w:spacing w:line="240" w:lineRule="auto"/>
        <w:ind w:right="9"/>
        <w:jc w:val="center"/>
        <w:rPr>
          <w:b/>
          <w:iCs/>
          <w:color w:val="000000" w:themeColor="text1"/>
          <w:sz w:val="44"/>
        </w:rPr>
      </w:pPr>
    </w:p>
    <w:p w14:paraId="21E2CFCC" w14:textId="77777777" w:rsidR="009C598A" w:rsidRDefault="009C598A" w:rsidP="00C348CE">
      <w:pPr>
        <w:shd w:val="clear" w:color="auto" w:fill="FFFFFF"/>
        <w:spacing w:line="240" w:lineRule="auto"/>
        <w:ind w:right="9"/>
        <w:jc w:val="center"/>
        <w:rPr>
          <w:b/>
          <w:iCs/>
          <w:color w:val="000000" w:themeColor="text1"/>
          <w:sz w:val="44"/>
        </w:rPr>
      </w:pPr>
    </w:p>
    <w:p w14:paraId="65EF796E" w14:textId="77777777" w:rsidR="009C598A" w:rsidRDefault="009C598A" w:rsidP="00C348CE">
      <w:pPr>
        <w:shd w:val="clear" w:color="auto" w:fill="FFFFFF"/>
        <w:spacing w:line="240" w:lineRule="auto"/>
        <w:ind w:right="9"/>
        <w:jc w:val="center"/>
        <w:rPr>
          <w:b/>
          <w:iCs/>
          <w:color w:val="000000" w:themeColor="text1"/>
          <w:sz w:val="44"/>
        </w:rPr>
      </w:pPr>
    </w:p>
    <w:p w14:paraId="6C36C75B" w14:textId="77777777" w:rsidR="009C598A" w:rsidRDefault="009C598A" w:rsidP="00C348CE">
      <w:pPr>
        <w:shd w:val="clear" w:color="auto" w:fill="FFFFFF"/>
        <w:spacing w:line="240" w:lineRule="auto"/>
        <w:ind w:right="9"/>
        <w:jc w:val="center"/>
        <w:rPr>
          <w:b/>
          <w:iCs/>
          <w:color w:val="000000" w:themeColor="text1"/>
          <w:sz w:val="44"/>
        </w:rPr>
      </w:pPr>
    </w:p>
    <w:p w14:paraId="48F77142" w14:textId="77777777" w:rsidR="009C598A" w:rsidRDefault="009C598A" w:rsidP="00C348CE">
      <w:pPr>
        <w:shd w:val="clear" w:color="auto" w:fill="FFFFFF"/>
        <w:spacing w:line="240" w:lineRule="auto"/>
        <w:ind w:right="9"/>
        <w:jc w:val="center"/>
        <w:rPr>
          <w:b/>
          <w:iCs/>
          <w:color w:val="000000" w:themeColor="text1"/>
          <w:sz w:val="44"/>
        </w:rPr>
      </w:pPr>
    </w:p>
    <w:p w14:paraId="17E4401D" w14:textId="77777777" w:rsidR="009C598A" w:rsidRDefault="009C598A" w:rsidP="00C348CE">
      <w:pPr>
        <w:shd w:val="clear" w:color="auto" w:fill="FFFFFF"/>
        <w:spacing w:line="240" w:lineRule="auto"/>
        <w:ind w:right="9"/>
        <w:jc w:val="center"/>
        <w:rPr>
          <w:b/>
          <w:iCs/>
          <w:color w:val="000000" w:themeColor="text1"/>
          <w:sz w:val="44"/>
        </w:rPr>
      </w:pPr>
    </w:p>
    <w:p w14:paraId="7D8B401D" w14:textId="77777777" w:rsidR="009C598A" w:rsidRDefault="009C598A" w:rsidP="00C348CE">
      <w:pPr>
        <w:shd w:val="clear" w:color="auto" w:fill="FFFFFF"/>
        <w:spacing w:line="240" w:lineRule="auto"/>
        <w:ind w:right="9"/>
        <w:jc w:val="center"/>
        <w:rPr>
          <w:b/>
          <w:iCs/>
          <w:color w:val="000000" w:themeColor="text1"/>
          <w:sz w:val="44"/>
        </w:rPr>
      </w:pPr>
    </w:p>
    <w:p w14:paraId="26818927" w14:textId="77777777" w:rsidR="009C598A" w:rsidRDefault="009C598A" w:rsidP="001C0A63">
      <w:pPr>
        <w:shd w:val="clear" w:color="auto" w:fill="FFFFFF"/>
        <w:spacing w:line="240" w:lineRule="auto"/>
        <w:ind w:right="9"/>
        <w:rPr>
          <w:b/>
          <w:iCs/>
          <w:color w:val="000000" w:themeColor="text1"/>
          <w:sz w:val="44"/>
        </w:rPr>
      </w:pPr>
    </w:p>
    <w:p w14:paraId="4920BBCD" w14:textId="77777777" w:rsidR="009C598A" w:rsidRDefault="009C598A" w:rsidP="00C348CE">
      <w:pPr>
        <w:shd w:val="clear" w:color="auto" w:fill="FFFFFF"/>
        <w:spacing w:line="240" w:lineRule="auto"/>
        <w:ind w:right="9"/>
        <w:jc w:val="center"/>
        <w:rPr>
          <w:b/>
          <w:iCs/>
          <w:color w:val="000000" w:themeColor="text1"/>
          <w:sz w:val="44"/>
        </w:rPr>
      </w:pPr>
    </w:p>
    <w:p w14:paraId="08D6C8B5" w14:textId="77777777" w:rsidR="009C598A" w:rsidRDefault="009C598A" w:rsidP="00C348CE">
      <w:pPr>
        <w:shd w:val="clear" w:color="auto" w:fill="FFFFFF"/>
        <w:spacing w:line="240" w:lineRule="auto"/>
        <w:ind w:right="9"/>
        <w:jc w:val="center"/>
        <w:rPr>
          <w:b/>
          <w:iCs/>
          <w:color w:val="000000" w:themeColor="text1"/>
          <w:sz w:val="44"/>
        </w:rPr>
      </w:pPr>
    </w:p>
    <w:p w14:paraId="6F502A31" w14:textId="77777777" w:rsidR="009C598A" w:rsidRPr="00C348CE" w:rsidRDefault="009C598A" w:rsidP="00C348CE">
      <w:pPr>
        <w:shd w:val="clear" w:color="auto" w:fill="FFFFFF"/>
        <w:spacing w:line="240" w:lineRule="auto"/>
        <w:ind w:right="9"/>
        <w:jc w:val="center"/>
        <w:rPr>
          <w:b/>
          <w:iCs/>
          <w:color w:val="000000" w:themeColor="text1"/>
          <w:sz w:val="44"/>
        </w:rPr>
      </w:pPr>
    </w:p>
    <w:p w14:paraId="034F34E7" w14:textId="574714B5" w:rsidR="00C348CE" w:rsidRDefault="00C348CE" w:rsidP="00635967">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23:</w:t>
      </w:r>
      <w:proofErr w:type="gramEnd"/>
      <w:r w:rsidRPr="00C348CE">
        <w:rPr>
          <w:b/>
          <w:iCs/>
          <w:color w:val="000000" w:themeColor="text1"/>
          <w:sz w:val="44"/>
        </w:rPr>
        <w:t xml:space="preserve"> Comité </w:t>
      </w:r>
      <w:r w:rsidR="009C598A">
        <w:rPr>
          <w:b/>
          <w:iCs/>
          <w:color w:val="000000" w:themeColor="text1"/>
          <w:sz w:val="44"/>
        </w:rPr>
        <w:t>S</w:t>
      </w:r>
      <w:r w:rsidRPr="00C348CE">
        <w:rPr>
          <w:b/>
          <w:iCs/>
          <w:color w:val="000000" w:themeColor="text1"/>
          <w:sz w:val="44"/>
        </w:rPr>
        <w:t xml:space="preserve">cientifique et </w:t>
      </w:r>
      <w:r w:rsidR="009C598A">
        <w:rPr>
          <w:b/>
          <w:iCs/>
          <w:color w:val="000000" w:themeColor="text1"/>
          <w:sz w:val="44"/>
        </w:rPr>
        <w:t>P</w:t>
      </w:r>
      <w:r w:rsidR="00635967">
        <w:rPr>
          <w:b/>
          <w:iCs/>
          <w:color w:val="000000" w:themeColor="text1"/>
          <w:sz w:val="44"/>
        </w:rPr>
        <w:t>édagogique</w:t>
      </w:r>
    </w:p>
    <w:p w14:paraId="5E4F0E52" w14:textId="77777777" w:rsidR="009C598A" w:rsidRDefault="009C598A" w:rsidP="00635967">
      <w:pPr>
        <w:shd w:val="clear" w:color="auto" w:fill="FFFFFF"/>
        <w:spacing w:line="240" w:lineRule="auto"/>
        <w:ind w:right="9"/>
        <w:jc w:val="center"/>
        <w:rPr>
          <w:b/>
          <w:iCs/>
          <w:color w:val="000000" w:themeColor="text1"/>
          <w:sz w:val="44"/>
        </w:rPr>
      </w:pPr>
    </w:p>
    <w:p w14:paraId="0B50969C" w14:textId="77777777" w:rsidR="009C598A" w:rsidRDefault="009C598A" w:rsidP="00635967">
      <w:pPr>
        <w:shd w:val="clear" w:color="auto" w:fill="FFFFFF"/>
        <w:spacing w:line="240" w:lineRule="auto"/>
        <w:ind w:right="9"/>
        <w:jc w:val="center"/>
        <w:rPr>
          <w:b/>
          <w:iCs/>
          <w:color w:val="000000" w:themeColor="text1"/>
          <w:sz w:val="44"/>
        </w:rPr>
      </w:pPr>
    </w:p>
    <w:p w14:paraId="1E883DB3" w14:textId="77777777" w:rsidR="009C598A" w:rsidRDefault="009C598A" w:rsidP="00635967">
      <w:pPr>
        <w:shd w:val="clear" w:color="auto" w:fill="FFFFFF"/>
        <w:spacing w:line="240" w:lineRule="auto"/>
        <w:ind w:right="9"/>
        <w:jc w:val="center"/>
        <w:rPr>
          <w:b/>
          <w:iCs/>
          <w:color w:val="000000" w:themeColor="text1"/>
          <w:sz w:val="44"/>
        </w:rPr>
      </w:pPr>
    </w:p>
    <w:p w14:paraId="6C73FF14" w14:textId="77777777" w:rsidR="009C598A" w:rsidRDefault="009C598A" w:rsidP="00635967">
      <w:pPr>
        <w:shd w:val="clear" w:color="auto" w:fill="FFFFFF"/>
        <w:spacing w:line="240" w:lineRule="auto"/>
        <w:ind w:right="9"/>
        <w:jc w:val="center"/>
        <w:rPr>
          <w:b/>
          <w:iCs/>
          <w:color w:val="000000" w:themeColor="text1"/>
          <w:sz w:val="44"/>
        </w:rPr>
      </w:pPr>
    </w:p>
    <w:p w14:paraId="57E2CC96" w14:textId="77777777" w:rsidR="009C598A" w:rsidRDefault="009C598A" w:rsidP="00635967">
      <w:pPr>
        <w:shd w:val="clear" w:color="auto" w:fill="FFFFFF"/>
        <w:spacing w:line="240" w:lineRule="auto"/>
        <w:ind w:right="9"/>
        <w:jc w:val="center"/>
        <w:rPr>
          <w:b/>
          <w:iCs/>
          <w:color w:val="000000" w:themeColor="text1"/>
          <w:sz w:val="44"/>
        </w:rPr>
      </w:pPr>
    </w:p>
    <w:p w14:paraId="5BB35770" w14:textId="77777777" w:rsidR="009C598A" w:rsidRDefault="009C598A" w:rsidP="00635967">
      <w:pPr>
        <w:shd w:val="clear" w:color="auto" w:fill="FFFFFF"/>
        <w:spacing w:line="240" w:lineRule="auto"/>
        <w:ind w:right="9"/>
        <w:jc w:val="center"/>
        <w:rPr>
          <w:b/>
          <w:iCs/>
          <w:color w:val="000000" w:themeColor="text1"/>
          <w:sz w:val="44"/>
        </w:rPr>
      </w:pPr>
    </w:p>
    <w:p w14:paraId="2B71106A" w14:textId="77777777" w:rsidR="009C598A" w:rsidRDefault="009C598A" w:rsidP="00635967">
      <w:pPr>
        <w:shd w:val="clear" w:color="auto" w:fill="FFFFFF"/>
        <w:spacing w:line="240" w:lineRule="auto"/>
        <w:ind w:right="9"/>
        <w:jc w:val="center"/>
        <w:rPr>
          <w:b/>
          <w:iCs/>
          <w:color w:val="000000" w:themeColor="text1"/>
          <w:sz w:val="44"/>
        </w:rPr>
      </w:pPr>
    </w:p>
    <w:p w14:paraId="3AA3BF8D" w14:textId="77777777" w:rsidR="009C598A" w:rsidRDefault="009C598A" w:rsidP="00635967">
      <w:pPr>
        <w:shd w:val="clear" w:color="auto" w:fill="FFFFFF"/>
        <w:spacing w:line="240" w:lineRule="auto"/>
        <w:ind w:right="9"/>
        <w:jc w:val="center"/>
        <w:rPr>
          <w:b/>
          <w:iCs/>
          <w:color w:val="000000" w:themeColor="text1"/>
          <w:sz w:val="44"/>
        </w:rPr>
      </w:pPr>
    </w:p>
    <w:p w14:paraId="707CC626" w14:textId="77777777" w:rsidR="009C598A" w:rsidRDefault="009C598A" w:rsidP="00635967">
      <w:pPr>
        <w:shd w:val="clear" w:color="auto" w:fill="FFFFFF"/>
        <w:spacing w:line="240" w:lineRule="auto"/>
        <w:ind w:right="9"/>
        <w:jc w:val="center"/>
        <w:rPr>
          <w:b/>
          <w:iCs/>
          <w:color w:val="000000" w:themeColor="text1"/>
          <w:sz w:val="44"/>
        </w:rPr>
      </w:pPr>
    </w:p>
    <w:p w14:paraId="5CBA947A" w14:textId="77777777" w:rsidR="009C598A" w:rsidRDefault="009C598A" w:rsidP="00635967">
      <w:pPr>
        <w:shd w:val="clear" w:color="auto" w:fill="FFFFFF"/>
        <w:spacing w:line="240" w:lineRule="auto"/>
        <w:ind w:right="9"/>
        <w:jc w:val="center"/>
        <w:rPr>
          <w:b/>
          <w:iCs/>
          <w:color w:val="000000" w:themeColor="text1"/>
          <w:sz w:val="44"/>
        </w:rPr>
      </w:pPr>
    </w:p>
    <w:p w14:paraId="0F0AFABE" w14:textId="77777777" w:rsidR="009C598A" w:rsidRDefault="009C598A" w:rsidP="00635967">
      <w:pPr>
        <w:shd w:val="clear" w:color="auto" w:fill="FFFFFF"/>
        <w:spacing w:line="240" w:lineRule="auto"/>
        <w:ind w:right="9"/>
        <w:jc w:val="center"/>
        <w:rPr>
          <w:b/>
          <w:iCs/>
          <w:color w:val="000000" w:themeColor="text1"/>
          <w:sz w:val="44"/>
        </w:rPr>
      </w:pPr>
    </w:p>
    <w:p w14:paraId="04D0518E" w14:textId="77777777" w:rsidR="009C598A" w:rsidRDefault="009C598A" w:rsidP="00635967">
      <w:pPr>
        <w:shd w:val="clear" w:color="auto" w:fill="FFFFFF"/>
        <w:spacing w:line="240" w:lineRule="auto"/>
        <w:ind w:right="9"/>
        <w:jc w:val="center"/>
        <w:rPr>
          <w:b/>
          <w:iCs/>
          <w:color w:val="000000" w:themeColor="text1"/>
          <w:sz w:val="44"/>
        </w:rPr>
      </w:pPr>
    </w:p>
    <w:p w14:paraId="068FA243" w14:textId="77777777" w:rsidR="009C598A" w:rsidRDefault="009C598A" w:rsidP="00635967">
      <w:pPr>
        <w:shd w:val="clear" w:color="auto" w:fill="FFFFFF"/>
        <w:spacing w:line="240" w:lineRule="auto"/>
        <w:ind w:right="9"/>
        <w:jc w:val="center"/>
        <w:rPr>
          <w:b/>
          <w:iCs/>
          <w:color w:val="000000" w:themeColor="text1"/>
          <w:sz w:val="44"/>
        </w:rPr>
      </w:pPr>
    </w:p>
    <w:p w14:paraId="757A66A9" w14:textId="77777777" w:rsidR="001C0A63" w:rsidRDefault="001C0A63" w:rsidP="00635967">
      <w:pPr>
        <w:shd w:val="clear" w:color="auto" w:fill="FFFFFF"/>
        <w:spacing w:line="240" w:lineRule="auto"/>
        <w:ind w:right="9"/>
        <w:jc w:val="center"/>
        <w:rPr>
          <w:b/>
          <w:iCs/>
          <w:color w:val="000000" w:themeColor="text1"/>
          <w:sz w:val="44"/>
        </w:rPr>
      </w:pPr>
    </w:p>
    <w:p w14:paraId="603391BC" w14:textId="214A560C" w:rsidR="009C598A" w:rsidRDefault="009C598A" w:rsidP="00635967">
      <w:pPr>
        <w:shd w:val="clear" w:color="auto" w:fill="FFFFFF"/>
        <w:spacing w:line="240" w:lineRule="auto"/>
        <w:ind w:right="9"/>
        <w:jc w:val="center"/>
        <w:rPr>
          <w:b/>
          <w:iCs/>
          <w:color w:val="000000" w:themeColor="text1"/>
          <w:sz w:val="44"/>
        </w:rPr>
      </w:pPr>
    </w:p>
    <w:p w14:paraId="5D664410" w14:textId="77777777" w:rsidR="001C0A63" w:rsidRPr="005C0981" w:rsidRDefault="001C0A63" w:rsidP="001C0A63">
      <w:pPr>
        <w:shd w:val="clear" w:color="auto" w:fill="FFFFFF"/>
        <w:spacing w:line="240" w:lineRule="auto"/>
        <w:ind w:right="9"/>
        <w:jc w:val="center"/>
        <w:rPr>
          <w:b/>
          <w:color w:val="000000" w:themeColor="text1"/>
          <w:sz w:val="44"/>
        </w:rPr>
      </w:pPr>
      <w:bookmarkStart w:id="15" w:name="_Hlk182482294"/>
      <w:r>
        <w:rPr>
          <w:noProof/>
        </w:rPr>
        <w:drawing>
          <wp:anchor distT="0" distB="0" distL="114300" distR="114300" simplePos="0" relativeHeight="251703296" behindDoc="0" locked="0" layoutInCell="1" allowOverlap="1" wp14:anchorId="1F9C573B" wp14:editId="4BCB36EB">
            <wp:simplePos x="0" y="0"/>
            <wp:positionH relativeFrom="page">
              <wp:posOffset>3033395</wp:posOffset>
            </wp:positionH>
            <wp:positionV relativeFrom="margin">
              <wp:posOffset>-374650</wp:posOffset>
            </wp:positionV>
            <wp:extent cx="1379220" cy="1045210"/>
            <wp:effectExtent l="76200" t="57150" r="49530" b="97790"/>
            <wp:wrapSquare wrapText="bothSides"/>
            <wp:docPr id="220703964"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81E1616" w14:textId="77777777" w:rsidR="001C0A63" w:rsidRPr="005C0981" w:rsidRDefault="001C0A63" w:rsidP="001C0A63">
      <w:pPr>
        <w:shd w:val="clear" w:color="auto" w:fill="FFFFFF"/>
        <w:spacing w:line="240" w:lineRule="auto"/>
        <w:ind w:right="9"/>
        <w:rPr>
          <w:b/>
          <w:color w:val="000000" w:themeColor="text1"/>
          <w:sz w:val="20"/>
          <w:szCs w:val="8"/>
        </w:rPr>
      </w:pPr>
    </w:p>
    <w:p w14:paraId="4542191E" w14:textId="77777777" w:rsidR="001C0A63" w:rsidRPr="00F76243" w:rsidRDefault="001C0A63" w:rsidP="001C0A63">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N°003-DG/UPFHOB-MALI/080922</w:t>
      </w:r>
    </w:p>
    <w:p w14:paraId="13CA668C" w14:textId="77777777" w:rsidR="001C0A63" w:rsidRPr="00871521" w:rsidRDefault="001C0A63" w:rsidP="001C0A63">
      <w:pPr>
        <w:spacing w:line="240" w:lineRule="auto"/>
        <w:jc w:val="center"/>
        <w:rPr>
          <w:rFonts w:ascii="Arial" w:eastAsia="Calibri" w:hAnsi="Arial" w:cs="Arial"/>
          <w:b/>
          <w:bCs/>
          <w:color w:val="000000" w:themeColor="text1"/>
          <w:sz w:val="28"/>
          <w:szCs w:val="28"/>
          <w:lang w:eastAsia="en-US"/>
        </w:rPr>
      </w:pPr>
      <w:r w:rsidRPr="00871521">
        <w:rPr>
          <w:rFonts w:ascii="Arial" w:eastAsia="Calibri" w:hAnsi="Arial" w:cs="Arial"/>
          <w:b/>
          <w:bCs/>
          <w:color w:val="000000" w:themeColor="text1"/>
          <w:sz w:val="28"/>
          <w:szCs w:val="28"/>
          <w:lang w:eastAsia="en-US"/>
        </w:rPr>
        <w:t>PORTANT CRÉATION D'UN CONSEIL SCIENTIFIQUE ET PEDAGOGIQUE(CSP)</w:t>
      </w:r>
    </w:p>
    <w:p w14:paraId="56CCC9BF"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p>
    <w:p w14:paraId="096489C5"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7105F4D3" w14:textId="77777777" w:rsidR="001C0A63" w:rsidRPr="00F76243" w:rsidRDefault="001C0A63" w:rsidP="001C0A63">
      <w:pPr>
        <w:spacing w:line="240" w:lineRule="auto"/>
        <w:jc w:val="center"/>
        <w:rPr>
          <w:szCs w:val="24"/>
          <w:lang w:eastAsia="en-US"/>
        </w:rPr>
      </w:pPr>
    </w:p>
    <w:p w14:paraId="0C8E2D94" w14:textId="77777777" w:rsidR="001C0A63" w:rsidRPr="00F76243" w:rsidRDefault="001C0A63" w:rsidP="001C0A63">
      <w:pPr>
        <w:spacing w:line="276" w:lineRule="auto"/>
        <w:rPr>
          <w:rFonts w:ascii="Arial" w:eastAsia="Calibri" w:hAnsi="Arial" w:cs="Arial"/>
          <w:color w:val="000000" w:themeColor="text1"/>
          <w:szCs w:val="24"/>
          <w:lang w:eastAsia="en-US"/>
        </w:rPr>
      </w:pPr>
      <w:r w:rsidRPr="00F76243">
        <w:rPr>
          <w:rFonts w:ascii="Arial" w:eastAsia="Calibri" w:hAnsi="Arial" w:cs="Arial"/>
          <w:b/>
          <w:color w:val="000000" w:themeColor="text1"/>
          <w:szCs w:val="24"/>
          <w:lang w:eastAsia="en-US"/>
        </w:rPr>
        <w:t>Vu</w:t>
      </w:r>
      <w:r w:rsidRPr="00F76243">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45774209" w14:textId="77777777" w:rsidR="001C0A63" w:rsidRDefault="001C0A63" w:rsidP="001C0A63">
      <w:pPr>
        <w:spacing w:line="276" w:lineRule="auto"/>
        <w:rPr>
          <w:rFonts w:ascii="Arial" w:eastAsia="Calibri" w:hAnsi="Arial" w:cs="Arial"/>
          <w:color w:val="000000" w:themeColor="text1"/>
          <w:szCs w:val="24"/>
          <w:lang w:eastAsia="en-US"/>
        </w:rPr>
      </w:pPr>
      <w:r w:rsidRPr="00F76243">
        <w:rPr>
          <w:rFonts w:ascii="Arial" w:eastAsia="Calibri" w:hAnsi="Arial" w:cs="Arial"/>
          <w:color w:val="000000" w:themeColor="text1"/>
          <w:szCs w:val="24"/>
          <w:lang w:eastAsia="en-US"/>
        </w:rPr>
        <w:t>Vu les arrêtés et décisions autorisant la création et le fonctionnement de l'Université Privée Félix Houphouët Boigny</w:t>
      </w:r>
      <w:r>
        <w:rPr>
          <w:rFonts w:ascii="Arial" w:eastAsia="Calibri" w:hAnsi="Arial" w:cs="Arial"/>
          <w:color w:val="000000" w:themeColor="text1"/>
          <w:szCs w:val="24"/>
          <w:lang w:eastAsia="en-US"/>
        </w:rPr>
        <w:t>-</w:t>
      </w:r>
      <w:r w:rsidRPr="00F76243">
        <w:rPr>
          <w:rFonts w:ascii="Arial" w:eastAsia="Calibri" w:hAnsi="Arial" w:cs="Arial"/>
          <w:color w:val="000000" w:themeColor="text1"/>
          <w:szCs w:val="24"/>
          <w:lang w:eastAsia="en-US"/>
        </w:rPr>
        <w:t>Mali,</w:t>
      </w:r>
    </w:p>
    <w:p w14:paraId="0B2D20C0" w14:textId="77777777" w:rsidR="001C0A63" w:rsidRPr="005C0981" w:rsidRDefault="001C0A63" w:rsidP="001C0A63">
      <w:pPr>
        <w:spacing w:line="276" w:lineRule="auto"/>
        <w:rPr>
          <w:rFonts w:ascii="Arial" w:eastAsia="Calibri" w:hAnsi="Arial" w:cs="Arial"/>
          <w:color w:val="000000" w:themeColor="text1"/>
          <w:szCs w:val="24"/>
          <w:lang w:eastAsia="en-US"/>
        </w:rPr>
      </w:pPr>
      <w:r w:rsidRPr="00ED45EB">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5D4E122E" w14:textId="77777777" w:rsidR="001C0A63" w:rsidRPr="00F76243" w:rsidRDefault="001C0A63" w:rsidP="001C0A63">
      <w:pPr>
        <w:spacing w:line="276" w:lineRule="auto"/>
        <w:rPr>
          <w:rFonts w:ascii="Arial" w:eastAsia="Calibri" w:hAnsi="Arial" w:cs="Arial"/>
          <w:color w:val="000000" w:themeColor="text1"/>
          <w:szCs w:val="24"/>
          <w:lang w:eastAsia="en-US"/>
        </w:rPr>
      </w:pPr>
      <w:r w:rsidRPr="00F76243">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171C63E7" w14:textId="77777777" w:rsidR="001C0A63" w:rsidRPr="00F76243" w:rsidRDefault="001C0A63" w:rsidP="001C0A63">
      <w:pPr>
        <w:spacing w:after="100" w:afterAutospacing="1" w:line="240" w:lineRule="auto"/>
        <w:rPr>
          <w:szCs w:val="24"/>
          <w:lang w:eastAsia="en-US"/>
        </w:rPr>
      </w:pPr>
      <w:r w:rsidRPr="00F76243">
        <w:rPr>
          <w:rFonts w:ascii="Arial" w:eastAsia="Calibri" w:hAnsi="Arial" w:cs="Arial"/>
          <w:b/>
          <w:color w:val="000000" w:themeColor="text1"/>
          <w:szCs w:val="24"/>
          <w:lang w:eastAsia="en-US"/>
        </w:rPr>
        <w:t>Vu</w:t>
      </w:r>
      <w:r w:rsidRPr="00F76243">
        <w:rPr>
          <w:rFonts w:ascii="Arial" w:eastAsia="Calibri" w:hAnsi="Arial" w:cs="Arial"/>
          <w:color w:val="000000" w:themeColor="text1"/>
          <w:szCs w:val="24"/>
          <w:lang w:eastAsia="en-US"/>
        </w:rPr>
        <w:t xml:space="preserve"> l’engagement de l'UPFHOB-MALI à promouvoir l'excellence académique</w:t>
      </w:r>
      <w:r w:rsidRPr="00F76243">
        <w:rPr>
          <w:szCs w:val="24"/>
          <w:lang w:eastAsia="en-US"/>
        </w:rPr>
        <w:t xml:space="preserve"> </w:t>
      </w:r>
      <w:r w:rsidRPr="00F76243">
        <w:rPr>
          <w:rFonts w:ascii="Arial" w:eastAsia="Calibri" w:hAnsi="Arial" w:cs="Arial"/>
          <w:color w:val="000000" w:themeColor="text1"/>
          <w:szCs w:val="24"/>
          <w:lang w:eastAsia="en-US"/>
        </w:rPr>
        <w:t>et l'amélioration continue de la qualité dans l'enseignement supérieur.</w:t>
      </w:r>
    </w:p>
    <w:p w14:paraId="37314BB1" w14:textId="77777777" w:rsidR="001C0A63" w:rsidRPr="00F76243"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F76243">
        <w:rPr>
          <w:rFonts w:ascii="Arial" w:eastAsia="Calibri" w:hAnsi="Arial" w:cs="Arial"/>
          <w:b/>
          <w:color w:val="000000" w:themeColor="text1"/>
          <w:szCs w:val="24"/>
          <w:lang w:eastAsia="en-US"/>
        </w:rPr>
        <w:t>DÉCIDE</w:t>
      </w:r>
    </w:p>
    <w:p w14:paraId="793196AB"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1 :</w:t>
      </w:r>
      <w:r w:rsidRPr="00F76243">
        <w:rPr>
          <w:rFonts w:ascii="Arial" w:hAnsi="Arial" w:cs="Arial"/>
          <w:szCs w:val="24"/>
          <w:lang w:eastAsia="en-US"/>
        </w:rPr>
        <w:t xml:space="preserve"> Il est créé un </w:t>
      </w:r>
      <w:r w:rsidRPr="00F76243">
        <w:rPr>
          <w:rFonts w:ascii="Arial" w:hAnsi="Arial" w:cs="Arial"/>
          <w:b/>
          <w:bCs/>
          <w:szCs w:val="24"/>
          <w:lang w:eastAsia="en-US"/>
        </w:rPr>
        <w:t xml:space="preserve">Comité </w:t>
      </w:r>
      <w:r>
        <w:rPr>
          <w:rFonts w:ascii="Arial" w:hAnsi="Arial" w:cs="Arial"/>
          <w:b/>
          <w:bCs/>
          <w:szCs w:val="24"/>
          <w:lang w:eastAsia="en-US"/>
        </w:rPr>
        <w:t>S</w:t>
      </w:r>
      <w:r w:rsidRPr="00F76243">
        <w:rPr>
          <w:rFonts w:ascii="Arial" w:hAnsi="Arial" w:cs="Arial"/>
          <w:b/>
          <w:bCs/>
          <w:szCs w:val="24"/>
          <w:lang w:eastAsia="en-US"/>
        </w:rPr>
        <w:t>cientifique</w:t>
      </w:r>
      <w:r>
        <w:rPr>
          <w:rFonts w:ascii="Arial" w:hAnsi="Arial" w:cs="Arial"/>
          <w:b/>
          <w:bCs/>
          <w:szCs w:val="24"/>
          <w:lang w:eastAsia="en-US"/>
        </w:rPr>
        <w:t xml:space="preserve"> et Pédagogique</w:t>
      </w:r>
      <w:r w:rsidRPr="00F76243">
        <w:rPr>
          <w:rFonts w:ascii="Arial" w:hAnsi="Arial" w:cs="Arial"/>
          <w:b/>
          <w:bCs/>
          <w:szCs w:val="24"/>
          <w:lang w:eastAsia="en-US"/>
        </w:rPr>
        <w:t xml:space="preserve"> (CS</w:t>
      </w:r>
      <w:r>
        <w:rPr>
          <w:rFonts w:ascii="Arial" w:hAnsi="Arial" w:cs="Arial"/>
          <w:b/>
          <w:bCs/>
          <w:szCs w:val="24"/>
          <w:lang w:eastAsia="en-US"/>
        </w:rPr>
        <w:t>P</w:t>
      </w:r>
      <w:r w:rsidRPr="00F76243">
        <w:rPr>
          <w:rFonts w:ascii="Arial" w:hAnsi="Arial" w:cs="Arial"/>
          <w:b/>
          <w:bCs/>
          <w:szCs w:val="24"/>
          <w:lang w:eastAsia="en-US"/>
        </w:rPr>
        <w:t>)</w:t>
      </w:r>
      <w:r w:rsidRPr="00F76243">
        <w:rPr>
          <w:rFonts w:ascii="Arial" w:hAnsi="Arial" w:cs="Arial"/>
          <w:szCs w:val="24"/>
          <w:lang w:eastAsia="en-US"/>
        </w:rPr>
        <w:t xml:space="preserve"> au sein de l’Université P</w:t>
      </w:r>
      <w:r>
        <w:rPr>
          <w:rFonts w:ascii="Arial" w:hAnsi="Arial" w:cs="Arial"/>
          <w:szCs w:val="24"/>
          <w:lang w:eastAsia="en-US"/>
        </w:rPr>
        <w:t>rivée Félix Houphouët Boigny-</w:t>
      </w:r>
      <w:r w:rsidRPr="00F76243">
        <w:rPr>
          <w:rFonts w:ascii="Arial" w:hAnsi="Arial" w:cs="Arial"/>
          <w:szCs w:val="24"/>
          <w:lang w:eastAsia="en-US"/>
        </w:rPr>
        <w:t>Mali (UPFHOB-MALI).</w:t>
      </w:r>
    </w:p>
    <w:p w14:paraId="7E6E285C" w14:textId="77777777" w:rsidR="001C0A6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2 :</w:t>
      </w:r>
      <w:r w:rsidRPr="00F76243">
        <w:rPr>
          <w:rFonts w:ascii="Arial" w:hAnsi="Arial" w:cs="Arial"/>
          <w:szCs w:val="24"/>
          <w:lang w:eastAsia="en-US"/>
        </w:rPr>
        <w:t xml:space="preserve"> </w:t>
      </w:r>
      <w:r w:rsidRPr="00F76243">
        <w:rPr>
          <w:rFonts w:ascii="Arial" w:hAnsi="Arial" w:cs="Arial"/>
          <w:b/>
          <w:bCs/>
          <w:szCs w:val="24"/>
          <w:lang w:eastAsia="en-US"/>
        </w:rPr>
        <w:t>Missions du CS</w:t>
      </w:r>
      <w:r>
        <w:rPr>
          <w:rFonts w:ascii="Arial" w:hAnsi="Arial" w:cs="Arial"/>
          <w:b/>
          <w:bCs/>
          <w:szCs w:val="24"/>
          <w:lang w:eastAsia="en-US"/>
        </w:rPr>
        <w:t>P</w:t>
      </w:r>
      <w:r w:rsidRPr="00F76243">
        <w:rPr>
          <w:rFonts w:ascii="Arial" w:hAnsi="Arial" w:cs="Arial"/>
          <w:szCs w:val="24"/>
          <w:lang w:eastAsia="en-US"/>
        </w:rPr>
        <w:t xml:space="preserve"> </w:t>
      </w:r>
    </w:p>
    <w:p w14:paraId="630F5691"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szCs w:val="24"/>
          <w:lang w:eastAsia="en-US"/>
        </w:rPr>
        <w:t>Le Comité Scientifique</w:t>
      </w:r>
      <w:r>
        <w:rPr>
          <w:rFonts w:ascii="Arial" w:hAnsi="Arial" w:cs="Arial"/>
          <w:szCs w:val="24"/>
          <w:lang w:eastAsia="en-US"/>
        </w:rPr>
        <w:t xml:space="preserve"> et Pédagogique</w:t>
      </w:r>
      <w:r w:rsidRPr="00F76243">
        <w:rPr>
          <w:rFonts w:ascii="Arial" w:hAnsi="Arial" w:cs="Arial"/>
          <w:szCs w:val="24"/>
          <w:lang w:eastAsia="en-US"/>
        </w:rPr>
        <w:t xml:space="preserve"> a pour mission de :</w:t>
      </w:r>
    </w:p>
    <w:p w14:paraId="5E78F056" w14:textId="77777777" w:rsidR="001C0A63" w:rsidRPr="00F76243" w:rsidRDefault="001C0A63" w:rsidP="001C0A63">
      <w:pPr>
        <w:numPr>
          <w:ilvl w:val="0"/>
          <w:numId w:val="62"/>
        </w:numPr>
        <w:spacing w:line="240" w:lineRule="auto"/>
        <w:jc w:val="left"/>
        <w:rPr>
          <w:rFonts w:ascii="Arial" w:hAnsi="Arial" w:cs="Arial"/>
          <w:szCs w:val="24"/>
          <w:lang w:eastAsia="en-US"/>
        </w:rPr>
      </w:pPr>
      <w:r w:rsidRPr="00F76243">
        <w:rPr>
          <w:rFonts w:ascii="Arial" w:hAnsi="Arial" w:cs="Arial"/>
          <w:szCs w:val="24"/>
          <w:lang w:eastAsia="en-US"/>
        </w:rPr>
        <w:t>Superviser l'élaboration, l'évaluation et la mise à jour des programmes académiques ;</w:t>
      </w:r>
    </w:p>
    <w:p w14:paraId="60A8F027" w14:textId="77777777" w:rsidR="001C0A63" w:rsidRPr="00F76243" w:rsidRDefault="001C0A63" w:rsidP="001C0A63">
      <w:pPr>
        <w:numPr>
          <w:ilvl w:val="0"/>
          <w:numId w:val="62"/>
        </w:numPr>
        <w:spacing w:line="240" w:lineRule="auto"/>
        <w:jc w:val="left"/>
        <w:rPr>
          <w:rFonts w:ascii="Arial" w:hAnsi="Arial" w:cs="Arial"/>
          <w:szCs w:val="24"/>
          <w:lang w:eastAsia="en-US"/>
        </w:rPr>
      </w:pPr>
      <w:r w:rsidRPr="00F76243">
        <w:rPr>
          <w:rFonts w:ascii="Arial" w:hAnsi="Arial" w:cs="Arial"/>
          <w:szCs w:val="24"/>
          <w:lang w:eastAsia="en-US"/>
        </w:rPr>
        <w:t>Assurer la qualité des contenus pédagogiques et l’alignement avec les standards éducatifs nationaux et internationaux ;</w:t>
      </w:r>
    </w:p>
    <w:p w14:paraId="4C11EAFF" w14:textId="77777777" w:rsidR="001C0A63" w:rsidRPr="00F76243" w:rsidRDefault="001C0A63" w:rsidP="001C0A63">
      <w:pPr>
        <w:numPr>
          <w:ilvl w:val="0"/>
          <w:numId w:val="62"/>
        </w:numPr>
        <w:spacing w:line="240" w:lineRule="auto"/>
        <w:jc w:val="left"/>
        <w:rPr>
          <w:rFonts w:ascii="Arial" w:hAnsi="Arial" w:cs="Arial"/>
          <w:szCs w:val="24"/>
          <w:lang w:eastAsia="en-US"/>
        </w:rPr>
      </w:pPr>
      <w:r w:rsidRPr="00F76243">
        <w:rPr>
          <w:rFonts w:ascii="Arial" w:hAnsi="Arial" w:cs="Arial"/>
          <w:szCs w:val="24"/>
          <w:lang w:eastAsia="en-US"/>
        </w:rPr>
        <w:t>Encourager la recherche scientifique et le développement des projets de recherche pertinents pour l'institution ;</w:t>
      </w:r>
    </w:p>
    <w:p w14:paraId="667128E1" w14:textId="77777777" w:rsidR="001C0A63" w:rsidRPr="00F76243" w:rsidRDefault="001C0A63" w:rsidP="001C0A63">
      <w:pPr>
        <w:numPr>
          <w:ilvl w:val="0"/>
          <w:numId w:val="62"/>
        </w:numPr>
        <w:spacing w:line="240" w:lineRule="auto"/>
        <w:jc w:val="left"/>
        <w:rPr>
          <w:rFonts w:ascii="Arial" w:hAnsi="Arial" w:cs="Arial"/>
          <w:szCs w:val="24"/>
          <w:lang w:eastAsia="en-US"/>
        </w:rPr>
      </w:pPr>
      <w:r w:rsidRPr="00F76243">
        <w:rPr>
          <w:rFonts w:ascii="Arial" w:hAnsi="Arial" w:cs="Arial"/>
          <w:szCs w:val="24"/>
          <w:lang w:eastAsia="en-US"/>
        </w:rPr>
        <w:t>Conseiller l’administration sur les orientations pédagogiques et les besoins en formation continue des enseignants.</w:t>
      </w:r>
    </w:p>
    <w:p w14:paraId="1E3A1D53" w14:textId="77777777" w:rsidR="001C0A6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3 :</w:t>
      </w:r>
      <w:r w:rsidRPr="00F76243">
        <w:rPr>
          <w:rFonts w:ascii="Arial" w:hAnsi="Arial" w:cs="Arial"/>
          <w:szCs w:val="24"/>
          <w:lang w:eastAsia="en-US"/>
        </w:rPr>
        <w:t xml:space="preserve"> </w:t>
      </w:r>
      <w:r w:rsidRPr="00F76243">
        <w:rPr>
          <w:rFonts w:ascii="Arial" w:hAnsi="Arial" w:cs="Arial"/>
          <w:b/>
          <w:bCs/>
          <w:szCs w:val="24"/>
          <w:lang w:eastAsia="en-US"/>
        </w:rPr>
        <w:t>Composition du CS</w:t>
      </w:r>
      <w:r>
        <w:rPr>
          <w:rFonts w:ascii="Arial" w:hAnsi="Arial" w:cs="Arial"/>
          <w:b/>
          <w:bCs/>
          <w:szCs w:val="24"/>
          <w:lang w:eastAsia="en-US"/>
        </w:rPr>
        <w:t>P</w:t>
      </w:r>
      <w:r w:rsidRPr="00F76243">
        <w:rPr>
          <w:rFonts w:ascii="Arial" w:hAnsi="Arial" w:cs="Arial"/>
          <w:szCs w:val="24"/>
          <w:lang w:eastAsia="en-US"/>
        </w:rPr>
        <w:t xml:space="preserve"> </w:t>
      </w:r>
    </w:p>
    <w:p w14:paraId="3683CDF9"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szCs w:val="24"/>
          <w:lang w:eastAsia="en-US"/>
        </w:rPr>
        <w:t xml:space="preserve">Le Comité Scientifique </w:t>
      </w:r>
      <w:r>
        <w:rPr>
          <w:rFonts w:ascii="Arial" w:hAnsi="Arial" w:cs="Arial"/>
          <w:szCs w:val="24"/>
          <w:lang w:eastAsia="en-US"/>
        </w:rPr>
        <w:t xml:space="preserve">et </w:t>
      </w:r>
      <w:r w:rsidRPr="00F76243">
        <w:rPr>
          <w:rFonts w:ascii="Arial" w:hAnsi="Arial" w:cs="Arial"/>
          <w:szCs w:val="24"/>
          <w:lang w:eastAsia="en-US"/>
        </w:rPr>
        <w:t>Pédagogique est composé de :</w:t>
      </w:r>
    </w:p>
    <w:p w14:paraId="7981949B" w14:textId="77777777" w:rsidR="001C0A63" w:rsidRPr="00F76243" w:rsidRDefault="001C0A63" w:rsidP="001C0A63">
      <w:pPr>
        <w:numPr>
          <w:ilvl w:val="0"/>
          <w:numId w:val="63"/>
        </w:numPr>
        <w:spacing w:line="240" w:lineRule="auto"/>
        <w:jc w:val="left"/>
        <w:rPr>
          <w:rFonts w:ascii="Arial" w:hAnsi="Arial" w:cs="Arial"/>
          <w:szCs w:val="24"/>
          <w:lang w:eastAsia="en-US"/>
        </w:rPr>
      </w:pPr>
      <w:r w:rsidRPr="00F76243">
        <w:rPr>
          <w:rFonts w:ascii="Arial" w:hAnsi="Arial" w:cs="Arial"/>
          <w:szCs w:val="24"/>
          <w:lang w:eastAsia="en-US"/>
        </w:rPr>
        <w:t>Un président, choisi parmi les enseignants-chercheurs de rang académique élevé ;</w:t>
      </w:r>
    </w:p>
    <w:p w14:paraId="7B2F05A0" w14:textId="77777777" w:rsidR="001C0A63" w:rsidRPr="00F76243" w:rsidRDefault="001C0A63" w:rsidP="001C0A63">
      <w:pPr>
        <w:numPr>
          <w:ilvl w:val="0"/>
          <w:numId w:val="63"/>
        </w:numPr>
        <w:spacing w:line="240" w:lineRule="auto"/>
        <w:jc w:val="left"/>
        <w:rPr>
          <w:rFonts w:ascii="Arial" w:hAnsi="Arial" w:cs="Arial"/>
          <w:szCs w:val="24"/>
          <w:lang w:eastAsia="en-US"/>
        </w:rPr>
      </w:pPr>
      <w:r>
        <w:rPr>
          <w:rFonts w:ascii="Arial" w:hAnsi="Arial" w:cs="Arial"/>
          <w:szCs w:val="24"/>
          <w:lang w:eastAsia="en-US"/>
        </w:rPr>
        <w:t xml:space="preserve">Les responsables </w:t>
      </w:r>
      <w:r w:rsidRPr="00F76243">
        <w:rPr>
          <w:rFonts w:ascii="Arial" w:hAnsi="Arial" w:cs="Arial"/>
          <w:szCs w:val="24"/>
          <w:lang w:eastAsia="en-US"/>
        </w:rPr>
        <w:t xml:space="preserve">des </w:t>
      </w:r>
      <w:r>
        <w:rPr>
          <w:rFonts w:ascii="Arial" w:hAnsi="Arial" w:cs="Arial"/>
          <w:szCs w:val="24"/>
          <w:lang w:eastAsia="en-US"/>
        </w:rPr>
        <w:t>différents</w:t>
      </w:r>
      <w:r w:rsidRPr="00F76243">
        <w:rPr>
          <w:rFonts w:ascii="Arial" w:hAnsi="Arial" w:cs="Arial"/>
          <w:szCs w:val="24"/>
          <w:lang w:eastAsia="en-US"/>
        </w:rPr>
        <w:t xml:space="preserve"> départements académiques ;</w:t>
      </w:r>
    </w:p>
    <w:p w14:paraId="55F7CD20" w14:textId="77777777" w:rsidR="001C0A63" w:rsidRDefault="001C0A63" w:rsidP="001C0A63">
      <w:pPr>
        <w:numPr>
          <w:ilvl w:val="0"/>
          <w:numId w:val="63"/>
        </w:numPr>
        <w:spacing w:line="240" w:lineRule="auto"/>
        <w:jc w:val="left"/>
        <w:rPr>
          <w:rFonts w:ascii="Arial" w:hAnsi="Arial" w:cs="Arial"/>
          <w:szCs w:val="24"/>
          <w:lang w:eastAsia="en-US"/>
        </w:rPr>
      </w:pPr>
      <w:r>
        <w:rPr>
          <w:rFonts w:ascii="Arial" w:hAnsi="Arial" w:cs="Arial"/>
          <w:szCs w:val="24"/>
          <w:lang w:eastAsia="en-US"/>
        </w:rPr>
        <w:t xml:space="preserve">Un </w:t>
      </w:r>
      <w:r w:rsidRPr="00F76243">
        <w:rPr>
          <w:rFonts w:ascii="Arial" w:hAnsi="Arial" w:cs="Arial"/>
          <w:szCs w:val="24"/>
          <w:lang w:eastAsia="en-US"/>
        </w:rPr>
        <w:t xml:space="preserve">représentant du personnel enseignant </w:t>
      </w:r>
      <w:r>
        <w:rPr>
          <w:rFonts w:ascii="Arial" w:hAnsi="Arial" w:cs="Arial"/>
          <w:szCs w:val="24"/>
          <w:lang w:eastAsia="en-US"/>
        </w:rPr>
        <w:t>par cycle</w:t>
      </w:r>
    </w:p>
    <w:p w14:paraId="1E852429" w14:textId="77777777" w:rsidR="001C0A63" w:rsidRPr="00F76243" w:rsidRDefault="001C0A63" w:rsidP="001C0A63">
      <w:pPr>
        <w:numPr>
          <w:ilvl w:val="0"/>
          <w:numId w:val="63"/>
        </w:numPr>
        <w:spacing w:line="240" w:lineRule="auto"/>
        <w:jc w:val="left"/>
        <w:rPr>
          <w:rFonts w:ascii="Arial" w:hAnsi="Arial" w:cs="Arial"/>
          <w:szCs w:val="24"/>
          <w:lang w:eastAsia="en-US"/>
        </w:rPr>
      </w:pPr>
      <w:r>
        <w:rPr>
          <w:rFonts w:ascii="Arial" w:hAnsi="Arial" w:cs="Arial"/>
          <w:szCs w:val="24"/>
          <w:lang w:eastAsia="en-US"/>
        </w:rPr>
        <w:t>Deux</w:t>
      </w:r>
      <w:r w:rsidRPr="00F76243">
        <w:rPr>
          <w:rFonts w:ascii="Arial" w:hAnsi="Arial" w:cs="Arial"/>
          <w:szCs w:val="24"/>
          <w:lang w:eastAsia="en-US"/>
        </w:rPr>
        <w:t xml:space="preserve"> représentant</w:t>
      </w:r>
      <w:r>
        <w:rPr>
          <w:rFonts w:ascii="Arial" w:hAnsi="Arial" w:cs="Arial"/>
          <w:szCs w:val="24"/>
          <w:lang w:eastAsia="en-US"/>
        </w:rPr>
        <w:t>s</w:t>
      </w:r>
      <w:r w:rsidRPr="00F76243">
        <w:rPr>
          <w:rFonts w:ascii="Arial" w:hAnsi="Arial" w:cs="Arial"/>
          <w:szCs w:val="24"/>
          <w:lang w:eastAsia="en-US"/>
        </w:rPr>
        <w:t xml:space="preserve"> </w:t>
      </w:r>
      <w:r>
        <w:rPr>
          <w:rFonts w:ascii="Arial" w:hAnsi="Arial" w:cs="Arial"/>
          <w:szCs w:val="24"/>
          <w:lang w:eastAsia="en-US"/>
        </w:rPr>
        <w:t xml:space="preserve">du personnel </w:t>
      </w:r>
      <w:r w:rsidRPr="00F76243">
        <w:rPr>
          <w:rFonts w:ascii="Arial" w:hAnsi="Arial" w:cs="Arial"/>
          <w:szCs w:val="24"/>
          <w:lang w:eastAsia="en-US"/>
        </w:rPr>
        <w:t>administratif</w:t>
      </w:r>
      <w:r>
        <w:rPr>
          <w:rFonts w:ascii="Arial" w:hAnsi="Arial" w:cs="Arial"/>
          <w:szCs w:val="24"/>
          <w:lang w:eastAsia="en-US"/>
        </w:rPr>
        <w:t xml:space="preserve"> et technique</w:t>
      </w:r>
      <w:r w:rsidRPr="00F76243">
        <w:rPr>
          <w:rFonts w:ascii="Arial" w:hAnsi="Arial" w:cs="Arial"/>
          <w:szCs w:val="24"/>
          <w:lang w:eastAsia="en-US"/>
        </w:rPr>
        <w:t xml:space="preserve"> ;</w:t>
      </w:r>
    </w:p>
    <w:p w14:paraId="74C90312" w14:textId="77777777" w:rsidR="001C0A63" w:rsidRPr="00F76243" w:rsidRDefault="001C0A63" w:rsidP="001C0A63">
      <w:pPr>
        <w:numPr>
          <w:ilvl w:val="0"/>
          <w:numId w:val="63"/>
        </w:numPr>
        <w:spacing w:line="240" w:lineRule="auto"/>
        <w:jc w:val="left"/>
        <w:rPr>
          <w:rFonts w:ascii="Arial" w:hAnsi="Arial" w:cs="Arial"/>
          <w:szCs w:val="24"/>
          <w:lang w:val="en-US" w:eastAsia="en-US"/>
        </w:rPr>
      </w:pPr>
      <w:r>
        <w:rPr>
          <w:rFonts w:ascii="Arial" w:hAnsi="Arial" w:cs="Arial"/>
          <w:szCs w:val="24"/>
          <w:lang w:val="en-US" w:eastAsia="en-US"/>
        </w:rPr>
        <w:t>Deux</w:t>
      </w:r>
      <w:r w:rsidRPr="00F76243">
        <w:rPr>
          <w:rFonts w:ascii="Arial" w:hAnsi="Arial" w:cs="Arial"/>
          <w:szCs w:val="24"/>
          <w:lang w:val="en-US" w:eastAsia="en-US"/>
        </w:rPr>
        <w:t xml:space="preserve"> representant</w:t>
      </w:r>
      <w:r>
        <w:rPr>
          <w:rFonts w:ascii="Arial" w:hAnsi="Arial" w:cs="Arial"/>
          <w:szCs w:val="24"/>
          <w:lang w:val="en-US" w:eastAsia="en-US"/>
        </w:rPr>
        <w:t>s</w:t>
      </w:r>
      <w:r w:rsidRPr="00F76243">
        <w:rPr>
          <w:rFonts w:ascii="Arial" w:hAnsi="Arial" w:cs="Arial"/>
          <w:szCs w:val="24"/>
          <w:lang w:val="en-US" w:eastAsia="en-US"/>
        </w:rPr>
        <w:t xml:space="preserve"> des </w:t>
      </w:r>
      <w:proofErr w:type="spellStart"/>
      <w:r w:rsidRPr="00F76243">
        <w:rPr>
          <w:rFonts w:ascii="Arial" w:hAnsi="Arial" w:cs="Arial"/>
          <w:szCs w:val="24"/>
          <w:lang w:val="en-US" w:eastAsia="en-US"/>
        </w:rPr>
        <w:t>étudiants</w:t>
      </w:r>
      <w:proofErr w:type="spellEnd"/>
      <w:r w:rsidRPr="00F76243">
        <w:rPr>
          <w:rFonts w:ascii="Arial" w:hAnsi="Arial" w:cs="Arial"/>
          <w:szCs w:val="24"/>
          <w:lang w:val="en-US" w:eastAsia="en-US"/>
        </w:rPr>
        <w:t>.</w:t>
      </w:r>
    </w:p>
    <w:p w14:paraId="5E87C2FF" w14:textId="77777777" w:rsidR="001C0A63" w:rsidRPr="00F76243" w:rsidRDefault="001C0A63" w:rsidP="001C0A63">
      <w:pPr>
        <w:spacing w:line="240" w:lineRule="auto"/>
        <w:jc w:val="left"/>
        <w:rPr>
          <w:rFonts w:ascii="Arial" w:hAnsi="Arial" w:cs="Arial"/>
          <w:szCs w:val="24"/>
          <w:lang w:val="en-US" w:eastAsia="en-US"/>
        </w:rPr>
      </w:pPr>
      <w:r w:rsidRPr="00F76243">
        <w:rPr>
          <w:rFonts w:ascii="Arial" w:hAnsi="Arial" w:cs="Arial"/>
          <w:b/>
          <w:bCs/>
          <w:szCs w:val="24"/>
          <w:lang w:val="en-US" w:eastAsia="en-US"/>
        </w:rPr>
        <w:t xml:space="preserve">Article </w:t>
      </w:r>
      <w:proofErr w:type="gramStart"/>
      <w:r w:rsidRPr="00F76243">
        <w:rPr>
          <w:rFonts w:ascii="Arial" w:hAnsi="Arial" w:cs="Arial"/>
          <w:b/>
          <w:bCs/>
          <w:szCs w:val="24"/>
          <w:lang w:val="en-US" w:eastAsia="en-US"/>
        </w:rPr>
        <w:t>4 :</w:t>
      </w:r>
      <w:proofErr w:type="gramEnd"/>
      <w:r w:rsidRPr="00F76243">
        <w:rPr>
          <w:rFonts w:ascii="Arial" w:hAnsi="Arial" w:cs="Arial"/>
          <w:szCs w:val="24"/>
          <w:lang w:val="en-US" w:eastAsia="en-US"/>
        </w:rPr>
        <w:t xml:space="preserve"> </w:t>
      </w:r>
      <w:r w:rsidRPr="00F76243">
        <w:rPr>
          <w:rFonts w:ascii="Arial" w:hAnsi="Arial" w:cs="Arial"/>
          <w:b/>
          <w:bCs/>
          <w:szCs w:val="24"/>
          <w:lang w:val="en-US" w:eastAsia="en-US"/>
        </w:rPr>
        <w:t>Fonctionnement du CS</w:t>
      </w:r>
      <w:r>
        <w:rPr>
          <w:rFonts w:ascii="Arial" w:hAnsi="Arial" w:cs="Arial"/>
          <w:b/>
          <w:bCs/>
          <w:szCs w:val="24"/>
          <w:lang w:val="en-US" w:eastAsia="en-US"/>
        </w:rPr>
        <w:t>P</w:t>
      </w:r>
    </w:p>
    <w:p w14:paraId="19509B6A" w14:textId="77777777" w:rsidR="001C0A63" w:rsidRPr="00F76243" w:rsidRDefault="001C0A63" w:rsidP="001C0A63">
      <w:pPr>
        <w:numPr>
          <w:ilvl w:val="0"/>
          <w:numId w:val="64"/>
        </w:numPr>
        <w:spacing w:line="240" w:lineRule="auto"/>
        <w:jc w:val="left"/>
        <w:rPr>
          <w:rFonts w:ascii="Arial" w:hAnsi="Arial" w:cs="Arial"/>
          <w:szCs w:val="24"/>
          <w:lang w:eastAsia="en-US"/>
        </w:rPr>
      </w:pPr>
      <w:r w:rsidRPr="00F76243">
        <w:rPr>
          <w:rFonts w:ascii="Arial" w:hAnsi="Arial" w:cs="Arial"/>
          <w:szCs w:val="24"/>
          <w:lang w:eastAsia="en-US"/>
        </w:rPr>
        <w:t xml:space="preserve">Le </w:t>
      </w:r>
      <w:r>
        <w:rPr>
          <w:rFonts w:ascii="Arial" w:hAnsi="Arial" w:cs="Arial"/>
          <w:szCs w:val="24"/>
          <w:lang w:eastAsia="en-US"/>
        </w:rPr>
        <w:t>CSP</w:t>
      </w:r>
      <w:r w:rsidRPr="00F76243">
        <w:rPr>
          <w:rFonts w:ascii="Arial" w:hAnsi="Arial" w:cs="Arial"/>
          <w:szCs w:val="24"/>
          <w:lang w:eastAsia="en-US"/>
        </w:rPr>
        <w:t xml:space="preserve"> se réunit au moins une fois par semestre et chaque fois que nécessaire, sur convocation de son président.</w:t>
      </w:r>
    </w:p>
    <w:p w14:paraId="4466DEC4" w14:textId="77777777" w:rsidR="001C0A63" w:rsidRPr="00F76243" w:rsidRDefault="001C0A63" w:rsidP="001C0A63">
      <w:pPr>
        <w:numPr>
          <w:ilvl w:val="0"/>
          <w:numId w:val="64"/>
        </w:numPr>
        <w:spacing w:line="240" w:lineRule="auto"/>
        <w:jc w:val="left"/>
        <w:rPr>
          <w:rFonts w:ascii="Arial" w:hAnsi="Arial" w:cs="Arial"/>
          <w:szCs w:val="24"/>
          <w:lang w:eastAsia="en-US"/>
        </w:rPr>
      </w:pPr>
      <w:r w:rsidRPr="00F76243">
        <w:rPr>
          <w:rFonts w:ascii="Arial" w:hAnsi="Arial" w:cs="Arial"/>
          <w:szCs w:val="24"/>
          <w:lang w:eastAsia="en-US"/>
        </w:rPr>
        <w:t xml:space="preserve">Les décisions du </w:t>
      </w:r>
      <w:r>
        <w:rPr>
          <w:rFonts w:ascii="Arial" w:hAnsi="Arial" w:cs="Arial"/>
          <w:szCs w:val="24"/>
          <w:lang w:eastAsia="en-US"/>
        </w:rPr>
        <w:t>CSP</w:t>
      </w:r>
      <w:r w:rsidRPr="00F76243">
        <w:rPr>
          <w:rFonts w:ascii="Arial" w:hAnsi="Arial" w:cs="Arial"/>
          <w:szCs w:val="24"/>
          <w:lang w:eastAsia="en-US"/>
        </w:rPr>
        <w:t xml:space="preserve"> sont prises à la majorité des membres présents.</w:t>
      </w:r>
    </w:p>
    <w:p w14:paraId="397CD3F4" w14:textId="77777777" w:rsidR="001C0A63" w:rsidRPr="00F76243" w:rsidRDefault="001C0A63" w:rsidP="001C0A63">
      <w:pPr>
        <w:numPr>
          <w:ilvl w:val="0"/>
          <w:numId w:val="64"/>
        </w:numPr>
        <w:spacing w:line="240" w:lineRule="auto"/>
        <w:jc w:val="left"/>
        <w:rPr>
          <w:rFonts w:ascii="Arial" w:hAnsi="Arial" w:cs="Arial"/>
          <w:szCs w:val="24"/>
          <w:lang w:eastAsia="en-US"/>
        </w:rPr>
      </w:pPr>
      <w:r w:rsidRPr="00F76243">
        <w:rPr>
          <w:rFonts w:ascii="Arial" w:hAnsi="Arial" w:cs="Arial"/>
          <w:szCs w:val="24"/>
          <w:lang w:eastAsia="en-US"/>
        </w:rPr>
        <w:t xml:space="preserve">Le </w:t>
      </w:r>
      <w:r>
        <w:rPr>
          <w:rFonts w:ascii="Arial" w:hAnsi="Arial" w:cs="Arial"/>
          <w:szCs w:val="24"/>
          <w:lang w:eastAsia="en-US"/>
        </w:rPr>
        <w:t>CSP</w:t>
      </w:r>
      <w:r w:rsidRPr="00F76243">
        <w:rPr>
          <w:rFonts w:ascii="Arial" w:hAnsi="Arial" w:cs="Arial"/>
          <w:szCs w:val="24"/>
          <w:lang w:eastAsia="en-US"/>
        </w:rPr>
        <w:t xml:space="preserve"> peut inviter des experts externes pour des consultations ponctuelles sur des questions spécifiques.</w:t>
      </w:r>
    </w:p>
    <w:p w14:paraId="04DC0DD0" w14:textId="77777777" w:rsidR="001C0A63" w:rsidRPr="00F76243" w:rsidRDefault="001C0A63" w:rsidP="001C0A63">
      <w:pPr>
        <w:numPr>
          <w:ilvl w:val="0"/>
          <w:numId w:val="64"/>
        </w:numPr>
        <w:spacing w:line="240" w:lineRule="auto"/>
        <w:jc w:val="left"/>
        <w:rPr>
          <w:rFonts w:ascii="Arial" w:hAnsi="Arial" w:cs="Arial"/>
          <w:szCs w:val="24"/>
          <w:lang w:eastAsia="en-US"/>
        </w:rPr>
      </w:pPr>
      <w:r w:rsidRPr="00F76243">
        <w:rPr>
          <w:rFonts w:ascii="Arial" w:hAnsi="Arial" w:cs="Arial"/>
          <w:szCs w:val="24"/>
          <w:lang w:eastAsia="en-US"/>
        </w:rPr>
        <w:lastRenderedPageBreak/>
        <w:t>Un rapport de chaque réunion est rédigé et transmis à la direction générale pour suivi et action.</w:t>
      </w:r>
    </w:p>
    <w:p w14:paraId="090A93B2" w14:textId="2FD887E9" w:rsidR="001C0A63" w:rsidRPr="00F76243" w:rsidRDefault="001C0A63" w:rsidP="001C0A63">
      <w:pPr>
        <w:spacing w:line="240" w:lineRule="auto"/>
        <w:jc w:val="left"/>
        <w:rPr>
          <w:rFonts w:ascii="Arial" w:hAnsi="Arial" w:cs="Arial"/>
          <w:szCs w:val="24"/>
          <w:lang w:val="en-US" w:eastAsia="en-US"/>
        </w:rPr>
      </w:pPr>
      <w:r w:rsidRPr="00F76243">
        <w:rPr>
          <w:rFonts w:ascii="Arial" w:hAnsi="Arial" w:cs="Arial"/>
          <w:b/>
          <w:bCs/>
          <w:szCs w:val="24"/>
          <w:lang w:val="en-US" w:eastAsia="en-US"/>
        </w:rPr>
        <w:t xml:space="preserve">Article </w:t>
      </w:r>
      <w:proofErr w:type="gramStart"/>
      <w:r w:rsidRPr="00F76243">
        <w:rPr>
          <w:rFonts w:ascii="Arial" w:hAnsi="Arial" w:cs="Arial"/>
          <w:b/>
          <w:bCs/>
          <w:szCs w:val="24"/>
          <w:lang w:val="en-US" w:eastAsia="en-US"/>
        </w:rPr>
        <w:t>5 :</w:t>
      </w:r>
      <w:proofErr w:type="gramEnd"/>
      <w:r w:rsidRPr="00F76243">
        <w:rPr>
          <w:rFonts w:ascii="Arial" w:hAnsi="Arial" w:cs="Arial"/>
          <w:szCs w:val="24"/>
          <w:lang w:val="en-US" w:eastAsia="en-US"/>
        </w:rPr>
        <w:t xml:space="preserve"> </w:t>
      </w:r>
      <w:r w:rsidRPr="00F76243">
        <w:rPr>
          <w:rFonts w:ascii="Arial" w:hAnsi="Arial" w:cs="Arial"/>
          <w:b/>
          <w:bCs/>
          <w:szCs w:val="24"/>
          <w:lang w:val="en-US" w:eastAsia="en-US"/>
        </w:rPr>
        <w:t xml:space="preserve">Attributions et </w:t>
      </w:r>
      <w:r>
        <w:rPr>
          <w:rFonts w:ascii="Arial" w:hAnsi="Arial" w:cs="Arial"/>
          <w:b/>
          <w:bCs/>
          <w:szCs w:val="24"/>
          <w:lang w:val="en-US" w:eastAsia="en-US"/>
        </w:rPr>
        <w:t>r</w:t>
      </w:r>
      <w:r w:rsidRPr="00F76243">
        <w:rPr>
          <w:rFonts w:ascii="Arial" w:hAnsi="Arial" w:cs="Arial"/>
          <w:b/>
          <w:bCs/>
          <w:szCs w:val="24"/>
          <w:lang w:val="en-US" w:eastAsia="en-US"/>
        </w:rPr>
        <w:t>esponsabilités</w:t>
      </w:r>
    </w:p>
    <w:p w14:paraId="75D0D0CD" w14:textId="77777777" w:rsidR="001C0A63" w:rsidRPr="00F76243" w:rsidRDefault="001C0A63" w:rsidP="001C0A63">
      <w:pPr>
        <w:numPr>
          <w:ilvl w:val="0"/>
          <w:numId w:val="65"/>
        </w:numPr>
        <w:spacing w:line="240" w:lineRule="auto"/>
        <w:jc w:val="left"/>
        <w:rPr>
          <w:rFonts w:ascii="Arial" w:hAnsi="Arial" w:cs="Arial"/>
          <w:szCs w:val="24"/>
          <w:lang w:eastAsia="en-US"/>
        </w:rPr>
      </w:pPr>
      <w:r w:rsidRPr="00F76243">
        <w:rPr>
          <w:rFonts w:ascii="Arial" w:hAnsi="Arial" w:cs="Arial"/>
          <w:szCs w:val="24"/>
          <w:lang w:eastAsia="en-US"/>
        </w:rPr>
        <w:t xml:space="preserve">Le président du </w:t>
      </w:r>
      <w:r>
        <w:rPr>
          <w:rFonts w:ascii="Arial" w:hAnsi="Arial" w:cs="Arial"/>
          <w:szCs w:val="24"/>
          <w:lang w:eastAsia="en-US"/>
        </w:rPr>
        <w:t>CSP</w:t>
      </w:r>
      <w:r w:rsidRPr="00F76243">
        <w:rPr>
          <w:rFonts w:ascii="Arial" w:hAnsi="Arial" w:cs="Arial"/>
          <w:szCs w:val="24"/>
          <w:lang w:eastAsia="en-US"/>
        </w:rPr>
        <w:t xml:space="preserve"> est chargé d’organiser les réunions et de coordonner les activités du comité ;</w:t>
      </w:r>
    </w:p>
    <w:p w14:paraId="66E75111" w14:textId="77777777" w:rsidR="001C0A63" w:rsidRPr="00F76243" w:rsidRDefault="001C0A63" w:rsidP="001C0A63">
      <w:pPr>
        <w:numPr>
          <w:ilvl w:val="0"/>
          <w:numId w:val="65"/>
        </w:numPr>
        <w:spacing w:line="240" w:lineRule="auto"/>
        <w:jc w:val="left"/>
        <w:rPr>
          <w:rFonts w:ascii="Arial" w:hAnsi="Arial" w:cs="Arial"/>
          <w:szCs w:val="24"/>
          <w:lang w:eastAsia="en-US"/>
        </w:rPr>
      </w:pPr>
      <w:r w:rsidRPr="00F76243">
        <w:rPr>
          <w:rFonts w:ascii="Arial" w:hAnsi="Arial" w:cs="Arial"/>
          <w:szCs w:val="24"/>
          <w:lang w:eastAsia="en-US"/>
        </w:rPr>
        <w:t>Les membres du comité participent activement aux discussions et prennent des décisions collégiales pour le bien des programmes académiques et scientifiques de l’institution ;</w:t>
      </w:r>
    </w:p>
    <w:p w14:paraId="531DD81C" w14:textId="77777777" w:rsidR="001C0A63" w:rsidRPr="00F76243" w:rsidRDefault="001C0A63" w:rsidP="001C0A63">
      <w:pPr>
        <w:numPr>
          <w:ilvl w:val="0"/>
          <w:numId w:val="65"/>
        </w:numPr>
        <w:spacing w:line="240" w:lineRule="auto"/>
        <w:jc w:val="left"/>
        <w:rPr>
          <w:rFonts w:ascii="Arial" w:hAnsi="Arial" w:cs="Arial"/>
          <w:szCs w:val="24"/>
          <w:lang w:eastAsia="en-US"/>
        </w:rPr>
      </w:pPr>
      <w:r w:rsidRPr="00F76243">
        <w:rPr>
          <w:rFonts w:ascii="Arial" w:hAnsi="Arial" w:cs="Arial"/>
          <w:szCs w:val="24"/>
          <w:lang w:eastAsia="en-US"/>
        </w:rPr>
        <w:t>Le comité est responsable de la mise en œuvre des recommandations en collaboration avec les unités concernées.</w:t>
      </w:r>
    </w:p>
    <w:p w14:paraId="3AF88955" w14:textId="77777777" w:rsidR="001C0A63" w:rsidRPr="00F76243" w:rsidRDefault="001C0A63" w:rsidP="001C0A63">
      <w:pPr>
        <w:spacing w:line="240" w:lineRule="auto"/>
        <w:jc w:val="left"/>
        <w:rPr>
          <w:rFonts w:ascii="Arial" w:hAnsi="Arial" w:cs="Arial"/>
          <w:szCs w:val="24"/>
          <w:lang w:eastAsia="en-US"/>
        </w:rPr>
      </w:pPr>
      <w:r w:rsidRPr="00F76243">
        <w:rPr>
          <w:rFonts w:ascii="Arial" w:hAnsi="Arial" w:cs="Arial"/>
          <w:b/>
          <w:bCs/>
          <w:szCs w:val="24"/>
          <w:lang w:eastAsia="en-US"/>
        </w:rPr>
        <w:t>Article 6 :</w:t>
      </w:r>
      <w:r w:rsidRPr="00F76243">
        <w:rPr>
          <w:rFonts w:ascii="Arial" w:hAnsi="Arial" w:cs="Arial"/>
          <w:szCs w:val="24"/>
          <w:lang w:eastAsia="en-US"/>
        </w:rPr>
        <w:t xml:space="preserve"> La présente décision prend effet dès sa signature et sera communiquée aux parties concernées pour exécution.</w:t>
      </w:r>
    </w:p>
    <w:p w14:paraId="6BB94F94" w14:textId="77777777" w:rsidR="001C0A63" w:rsidRPr="00F76243" w:rsidRDefault="001C0A63" w:rsidP="001C0A63">
      <w:pPr>
        <w:spacing w:line="240" w:lineRule="auto"/>
        <w:jc w:val="left"/>
        <w:rPr>
          <w:rFonts w:ascii="Arial" w:hAnsi="Arial" w:cs="Arial"/>
          <w:szCs w:val="24"/>
          <w:lang w:eastAsia="en-US"/>
        </w:rPr>
      </w:pPr>
    </w:p>
    <w:p w14:paraId="3F2EC877" w14:textId="77777777" w:rsidR="001C0A63" w:rsidRPr="00F76243" w:rsidRDefault="001C0A63" w:rsidP="001C0A63">
      <w:pPr>
        <w:tabs>
          <w:tab w:val="left" w:pos="7845"/>
        </w:tabs>
        <w:spacing w:line="276" w:lineRule="auto"/>
        <w:jc w:val="right"/>
        <w:rPr>
          <w:rFonts w:ascii="Arial" w:eastAsia="Calibri" w:hAnsi="Arial" w:cs="Arial"/>
          <w:bCs/>
          <w:color w:val="000000" w:themeColor="text1"/>
          <w:lang w:eastAsia="en-US"/>
        </w:rPr>
      </w:pPr>
      <w:r w:rsidRPr="00F76243">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08 </w:t>
      </w:r>
      <w:r w:rsidRPr="00F76243">
        <w:rPr>
          <w:rFonts w:ascii="Arial" w:eastAsia="Calibri" w:hAnsi="Arial" w:cs="Arial"/>
          <w:bCs/>
          <w:color w:val="000000" w:themeColor="text1"/>
          <w:lang w:eastAsia="en-US"/>
        </w:rPr>
        <w:t>septembre 2022</w:t>
      </w:r>
    </w:p>
    <w:p w14:paraId="00CD660F"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F76243">
        <w:rPr>
          <w:rFonts w:ascii="Arial" w:eastAsia="Calibri" w:hAnsi="Arial" w:cs="Arial"/>
          <w:b/>
          <w:bCs/>
          <w:color w:val="000000" w:themeColor="text1"/>
          <w:lang w:eastAsia="en-US"/>
        </w:rPr>
        <w:t>Le Directeur Général,</w:t>
      </w:r>
    </w:p>
    <w:p w14:paraId="62D10558"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07C6EE25"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5AAB2F7" w14:textId="77777777" w:rsidR="001C0A63" w:rsidRDefault="001C0A63" w:rsidP="001C0A63">
      <w:pPr>
        <w:spacing w:line="276" w:lineRule="auto"/>
        <w:rPr>
          <w:b/>
          <w:bCs/>
          <w:szCs w:val="24"/>
          <w:lang w:eastAsia="en-US"/>
        </w:rPr>
      </w:pPr>
    </w:p>
    <w:p w14:paraId="30A0B068" w14:textId="77777777" w:rsidR="001C0A63" w:rsidRDefault="001C0A63" w:rsidP="001C0A63">
      <w:pPr>
        <w:jc w:val="right"/>
      </w:pPr>
      <w:r>
        <w:rPr>
          <w:b/>
          <w:bCs/>
          <w:szCs w:val="24"/>
          <w:lang w:eastAsia="en-US"/>
        </w:rPr>
        <w:t xml:space="preserve">                                       </w:t>
      </w:r>
      <w:r>
        <w:rPr>
          <w:rFonts w:ascii="Arial" w:eastAsia="Calibri" w:hAnsi="Arial" w:cs="Arial"/>
          <w:b/>
          <w:bCs/>
          <w:color w:val="000000" w:themeColor="text1"/>
          <w:lang w:eastAsia="en-US"/>
        </w:rPr>
        <w:t>M.SANGARE Adama</w:t>
      </w:r>
      <w:bookmarkEnd w:id="15"/>
    </w:p>
    <w:p w14:paraId="34A5CFFF" w14:textId="77777777" w:rsidR="009C598A" w:rsidRDefault="009C598A" w:rsidP="00635967">
      <w:pPr>
        <w:shd w:val="clear" w:color="auto" w:fill="FFFFFF"/>
        <w:spacing w:line="240" w:lineRule="auto"/>
        <w:ind w:right="9"/>
        <w:jc w:val="center"/>
        <w:rPr>
          <w:b/>
          <w:iCs/>
          <w:color w:val="000000" w:themeColor="text1"/>
          <w:sz w:val="44"/>
        </w:rPr>
      </w:pPr>
    </w:p>
    <w:p w14:paraId="5DE0087B" w14:textId="77777777" w:rsidR="009C598A" w:rsidRDefault="009C598A" w:rsidP="00635967">
      <w:pPr>
        <w:shd w:val="clear" w:color="auto" w:fill="FFFFFF"/>
        <w:spacing w:line="240" w:lineRule="auto"/>
        <w:ind w:right="9"/>
        <w:jc w:val="center"/>
        <w:rPr>
          <w:b/>
          <w:iCs/>
          <w:color w:val="000000" w:themeColor="text1"/>
          <w:sz w:val="44"/>
        </w:rPr>
      </w:pPr>
    </w:p>
    <w:p w14:paraId="2E6965EE" w14:textId="77777777" w:rsidR="009C598A" w:rsidRDefault="009C598A" w:rsidP="00635967">
      <w:pPr>
        <w:shd w:val="clear" w:color="auto" w:fill="FFFFFF"/>
        <w:spacing w:line="240" w:lineRule="auto"/>
        <w:ind w:right="9"/>
        <w:jc w:val="center"/>
        <w:rPr>
          <w:b/>
          <w:iCs/>
          <w:color w:val="000000" w:themeColor="text1"/>
          <w:sz w:val="44"/>
        </w:rPr>
      </w:pPr>
    </w:p>
    <w:p w14:paraId="46E187D7" w14:textId="77777777" w:rsidR="009C598A" w:rsidRDefault="009C598A" w:rsidP="00635967">
      <w:pPr>
        <w:shd w:val="clear" w:color="auto" w:fill="FFFFFF"/>
        <w:spacing w:line="240" w:lineRule="auto"/>
        <w:ind w:right="9"/>
        <w:jc w:val="center"/>
        <w:rPr>
          <w:b/>
          <w:iCs/>
          <w:color w:val="000000" w:themeColor="text1"/>
          <w:sz w:val="44"/>
        </w:rPr>
      </w:pPr>
    </w:p>
    <w:p w14:paraId="0B10CA62" w14:textId="77777777" w:rsidR="009C598A" w:rsidRDefault="009C598A" w:rsidP="00635967">
      <w:pPr>
        <w:shd w:val="clear" w:color="auto" w:fill="FFFFFF"/>
        <w:spacing w:line="240" w:lineRule="auto"/>
        <w:ind w:right="9"/>
        <w:jc w:val="center"/>
        <w:rPr>
          <w:b/>
          <w:iCs/>
          <w:color w:val="000000" w:themeColor="text1"/>
          <w:sz w:val="44"/>
        </w:rPr>
      </w:pPr>
    </w:p>
    <w:p w14:paraId="51B48E8A" w14:textId="77777777" w:rsidR="009C598A" w:rsidRDefault="009C598A" w:rsidP="00635967">
      <w:pPr>
        <w:shd w:val="clear" w:color="auto" w:fill="FFFFFF"/>
        <w:spacing w:line="240" w:lineRule="auto"/>
        <w:ind w:right="9"/>
        <w:jc w:val="center"/>
        <w:rPr>
          <w:b/>
          <w:iCs/>
          <w:color w:val="000000" w:themeColor="text1"/>
          <w:sz w:val="44"/>
        </w:rPr>
      </w:pPr>
    </w:p>
    <w:p w14:paraId="554BB368" w14:textId="77777777" w:rsidR="009C598A" w:rsidRDefault="009C598A" w:rsidP="00635967">
      <w:pPr>
        <w:shd w:val="clear" w:color="auto" w:fill="FFFFFF"/>
        <w:spacing w:line="240" w:lineRule="auto"/>
        <w:ind w:right="9"/>
        <w:jc w:val="center"/>
        <w:rPr>
          <w:b/>
          <w:iCs/>
          <w:color w:val="000000" w:themeColor="text1"/>
          <w:sz w:val="44"/>
        </w:rPr>
      </w:pPr>
    </w:p>
    <w:p w14:paraId="14C04C7D" w14:textId="77777777" w:rsidR="009C598A" w:rsidRDefault="009C598A" w:rsidP="00635967">
      <w:pPr>
        <w:shd w:val="clear" w:color="auto" w:fill="FFFFFF"/>
        <w:spacing w:line="240" w:lineRule="auto"/>
        <w:ind w:right="9"/>
        <w:jc w:val="center"/>
        <w:rPr>
          <w:b/>
          <w:iCs/>
          <w:color w:val="000000" w:themeColor="text1"/>
          <w:sz w:val="44"/>
        </w:rPr>
      </w:pPr>
    </w:p>
    <w:p w14:paraId="19F0D684" w14:textId="77777777" w:rsidR="009C598A" w:rsidRDefault="009C598A" w:rsidP="00635967">
      <w:pPr>
        <w:shd w:val="clear" w:color="auto" w:fill="FFFFFF"/>
        <w:spacing w:line="240" w:lineRule="auto"/>
        <w:ind w:right="9"/>
        <w:jc w:val="center"/>
        <w:rPr>
          <w:b/>
          <w:iCs/>
          <w:color w:val="000000" w:themeColor="text1"/>
          <w:sz w:val="44"/>
        </w:rPr>
      </w:pPr>
    </w:p>
    <w:p w14:paraId="1E983EC1" w14:textId="77777777" w:rsidR="009C598A" w:rsidRDefault="009C598A" w:rsidP="00635967">
      <w:pPr>
        <w:shd w:val="clear" w:color="auto" w:fill="FFFFFF"/>
        <w:spacing w:line="240" w:lineRule="auto"/>
        <w:ind w:right="9"/>
        <w:jc w:val="center"/>
        <w:rPr>
          <w:b/>
          <w:iCs/>
          <w:color w:val="000000" w:themeColor="text1"/>
          <w:sz w:val="44"/>
        </w:rPr>
      </w:pPr>
    </w:p>
    <w:p w14:paraId="5891B0D5" w14:textId="77777777" w:rsidR="009C598A" w:rsidRDefault="009C598A" w:rsidP="00635967">
      <w:pPr>
        <w:shd w:val="clear" w:color="auto" w:fill="FFFFFF"/>
        <w:spacing w:line="240" w:lineRule="auto"/>
        <w:ind w:right="9"/>
        <w:jc w:val="center"/>
        <w:rPr>
          <w:b/>
          <w:iCs/>
          <w:color w:val="000000" w:themeColor="text1"/>
          <w:sz w:val="44"/>
        </w:rPr>
      </w:pPr>
    </w:p>
    <w:p w14:paraId="0837BF0A" w14:textId="77777777" w:rsidR="009C598A" w:rsidRDefault="009C598A" w:rsidP="00635967">
      <w:pPr>
        <w:shd w:val="clear" w:color="auto" w:fill="FFFFFF"/>
        <w:spacing w:line="240" w:lineRule="auto"/>
        <w:ind w:right="9"/>
        <w:jc w:val="center"/>
        <w:rPr>
          <w:b/>
          <w:iCs/>
          <w:color w:val="000000" w:themeColor="text1"/>
          <w:sz w:val="44"/>
        </w:rPr>
      </w:pPr>
    </w:p>
    <w:p w14:paraId="258E1920" w14:textId="77777777" w:rsidR="009C598A" w:rsidRDefault="009C598A" w:rsidP="00635967">
      <w:pPr>
        <w:shd w:val="clear" w:color="auto" w:fill="FFFFFF"/>
        <w:spacing w:line="240" w:lineRule="auto"/>
        <w:ind w:right="9"/>
        <w:jc w:val="center"/>
        <w:rPr>
          <w:b/>
          <w:iCs/>
          <w:color w:val="000000" w:themeColor="text1"/>
          <w:sz w:val="44"/>
        </w:rPr>
      </w:pPr>
    </w:p>
    <w:p w14:paraId="1729A5A7" w14:textId="77777777" w:rsidR="009C598A" w:rsidRDefault="009C598A" w:rsidP="00635967">
      <w:pPr>
        <w:shd w:val="clear" w:color="auto" w:fill="FFFFFF"/>
        <w:spacing w:line="240" w:lineRule="auto"/>
        <w:ind w:right="9"/>
        <w:jc w:val="center"/>
        <w:rPr>
          <w:b/>
          <w:iCs/>
          <w:color w:val="000000" w:themeColor="text1"/>
          <w:sz w:val="44"/>
        </w:rPr>
      </w:pPr>
    </w:p>
    <w:p w14:paraId="1BCC71C5" w14:textId="77777777" w:rsidR="009C598A" w:rsidRDefault="009C598A" w:rsidP="00635967">
      <w:pPr>
        <w:shd w:val="clear" w:color="auto" w:fill="FFFFFF"/>
        <w:spacing w:line="240" w:lineRule="auto"/>
        <w:ind w:right="9"/>
        <w:jc w:val="center"/>
        <w:rPr>
          <w:b/>
          <w:iCs/>
          <w:color w:val="000000" w:themeColor="text1"/>
          <w:sz w:val="44"/>
        </w:rPr>
      </w:pPr>
    </w:p>
    <w:p w14:paraId="52118B8B" w14:textId="77777777" w:rsidR="009C598A" w:rsidRDefault="009C598A" w:rsidP="00635967">
      <w:pPr>
        <w:shd w:val="clear" w:color="auto" w:fill="FFFFFF"/>
        <w:spacing w:line="240" w:lineRule="auto"/>
        <w:ind w:right="9"/>
        <w:jc w:val="center"/>
        <w:rPr>
          <w:b/>
          <w:iCs/>
          <w:color w:val="000000" w:themeColor="text1"/>
          <w:sz w:val="44"/>
        </w:rPr>
      </w:pPr>
    </w:p>
    <w:p w14:paraId="10387AC7" w14:textId="77777777" w:rsidR="009C598A" w:rsidRDefault="009C598A" w:rsidP="00635967">
      <w:pPr>
        <w:shd w:val="clear" w:color="auto" w:fill="FFFFFF"/>
        <w:spacing w:line="240" w:lineRule="auto"/>
        <w:ind w:right="9"/>
        <w:jc w:val="center"/>
        <w:rPr>
          <w:b/>
          <w:iCs/>
          <w:color w:val="000000" w:themeColor="text1"/>
          <w:sz w:val="44"/>
        </w:rPr>
      </w:pPr>
    </w:p>
    <w:p w14:paraId="3E48AC4A" w14:textId="77777777" w:rsidR="009C598A" w:rsidRDefault="009C598A" w:rsidP="00635967">
      <w:pPr>
        <w:shd w:val="clear" w:color="auto" w:fill="FFFFFF"/>
        <w:spacing w:line="240" w:lineRule="auto"/>
        <w:ind w:right="9"/>
        <w:jc w:val="center"/>
        <w:rPr>
          <w:b/>
          <w:iCs/>
          <w:color w:val="000000" w:themeColor="text1"/>
          <w:sz w:val="44"/>
        </w:rPr>
      </w:pPr>
    </w:p>
    <w:p w14:paraId="62CAC3C6" w14:textId="77777777" w:rsidR="009C598A" w:rsidRDefault="009C598A" w:rsidP="00635967">
      <w:pPr>
        <w:shd w:val="clear" w:color="auto" w:fill="FFFFFF"/>
        <w:spacing w:line="240" w:lineRule="auto"/>
        <w:ind w:right="9"/>
        <w:jc w:val="center"/>
        <w:rPr>
          <w:b/>
          <w:iCs/>
          <w:color w:val="000000" w:themeColor="text1"/>
          <w:sz w:val="44"/>
        </w:rPr>
      </w:pPr>
    </w:p>
    <w:p w14:paraId="0BE06815" w14:textId="77777777" w:rsidR="009C598A" w:rsidRDefault="009C598A" w:rsidP="00635967">
      <w:pPr>
        <w:shd w:val="clear" w:color="auto" w:fill="FFFFFF"/>
        <w:spacing w:line="240" w:lineRule="auto"/>
        <w:ind w:right="9"/>
        <w:jc w:val="center"/>
        <w:rPr>
          <w:b/>
          <w:iCs/>
          <w:color w:val="000000" w:themeColor="text1"/>
          <w:sz w:val="44"/>
        </w:rPr>
      </w:pPr>
    </w:p>
    <w:p w14:paraId="647ABE07" w14:textId="77777777" w:rsidR="009C598A" w:rsidRDefault="009C598A" w:rsidP="00635967">
      <w:pPr>
        <w:shd w:val="clear" w:color="auto" w:fill="FFFFFF"/>
        <w:spacing w:line="240" w:lineRule="auto"/>
        <w:ind w:right="9"/>
        <w:jc w:val="center"/>
        <w:rPr>
          <w:b/>
          <w:iCs/>
          <w:color w:val="000000" w:themeColor="text1"/>
          <w:sz w:val="44"/>
        </w:rPr>
      </w:pPr>
    </w:p>
    <w:p w14:paraId="45FC65BC" w14:textId="77777777" w:rsidR="009C598A" w:rsidRDefault="009C598A" w:rsidP="00635967">
      <w:pPr>
        <w:shd w:val="clear" w:color="auto" w:fill="FFFFFF"/>
        <w:spacing w:line="240" w:lineRule="auto"/>
        <w:ind w:right="9"/>
        <w:jc w:val="center"/>
        <w:rPr>
          <w:b/>
          <w:iCs/>
          <w:color w:val="000000" w:themeColor="text1"/>
          <w:sz w:val="44"/>
        </w:rPr>
      </w:pPr>
    </w:p>
    <w:p w14:paraId="371D6E6B" w14:textId="77777777" w:rsidR="009C598A" w:rsidRDefault="009C598A" w:rsidP="00635967">
      <w:pPr>
        <w:shd w:val="clear" w:color="auto" w:fill="FFFFFF"/>
        <w:spacing w:line="240" w:lineRule="auto"/>
        <w:ind w:right="9"/>
        <w:jc w:val="center"/>
        <w:rPr>
          <w:b/>
          <w:iCs/>
          <w:color w:val="000000" w:themeColor="text1"/>
          <w:sz w:val="44"/>
        </w:rPr>
      </w:pPr>
    </w:p>
    <w:p w14:paraId="501C1472" w14:textId="77777777" w:rsidR="009C598A" w:rsidRDefault="009C598A" w:rsidP="00635967">
      <w:pPr>
        <w:shd w:val="clear" w:color="auto" w:fill="FFFFFF"/>
        <w:spacing w:line="240" w:lineRule="auto"/>
        <w:ind w:right="9"/>
        <w:jc w:val="center"/>
        <w:rPr>
          <w:b/>
          <w:iCs/>
          <w:color w:val="000000" w:themeColor="text1"/>
          <w:sz w:val="44"/>
        </w:rPr>
      </w:pPr>
    </w:p>
    <w:p w14:paraId="44CE9FC1" w14:textId="77777777" w:rsidR="009C598A" w:rsidRPr="00C348CE" w:rsidRDefault="009C598A" w:rsidP="00635967">
      <w:pPr>
        <w:shd w:val="clear" w:color="auto" w:fill="FFFFFF"/>
        <w:spacing w:line="240" w:lineRule="auto"/>
        <w:ind w:right="9"/>
        <w:jc w:val="center"/>
        <w:rPr>
          <w:b/>
          <w:iCs/>
          <w:color w:val="000000" w:themeColor="text1"/>
          <w:sz w:val="44"/>
        </w:rPr>
      </w:pPr>
    </w:p>
    <w:p w14:paraId="10AD3D44" w14:textId="23A309AB" w:rsidR="00C348CE" w:rsidRDefault="00C348CE" w:rsidP="00C348CE">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4</w:t>
      </w:r>
      <w:r w:rsidRPr="00C348CE">
        <w:rPr>
          <w:b/>
          <w:bCs/>
          <w:iCs/>
          <w:color w:val="000000" w:themeColor="text1"/>
          <w:sz w:val="44"/>
        </w:rPr>
        <w:t>:</w:t>
      </w:r>
      <w:proofErr w:type="gramEnd"/>
      <w:r w:rsidRPr="00C348CE">
        <w:rPr>
          <w:b/>
          <w:iCs/>
          <w:color w:val="000000" w:themeColor="text1"/>
          <w:sz w:val="44"/>
        </w:rPr>
        <w:t xml:space="preserve"> Comité programme</w:t>
      </w:r>
    </w:p>
    <w:p w14:paraId="3A0E84FB" w14:textId="77777777" w:rsidR="009C598A" w:rsidRDefault="009C598A" w:rsidP="00C348CE">
      <w:pPr>
        <w:shd w:val="clear" w:color="auto" w:fill="FFFFFF"/>
        <w:spacing w:line="240" w:lineRule="auto"/>
        <w:ind w:right="9"/>
        <w:jc w:val="center"/>
        <w:rPr>
          <w:b/>
          <w:iCs/>
          <w:color w:val="000000" w:themeColor="text1"/>
          <w:sz w:val="44"/>
        </w:rPr>
      </w:pPr>
    </w:p>
    <w:p w14:paraId="435C718D" w14:textId="77777777" w:rsidR="009C598A" w:rsidRDefault="009C598A" w:rsidP="00C348CE">
      <w:pPr>
        <w:shd w:val="clear" w:color="auto" w:fill="FFFFFF"/>
        <w:spacing w:line="240" w:lineRule="auto"/>
        <w:ind w:right="9"/>
        <w:jc w:val="center"/>
        <w:rPr>
          <w:b/>
          <w:iCs/>
          <w:color w:val="000000" w:themeColor="text1"/>
          <w:sz w:val="44"/>
        </w:rPr>
      </w:pPr>
    </w:p>
    <w:p w14:paraId="7146DB07" w14:textId="77777777" w:rsidR="009C598A" w:rsidRDefault="009C598A" w:rsidP="00C348CE">
      <w:pPr>
        <w:shd w:val="clear" w:color="auto" w:fill="FFFFFF"/>
        <w:spacing w:line="240" w:lineRule="auto"/>
        <w:ind w:right="9"/>
        <w:jc w:val="center"/>
        <w:rPr>
          <w:b/>
          <w:iCs/>
          <w:color w:val="000000" w:themeColor="text1"/>
          <w:sz w:val="44"/>
        </w:rPr>
      </w:pPr>
    </w:p>
    <w:p w14:paraId="299C28BA" w14:textId="77777777" w:rsidR="009C598A" w:rsidRDefault="009C598A" w:rsidP="00C348CE">
      <w:pPr>
        <w:shd w:val="clear" w:color="auto" w:fill="FFFFFF"/>
        <w:spacing w:line="240" w:lineRule="auto"/>
        <w:ind w:right="9"/>
        <w:jc w:val="center"/>
        <w:rPr>
          <w:b/>
          <w:iCs/>
          <w:color w:val="000000" w:themeColor="text1"/>
          <w:sz w:val="44"/>
        </w:rPr>
      </w:pPr>
    </w:p>
    <w:p w14:paraId="4CD280BF" w14:textId="77777777" w:rsidR="009C598A" w:rsidRDefault="009C598A" w:rsidP="00C348CE">
      <w:pPr>
        <w:shd w:val="clear" w:color="auto" w:fill="FFFFFF"/>
        <w:spacing w:line="240" w:lineRule="auto"/>
        <w:ind w:right="9"/>
        <w:jc w:val="center"/>
        <w:rPr>
          <w:b/>
          <w:iCs/>
          <w:color w:val="000000" w:themeColor="text1"/>
          <w:sz w:val="44"/>
        </w:rPr>
      </w:pPr>
    </w:p>
    <w:p w14:paraId="59A3E619" w14:textId="77777777" w:rsidR="009C598A" w:rsidRDefault="009C598A" w:rsidP="00C348CE">
      <w:pPr>
        <w:shd w:val="clear" w:color="auto" w:fill="FFFFFF"/>
        <w:spacing w:line="240" w:lineRule="auto"/>
        <w:ind w:right="9"/>
        <w:jc w:val="center"/>
        <w:rPr>
          <w:b/>
          <w:iCs/>
          <w:color w:val="000000" w:themeColor="text1"/>
          <w:sz w:val="44"/>
        </w:rPr>
      </w:pPr>
    </w:p>
    <w:p w14:paraId="62C3A339" w14:textId="77777777" w:rsidR="009C598A" w:rsidRDefault="009C598A" w:rsidP="00C348CE">
      <w:pPr>
        <w:shd w:val="clear" w:color="auto" w:fill="FFFFFF"/>
        <w:spacing w:line="240" w:lineRule="auto"/>
        <w:ind w:right="9"/>
        <w:jc w:val="center"/>
        <w:rPr>
          <w:b/>
          <w:iCs/>
          <w:color w:val="000000" w:themeColor="text1"/>
          <w:sz w:val="44"/>
        </w:rPr>
      </w:pPr>
    </w:p>
    <w:p w14:paraId="3B6E24F5" w14:textId="77777777" w:rsidR="009C598A" w:rsidRDefault="009C598A" w:rsidP="00C348CE">
      <w:pPr>
        <w:shd w:val="clear" w:color="auto" w:fill="FFFFFF"/>
        <w:spacing w:line="240" w:lineRule="auto"/>
        <w:ind w:right="9"/>
        <w:jc w:val="center"/>
        <w:rPr>
          <w:b/>
          <w:iCs/>
          <w:color w:val="000000" w:themeColor="text1"/>
          <w:sz w:val="44"/>
        </w:rPr>
      </w:pPr>
    </w:p>
    <w:p w14:paraId="2BA2DAE7" w14:textId="77777777" w:rsidR="009C598A" w:rsidRDefault="009C598A" w:rsidP="00C348CE">
      <w:pPr>
        <w:shd w:val="clear" w:color="auto" w:fill="FFFFFF"/>
        <w:spacing w:line="240" w:lineRule="auto"/>
        <w:ind w:right="9"/>
        <w:jc w:val="center"/>
        <w:rPr>
          <w:b/>
          <w:iCs/>
          <w:color w:val="000000" w:themeColor="text1"/>
          <w:sz w:val="44"/>
        </w:rPr>
      </w:pPr>
    </w:p>
    <w:p w14:paraId="2A461022" w14:textId="77777777" w:rsidR="009C598A" w:rsidRDefault="009C598A" w:rsidP="00C348CE">
      <w:pPr>
        <w:shd w:val="clear" w:color="auto" w:fill="FFFFFF"/>
        <w:spacing w:line="240" w:lineRule="auto"/>
        <w:ind w:right="9"/>
        <w:jc w:val="center"/>
        <w:rPr>
          <w:b/>
          <w:iCs/>
          <w:color w:val="000000" w:themeColor="text1"/>
          <w:sz w:val="44"/>
        </w:rPr>
      </w:pPr>
    </w:p>
    <w:p w14:paraId="72711F98" w14:textId="77777777" w:rsidR="009C598A" w:rsidRDefault="009C598A" w:rsidP="00C348CE">
      <w:pPr>
        <w:shd w:val="clear" w:color="auto" w:fill="FFFFFF"/>
        <w:spacing w:line="240" w:lineRule="auto"/>
        <w:ind w:right="9"/>
        <w:jc w:val="center"/>
        <w:rPr>
          <w:b/>
          <w:iCs/>
          <w:color w:val="000000" w:themeColor="text1"/>
          <w:sz w:val="44"/>
        </w:rPr>
      </w:pPr>
    </w:p>
    <w:p w14:paraId="44C27558" w14:textId="77777777" w:rsidR="009C598A" w:rsidRDefault="009C598A" w:rsidP="00C348CE">
      <w:pPr>
        <w:shd w:val="clear" w:color="auto" w:fill="FFFFFF"/>
        <w:spacing w:line="240" w:lineRule="auto"/>
        <w:ind w:right="9"/>
        <w:jc w:val="center"/>
        <w:rPr>
          <w:b/>
          <w:iCs/>
          <w:color w:val="000000" w:themeColor="text1"/>
          <w:sz w:val="44"/>
        </w:rPr>
      </w:pPr>
    </w:p>
    <w:p w14:paraId="2B789CAE" w14:textId="77777777" w:rsidR="009C598A" w:rsidRDefault="009C598A" w:rsidP="00C348CE">
      <w:pPr>
        <w:shd w:val="clear" w:color="auto" w:fill="FFFFFF"/>
        <w:spacing w:line="240" w:lineRule="auto"/>
        <w:ind w:right="9"/>
        <w:jc w:val="center"/>
        <w:rPr>
          <w:b/>
          <w:iCs/>
          <w:color w:val="000000" w:themeColor="text1"/>
          <w:sz w:val="44"/>
        </w:rPr>
      </w:pPr>
    </w:p>
    <w:p w14:paraId="4DC6F5D8" w14:textId="77777777" w:rsidR="009C598A" w:rsidRDefault="009C598A" w:rsidP="00C348CE">
      <w:pPr>
        <w:shd w:val="clear" w:color="auto" w:fill="FFFFFF"/>
        <w:spacing w:line="240" w:lineRule="auto"/>
        <w:ind w:right="9"/>
        <w:jc w:val="center"/>
        <w:rPr>
          <w:b/>
          <w:iCs/>
          <w:color w:val="000000" w:themeColor="text1"/>
          <w:sz w:val="44"/>
        </w:rPr>
      </w:pPr>
    </w:p>
    <w:p w14:paraId="737F743E" w14:textId="77777777" w:rsidR="009C598A" w:rsidRDefault="009C598A" w:rsidP="00C348CE">
      <w:pPr>
        <w:shd w:val="clear" w:color="auto" w:fill="FFFFFF"/>
        <w:spacing w:line="240" w:lineRule="auto"/>
        <w:ind w:right="9"/>
        <w:jc w:val="center"/>
        <w:rPr>
          <w:b/>
          <w:iCs/>
          <w:color w:val="000000" w:themeColor="text1"/>
          <w:sz w:val="44"/>
        </w:rPr>
      </w:pPr>
    </w:p>
    <w:p w14:paraId="13F6B2B3" w14:textId="77777777" w:rsidR="009C598A" w:rsidRDefault="009C598A" w:rsidP="00C348CE">
      <w:pPr>
        <w:shd w:val="clear" w:color="auto" w:fill="FFFFFF"/>
        <w:spacing w:line="240" w:lineRule="auto"/>
        <w:ind w:right="9"/>
        <w:jc w:val="center"/>
        <w:rPr>
          <w:b/>
          <w:iCs/>
          <w:color w:val="000000" w:themeColor="text1"/>
          <w:sz w:val="44"/>
        </w:rPr>
      </w:pPr>
    </w:p>
    <w:p w14:paraId="76136D26" w14:textId="77777777" w:rsidR="009C598A" w:rsidRDefault="009C598A" w:rsidP="00C348CE">
      <w:pPr>
        <w:shd w:val="clear" w:color="auto" w:fill="FFFFFF"/>
        <w:spacing w:line="240" w:lineRule="auto"/>
        <w:ind w:right="9"/>
        <w:jc w:val="center"/>
        <w:rPr>
          <w:b/>
          <w:iCs/>
          <w:color w:val="000000" w:themeColor="text1"/>
          <w:sz w:val="44"/>
        </w:rPr>
      </w:pPr>
    </w:p>
    <w:p w14:paraId="6869CCCE" w14:textId="77777777" w:rsidR="001C0A63" w:rsidRPr="005C0981" w:rsidRDefault="001C0A63" w:rsidP="001C0A63">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05344" behindDoc="0" locked="0" layoutInCell="1" allowOverlap="1" wp14:anchorId="698F8CB5" wp14:editId="7684A277">
            <wp:simplePos x="0" y="0"/>
            <wp:positionH relativeFrom="margin">
              <wp:posOffset>2647002</wp:posOffset>
            </wp:positionH>
            <wp:positionV relativeFrom="margin">
              <wp:posOffset>-408940</wp:posOffset>
            </wp:positionV>
            <wp:extent cx="1379220" cy="1045210"/>
            <wp:effectExtent l="76200" t="57150" r="49530" b="97790"/>
            <wp:wrapSquare wrapText="bothSides"/>
            <wp:docPr id="1215176914"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DE2F2F2" w14:textId="77777777" w:rsidR="001C0A63" w:rsidRPr="005C0981" w:rsidRDefault="001C0A63" w:rsidP="001C0A63">
      <w:pPr>
        <w:shd w:val="clear" w:color="auto" w:fill="FFFFFF"/>
        <w:spacing w:line="240" w:lineRule="auto"/>
        <w:ind w:right="9"/>
        <w:jc w:val="center"/>
        <w:rPr>
          <w:b/>
          <w:color w:val="000000" w:themeColor="text1"/>
          <w:sz w:val="44"/>
        </w:rPr>
      </w:pPr>
    </w:p>
    <w:p w14:paraId="468F0E46" w14:textId="77777777" w:rsidR="001C0A63" w:rsidRPr="005C0981" w:rsidRDefault="001C0A63" w:rsidP="001C0A63">
      <w:pPr>
        <w:shd w:val="clear" w:color="auto" w:fill="FFFFFF"/>
        <w:spacing w:line="240" w:lineRule="auto"/>
        <w:ind w:right="9"/>
        <w:jc w:val="center"/>
        <w:rPr>
          <w:b/>
          <w:color w:val="000000" w:themeColor="text1"/>
          <w:sz w:val="20"/>
          <w:szCs w:val="8"/>
        </w:rPr>
      </w:pPr>
    </w:p>
    <w:p w14:paraId="79235D88" w14:textId="77777777" w:rsidR="001C0A63" w:rsidRPr="00575E05" w:rsidRDefault="001C0A63" w:rsidP="001C0A63">
      <w:pPr>
        <w:spacing w:line="240" w:lineRule="auto"/>
        <w:jc w:val="center"/>
        <w:rPr>
          <w:rFonts w:ascii="Arial" w:eastAsia="Calibri" w:hAnsi="Arial" w:cs="Arial"/>
          <w:b/>
          <w:bCs/>
          <w:color w:val="000000" w:themeColor="text1"/>
          <w:sz w:val="40"/>
          <w:szCs w:val="40"/>
          <w:lang w:eastAsia="en-US"/>
        </w:rPr>
      </w:pPr>
      <w:r w:rsidRPr="00575E05">
        <w:rPr>
          <w:rFonts w:ascii="Arial" w:eastAsia="Calibri" w:hAnsi="Arial" w:cs="Arial"/>
          <w:b/>
          <w:bCs/>
          <w:color w:val="000000" w:themeColor="text1"/>
          <w:sz w:val="40"/>
          <w:szCs w:val="40"/>
          <w:lang w:eastAsia="en-US"/>
        </w:rPr>
        <w:t>DÉCISION N°005-DG/UPFHOB-MALI/050922</w:t>
      </w:r>
    </w:p>
    <w:p w14:paraId="5CC81CE5" w14:textId="77777777" w:rsidR="001C0A63" w:rsidRDefault="001C0A63" w:rsidP="001C0A63">
      <w:pPr>
        <w:spacing w:line="240" w:lineRule="auto"/>
        <w:jc w:val="center"/>
        <w:rPr>
          <w:rFonts w:ascii="Arial" w:eastAsia="Calibri" w:hAnsi="Arial" w:cs="Arial"/>
          <w:b/>
          <w:bCs/>
          <w:color w:val="000000" w:themeColor="text1"/>
          <w:sz w:val="28"/>
          <w:szCs w:val="28"/>
          <w:lang w:eastAsia="en-US"/>
        </w:rPr>
      </w:pPr>
      <w:r w:rsidRPr="00575E05">
        <w:rPr>
          <w:rFonts w:ascii="Arial" w:eastAsia="Calibri" w:hAnsi="Arial" w:cs="Arial"/>
          <w:b/>
          <w:bCs/>
          <w:color w:val="000000" w:themeColor="text1"/>
          <w:sz w:val="28"/>
          <w:szCs w:val="28"/>
          <w:lang w:eastAsia="en-US"/>
        </w:rPr>
        <w:t>PORTANT CRÉATION, ORGANISATION ET FONCTIONNEMENT D'UN COMITE PROGRAMME</w:t>
      </w:r>
    </w:p>
    <w:p w14:paraId="04096C04" w14:textId="77777777" w:rsidR="001C0A63" w:rsidRPr="00575E05" w:rsidRDefault="001C0A63" w:rsidP="001C0A63">
      <w:pPr>
        <w:spacing w:line="240" w:lineRule="auto"/>
        <w:jc w:val="center"/>
        <w:rPr>
          <w:rFonts w:ascii="Arial" w:eastAsia="Calibri" w:hAnsi="Arial" w:cs="Arial"/>
          <w:b/>
          <w:bCs/>
          <w:color w:val="000000" w:themeColor="text1"/>
          <w:sz w:val="28"/>
          <w:szCs w:val="28"/>
          <w:lang w:eastAsia="en-US"/>
        </w:rPr>
      </w:pPr>
    </w:p>
    <w:p w14:paraId="78817B5D" w14:textId="77777777" w:rsidR="001C0A63" w:rsidRDefault="001C0A63" w:rsidP="001C0A63">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Le Directeur Général,</w:t>
      </w:r>
    </w:p>
    <w:p w14:paraId="1A669B8B" w14:textId="77777777" w:rsidR="001C0A63" w:rsidRPr="00D4700E" w:rsidRDefault="001C0A63" w:rsidP="001C0A63">
      <w:pPr>
        <w:spacing w:line="240" w:lineRule="auto"/>
        <w:jc w:val="center"/>
        <w:rPr>
          <w:szCs w:val="24"/>
          <w:lang w:eastAsia="en-US"/>
        </w:rPr>
      </w:pPr>
    </w:p>
    <w:p w14:paraId="6D69E79A" w14:textId="77777777" w:rsidR="001C0A63" w:rsidRPr="00D4700E" w:rsidRDefault="001C0A63" w:rsidP="001C0A63">
      <w:pPr>
        <w:spacing w:line="276" w:lineRule="auto"/>
        <w:rPr>
          <w:rFonts w:ascii="Arial" w:eastAsia="Calibri" w:hAnsi="Arial" w:cs="Arial"/>
          <w:color w:val="000000" w:themeColor="text1"/>
          <w:szCs w:val="24"/>
          <w:lang w:eastAsia="en-US"/>
        </w:rPr>
      </w:pPr>
      <w:r w:rsidRPr="00D4700E">
        <w:rPr>
          <w:rFonts w:ascii="Arial" w:eastAsia="Calibri" w:hAnsi="Arial" w:cs="Arial"/>
          <w:b/>
          <w:color w:val="000000" w:themeColor="text1"/>
          <w:szCs w:val="24"/>
          <w:lang w:eastAsia="en-US"/>
        </w:rPr>
        <w:t>Vu</w:t>
      </w:r>
      <w:r w:rsidRPr="00D4700E">
        <w:rPr>
          <w:rFonts w:ascii="Arial" w:eastAsia="Calibri" w:hAnsi="Arial" w:cs="Arial"/>
          <w:color w:val="000000" w:themeColor="text1"/>
          <w:szCs w:val="24"/>
          <w:lang w:eastAsia="en-US"/>
        </w:rPr>
        <w:t xml:space="preserve"> la Loi n°2012-013 du 24 février 2012 relative aux établissements privés d’enseignement en République du</w:t>
      </w:r>
      <w:r>
        <w:rPr>
          <w:rFonts w:ascii="Arial" w:eastAsia="Calibri" w:hAnsi="Arial" w:cs="Arial"/>
          <w:color w:val="000000" w:themeColor="text1"/>
          <w:szCs w:val="24"/>
          <w:lang w:eastAsia="en-US"/>
        </w:rPr>
        <w:t xml:space="preserve"> </w:t>
      </w:r>
      <w:r w:rsidRPr="00D4700E">
        <w:rPr>
          <w:rFonts w:ascii="Arial" w:eastAsia="Calibri" w:hAnsi="Arial" w:cs="Arial"/>
          <w:color w:val="000000" w:themeColor="text1"/>
          <w:szCs w:val="24"/>
          <w:lang w:eastAsia="en-US"/>
        </w:rPr>
        <w:t>Mali,</w:t>
      </w:r>
    </w:p>
    <w:p w14:paraId="12E7036C" w14:textId="77777777" w:rsidR="001C0A63" w:rsidRDefault="001C0A63" w:rsidP="001C0A63">
      <w:pPr>
        <w:spacing w:line="276" w:lineRule="auto"/>
        <w:rPr>
          <w:rFonts w:ascii="Arial" w:eastAsia="Calibri" w:hAnsi="Arial" w:cs="Arial"/>
          <w:color w:val="000000" w:themeColor="text1"/>
          <w:szCs w:val="24"/>
          <w:lang w:eastAsia="en-US"/>
        </w:rPr>
      </w:pPr>
      <w:r w:rsidRPr="00D4700E">
        <w:rPr>
          <w:rFonts w:ascii="Arial" w:eastAsia="Calibri" w:hAnsi="Arial" w:cs="Arial"/>
          <w:color w:val="000000" w:themeColor="text1"/>
          <w:szCs w:val="24"/>
          <w:lang w:eastAsia="en-US"/>
        </w:rPr>
        <w:t>Vu les arrêtés et décisions autorisant la création et le fonctionnement de l'Université Privée Félix Houphouët Boigny</w:t>
      </w:r>
      <w:r>
        <w:rPr>
          <w:rFonts w:ascii="Arial" w:eastAsia="Calibri" w:hAnsi="Arial" w:cs="Arial"/>
          <w:color w:val="000000" w:themeColor="text1"/>
          <w:szCs w:val="24"/>
          <w:lang w:eastAsia="en-US"/>
        </w:rPr>
        <w:t>-</w:t>
      </w:r>
      <w:r w:rsidRPr="00D4700E">
        <w:rPr>
          <w:rFonts w:ascii="Arial" w:eastAsia="Calibri" w:hAnsi="Arial" w:cs="Arial"/>
          <w:color w:val="000000" w:themeColor="text1"/>
          <w:szCs w:val="24"/>
          <w:lang w:eastAsia="en-US"/>
        </w:rPr>
        <w:t>Mali,</w:t>
      </w:r>
    </w:p>
    <w:p w14:paraId="437AFF1B" w14:textId="77777777" w:rsidR="001C0A63" w:rsidRPr="005C0981" w:rsidRDefault="001C0A63" w:rsidP="001C0A63">
      <w:pPr>
        <w:spacing w:line="276" w:lineRule="auto"/>
        <w:rPr>
          <w:rFonts w:ascii="Arial" w:eastAsia="Calibri" w:hAnsi="Arial" w:cs="Arial"/>
          <w:color w:val="000000" w:themeColor="text1"/>
          <w:szCs w:val="24"/>
          <w:lang w:eastAsia="en-US"/>
        </w:rPr>
      </w:pPr>
      <w:r w:rsidRPr="00ED45EB">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6099837A" w14:textId="77777777" w:rsidR="001C0A63" w:rsidRPr="00D4700E" w:rsidRDefault="001C0A63" w:rsidP="001C0A63">
      <w:pPr>
        <w:spacing w:line="276" w:lineRule="auto"/>
        <w:rPr>
          <w:rFonts w:ascii="Arial" w:eastAsia="Calibri" w:hAnsi="Arial" w:cs="Arial"/>
          <w:color w:val="000000" w:themeColor="text1"/>
          <w:szCs w:val="24"/>
          <w:lang w:eastAsia="en-US"/>
        </w:rPr>
      </w:pPr>
      <w:r w:rsidRPr="00D4700E">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7C55C2E6" w14:textId="77777777" w:rsidR="001C0A63" w:rsidRPr="00D4700E" w:rsidRDefault="001C0A63" w:rsidP="001C0A63">
      <w:pPr>
        <w:spacing w:after="100" w:afterAutospacing="1" w:line="240" w:lineRule="auto"/>
        <w:rPr>
          <w:szCs w:val="24"/>
          <w:lang w:eastAsia="en-US"/>
        </w:rPr>
      </w:pPr>
      <w:r w:rsidRPr="00D4700E">
        <w:rPr>
          <w:rFonts w:ascii="Arial" w:eastAsia="Calibri" w:hAnsi="Arial" w:cs="Arial"/>
          <w:b/>
          <w:color w:val="000000" w:themeColor="text1"/>
          <w:szCs w:val="24"/>
          <w:lang w:eastAsia="en-US"/>
        </w:rPr>
        <w:t>Vu</w:t>
      </w:r>
      <w:r w:rsidRPr="00D4700E">
        <w:rPr>
          <w:rFonts w:ascii="Arial" w:eastAsia="Calibri" w:hAnsi="Arial" w:cs="Arial"/>
          <w:color w:val="000000" w:themeColor="text1"/>
          <w:szCs w:val="24"/>
          <w:lang w:eastAsia="en-US"/>
        </w:rPr>
        <w:t xml:space="preserve"> l’engagement de l'UPFHOB-MALI à promouvoir l'excellence académique</w:t>
      </w:r>
      <w:r w:rsidRPr="00D4700E">
        <w:rPr>
          <w:szCs w:val="24"/>
          <w:lang w:eastAsia="en-US"/>
        </w:rPr>
        <w:t xml:space="preserve"> </w:t>
      </w:r>
      <w:r w:rsidRPr="00D4700E">
        <w:rPr>
          <w:rFonts w:ascii="Arial" w:eastAsia="Calibri" w:hAnsi="Arial" w:cs="Arial"/>
          <w:color w:val="000000" w:themeColor="text1"/>
          <w:szCs w:val="24"/>
          <w:lang w:eastAsia="en-US"/>
        </w:rPr>
        <w:t>et l'amélioration continue de la qualité dans l'enseignement supérieur.</w:t>
      </w:r>
    </w:p>
    <w:p w14:paraId="0122DAC2" w14:textId="77777777" w:rsidR="001C0A63" w:rsidRPr="00D4700E" w:rsidRDefault="001C0A63" w:rsidP="001C0A63">
      <w:pPr>
        <w:spacing w:before="100" w:beforeAutospacing="1" w:after="100" w:afterAutospacing="1" w:line="240" w:lineRule="auto"/>
        <w:jc w:val="center"/>
        <w:rPr>
          <w:rFonts w:ascii="Arial" w:eastAsia="Calibri" w:hAnsi="Arial" w:cs="Arial"/>
          <w:b/>
          <w:color w:val="000000" w:themeColor="text1"/>
          <w:szCs w:val="24"/>
          <w:lang w:eastAsia="en-US"/>
        </w:rPr>
      </w:pPr>
      <w:r w:rsidRPr="00D4700E">
        <w:rPr>
          <w:rFonts w:ascii="Arial" w:eastAsia="Calibri" w:hAnsi="Arial" w:cs="Arial"/>
          <w:b/>
          <w:color w:val="000000" w:themeColor="text1"/>
          <w:szCs w:val="24"/>
          <w:lang w:eastAsia="en-US"/>
        </w:rPr>
        <w:t>DÉCIDE</w:t>
      </w:r>
    </w:p>
    <w:p w14:paraId="312EF8DA" w14:textId="77777777" w:rsidR="001C0A63" w:rsidRPr="00D4700E"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1 :</w:t>
      </w:r>
      <w:r w:rsidRPr="00D4700E">
        <w:rPr>
          <w:rFonts w:ascii="Arial" w:hAnsi="Arial" w:cs="Arial"/>
          <w:szCs w:val="24"/>
          <w:lang w:eastAsia="en-US"/>
        </w:rPr>
        <w:t xml:space="preserve"> Il est créé un </w:t>
      </w:r>
      <w:r w:rsidRPr="00D4700E">
        <w:rPr>
          <w:rFonts w:ascii="Arial" w:hAnsi="Arial" w:cs="Arial"/>
          <w:b/>
          <w:bCs/>
          <w:szCs w:val="24"/>
          <w:lang w:eastAsia="en-US"/>
        </w:rPr>
        <w:t>Comité des Programmes (CP)</w:t>
      </w:r>
      <w:r w:rsidRPr="00D4700E">
        <w:rPr>
          <w:rFonts w:ascii="Arial" w:hAnsi="Arial" w:cs="Arial"/>
          <w:szCs w:val="24"/>
          <w:lang w:eastAsia="en-US"/>
        </w:rPr>
        <w:t xml:space="preserve"> au sein de l’Université P</w:t>
      </w:r>
      <w:r>
        <w:rPr>
          <w:rFonts w:ascii="Arial" w:hAnsi="Arial" w:cs="Arial"/>
          <w:szCs w:val="24"/>
          <w:lang w:eastAsia="en-US"/>
        </w:rPr>
        <w:t>rivée Félix Houphouët Boigny-</w:t>
      </w:r>
      <w:r w:rsidRPr="00D4700E">
        <w:rPr>
          <w:rFonts w:ascii="Arial" w:hAnsi="Arial" w:cs="Arial"/>
          <w:szCs w:val="24"/>
          <w:lang w:eastAsia="en-US"/>
        </w:rPr>
        <w:t>Mali (UPFHOB-MALI), chargé de superviser la gestion et le développement des programmes académiques.</w:t>
      </w:r>
    </w:p>
    <w:p w14:paraId="720D9BC2" w14:textId="77777777" w:rsidR="001C0A63"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2 :</w:t>
      </w:r>
      <w:r w:rsidRPr="00D4700E">
        <w:rPr>
          <w:rFonts w:ascii="Arial" w:hAnsi="Arial" w:cs="Arial"/>
          <w:szCs w:val="24"/>
          <w:lang w:eastAsia="en-US"/>
        </w:rPr>
        <w:t xml:space="preserve"> </w:t>
      </w:r>
      <w:r w:rsidRPr="00D4700E">
        <w:rPr>
          <w:rFonts w:ascii="Arial" w:hAnsi="Arial" w:cs="Arial"/>
          <w:b/>
          <w:bCs/>
          <w:szCs w:val="24"/>
          <w:lang w:eastAsia="en-US"/>
        </w:rPr>
        <w:t>Missions du CP</w:t>
      </w:r>
      <w:r w:rsidRPr="00D4700E">
        <w:rPr>
          <w:rFonts w:ascii="Arial" w:hAnsi="Arial" w:cs="Arial"/>
          <w:szCs w:val="24"/>
          <w:lang w:eastAsia="en-US"/>
        </w:rPr>
        <w:t xml:space="preserve"> </w:t>
      </w:r>
    </w:p>
    <w:p w14:paraId="0F1D61A5" w14:textId="77777777" w:rsidR="001C0A63" w:rsidRPr="00D4700E" w:rsidRDefault="001C0A63" w:rsidP="001C0A63">
      <w:pPr>
        <w:spacing w:line="240" w:lineRule="auto"/>
        <w:rPr>
          <w:rFonts w:ascii="Arial" w:hAnsi="Arial" w:cs="Arial"/>
          <w:szCs w:val="24"/>
          <w:lang w:eastAsia="en-US"/>
        </w:rPr>
      </w:pPr>
      <w:r>
        <w:rPr>
          <w:rFonts w:ascii="Arial" w:hAnsi="Arial" w:cs="Arial"/>
          <w:szCs w:val="24"/>
          <w:lang w:eastAsia="en-US"/>
        </w:rPr>
        <w:t>Le Comité des p</w:t>
      </w:r>
      <w:r w:rsidRPr="00D4700E">
        <w:rPr>
          <w:rFonts w:ascii="Arial" w:hAnsi="Arial" w:cs="Arial"/>
          <w:szCs w:val="24"/>
          <w:lang w:eastAsia="en-US"/>
        </w:rPr>
        <w:t>rogrammes a pour mission de :</w:t>
      </w:r>
    </w:p>
    <w:p w14:paraId="7537B20F"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Concevoir et réviser les programmes d’études en tenant compte des standards académiques et des évolutions des secteurs concernés ;</w:t>
      </w:r>
    </w:p>
    <w:p w14:paraId="74B6CF59"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Assurer l’adéquation des contenus des programmes avec les besoins du marché de l’emploi ;</w:t>
      </w:r>
    </w:p>
    <w:p w14:paraId="243D8ABC"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Superviser la mise en œuvre des programmes et s'assurer de la qualité pédagogique des enseignements ;</w:t>
      </w:r>
    </w:p>
    <w:p w14:paraId="68001C72"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Formuler des recommandations pour améliorer la qualité et la pertinence des programmes ;</w:t>
      </w:r>
    </w:p>
    <w:p w14:paraId="67502C8F" w14:textId="77777777" w:rsidR="001C0A63" w:rsidRPr="00D4700E" w:rsidRDefault="001C0A63" w:rsidP="001C0A63">
      <w:pPr>
        <w:numPr>
          <w:ilvl w:val="0"/>
          <w:numId w:val="72"/>
        </w:numPr>
        <w:spacing w:line="240" w:lineRule="auto"/>
        <w:rPr>
          <w:rFonts w:ascii="Arial" w:hAnsi="Arial" w:cs="Arial"/>
          <w:szCs w:val="24"/>
          <w:lang w:eastAsia="en-US"/>
        </w:rPr>
      </w:pPr>
      <w:r w:rsidRPr="00D4700E">
        <w:rPr>
          <w:rFonts w:ascii="Arial" w:hAnsi="Arial" w:cs="Arial"/>
          <w:szCs w:val="24"/>
          <w:lang w:eastAsia="en-US"/>
        </w:rPr>
        <w:t>Élaborer et actualiser les descriptifs de cours, ainsi que les objectifs pédagogiques et les méthodes d'évaluation.</w:t>
      </w:r>
    </w:p>
    <w:p w14:paraId="09CA606A" w14:textId="77777777" w:rsidR="001C0A63"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3 :</w:t>
      </w:r>
      <w:r w:rsidRPr="00D4700E">
        <w:rPr>
          <w:rFonts w:ascii="Arial" w:hAnsi="Arial" w:cs="Arial"/>
          <w:szCs w:val="24"/>
          <w:lang w:eastAsia="en-US"/>
        </w:rPr>
        <w:t xml:space="preserve"> </w:t>
      </w:r>
      <w:r w:rsidRPr="00D4700E">
        <w:rPr>
          <w:rFonts w:ascii="Arial" w:hAnsi="Arial" w:cs="Arial"/>
          <w:b/>
          <w:bCs/>
          <w:szCs w:val="24"/>
          <w:lang w:eastAsia="en-US"/>
        </w:rPr>
        <w:t>Composition du CP</w:t>
      </w:r>
      <w:r w:rsidRPr="00D4700E">
        <w:rPr>
          <w:rFonts w:ascii="Arial" w:hAnsi="Arial" w:cs="Arial"/>
          <w:szCs w:val="24"/>
          <w:lang w:eastAsia="en-US"/>
        </w:rPr>
        <w:t xml:space="preserve"> </w:t>
      </w:r>
    </w:p>
    <w:p w14:paraId="33E17CA7" w14:textId="77777777" w:rsidR="001C0A63" w:rsidRPr="00D4700E" w:rsidRDefault="001C0A63" w:rsidP="001C0A63">
      <w:pPr>
        <w:spacing w:line="240" w:lineRule="auto"/>
        <w:rPr>
          <w:rFonts w:ascii="Arial" w:hAnsi="Arial" w:cs="Arial"/>
          <w:szCs w:val="24"/>
          <w:lang w:eastAsia="en-US"/>
        </w:rPr>
      </w:pPr>
      <w:r>
        <w:rPr>
          <w:rFonts w:ascii="Arial" w:hAnsi="Arial" w:cs="Arial"/>
          <w:szCs w:val="24"/>
          <w:lang w:eastAsia="en-US"/>
        </w:rPr>
        <w:t>Le Comité des p</w:t>
      </w:r>
      <w:r w:rsidRPr="00D4700E">
        <w:rPr>
          <w:rFonts w:ascii="Arial" w:hAnsi="Arial" w:cs="Arial"/>
          <w:szCs w:val="24"/>
          <w:lang w:eastAsia="en-US"/>
        </w:rPr>
        <w:t>rogrammes est composé de :</w:t>
      </w:r>
    </w:p>
    <w:p w14:paraId="6C77EAB5" w14:textId="77777777" w:rsidR="001C0A63" w:rsidRPr="00D4700E" w:rsidRDefault="001C0A63" w:rsidP="001C0A63">
      <w:pPr>
        <w:numPr>
          <w:ilvl w:val="0"/>
          <w:numId w:val="73"/>
        </w:numPr>
        <w:spacing w:line="240" w:lineRule="auto"/>
        <w:rPr>
          <w:rFonts w:ascii="Arial" w:hAnsi="Arial" w:cs="Arial"/>
          <w:szCs w:val="24"/>
          <w:lang w:eastAsia="en-US"/>
        </w:rPr>
      </w:pPr>
      <w:r w:rsidRPr="00D4700E">
        <w:rPr>
          <w:rFonts w:ascii="Arial" w:hAnsi="Arial" w:cs="Arial"/>
          <w:szCs w:val="24"/>
          <w:lang w:eastAsia="en-US"/>
        </w:rPr>
        <w:t>Un président, désigné parmi les responsables académiques de haut niveau ;</w:t>
      </w:r>
    </w:p>
    <w:p w14:paraId="4F740C00" w14:textId="77777777" w:rsidR="001C0A63" w:rsidRPr="00D4700E" w:rsidRDefault="001C0A63" w:rsidP="001C0A63">
      <w:pPr>
        <w:numPr>
          <w:ilvl w:val="0"/>
          <w:numId w:val="73"/>
        </w:numPr>
        <w:spacing w:line="240" w:lineRule="auto"/>
        <w:rPr>
          <w:rFonts w:ascii="Arial" w:hAnsi="Arial" w:cs="Arial"/>
          <w:szCs w:val="24"/>
          <w:lang w:eastAsia="en-US"/>
        </w:rPr>
      </w:pPr>
      <w:r w:rsidRPr="00D4700E">
        <w:rPr>
          <w:rFonts w:ascii="Arial" w:hAnsi="Arial" w:cs="Arial"/>
          <w:szCs w:val="24"/>
          <w:lang w:eastAsia="en-US"/>
        </w:rPr>
        <w:t>Des représentants de chaque département académique ;</w:t>
      </w:r>
    </w:p>
    <w:p w14:paraId="31FD4BB8" w14:textId="77777777" w:rsidR="001C0A63" w:rsidRPr="00D4700E" w:rsidRDefault="001C0A63" w:rsidP="001C0A63">
      <w:pPr>
        <w:numPr>
          <w:ilvl w:val="0"/>
          <w:numId w:val="73"/>
        </w:numPr>
        <w:spacing w:line="240" w:lineRule="auto"/>
        <w:rPr>
          <w:rFonts w:ascii="Arial" w:hAnsi="Arial" w:cs="Arial"/>
          <w:szCs w:val="24"/>
          <w:lang w:eastAsia="en-US"/>
        </w:rPr>
      </w:pPr>
      <w:r w:rsidRPr="00D4700E">
        <w:rPr>
          <w:rFonts w:ascii="Arial" w:hAnsi="Arial" w:cs="Arial"/>
          <w:szCs w:val="24"/>
          <w:lang w:eastAsia="en-US"/>
        </w:rPr>
        <w:t>Un représentant du personnel administratif impliqué dans le soutien académique ;</w:t>
      </w:r>
    </w:p>
    <w:p w14:paraId="5D4EA503" w14:textId="77777777" w:rsidR="001C0A63" w:rsidRDefault="001C0A63" w:rsidP="001C0A63">
      <w:pPr>
        <w:numPr>
          <w:ilvl w:val="0"/>
          <w:numId w:val="73"/>
        </w:numPr>
        <w:spacing w:line="240" w:lineRule="auto"/>
        <w:rPr>
          <w:rFonts w:ascii="Arial" w:hAnsi="Arial" w:cs="Arial"/>
          <w:szCs w:val="24"/>
          <w:lang w:eastAsia="en-US"/>
        </w:rPr>
      </w:pPr>
      <w:r w:rsidRPr="00D4700E">
        <w:rPr>
          <w:rFonts w:ascii="Arial" w:hAnsi="Arial" w:cs="Arial"/>
          <w:szCs w:val="24"/>
          <w:lang w:eastAsia="en-US"/>
        </w:rPr>
        <w:t>Un représentant des étudiants pour intégrer leur perspective dans l'élaboration et l'évaluation des programmes.</w:t>
      </w:r>
    </w:p>
    <w:p w14:paraId="2D1D55C2" w14:textId="77777777" w:rsidR="001C0A63" w:rsidRDefault="001C0A63" w:rsidP="001C0A63">
      <w:pPr>
        <w:numPr>
          <w:ilvl w:val="0"/>
          <w:numId w:val="73"/>
        </w:numPr>
        <w:spacing w:line="240" w:lineRule="auto"/>
        <w:rPr>
          <w:rFonts w:ascii="Arial" w:hAnsi="Arial" w:cs="Arial"/>
          <w:szCs w:val="24"/>
          <w:lang w:eastAsia="en-US"/>
        </w:rPr>
      </w:pPr>
      <w:r>
        <w:rPr>
          <w:rFonts w:ascii="Arial" w:hAnsi="Arial" w:cs="Arial"/>
          <w:szCs w:val="24"/>
          <w:lang w:eastAsia="en-US"/>
        </w:rPr>
        <w:t>Un représentant des anciens étudiants</w:t>
      </w:r>
    </w:p>
    <w:p w14:paraId="596FBC02" w14:textId="77777777" w:rsidR="001C0A63" w:rsidRDefault="001C0A63" w:rsidP="001C0A63">
      <w:pPr>
        <w:spacing w:line="240" w:lineRule="auto"/>
        <w:rPr>
          <w:rFonts w:ascii="Arial" w:hAnsi="Arial" w:cs="Arial"/>
          <w:szCs w:val="24"/>
          <w:lang w:eastAsia="en-US"/>
        </w:rPr>
      </w:pPr>
    </w:p>
    <w:p w14:paraId="2E8C6BF9" w14:textId="77777777" w:rsidR="001C0A63" w:rsidRPr="00D4700E" w:rsidRDefault="001C0A63" w:rsidP="001C0A63">
      <w:pPr>
        <w:spacing w:line="240" w:lineRule="auto"/>
        <w:rPr>
          <w:rFonts w:ascii="Arial" w:hAnsi="Arial" w:cs="Arial"/>
          <w:szCs w:val="24"/>
          <w:lang w:eastAsia="en-US"/>
        </w:rPr>
      </w:pPr>
    </w:p>
    <w:p w14:paraId="5C1701BA" w14:textId="77777777" w:rsidR="001C0A63" w:rsidRPr="00D4700E" w:rsidRDefault="001C0A63" w:rsidP="001C0A63">
      <w:pPr>
        <w:spacing w:line="240" w:lineRule="auto"/>
        <w:rPr>
          <w:rFonts w:ascii="Arial" w:hAnsi="Arial" w:cs="Arial"/>
          <w:szCs w:val="24"/>
          <w:lang w:val="en-US" w:eastAsia="en-US"/>
        </w:rPr>
      </w:pPr>
      <w:r w:rsidRPr="00D4700E">
        <w:rPr>
          <w:rFonts w:ascii="Arial" w:hAnsi="Arial" w:cs="Arial"/>
          <w:b/>
          <w:bCs/>
          <w:szCs w:val="24"/>
          <w:lang w:val="en-US" w:eastAsia="en-US"/>
        </w:rPr>
        <w:lastRenderedPageBreak/>
        <w:t xml:space="preserve">Article </w:t>
      </w:r>
      <w:proofErr w:type="gramStart"/>
      <w:r w:rsidRPr="00D4700E">
        <w:rPr>
          <w:rFonts w:ascii="Arial" w:hAnsi="Arial" w:cs="Arial"/>
          <w:b/>
          <w:bCs/>
          <w:szCs w:val="24"/>
          <w:lang w:val="en-US" w:eastAsia="en-US"/>
        </w:rPr>
        <w:t>4 :</w:t>
      </w:r>
      <w:proofErr w:type="gramEnd"/>
      <w:r w:rsidRPr="00D4700E">
        <w:rPr>
          <w:rFonts w:ascii="Arial" w:hAnsi="Arial" w:cs="Arial"/>
          <w:szCs w:val="24"/>
          <w:lang w:val="en-US" w:eastAsia="en-US"/>
        </w:rPr>
        <w:t xml:space="preserve"> </w:t>
      </w:r>
      <w:r w:rsidRPr="00D4700E">
        <w:rPr>
          <w:rFonts w:ascii="Arial" w:hAnsi="Arial" w:cs="Arial"/>
          <w:b/>
          <w:bCs/>
          <w:szCs w:val="24"/>
          <w:lang w:val="en-US" w:eastAsia="en-US"/>
        </w:rPr>
        <w:t>Fonctionnement du CP</w:t>
      </w:r>
    </w:p>
    <w:p w14:paraId="79AA2757" w14:textId="77777777" w:rsidR="001C0A63" w:rsidRPr="00D4700E" w:rsidRDefault="001C0A63" w:rsidP="001C0A63">
      <w:pPr>
        <w:numPr>
          <w:ilvl w:val="0"/>
          <w:numId w:val="74"/>
        </w:numPr>
        <w:spacing w:line="240" w:lineRule="auto"/>
        <w:rPr>
          <w:rFonts w:ascii="Arial" w:hAnsi="Arial" w:cs="Arial"/>
          <w:szCs w:val="24"/>
          <w:lang w:eastAsia="en-US"/>
        </w:rPr>
      </w:pPr>
      <w:r w:rsidRPr="00D4700E">
        <w:rPr>
          <w:rFonts w:ascii="Arial" w:hAnsi="Arial" w:cs="Arial"/>
          <w:szCs w:val="24"/>
          <w:lang w:eastAsia="en-US"/>
        </w:rPr>
        <w:t>Le CP se réunit au moins deux fois par an et chaque fois que nécessaire, sur convocation de son président ;</w:t>
      </w:r>
    </w:p>
    <w:p w14:paraId="0FB42E98" w14:textId="77777777" w:rsidR="001C0A63" w:rsidRPr="00D4700E" w:rsidRDefault="001C0A63" w:rsidP="001C0A63">
      <w:pPr>
        <w:numPr>
          <w:ilvl w:val="0"/>
          <w:numId w:val="74"/>
        </w:numPr>
        <w:spacing w:line="240" w:lineRule="auto"/>
        <w:rPr>
          <w:rFonts w:ascii="Arial" w:hAnsi="Arial" w:cs="Arial"/>
          <w:szCs w:val="24"/>
          <w:lang w:eastAsia="en-US"/>
        </w:rPr>
      </w:pPr>
      <w:r w:rsidRPr="00D4700E">
        <w:rPr>
          <w:rFonts w:ascii="Arial" w:hAnsi="Arial" w:cs="Arial"/>
          <w:szCs w:val="24"/>
          <w:lang w:eastAsia="en-US"/>
        </w:rPr>
        <w:t>Les décisions sont prises à la majorité des voix des membres présents ;</w:t>
      </w:r>
    </w:p>
    <w:p w14:paraId="0E6C259C" w14:textId="77777777" w:rsidR="001C0A63" w:rsidRPr="00D4700E" w:rsidRDefault="001C0A63" w:rsidP="001C0A63">
      <w:pPr>
        <w:numPr>
          <w:ilvl w:val="0"/>
          <w:numId w:val="74"/>
        </w:numPr>
        <w:spacing w:line="240" w:lineRule="auto"/>
        <w:rPr>
          <w:rFonts w:ascii="Arial" w:hAnsi="Arial" w:cs="Arial"/>
          <w:szCs w:val="24"/>
          <w:lang w:eastAsia="en-US"/>
        </w:rPr>
      </w:pPr>
      <w:r w:rsidRPr="00D4700E">
        <w:rPr>
          <w:rFonts w:ascii="Arial" w:hAnsi="Arial" w:cs="Arial"/>
          <w:szCs w:val="24"/>
          <w:lang w:eastAsia="en-US"/>
        </w:rPr>
        <w:t>Le CP peut faire appel à des experts externes pour des consultations sur des sujets spécifiques liés aux programmes ;</w:t>
      </w:r>
    </w:p>
    <w:p w14:paraId="65EB8179" w14:textId="77777777" w:rsidR="001C0A63" w:rsidRPr="00D4700E" w:rsidRDefault="001C0A63" w:rsidP="001C0A63">
      <w:pPr>
        <w:numPr>
          <w:ilvl w:val="0"/>
          <w:numId w:val="74"/>
        </w:numPr>
        <w:spacing w:line="240" w:lineRule="auto"/>
        <w:rPr>
          <w:rFonts w:ascii="Arial" w:hAnsi="Arial" w:cs="Arial"/>
          <w:szCs w:val="24"/>
          <w:lang w:eastAsia="en-US"/>
        </w:rPr>
      </w:pPr>
      <w:r w:rsidRPr="00D4700E">
        <w:rPr>
          <w:rFonts w:ascii="Arial" w:hAnsi="Arial" w:cs="Arial"/>
          <w:szCs w:val="24"/>
          <w:lang w:eastAsia="en-US"/>
        </w:rPr>
        <w:t>Un compte-rendu de chaque réunion est établi et transmis à la Direction Générale pour validation et suivi des recommandations.</w:t>
      </w:r>
    </w:p>
    <w:p w14:paraId="16D2FAD1" w14:textId="77777777" w:rsidR="001C0A63" w:rsidRPr="00D4700E" w:rsidRDefault="001C0A63" w:rsidP="001C0A63">
      <w:pPr>
        <w:spacing w:line="240" w:lineRule="auto"/>
        <w:rPr>
          <w:rFonts w:ascii="Arial" w:hAnsi="Arial" w:cs="Arial"/>
          <w:szCs w:val="24"/>
          <w:lang w:val="en-US" w:eastAsia="en-US"/>
        </w:rPr>
      </w:pPr>
      <w:r w:rsidRPr="00D4700E">
        <w:rPr>
          <w:rFonts w:ascii="Arial" w:hAnsi="Arial" w:cs="Arial"/>
          <w:b/>
          <w:bCs/>
          <w:szCs w:val="24"/>
          <w:lang w:val="en-US" w:eastAsia="en-US"/>
        </w:rPr>
        <w:t xml:space="preserve">Article </w:t>
      </w:r>
      <w:proofErr w:type="gramStart"/>
      <w:r w:rsidRPr="00D4700E">
        <w:rPr>
          <w:rFonts w:ascii="Arial" w:hAnsi="Arial" w:cs="Arial"/>
          <w:b/>
          <w:bCs/>
          <w:szCs w:val="24"/>
          <w:lang w:val="en-US" w:eastAsia="en-US"/>
        </w:rPr>
        <w:t>5 :</w:t>
      </w:r>
      <w:proofErr w:type="gramEnd"/>
      <w:r w:rsidRPr="00D4700E">
        <w:rPr>
          <w:rFonts w:ascii="Arial" w:hAnsi="Arial" w:cs="Arial"/>
          <w:szCs w:val="24"/>
          <w:lang w:val="en-US" w:eastAsia="en-US"/>
        </w:rPr>
        <w:t xml:space="preserve"> </w:t>
      </w:r>
      <w:r w:rsidRPr="00D4700E">
        <w:rPr>
          <w:rFonts w:ascii="Arial" w:hAnsi="Arial" w:cs="Arial"/>
          <w:b/>
          <w:bCs/>
          <w:szCs w:val="24"/>
          <w:lang w:val="en-US" w:eastAsia="en-US"/>
        </w:rPr>
        <w:t>Attributi</w:t>
      </w:r>
      <w:r>
        <w:rPr>
          <w:rFonts w:ascii="Arial" w:hAnsi="Arial" w:cs="Arial"/>
          <w:b/>
          <w:bCs/>
          <w:szCs w:val="24"/>
          <w:lang w:val="en-US" w:eastAsia="en-US"/>
        </w:rPr>
        <w:t>ons et r</w:t>
      </w:r>
      <w:r w:rsidRPr="00D4700E">
        <w:rPr>
          <w:rFonts w:ascii="Arial" w:hAnsi="Arial" w:cs="Arial"/>
          <w:b/>
          <w:bCs/>
          <w:szCs w:val="24"/>
          <w:lang w:val="en-US" w:eastAsia="en-US"/>
        </w:rPr>
        <w:t>esponsabilités</w:t>
      </w:r>
    </w:p>
    <w:p w14:paraId="36ECE111" w14:textId="77777777" w:rsidR="001C0A63" w:rsidRPr="00D4700E" w:rsidRDefault="001C0A63" w:rsidP="001C0A63">
      <w:pPr>
        <w:numPr>
          <w:ilvl w:val="0"/>
          <w:numId w:val="75"/>
        </w:numPr>
        <w:spacing w:line="240" w:lineRule="auto"/>
        <w:rPr>
          <w:rFonts w:ascii="Arial" w:hAnsi="Arial" w:cs="Arial"/>
          <w:szCs w:val="24"/>
          <w:lang w:eastAsia="en-US"/>
        </w:rPr>
      </w:pPr>
      <w:r w:rsidRPr="00D4700E">
        <w:rPr>
          <w:rFonts w:ascii="Arial" w:hAnsi="Arial" w:cs="Arial"/>
          <w:szCs w:val="24"/>
          <w:lang w:eastAsia="en-US"/>
        </w:rPr>
        <w:t>Le président du CP est chargé de coordonner les travaux du comité et de s’assurer de la bonne réalisation des missions du CP ;</w:t>
      </w:r>
    </w:p>
    <w:p w14:paraId="38832B68" w14:textId="77777777" w:rsidR="001C0A63" w:rsidRPr="00D4700E" w:rsidRDefault="001C0A63" w:rsidP="001C0A63">
      <w:pPr>
        <w:numPr>
          <w:ilvl w:val="0"/>
          <w:numId w:val="75"/>
        </w:numPr>
        <w:spacing w:line="240" w:lineRule="auto"/>
        <w:rPr>
          <w:rFonts w:ascii="Arial" w:hAnsi="Arial" w:cs="Arial"/>
          <w:szCs w:val="24"/>
          <w:lang w:eastAsia="en-US"/>
        </w:rPr>
      </w:pPr>
      <w:r w:rsidRPr="00D4700E">
        <w:rPr>
          <w:rFonts w:ascii="Arial" w:hAnsi="Arial" w:cs="Arial"/>
          <w:szCs w:val="24"/>
          <w:lang w:eastAsia="en-US"/>
        </w:rPr>
        <w:t>Les membres du CP participent activement à la révision et à l’amélioration continue des programmes ;</w:t>
      </w:r>
    </w:p>
    <w:p w14:paraId="1B2513A5" w14:textId="77777777" w:rsidR="001C0A63" w:rsidRPr="00D4700E" w:rsidRDefault="001C0A63" w:rsidP="001C0A63">
      <w:pPr>
        <w:numPr>
          <w:ilvl w:val="0"/>
          <w:numId w:val="75"/>
        </w:numPr>
        <w:spacing w:line="240" w:lineRule="auto"/>
        <w:rPr>
          <w:rFonts w:ascii="Arial" w:hAnsi="Arial" w:cs="Arial"/>
          <w:szCs w:val="24"/>
          <w:lang w:eastAsia="en-US"/>
        </w:rPr>
      </w:pPr>
      <w:r w:rsidRPr="00D4700E">
        <w:rPr>
          <w:rFonts w:ascii="Arial" w:hAnsi="Arial" w:cs="Arial"/>
          <w:szCs w:val="24"/>
          <w:lang w:eastAsia="en-US"/>
        </w:rPr>
        <w:t>Le CP est responsable de l’intégration de nouvelles disciplines ou méthodologies pédagogiques en fonction des évolutions académiques et professionnelles.</w:t>
      </w:r>
    </w:p>
    <w:p w14:paraId="786F52C4" w14:textId="77777777" w:rsidR="001C0A63" w:rsidRPr="00D4700E" w:rsidRDefault="001C0A63" w:rsidP="001C0A63">
      <w:pPr>
        <w:spacing w:line="240" w:lineRule="auto"/>
        <w:rPr>
          <w:rFonts w:ascii="Arial" w:hAnsi="Arial" w:cs="Arial"/>
          <w:szCs w:val="24"/>
          <w:lang w:eastAsia="en-US"/>
        </w:rPr>
      </w:pPr>
      <w:r w:rsidRPr="00D4700E">
        <w:rPr>
          <w:rFonts w:ascii="Arial" w:hAnsi="Arial" w:cs="Arial"/>
          <w:b/>
          <w:bCs/>
          <w:szCs w:val="24"/>
          <w:lang w:eastAsia="en-US"/>
        </w:rPr>
        <w:t>Article 6 :</w:t>
      </w:r>
      <w:r w:rsidRPr="00D4700E">
        <w:rPr>
          <w:rFonts w:ascii="Arial" w:hAnsi="Arial" w:cs="Arial"/>
          <w:szCs w:val="24"/>
          <w:lang w:eastAsia="en-US"/>
        </w:rPr>
        <w:t xml:space="preserve"> La présente décision prend effet dès sa signature et sera communiquée aux parties concernées pour exécution.</w:t>
      </w:r>
    </w:p>
    <w:p w14:paraId="61C72163" w14:textId="77777777" w:rsidR="001C0A63" w:rsidRPr="002F507D" w:rsidRDefault="001C0A63" w:rsidP="001C0A63">
      <w:pPr>
        <w:tabs>
          <w:tab w:val="left" w:pos="7845"/>
        </w:tabs>
        <w:spacing w:line="276" w:lineRule="auto"/>
        <w:jc w:val="right"/>
        <w:rPr>
          <w:rFonts w:ascii="Arial" w:eastAsia="Calibri" w:hAnsi="Arial" w:cs="Arial"/>
          <w:bCs/>
          <w:color w:val="000000" w:themeColor="text1"/>
          <w:lang w:eastAsia="en-US"/>
        </w:rPr>
      </w:pPr>
      <w:r w:rsidRPr="002F507D">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2F507D">
        <w:rPr>
          <w:rFonts w:ascii="Arial" w:eastAsia="Calibri" w:hAnsi="Arial" w:cs="Arial"/>
          <w:bCs/>
          <w:color w:val="000000" w:themeColor="text1"/>
          <w:lang w:eastAsia="en-US"/>
        </w:rPr>
        <w:t>septembre 2022</w:t>
      </w:r>
    </w:p>
    <w:p w14:paraId="2F58BA4B"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r w:rsidRPr="002F507D">
        <w:rPr>
          <w:rFonts w:ascii="Arial" w:eastAsia="Calibri" w:hAnsi="Arial" w:cs="Arial"/>
          <w:b/>
          <w:bCs/>
          <w:color w:val="000000" w:themeColor="text1"/>
          <w:lang w:eastAsia="en-US"/>
        </w:rPr>
        <w:t>Le Directeur Général,</w:t>
      </w:r>
    </w:p>
    <w:p w14:paraId="79EF953A"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73CC4EF" w14:textId="77777777" w:rsidR="001C0A63" w:rsidRDefault="001C0A63" w:rsidP="001C0A63">
      <w:pPr>
        <w:tabs>
          <w:tab w:val="left" w:pos="7845"/>
        </w:tabs>
        <w:spacing w:line="276" w:lineRule="auto"/>
        <w:jc w:val="right"/>
        <w:rPr>
          <w:rFonts w:ascii="Arial" w:eastAsia="Calibri" w:hAnsi="Arial" w:cs="Arial"/>
          <w:b/>
          <w:bCs/>
          <w:color w:val="000000" w:themeColor="text1"/>
          <w:lang w:eastAsia="en-US"/>
        </w:rPr>
      </w:pPr>
    </w:p>
    <w:p w14:paraId="715BF032" w14:textId="77777777" w:rsidR="001C0A63" w:rsidRDefault="001C0A63" w:rsidP="001C0A63">
      <w:pPr>
        <w:spacing w:line="276" w:lineRule="auto"/>
        <w:rPr>
          <w:b/>
          <w:bCs/>
          <w:szCs w:val="24"/>
          <w:lang w:eastAsia="en-US"/>
        </w:rPr>
      </w:pPr>
    </w:p>
    <w:p w14:paraId="6F1A933D" w14:textId="77777777" w:rsidR="001C0A63" w:rsidRDefault="001C0A63" w:rsidP="001C0A63">
      <w:pPr>
        <w:jc w:val="right"/>
      </w:pPr>
      <w:r>
        <w:rPr>
          <w:b/>
          <w:bCs/>
          <w:szCs w:val="24"/>
          <w:lang w:eastAsia="en-US"/>
        </w:rPr>
        <w:t xml:space="preserve">                                       </w:t>
      </w:r>
      <w:r>
        <w:rPr>
          <w:rFonts w:ascii="Arial" w:eastAsia="Calibri" w:hAnsi="Arial" w:cs="Arial"/>
          <w:b/>
          <w:bCs/>
          <w:color w:val="000000" w:themeColor="text1"/>
          <w:lang w:eastAsia="en-US"/>
        </w:rPr>
        <w:t>M.SANGARE Adama</w:t>
      </w:r>
    </w:p>
    <w:p w14:paraId="14C9F6D3" w14:textId="77777777" w:rsidR="009C598A" w:rsidRDefault="009C598A" w:rsidP="00C348CE">
      <w:pPr>
        <w:shd w:val="clear" w:color="auto" w:fill="FFFFFF"/>
        <w:spacing w:line="240" w:lineRule="auto"/>
        <w:ind w:right="9"/>
        <w:jc w:val="center"/>
        <w:rPr>
          <w:b/>
          <w:iCs/>
          <w:color w:val="000000" w:themeColor="text1"/>
          <w:sz w:val="44"/>
        </w:rPr>
      </w:pPr>
    </w:p>
    <w:p w14:paraId="06D244CB" w14:textId="77777777" w:rsidR="009C598A" w:rsidRDefault="009C598A" w:rsidP="00C348CE">
      <w:pPr>
        <w:shd w:val="clear" w:color="auto" w:fill="FFFFFF"/>
        <w:spacing w:line="240" w:lineRule="auto"/>
        <w:ind w:right="9"/>
        <w:jc w:val="center"/>
        <w:rPr>
          <w:b/>
          <w:iCs/>
          <w:color w:val="000000" w:themeColor="text1"/>
          <w:sz w:val="44"/>
        </w:rPr>
      </w:pPr>
    </w:p>
    <w:p w14:paraId="318B7B90" w14:textId="77777777" w:rsidR="009C598A" w:rsidRDefault="009C598A" w:rsidP="00C348CE">
      <w:pPr>
        <w:shd w:val="clear" w:color="auto" w:fill="FFFFFF"/>
        <w:spacing w:line="240" w:lineRule="auto"/>
        <w:ind w:right="9"/>
        <w:jc w:val="center"/>
        <w:rPr>
          <w:b/>
          <w:iCs/>
          <w:color w:val="000000" w:themeColor="text1"/>
          <w:sz w:val="44"/>
        </w:rPr>
      </w:pPr>
    </w:p>
    <w:p w14:paraId="38AB4DCC" w14:textId="77777777" w:rsidR="009C598A" w:rsidRDefault="009C598A" w:rsidP="00C348CE">
      <w:pPr>
        <w:shd w:val="clear" w:color="auto" w:fill="FFFFFF"/>
        <w:spacing w:line="240" w:lineRule="auto"/>
        <w:ind w:right="9"/>
        <w:jc w:val="center"/>
        <w:rPr>
          <w:b/>
          <w:iCs/>
          <w:color w:val="000000" w:themeColor="text1"/>
          <w:sz w:val="44"/>
        </w:rPr>
      </w:pPr>
    </w:p>
    <w:p w14:paraId="54097D45" w14:textId="77777777" w:rsidR="009C598A" w:rsidRDefault="009C598A" w:rsidP="00C348CE">
      <w:pPr>
        <w:shd w:val="clear" w:color="auto" w:fill="FFFFFF"/>
        <w:spacing w:line="240" w:lineRule="auto"/>
        <w:ind w:right="9"/>
        <w:jc w:val="center"/>
        <w:rPr>
          <w:b/>
          <w:iCs/>
          <w:color w:val="000000" w:themeColor="text1"/>
          <w:sz w:val="44"/>
        </w:rPr>
      </w:pPr>
    </w:p>
    <w:p w14:paraId="23C5C777" w14:textId="77777777" w:rsidR="009C598A" w:rsidRDefault="009C598A" w:rsidP="00C348CE">
      <w:pPr>
        <w:shd w:val="clear" w:color="auto" w:fill="FFFFFF"/>
        <w:spacing w:line="240" w:lineRule="auto"/>
        <w:ind w:right="9"/>
        <w:jc w:val="center"/>
        <w:rPr>
          <w:b/>
          <w:iCs/>
          <w:color w:val="000000" w:themeColor="text1"/>
          <w:sz w:val="44"/>
        </w:rPr>
      </w:pPr>
    </w:p>
    <w:p w14:paraId="617AFDC2" w14:textId="77777777" w:rsidR="001C0A63" w:rsidRDefault="001C0A63" w:rsidP="00C348CE">
      <w:pPr>
        <w:shd w:val="clear" w:color="auto" w:fill="FFFFFF"/>
        <w:spacing w:line="240" w:lineRule="auto"/>
        <w:ind w:right="9"/>
        <w:jc w:val="center"/>
        <w:rPr>
          <w:b/>
          <w:iCs/>
          <w:color w:val="000000" w:themeColor="text1"/>
          <w:sz w:val="44"/>
        </w:rPr>
      </w:pPr>
    </w:p>
    <w:p w14:paraId="4E365942" w14:textId="77777777" w:rsidR="001C0A63" w:rsidRDefault="001C0A63" w:rsidP="00C348CE">
      <w:pPr>
        <w:shd w:val="clear" w:color="auto" w:fill="FFFFFF"/>
        <w:spacing w:line="240" w:lineRule="auto"/>
        <w:ind w:right="9"/>
        <w:jc w:val="center"/>
        <w:rPr>
          <w:b/>
          <w:iCs/>
          <w:color w:val="000000" w:themeColor="text1"/>
          <w:sz w:val="44"/>
        </w:rPr>
      </w:pPr>
    </w:p>
    <w:p w14:paraId="420E8B66" w14:textId="77777777" w:rsidR="001C0A63" w:rsidRDefault="001C0A63" w:rsidP="00C348CE">
      <w:pPr>
        <w:shd w:val="clear" w:color="auto" w:fill="FFFFFF"/>
        <w:spacing w:line="240" w:lineRule="auto"/>
        <w:ind w:right="9"/>
        <w:jc w:val="center"/>
        <w:rPr>
          <w:b/>
          <w:iCs/>
          <w:color w:val="000000" w:themeColor="text1"/>
          <w:sz w:val="44"/>
        </w:rPr>
      </w:pPr>
    </w:p>
    <w:p w14:paraId="716C3520" w14:textId="77777777" w:rsidR="001C0A63" w:rsidRDefault="001C0A63" w:rsidP="00C348CE">
      <w:pPr>
        <w:shd w:val="clear" w:color="auto" w:fill="FFFFFF"/>
        <w:spacing w:line="240" w:lineRule="auto"/>
        <w:ind w:right="9"/>
        <w:jc w:val="center"/>
        <w:rPr>
          <w:b/>
          <w:iCs/>
          <w:color w:val="000000" w:themeColor="text1"/>
          <w:sz w:val="44"/>
        </w:rPr>
      </w:pPr>
    </w:p>
    <w:p w14:paraId="11464DE8" w14:textId="77777777" w:rsidR="001C0A63" w:rsidRDefault="001C0A63" w:rsidP="00C348CE">
      <w:pPr>
        <w:shd w:val="clear" w:color="auto" w:fill="FFFFFF"/>
        <w:spacing w:line="240" w:lineRule="auto"/>
        <w:ind w:right="9"/>
        <w:jc w:val="center"/>
        <w:rPr>
          <w:b/>
          <w:iCs/>
          <w:color w:val="000000" w:themeColor="text1"/>
          <w:sz w:val="44"/>
        </w:rPr>
      </w:pPr>
    </w:p>
    <w:p w14:paraId="7131B33E" w14:textId="77777777" w:rsidR="001C0A63" w:rsidRDefault="001C0A63" w:rsidP="00C348CE">
      <w:pPr>
        <w:shd w:val="clear" w:color="auto" w:fill="FFFFFF"/>
        <w:spacing w:line="240" w:lineRule="auto"/>
        <w:ind w:right="9"/>
        <w:jc w:val="center"/>
        <w:rPr>
          <w:b/>
          <w:iCs/>
          <w:color w:val="000000" w:themeColor="text1"/>
          <w:sz w:val="44"/>
        </w:rPr>
      </w:pPr>
    </w:p>
    <w:p w14:paraId="5B0630CF" w14:textId="77777777" w:rsidR="001C0A63" w:rsidRDefault="001C0A63" w:rsidP="00C348CE">
      <w:pPr>
        <w:shd w:val="clear" w:color="auto" w:fill="FFFFFF"/>
        <w:spacing w:line="240" w:lineRule="auto"/>
        <w:ind w:right="9"/>
        <w:jc w:val="center"/>
        <w:rPr>
          <w:b/>
          <w:iCs/>
          <w:color w:val="000000" w:themeColor="text1"/>
          <w:sz w:val="44"/>
        </w:rPr>
      </w:pPr>
    </w:p>
    <w:p w14:paraId="5655A4F3" w14:textId="77777777" w:rsidR="001C0A63" w:rsidRDefault="001C0A63" w:rsidP="00C348CE">
      <w:pPr>
        <w:shd w:val="clear" w:color="auto" w:fill="FFFFFF"/>
        <w:spacing w:line="240" w:lineRule="auto"/>
        <w:ind w:right="9"/>
        <w:jc w:val="center"/>
        <w:rPr>
          <w:b/>
          <w:iCs/>
          <w:color w:val="000000" w:themeColor="text1"/>
          <w:sz w:val="44"/>
        </w:rPr>
      </w:pPr>
    </w:p>
    <w:p w14:paraId="2E6605C8" w14:textId="77777777" w:rsidR="001C0A63" w:rsidRDefault="001C0A63" w:rsidP="00C348CE">
      <w:pPr>
        <w:shd w:val="clear" w:color="auto" w:fill="FFFFFF"/>
        <w:spacing w:line="240" w:lineRule="auto"/>
        <w:ind w:right="9"/>
        <w:jc w:val="center"/>
        <w:rPr>
          <w:b/>
          <w:iCs/>
          <w:color w:val="000000" w:themeColor="text1"/>
          <w:sz w:val="44"/>
        </w:rPr>
      </w:pPr>
    </w:p>
    <w:p w14:paraId="502C2ABB" w14:textId="77777777" w:rsidR="001C0A63" w:rsidRDefault="001C0A63" w:rsidP="00C348CE">
      <w:pPr>
        <w:shd w:val="clear" w:color="auto" w:fill="FFFFFF"/>
        <w:spacing w:line="240" w:lineRule="auto"/>
        <w:ind w:right="9"/>
        <w:jc w:val="center"/>
        <w:rPr>
          <w:b/>
          <w:iCs/>
          <w:color w:val="000000" w:themeColor="text1"/>
          <w:sz w:val="44"/>
        </w:rPr>
      </w:pPr>
    </w:p>
    <w:p w14:paraId="6D735E9C" w14:textId="77777777" w:rsidR="001C0A63" w:rsidRDefault="001C0A63" w:rsidP="00C348CE">
      <w:pPr>
        <w:shd w:val="clear" w:color="auto" w:fill="FFFFFF"/>
        <w:spacing w:line="240" w:lineRule="auto"/>
        <w:ind w:right="9"/>
        <w:jc w:val="center"/>
        <w:rPr>
          <w:b/>
          <w:iCs/>
          <w:color w:val="000000" w:themeColor="text1"/>
          <w:sz w:val="44"/>
        </w:rPr>
      </w:pPr>
    </w:p>
    <w:p w14:paraId="17B4DE56" w14:textId="77777777" w:rsidR="001C0A63" w:rsidRDefault="001C0A63" w:rsidP="00C348CE">
      <w:pPr>
        <w:shd w:val="clear" w:color="auto" w:fill="FFFFFF"/>
        <w:spacing w:line="240" w:lineRule="auto"/>
        <w:ind w:right="9"/>
        <w:jc w:val="center"/>
        <w:rPr>
          <w:b/>
          <w:iCs/>
          <w:color w:val="000000" w:themeColor="text1"/>
          <w:sz w:val="44"/>
        </w:rPr>
      </w:pPr>
    </w:p>
    <w:p w14:paraId="05BA3ADE" w14:textId="77777777" w:rsidR="001C0A63" w:rsidRDefault="001C0A63" w:rsidP="00C348CE">
      <w:pPr>
        <w:shd w:val="clear" w:color="auto" w:fill="FFFFFF"/>
        <w:spacing w:line="240" w:lineRule="auto"/>
        <w:ind w:right="9"/>
        <w:jc w:val="center"/>
        <w:rPr>
          <w:b/>
          <w:iCs/>
          <w:color w:val="000000" w:themeColor="text1"/>
          <w:sz w:val="44"/>
        </w:rPr>
      </w:pPr>
    </w:p>
    <w:p w14:paraId="0D371AFA" w14:textId="77777777" w:rsidR="001C0A63" w:rsidRDefault="001C0A63" w:rsidP="00C348CE">
      <w:pPr>
        <w:shd w:val="clear" w:color="auto" w:fill="FFFFFF"/>
        <w:spacing w:line="240" w:lineRule="auto"/>
        <w:ind w:right="9"/>
        <w:jc w:val="center"/>
        <w:rPr>
          <w:b/>
          <w:iCs/>
          <w:color w:val="000000" w:themeColor="text1"/>
          <w:sz w:val="44"/>
        </w:rPr>
      </w:pPr>
    </w:p>
    <w:p w14:paraId="1124F29C" w14:textId="77777777" w:rsidR="009C598A" w:rsidRDefault="009C598A" w:rsidP="00C348CE">
      <w:pPr>
        <w:shd w:val="clear" w:color="auto" w:fill="FFFFFF"/>
        <w:spacing w:line="240" w:lineRule="auto"/>
        <w:ind w:right="9"/>
        <w:jc w:val="center"/>
        <w:rPr>
          <w:b/>
          <w:iCs/>
          <w:color w:val="000000" w:themeColor="text1"/>
          <w:sz w:val="44"/>
        </w:rPr>
      </w:pPr>
    </w:p>
    <w:p w14:paraId="1DB7BF22" w14:textId="77777777" w:rsidR="009C598A" w:rsidRDefault="009C598A" w:rsidP="00C348CE">
      <w:pPr>
        <w:shd w:val="clear" w:color="auto" w:fill="FFFFFF"/>
        <w:spacing w:line="240" w:lineRule="auto"/>
        <w:ind w:right="9"/>
        <w:jc w:val="center"/>
        <w:rPr>
          <w:b/>
          <w:iCs/>
          <w:color w:val="000000" w:themeColor="text1"/>
          <w:sz w:val="44"/>
        </w:rPr>
      </w:pPr>
    </w:p>
    <w:p w14:paraId="4BC82481" w14:textId="77777777" w:rsidR="009C598A" w:rsidRPr="00C348CE" w:rsidRDefault="009C598A" w:rsidP="00C348CE">
      <w:pPr>
        <w:shd w:val="clear" w:color="auto" w:fill="FFFFFF"/>
        <w:spacing w:line="240" w:lineRule="auto"/>
        <w:ind w:right="9"/>
        <w:jc w:val="center"/>
        <w:rPr>
          <w:b/>
          <w:iCs/>
          <w:color w:val="000000" w:themeColor="text1"/>
          <w:sz w:val="44"/>
        </w:rPr>
      </w:pPr>
    </w:p>
    <w:p w14:paraId="611407C9" w14:textId="0E28D981" w:rsidR="00C348CE" w:rsidRPr="00C348CE" w:rsidRDefault="00C348CE" w:rsidP="00C348CE">
      <w:pPr>
        <w:shd w:val="clear" w:color="auto" w:fill="FFFFFF"/>
        <w:spacing w:line="240" w:lineRule="auto"/>
        <w:ind w:right="9"/>
        <w:jc w:val="center"/>
        <w:rPr>
          <w:b/>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5</w:t>
      </w:r>
      <w:r w:rsidRPr="00C348CE">
        <w:rPr>
          <w:b/>
          <w:bCs/>
          <w:iCs/>
          <w:color w:val="000000" w:themeColor="text1"/>
          <w:sz w:val="44"/>
        </w:rPr>
        <w:t>:</w:t>
      </w:r>
      <w:proofErr w:type="gramEnd"/>
      <w:r w:rsidRPr="00C348CE">
        <w:rPr>
          <w:b/>
          <w:iCs/>
          <w:color w:val="000000" w:themeColor="text1"/>
          <w:sz w:val="44"/>
        </w:rPr>
        <w:t xml:space="preserve"> Cellule interne d’audit et d’assurance qualité</w:t>
      </w:r>
      <w:r w:rsidR="001C0A63">
        <w:rPr>
          <w:b/>
          <w:iCs/>
          <w:color w:val="000000" w:themeColor="text1"/>
          <w:sz w:val="44"/>
        </w:rPr>
        <w:t>(CIAQ)</w:t>
      </w:r>
    </w:p>
    <w:bookmarkEnd w:id="14"/>
    <w:p w14:paraId="0E87F4DE" w14:textId="5C1CDE84" w:rsidR="00D81BFF" w:rsidRDefault="00D81BFF" w:rsidP="00D81BFF">
      <w:pPr>
        <w:shd w:val="clear" w:color="auto" w:fill="FFFFFF"/>
        <w:spacing w:line="240" w:lineRule="auto"/>
        <w:ind w:right="9"/>
        <w:jc w:val="center"/>
        <w:rPr>
          <w:b/>
          <w:color w:val="000000" w:themeColor="text1"/>
          <w:sz w:val="44"/>
        </w:rPr>
      </w:pPr>
    </w:p>
    <w:p w14:paraId="6CDDA904" w14:textId="77777777" w:rsidR="00C348CE" w:rsidRDefault="00C348CE" w:rsidP="00D81BFF">
      <w:pPr>
        <w:shd w:val="clear" w:color="auto" w:fill="FFFFFF"/>
        <w:spacing w:line="240" w:lineRule="auto"/>
        <w:ind w:right="9"/>
        <w:jc w:val="center"/>
        <w:rPr>
          <w:b/>
          <w:color w:val="000000" w:themeColor="text1"/>
          <w:sz w:val="44"/>
        </w:rPr>
      </w:pPr>
    </w:p>
    <w:p w14:paraId="64D59166" w14:textId="77777777" w:rsidR="00C348CE" w:rsidRDefault="00C348CE" w:rsidP="00D81BFF">
      <w:pPr>
        <w:shd w:val="clear" w:color="auto" w:fill="FFFFFF"/>
        <w:spacing w:line="240" w:lineRule="auto"/>
        <w:ind w:right="9"/>
        <w:jc w:val="center"/>
        <w:rPr>
          <w:b/>
          <w:color w:val="000000" w:themeColor="text1"/>
          <w:sz w:val="44"/>
        </w:rPr>
      </w:pPr>
    </w:p>
    <w:p w14:paraId="01194FA0" w14:textId="77777777" w:rsidR="00C348CE" w:rsidRDefault="00C348CE" w:rsidP="00D81BFF">
      <w:pPr>
        <w:shd w:val="clear" w:color="auto" w:fill="FFFFFF"/>
        <w:spacing w:line="240" w:lineRule="auto"/>
        <w:ind w:right="9"/>
        <w:jc w:val="center"/>
        <w:rPr>
          <w:b/>
          <w:color w:val="000000" w:themeColor="text1"/>
          <w:sz w:val="44"/>
        </w:rPr>
      </w:pPr>
    </w:p>
    <w:p w14:paraId="070E0535" w14:textId="77777777" w:rsidR="00C348CE" w:rsidRDefault="00C348CE" w:rsidP="00D81BFF">
      <w:pPr>
        <w:shd w:val="clear" w:color="auto" w:fill="FFFFFF"/>
        <w:spacing w:line="240" w:lineRule="auto"/>
        <w:ind w:right="9"/>
        <w:jc w:val="center"/>
        <w:rPr>
          <w:b/>
          <w:color w:val="000000" w:themeColor="text1"/>
          <w:sz w:val="44"/>
        </w:rPr>
      </w:pPr>
    </w:p>
    <w:p w14:paraId="0F7F9EDD" w14:textId="77777777" w:rsidR="00C348CE" w:rsidRDefault="00C348CE" w:rsidP="00D81BFF">
      <w:pPr>
        <w:shd w:val="clear" w:color="auto" w:fill="FFFFFF"/>
        <w:spacing w:line="240" w:lineRule="auto"/>
        <w:ind w:right="9"/>
        <w:jc w:val="center"/>
        <w:rPr>
          <w:b/>
          <w:color w:val="000000" w:themeColor="text1"/>
          <w:sz w:val="44"/>
        </w:rPr>
      </w:pPr>
    </w:p>
    <w:p w14:paraId="3DCE2351" w14:textId="77777777" w:rsidR="00C348CE" w:rsidRDefault="00C348CE" w:rsidP="00D81BFF">
      <w:pPr>
        <w:shd w:val="clear" w:color="auto" w:fill="FFFFFF"/>
        <w:spacing w:line="240" w:lineRule="auto"/>
        <w:ind w:right="9"/>
        <w:jc w:val="center"/>
        <w:rPr>
          <w:b/>
          <w:color w:val="000000" w:themeColor="text1"/>
          <w:sz w:val="44"/>
        </w:rPr>
      </w:pPr>
    </w:p>
    <w:p w14:paraId="510170A1" w14:textId="77777777" w:rsidR="00C348CE" w:rsidRDefault="00C348CE" w:rsidP="00D81BFF">
      <w:pPr>
        <w:shd w:val="clear" w:color="auto" w:fill="FFFFFF"/>
        <w:spacing w:line="240" w:lineRule="auto"/>
        <w:ind w:right="9"/>
        <w:jc w:val="center"/>
        <w:rPr>
          <w:b/>
          <w:color w:val="000000" w:themeColor="text1"/>
          <w:sz w:val="44"/>
        </w:rPr>
      </w:pPr>
    </w:p>
    <w:p w14:paraId="6048AEEE" w14:textId="77777777" w:rsidR="00C348CE" w:rsidRDefault="00C348CE" w:rsidP="00D81BFF">
      <w:pPr>
        <w:shd w:val="clear" w:color="auto" w:fill="FFFFFF"/>
        <w:spacing w:line="240" w:lineRule="auto"/>
        <w:ind w:right="9"/>
        <w:jc w:val="center"/>
        <w:rPr>
          <w:b/>
          <w:color w:val="000000" w:themeColor="text1"/>
          <w:sz w:val="44"/>
        </w:rPr>
      </w:pPr>
    </w:p>
    <w:p w14:paraId="57954EED" w14:textId="77777777" w:rsidR="00C348CE" w:rsidRDefault="00C348CE" w:rsidP="00D81BFF">
      <w:pPr>
        <w:shd w:val="clear" w:color="auto" w:fill="FFFFFF"/>
        <w:spacing w:line="240" w:lineRule="auto"/>
        <w:ind w:right="9"/>
        <w:jc w:val="center"/>
        <w:rPr>
          <w:b/>
          <w:color w:val="000000" w:themeColor="text1"/>
          <w:sz w:val="44"/>
        </w:rPr>
      </w:pPr>
    </w:p>
    <w:p w14:paraId="5B9F9C12" w14:textId="77777777" w:rsidR="00C348CE" w:rsidRDefault="00C348CE" w:rsidP="00D81BFF">
      <w:pPr>
        <w:shd w:val="clear" w:color="auto" w:fill="FFFFFF"/>
        <w:spacing w:line="240" w:lineRule="auto"/>
        <w:ind w:right="9"/>
        <w:jc w:val="center"/>
        <w:rPr>
          <w:b/>
          <w:color w:val="000000" w:themeColor="text1"/>
          <w:sz w:val="44"/>
        </w:rPr>
      </w:pPr>
    </w:p>
    <w:p w14:paraId="730D0AFA" w14:textId="77777777" w:rsidR="00C348CE" w:rsidRDefault="00C348CE" w:rsidP="00D81BFF">
      <w:pPr>
        <w:shd w:val="clear" w:color="auto" w:fill="FFFFFF"/>
        <w:spacing w:line="240" w:lineRule="auto"/>
        <w:ind w:right="9"/>
        <w:jc w:val="center"/>
        <w:rPr>
          <w:b/>
          <w:color w:val="000000" w:themeColor="text1"/>
          <w:sz w:val="44"/>
        </w:rPr>
      </w:pPr>
    </w:p>
    <w:p w14:paraId="44C29271" w14:textId="77777777" w:rsidR="00C348CE" w:rsidRDefault="00C348CE" w:rsidP="00D81BFF">
      <w:pPr>
        <w:shd w:val="clear" w:color="auto" w:fill="FFFFFF"/>
        <w:spacing w:line="240" w:lineRule="auto"/>
        <w:ind w:right="9"/>
        <w:jc w:val="center"/>
        <w:rPr>
          <w:b/>
          <w:color w:val="000000" w:themeColor="text1"/>
          <w:sz w:val="44"/>
        </w:rPr>
      </w:pPr>
    </w:p>
    <w:p w14:paraId="610DE126" w14:textId="77777777" w:rsidR="00C348CE" w:rsidRDefault="00C348CE" w:rsidP="00D81BFF">
      <w:pPr>
        <w:shd w:val="clear" w:color="auto" w:fill="FFFFFF"/>
        <w:spacing w:line="240" w:lineRule="auto"/>
        <w:ind w:right="9"/>
        <w:jc w:val="center"/>
        <w:rPr>
          <w:b/>
          <w:color w:val="000000" w:themeColor="text1"/>
          <w:sz w:val="44"/>
        </w:rPr>
      </w:pPr>
    </w:p>
    <w:p w14:paraId="28267AE5" w14:textId="77777777" w:rsidR="00C348CE" w:rsidRDefault="00C348CE" w:rsidP="00D81BFF">
      <w:pPr>
        <w:shd w:val="clear" w:color="auto" w:fill="FFFFFF"/>
        <w:spacing w:line="240" w:lineRule="auto"/>
        <w:ind w:right="9"/>
        <w:jc w:val="center"/>
        <w:rPr>
          <w:b/>
          <w:color w:val="000000" w:themeColor="text1"/>
          <w:sz w:val="44"/>
        </w:rPr>
      </w:pPr>
    </w:p>
    <w:p w14:paraId="5E017304" w14:textId="77777777" w:rsidR="00C348CE" w:rsidRDefault="00C348CE" w:rsidP="00D81BFF">
      <w:pPr>
        <w:shd w:val="clear" w:color="auto" w:fill="FFFFFF"/>
        <w:spacing w:line="240" w:lineRule="auto"/>
        <w:ind w:right="9"/>
        <w:jc w:val="center"/>
        <w:rPr>
          <w:b/>
          <w:color w:val="000000" w:themeColor="text1"/>
          <w:sz w:val="44"/>
        </w:rPr>
      </w:pPr>
    </w:p>
    <w:p w14:paraId="4FECB83A" w14:textId="62907728" w:rsidR="009C598A" w:rsidRDefault="009C598A" w:rsidP="009C598A">
      <w:pPr>
        <w:jc w:val="right"/>
        <w:rPr>
          <w:rFonts w:ascii="Arial" w:eastAsia="Calibri" w:hAnsi="Arial" w:cs="Arial"/>
          <w:b/>
          <w:bCs/>
          <w:color w:val="000000" w:themeColor="text1"/>
          <w:sz w:val="36"/>
          <w:szCs w:val="36"/>
          <w:lang w:eastAsia="en-US"/>
        </w:rPr>
      </w:pPr>
    </w:p>
    <w:p w14:paraId="7E47B93C" w14:textId="77777777" w:rsidR="007B4C46" w:rsidRPr="005C0981" w:rsidRDefault="007B4C46" w:rsidP="007B4C46">
      <w:pPr>
        <w:shd w:val="clear" w:color="auto" w:fill="FFFFFF"/>
        <w:spacing w:line="240" w:lineRule="auto"/>
        <w:ind w:right="9"/>
        <w:jc w:val="center"/>
        <w:rPr>
          <w:b/>
          <w:color w:val="000000" w:themeColor="text1"/>
          <w:sz w:val="44"/>
        </w:rPr>
      </w:pPr>
      <w:bookmarkStart w:id="16" w:name="_Hlk182482433"/>
      <w:r>
        <w:rPr>
          <w:noProof/>
        </w:rPr>
        <w:drawing>
          <wp:anchor distT="0" distB="0" distL="114300" distR="114300" simplePos="0" relativeHeight="251707392" behindDoc="0" locked="0" layoutInCell="1" allowOverlap="1" wp14:anchorId="3374235C" wp14:editId="097D540C">
            <wp:simplePos x="0" y="0"/>
            <wp:positionH relativeFrom="page">
              <wp:posOffset>3133725</wp:posOffset>
            </wp:positionH>
            <wp:positionV relativeFrom="margin">
              <wp:posOffset>-442595</wp:posOffset>
            </wp:positionV>
            <wp:extent cx="1379220" cy="1045210"/>
            <wp:effectExtent l="76200" t="57150" r="49530" b="97790"/>
            <wp:wrapSquare wrapText="bothSides"/>
            <wp:docPr id="130738126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80AA881" w14:textId="77777777" w:rsidR="007B4C46" w:rsidRPr="005C0981" w:rsidRDefault="007B4C46" w:rsidP="00055D97">
      <w:pPr>
        <w:shd w:val="clear" w:color="auto" w:fill="FFFFFF"/>
        <w:spacing w:line="240" w:lineRule="auto"/>
        <w:ind w:right="9"/>
        <w:rPr>
          <w:b/>
          <w:color w:val="000000" w:themeColor="text1"/>
          <w:sz w:val="20"/>
          <w:szCs w:val="8"/>
        </w:rPr>
      </w:pPr>
    </w:p>
    <w:p w14:paraId="2BEF4C35" w14:textId="77777777" w:rsidR="007B4C46" w:rsidRPr="00337831" w:rsidRDefault="007B4C46" w:rsidP="007B4C46">
      <w:pPr>
        <w:spacing w:line="240" w:lineRule="auto"/>
        <w:jc w:val="center"/>
        <w:rPr>
          <w:rFonts w:ascii="Arial" w:eastAsia="Calibri" w:hAnsi="Arial" w:cs="Arial"/>
          <w:b/>
          <w:bCs/>
          <w:color w:val="000000" w:themeColor="text1"/>
          <w:sz w:val="40"/>
          <w:szCs w:val="40"/>
          <w:lang w:eastAsia="en-US"/>
        </w:rPr>
      </w:pPr>
      <w:r w:rsidRPr="00337831">
        <w:rPr>
          <w:rFonts w:ascii="Arial" w:eastAsia="Calibri" w:hAnsi="Arial" w:cs="Arial"/>
          <w:b/>
          <w:bCs/>
          <w:color w:val="000000" w:themeColor="text1"/>
          <w:sz w:val="40"/>
          <w:szCs w:val="40"/>
          <w:lang w:eastAsia="en-US"/>
        </w:rPr>
        <w:t>DÉCISION N°002-DG/UPFHOB-MALI/050922</w:t>
      </w:r>
    </w:p>
    <w:p w14:paraId="164B63F3" w14:textId="77777777" w:rsidR="007B4C46" w:rsidRDefault="007B4C46" w:rsidP="007B4C46">
      <w:pPr>
        <w:spacing w:line="240" w:lineRule="auto"/>
        <w:jc w:val="center"/>
        <w:rPr>
          <w:rFonts w:ascii="Arial" w:eastAsia="Calibri" w:hAnsi="Arial" w:cs="Arial"/>
          <w:b/>
          <w:bCs/>
          <w:color w:val="000000" w:themeColor="text1"/>
          <w:szCs w:val="24"/>
          <w:lang w:eastAsia="en-US"/>
        </w:rPr>
      </w:pPr>
      <w:r w:rsidRPr="00337831">
        <w:rPr>
          <w:rFonts w:ascii="Arial" w:eastAsia="Calibri" w:hAnsi="Arial" w:cs="Arial"/>
          <w:b/>
          <w:bCs/>
          <w:color w:val="000000" w:themeColor="text1"/>
          <w:szCs w:val="24"/>
          <w:lang w:eastAsia="en-US"/>
        </w:rPr>
        <w:t>PORTANT CRÉATION D'UNE CELLULE INTERNE D'ASSURANCE QUALITÉ (CIAQ)</w:t>
      </w:r>
    </w:p>
    <w:p w14:paraId="65461AD2" w14:textId="77777777" w:rsidR="007B4C46" w:rsidRDefault="007B4C46" w:rsidP="007B4C46">
      <w:pPr>
        <w:spacing w:line="240" w:lineRule="auto"/>
        <w:jc w:val="center"/>
        <w:rPr>
          <w:rFonts w:ascii="Arial" w:eastAsia="Calibri" w:hAnsi="Arial" w:cs="Arial"/>
          <w:b/>
          <w:bCs/>
          <w:color w:val="000000" w:themeColor="text1"/>
          <w:szCs w:val="24"/>
          <w:lang w:eastAsia="en-US"/>
        </w:rPr>
      </w:pPr>
    </w:p>
    <w:p w14:paraId="4D7FD74F" w14:textId="77777777" w:rsidR="007B4C46" w:rsidRDefault="007B4C46" w:rsidP="007B4C46">
      <w:pPr>
        <w:spacing w:line="240" w:lineRule="auto"/>
        <w:jc w:val="center"/>
        <w:rPr>
          <w:rFonts w:ascii="Arial" w:eastAsia="Calibri" w:hAnsi="Arial" w:cs="Arial"/>
          <w:b/>
          <w:bCs/>
          <w:color w:val="000000" w:themeColor="text1"/>
          <w:szCs w:val="24"/>
          <w:lang w:eastAsia="en-US"/>
        </w:rPr>
      </w:pPr>
      <w:r>
        <w:rPr>
          <w:rFonts w:ascii="Arial" w:eastAsia="Calibri" w:hAnsi="Arial" w:cs="Arial"/>
          <w:b/>
          <w:bCs/>
          <w:color w:val="000000" w:themeColor="text1"/>
          <w:szCs w:val="24"/>
          <w:lang w:eastAsia="en-US"/>
        </w:rPr>
        <w:t>Le Directeur Général,</w:t>
      </w:r>
    </w:p>
    <w:p w14:paraId="3C73D68E" w14:textId="77777777" w:rsidR="007B4C46" w:rsidRPr="00337831" w:rsidRDefault="007B4C46" w:rsidP="007B4C46">
      <w:pPr>
        <w:spacing w:line="240" w:lineRule="auto"/>
        <w:jc w:val="center"/>
        <w:rPr>
          <w:sz w:val="32"/>
          <w:szCs w:val="32"/>
          <w:lang w:eastAsia="en-US"/>
        </w:rPr>
      </w:pPr>
    </w:p>
    <w:p w14:paraId="42FACBCB" w14:textId="77777777" w:rsidR="007B4C46" w:rsidRPr="00A944CF" w:rsidRDefault="007B4C46" w:rsidP="007B4C46">
      <w:pPr>
        <w:spacing w:line="276" w:lineRule="auto"/>
        <w:rPr>
          <w:rFonts w:ascii="Arial" w:eastAsia="Calibri" w:hAnsi="Arial" w:cs="Arial"/>
          <w:color w:val="000000" w:themeColor="text1"/>
          <w:szCs w:val="24"/>
          <w:lang w:eastAsia="en-US"/>
        </w:rPr>
      </w:pPr>
      <w:r w:rsidRPr="00A944CF">
        <w:rPr>
          <w:rFonts w:ascii="Arial" w:eastAsia="Calibri" w:hAnsi="Arial" w:cs="Arial"/>
          <w:b/>
          <w:color w:val="000000" w:themeColor="text1"/>
          <w:szCs w:val="24"/>
          <w:lang w:eastAsia="en-US"/>
        </w:rPr>
        <w:t>Vu</w:t>
      </w:r>
      <w:r w:rsidRPr="00A944CF">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2A690C28" w14:textId="77777777" w:rsidR="007B4C46" w:rsidRDefault="007B4C46" w:rsidP="007B4C46">
      <w:pPr>
        <w:spacing w:line="276" w:lineRule="auto"/>
        <w:rPr>
          <w:rFonts w:ascii="Arial" w:eastAsia="Calibri" w:hAnsi="Arial" w:cs="Arial"/>
          <w:color w:val="000000" w:themeColor="text1"/>
          <w:szCs w:val="24"/>
          <w:lang w:eastAsia="en-US"/>
        </w:rPr>
      </w:pPr>
      <w:r w:rsidRPr="00A944CF">
        <w:rPr>
          <w:rFonts w:ascii="Arial" w:eastAsia="Calibri" w:hAnsi="Arial" w:cs="Arial"/>
          <w:color w:val="000000" w:themeColor="text1"/>
          <w:szCs w:val="24"/>
          <w:lang w:eastAsia="en-US"/>
        </w:rPr>
        <w:t>Vu les arrêtés et décisions autorisant la création et le fonctionnement de l'Université Privée Félix Houphouët Boigny</w:t>
      </w:r>
      <w:r>
        <w:rPr>
          <w:rFonts w:ascii="Arial" w:eastAsia="Calibri" w:hAnsi="Arial" w:cs="Arial"/>
          <w:color w:val="000000" w:themeColor="text1"/>
          <w:szCs w:val="24"/>
          <w:lang w:eastAsia="en-US"/>
        </w:rPr>
        <w:t>-</w:t>
      </w:r>
      <w:r w:rsidRPr="00A944CF">
        <w:rPr>
          <w:rFonts w:ascii="Arial" w:eastAsia="Calibri" w:hAnsi="Arial" w:cs="Arial"/>
          <w:color w:val="000000" w:themeColor="text1"/>
          <w:szCs w:val="24"/>
          <w:lang w:eastAsia="en-US"/>
        </w:rPr>
        <w:t>Mali,</w:t>
      </w:r>
    </w:p>
    <w:p w14:paraId="1B04131B" w14:textId="77777777" w:rsidR="007B4C46" w:rsidRPr="005C0981" w:rsidRDefault="007B4C46" w:rsidP="007B4C46">
      <w:pPr>
        <w:spacing w:line="276" w:lineRule="auto"/>
        <w:rPr>
          <w:rFonts w:ascii="Arial" w:eastAsia="Calibri" w:hAnsi="Arial" w:cs="Arial"/>
          <w:color w:val="000000" w:themeColor="text1"/>
          <w:szCs w:val="24"/>
          <w:lang w:eastAsia="en-US"/>
        </w:rPr>
      </w:pPr>
      <w:r w:rsidRPr="00ED45EB">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065DAB9C" w14:textId="77777777" w:rsidR="007B4C46" w:rsidRPr="00A944CF" w:rsidRDefault="007B4C46" w:rsidP="007B4C46">
      <w:pPr>
        <w:spacing w:line="276" w:lineRule="auto"/>
        <w:rPr>
          <w:rFonts w:ascii="Arial" w:eastAsia="Calibri" w:hAnsi="Arial" w:cs="Arial"/>
          <w:color w:val="000000" w:themeColor="text1"/>
          <w:szCs w:val="24"/>
          <w:lang w:eastAsia="en-US"/>
        </w:rPr>
      </w:pPr>
      <w:r w:rsidRPr="00A944CF">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528D2702" w14:textId="77777777" w:rsidR="007B4C46" w:rsidRPr="00A944CF" w:rsidRDefault="007B4C46" w:rsidP="007B4C46">
      <w:pPr>
        <w:spacing w:after="100" w:afterAutospacing="1" w:line="240" w:lineRule="auto"/>
        <w:rPr>
          <w:szCs w:val="24"/>
          <w:lang w:eastAsia="en-US"/>
        </w:rPr>
      </w:pPr>
      <w:r w:rsidRPr="00A944CF">
        <w:rPr>
          <w:rFonts w:ascii="Arial" w:eastAsia="Calibri" w:hAnsi="Arial" w:cs="Arial"/>
          <w:b/>
          <w:color w:val="000000" w:themeColor="text1"/>
          <w:szCs w:val="24"/>
          <w:lang w:eastAsia="en-US"/>
        </w:rPr>
        <w:t>Vu</w:t>
      </w:r>
      <w:r w:rsidRPr="00A944CF">
        <w:rPr>
          <w:rFonts w:ascii="Arial" w:eastAsia="Calibri" w:hAnsi="Arial" w:cs="Arial"/>
          <w:color w:val="000000" w:themeColor="text1"/>
          <w:szCs w:val="24"/>
          <w:lang w:eastAsia="en-US"/>
        </w:rPr>
        <w:t xml:space="preserve"> l’engagement de l'UPFHOB-MALI à promouvoir l'excellence académique</w:t>
      </w:r>
      <w:r w:rsidRPr="00A944CF">
        <w:rPr>
          <w:szCs w:val="24"/>
          <w:lang w:eastAsia="en-US"/>
        </w:rPr>
        <w:t xml:space="preserve"> </w:t>
      </w:r>
      <w:r w:rsidRPr="00A944CF">
        <w:rPr>
          <w:rFonts w:ascii="Arial" w:eastAsia="Calibri" w:hAnsi="Arial" w:cs="Arial"/>
          <w:color w:val="000000" w:themeColor="text1"/>
          <w:szCs w:val="24"/>
          <w:lang w:eastAsia="en-US"/>
        </w:rPr>
        <w:t>et l'amélioration continue de la qualité dans l'enseignement supérieur.</w:t>
      </w:r>
    </w:p>
    <w:p w14:paraId="0C1E5F6E" w14:textId="77777777" w:rsidR="007B4C46" w:rsidRPr="00A944CF" w:rsidRDefault="007B4C46" w:rsidP="007B4C46">
      <w:pPr>
        <w:spacing w:before="100" w:beforeAutospacing="1" w:after="100" w:afterAutospacing="1" w:line="240" w:lineRule="auto"/>
        <w:jc w:val="center"/>
        <w:rPr>
          <w:rFonts w:ascii="Arial" w:eastAsia="Calibri" w:hAnsi="Arial" w:cs="Arial"/>
          <w:b/>
          <w:color w:val="000000" w:themeColor="text1"/>
          <w:szCs w:val="24"/>
          <w:lang w:eastAsia="en-US"/>
        </w:rPr>
      </w:pPr>
      <w:r w:rsidRPr="00A944CF">
        <w:rPr>
          <w:rFonts w:ascii="Arial" w:eastAsia="Calibri" w:hAnsi="Arial" w:cs="Arial"/>
          <w:b/>
          <w:color w:val="000000" w:themeColor="text1"/>
          <w:szCs w:val="24"/>
          <w:lang w:eastAsia="en-US"/>
        </w:rPr>
        <w:t>DÉCIDE</w:t>
      </w:r>
    </w:p>
    <w:p w14:paraId="043FC16D"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1 :</w:t>
      </w:r>
      <w:r>
        <w:rPr>
          <w:rFonts w:ascii="Arial" w:hAnsi="Arial" w:cs="Arial"/>
          <w:szCs w:val="24"/>
          <w:lang w:eastAsia="en-US"/>
        </w:rPr>
        <w:t xml:space="preserve"> La création d’une</w:t>
      </w:r>
      <w:r w:rsidRPr="00A944CF">
        <w:rPr>
          <w:rFonts w:ascii="Arial" w:hAnsi="Arial" w:cs="Arial"/>
          <w:szCs w:val="24"/>
          <w:lang w:eastAsia="en-US"/>
        </w:rPr>
        <w:t xml:space="preserve"> </w:t>
      </w:r>
      <w:r w:rsidRPr="00A944CF">
        <w:rPr>
          <w:rFonts w:ascii="Arial" w:hAnsi="Arial" w:cs="Arial"/>
          <w:b/>
          <w:bCs/>
          <w:szCs w:val="24"/>
          <w:lang w:eastAsia="en-US"/>
        </w:rPr>
        <w:t>Cellule Interne d'Assurance Qualité (CIAQ)</w:t>
      </w:r>
      <w:r w:rsidRPr="00A944CF">
        <w:rPr>
          <w:rFonts w:ascii="Arial" w:hAnsi="Arial" w:cs="Arial"/>
          <w:szCs w:val="24"/>
          <w:lang w:eastAsia="en-US"/>
        </w:rPr>
        <w:t xml:space="preserve"> au sein de l'Université P</w:t>
      </w:r>
      <w:r>
        <w:rPr>
          <w:rFonts w:ascii="Arial" w:hAnsi="Arial" w:cs="Arial"/>
          <w:szCs w:val="24"/>
          <w:lang w:eastAsia="en-US"/>
        </w:rPr>
        <w:t>rivée Félix Houphouët Boigny-</w:t>
      </w:r>
      <w:r w:rsidRPr="00A944CF">
        <w:rPr>
          <w:rFonts w:ascii="Arial" w:hAnsi="Arial" w:cs="Arial"/>
          <w:szCs w:val="24"/>
          <w:lang w:eastAsia="en-US"/>
        </w:rPr>
        <w:t>Mali, chargée de superviser, coordonner et évaluer toutes les initiatives liées à l'assurance qualité.</w:t>
      </w:r>
    </w:p>
    <w:p w14:paraId="1CEC2A7F"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2 :</w:t>
      </w:r>
      <w:r w:rsidRPr="00A944CF">
        <w:rPr>
          <w:rFonts w:ascii="Arial" w:hAnsi="Arial" w:cs="Arial"/>
          <w:szCs w:val="24"/>
          <w:lang w:eastAsia="en-US"/>
        </w:rPr>
        <w:t xml:space="preserve"> La CIAQ a pour mission de garantir que les processus académiques, administratifs et opérationnels de l’UPFHOB-MALI respectent les normes nationales et internationales de qualité et qu'ils répondent aux attentes des étudiants, du personnel, et des autres parties prenantes.</w:t>
      </w:r>
    </w:p>
    <w:p w14:paraId="2B2710F2"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3 :</w:t>
      </w:r>
      <w:r w:rsidRPr="00A944CF">
        <w:rPr>
          <w:rFonts w:ascii="Arial" w:hAnsi="Arial" w:cs="Arial"/>
          <w:szCs w:val="24"/>
          <w:lang w:eastAsia="en-US"/>
        </w:rPr>
        <w:t xml:space="preserve"> La CIAQ est habilitée à proposer des recommandations pour l'amélioration continue et le suivi de la qualité dans tous les programmes de formation et services administratifs de l'université.</w:t>
      </w:r>
    </w:p>
    <w:p w14:paraId="14C1E058" w14:textId="77777777" w:rsidR="007B4C46" w:rsidRPr="00A944CF" w:rsidRDefault="007B4C46" w:rsidP="007B4C46">
      <w:pPr>
        <w:spacing w:before="100" w:beforeAutospacing="1" w:after="100" w:afterAutospacing="1" w:line="240" w:lineRule="auto"/>
        <w:rPr>
          <w:rFonts w:ascii="Arial" w:hAnsi="Arial" w:cs="Arial"/>
          <w:szCs w:val="24"/>
          <w:lang w:eastAsia="en-US"/>
        </w:rPr>
      </w:pPr>
      <w:r w:rsidRPr="00A944CF">
        <w:rPr>
          <w:rFonts w:ascii="Arial" w:hAnsi="Arial" w:cs="Arial"/>
          <w:b/>
          <w:bCs/>
          <w:szCs w:val="24"/>
          <w:lang w:eastAsia="en-US"/>
        </w:rPr>
        <w:t>Article 4 :</w:t>
      </w:r>
      <w:r w:rsidRPr="00A944CF">
        <w:rPr>
          <w:rFonts w:ascii="Arial" w:hAnsi="Arial" w:cs="Arial"/>
          <w:szCs w:val="24"/>
          <w:lang w:eastAsia="en-US"/>
        </w:rPr>
        <w:t xml:space="preserve"> Cette décision prend effet dès sa signature, et tout le personnel de l'UPFHOB-MALI est tenu de collaborer avec la CIAQ pour assurer l'atteinte des objectifs fixés en matière de qualité.</w:t>
      </w:r>
    </w:p>
    <w:p w14:paraId="56B8D85C" w14:textId="77777777" w:rsidR="007B4C46" w:rsidRPr="00A944CF" w:rsidRDefault="007B4C46" w:rsidP="007B4C46">
      <w:pPr>
        <w:tabs>
          <w:tab w:val="left" w:pos="7845"/>
        </w:tabs>
        <w:spacing w:line="276" w:lineRule="auto"/>
        <w:jc w:val="right"/>
        <w:rPr>
          <w:rFonts w:ascii="Arial" w:eastAsia="Calibri" w:hAnsi="Arial" w:cs="Arial"/>
          <w:bCs/>
          <w:color w:val="000000" w:themeColor="text1"/>
          <w:lang w:eastAsia="en-US"/>
        </w:rPr>
      </w:pPr>
      <w:r w:rsidRPr="00A944CF">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05 </w:t>
      </w:r>
      <w:r w:rsidRPr="00A944CF">
        <w:rPr>
          <w:rFonts w:ascii="Arial" w:eastAsia="Calibri" w:hAnsi="Arial" w:cs="Arial"/>
          <w:bCs/>
          <w:color w:val="000000" w:themeColor="text1"/>
          <w:lang w:eastAsia="en-US"/>
        </w:rPr>
        <w:t>septembre 2022</w:t>
      </w:r>
    </w:p>
    <w:p w14:paraId="0C511499"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r w:rsidRPr="00A944CF">
        <w:rPr>
          <w:rFonts w:ascii="Arial" w:eastAsia="Calibri" w:hAnsi="Arial" w:cs="Arial"/>
          <w:b/>
          <w:bCs/>
          <w:color w:val="000000" w:themeColor="text1"/>
          <w:lang w:eastAsia="en-US"/>
        </w:rPr>
        <w:t>Le Directeur Général,</w:t>
      </w:r>
    </w:p>
    <w:p w14:paraId="1D8FD686"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p>
    <w:p w14:paraId="32259B36" w14:textId="77777777" w:rsidR="007B4C46" w:rsidRDefault="007B4C46" w:rsidP="007B4C46">
      <w:pPr>
        <w:tabs>
          <w:tab w:val="left" w:pos="7845"/>
        </w:tabs>
        <w:spacing w:line="276" w:lineRule="auto"/>
        <w:jc w:val="right"/>
        <w:rPr>
          <w:rFonts w:ascii="Arial" w:eastAsia="Calibri" w:hAnsi="Arial" w:cs="Arial"/>
          <w:b/>
          <w:bCs/>
          <w:color w:val="000000" w:themeColor="text1"/>
          <w:lang w:eastAsia="en-US"/>
        </w:rPr>
      </w:pPr>
    </w:p>
    <w:p w14:paraId="7E041D2E" w14:textId="77777777" w:rsidR="00055D97" w:rsidRDefault="00055D97" w:rsidP="007B4C46">
      <w:pPr>
        <w:tabs>
          <w:tab w:val="left" w:pos="7845"/>
        </w:tabs>
        <w:spacing w:line="276" w:lineRule="auto"/>
        <w:jc w:val="right"/>
        <w:rPr>
          <w:rFonts w:ascii="Arial" w:eastAsia="Calibri" w:hAnsi="Arial" w:cs="Arial"/>
          <w:b/>
          <w:bCs/>
          <w:color w:val="000000" w:themeColor="text1"/>
          <w:lang w:eastAsia="en-US"/>
        </w:rPr>
      </w:pPr>
    </w:p>
    <w:p w14:paraId="67C039DC" w14:textId="77777777" w:rsidR="007B4C46" w:rsidRDefault="007B4C46" w:rsidP="007B4C46">
      <w:pPr>
        <w:spacing w:line="276" w:lineRule="auto"/>
        <w:rPr>
          <w:b/>
          <w:bCs/>
          <w:szCs w:val="24"/>
          <w:lang w:eastAsia="en-US"/>
        </w:rPr>
      </w:pPr>
    </w:p>
    <w:p w14:paraId="5478A58E" w14:textId="77777777" w:rsidR="007B4C46" w:rsidRDefault="007B4C46" w:rsidP="007B4C46">
      <w:pPr>
        <w:jc w:val="right"/>
      </w:pPr>
      <w:r>
        <w:rPr>
          <w:b/>
          <w:bCs/>
          <w:szCs w:val="24"/>
          <w:lang w:eastAsia="en-US"/>
        </w:rPr>
        <w:t xml:space="preserve">                                       </w:t>
      </w:r>
      <w:r>
        <w:rPr>
          <w:rFonts w:ascii="Arial" w:eastAsia="Calibri" w:hAnsi="Arial" w:cs="Arial"/>
          <w:b/>
          <w:bCs/>
          <w:color w:val="000000" w:themeColor="text1"/>
          <w:lang w:eastAsia="en-US"/>
        </w:rPr>
        <w:t>M.SANGARE Adama</w:t>
      </w:r>
      <w:bookmarkEnd w:id="16"/>
    </w:p>
    <w:p w14:paraId="1682E5A0" w14:textId="77777777" w:rsidR="007B4C46" w:rsidRDefault="007B4C46" w:rsidP="009C598A">
      <w:pPr>
        <w:jc w:val="right"/>
      </w:pPr>
    </w:p>
    <w:p w14:paraId="096DFC5C" w14:textId="77777777" w:rsidR="00C348CE" w:rsidRDefault="00C348CE" w:rsidP="00D81BFF">
      <w:pPr>
        <w:shd w:val="clear" w:color="auto" w:fill="FFFFFF"/>
        <w:spacing w:line="240" w:lineRule="auto"/>
        <w:ind w:right="9"/>
        <w:jc w:val="center"/>
        <w:rPr>
          <w:b/>
          <w:color w:val="000000" w:themeColor="text1"/>
          <w:sz w:val="44"/>
        </w:rPr>
      </w:pPr>
    </w:p>
    <w:p w14:paraId="0B20E2C9" w14:textId="77777777" w:rsidR="00C348CE" w:rsidRDefault="00C348CE" w:rsidP="00D81BFF">
      <w:pPr>
        <w:shd w:val="clear" w:color="auto" w:fill="FFFFFF"/>
        <w:spacing w:line="240" w:lineRule="auto"/>
        <w:ind w:right="9"/>
        <w:jc w:val="center"/>
        <w:rPr>
          <w:b/>
          <w:color w:val="000000" w:themeColor="text1"/>
          <w:sz w:val="44"/>
        </w:rPr>
      </w:pPr>
    </w:p>
    <w:p w14:paraId="76A709EE" w14:textId="77777777" w:rsidR="00C348CE" w:rsidRDefault="00C348CE" w:rsidP="00D81BFF">
      <w:pPr>
        <w:shd w:val="clear" w:color="auto" w:fill="FFFFFF"/>
        <w:spacing w:line="240" w:lineRule="auto"/>
        <w:ind w:right="9"/>
        <w:jc w:val="center"/>
        <w:rPr>
          <w:b/>
          <w:color w:val="000000" w:themeColor="text1"/>
          <w:sz w:val="44"/>
        </w:rPr>
      </w:pPr>
    </w:p>
    <w:p w14:paraId="4166B517" w14:textId="77777777" w:rsidR="00C348CE" w:rsidRDefault="00C348CE" w:rsidP="00D81BFF">
      <w:pPr>
        <w:shd w:val="clear" w:color="auto" w:fill="FFFFFF"/>
        <w:spacing w:line="240" w:lineRule="auto"/>
        <w:ind w:right="9"/>
        <w:jc w:val="center"/>
        <w:rPr>
          <w:b/>
          <w:color w:val="000000" w:themeColor="text1"/>
          <w:sz w:val="44"/>
        </w:rPr>
      </w:pPr>
    </w:p>
    <w:p w14:paraId="54404805" w14:textId="77777777" w:rsidR="004E63BD" w:rsidRDefault="004E63BD" w:rsidP="00D81BFF">
      <w:pPr>
        <w:shd w:val="clear" w:color="auto" w:fill="FFFFFF"/>
        <w:spacing w:line="240" w:lineRule="auto"/>
        <w:ind w:right="9"/>
        <w:jc w:val="center"/>
        <w:rPr>
          <w:b/>
          <w:color w:val="000000" w:themeColor="text1"/>
          <w:sz w:val="44"/>
        </w:rPr>
      </w:pPr>
    </w:p>
    <w:p w14:paraId="499502DF" w14:textId="77777777" w:rsidR="004E63BD" w:rsidRDefault="004E63BD" w:rsidP="00D81BFF">
      <w:pPr>
        <w:shd w:val="clear" w:color="auto" w:fill="FFFFFF"/>
        <w:spacing w:line="240" w:lineRule="auto"/>
        <w:ind w:right="9"/>
        <w:jc w:val="center"/>
        <w:rPr>
          <w:b/>
          <w:color w:val="000000" w:themeColor="text1"/>
          <w:sz w:val="44"/>
        </w:rPr>
      </w:pPr>
    </w:p>
    <w:p w14:paraId="2773CB93" w14:textId="77777777" w:rsidR="004E63BD" w:rsidRDefault="004E63BD" w:rsidP="00D81BFF">
      <w:pPr>
        <w:shd w:val="clear" w:color="auto" w:fill="FFFFFF"/>
        <w:spacing w:line="240" w:lineRule="auto"/>
        <w:ind w:right="9"/>
        <w:jc w:val="center"/>
        <w:rPr>
          <w:b/>
          <w:color w:val="000000" w:themeColor="text1"/>
          <w:sz w:val="44"/>
        </w:rPr>
      </w:pPr>
    </w:p>
    <w:p w14:paraId="71B328B3" w14:textId="77777777" w:rsidR="00C348CE" w:rsidRDefault="00C348CE" w:rsidP="00D81BFF">
      <w:pPr>
        <w:shd w:val="clear" w:color="auto" w:fill="FFFFFF"/>
        <w:spacing w:line="240" w:lineRule="auto"/>
        <w:ind w:right="9"/>
        <w:jc w:val="center"/>
        <w:rPr>
          <w:b/>
          <w:color w:val="000000" w:themeColor="text1"/>
          <w:sz w:val="44"/>
        </w:rPr>
      </w:pPr>
    </w:p>
    <w:p w14:paraId="195400B6" w14:textId="77777777" w:rsidR="00C348CE" w:rsidRPr="006B0396" w:rsidRDefault="00C348CE" w:rsidP="00D81BFF">
      <w:pPr>
        <w:shd w:val="clear" w:color="auto" w:fill="FFFFFF"/>
        <w:spacing w:line="240" w:lineRule="auto"/>
        <w:ind w:right="9"/>
        <w:jc w:val="center"/>
        <w:rPr>
          <w:b/>
          <w:color w:val="000000" w:themeColor="text1"/>
          <w:sz w:val="44"/>
        </w:rPr>
      </w:pPr>
    </w:p>
    <w:p w14:paraId="69400873" w14:textId="718F79C6" w:rsidR="00C348CE" w:rsidRPr="00C348CE" w:rsidRDefault="00C348CE" w:rsidP="00C348CE">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sidR="00635967">
        <w:rPr>
          <w:b/>
          <w:bCs/>
          <w:iCs/>
          <w:color w:val="000000" w:themeColor="text1"/>
          <w:sz w:val="44"/>
        </w:rPr>
        <w:t>6</w:t>
      </w:r>
      <w:r w:rsidRPr="00C348CE">
        <w:rPr>
          <w:b/>
          <w:bCs/>
          <w:iCs/>
          <w:color w:val="000000" w:themeColor="text1"/>
          <w:sz w:val="44"/>
        </w:rPr>
        <w:t>:</w:t>
      </w:r>
      <w:proofErr w:type="gramEnd"/>
      <w:r w:rsidRPr="00C348CE">
        <w:rPr>
          <w:b/>
          <w:bCs/>
          <w:iCs/>
          <w:color w:val="000000" w:themeColor="text1"/>
          <w:sz w:val="44"/>
        </w:rPr>
        <w:t xml:space="preserve"> Décision portant modalités de recrutement des étudiants</w:t>
      </w:r>
    </w:p>
    <w:p w14:paraId="5A914C4A" w14:textId="5A3E7F40" w:rsidR="00D81BFF" w:rsidRPr="006B0396" w:rsidRDefault="00D81BFF" w:rsidP="00D81BFF">
      <w:pPr>
        <w:shd w:val="clear" w:color="auto" w:fill="FFFFFF"/>
        <w:spacing w:line="240" w:lineRule="auto"/>
        <w:ind w:right="9"/>
        <w:jc w:val="center"/>
        <w:rPr>
          <w:b/>
          <w:color w:val="000000" w:themeColor="text1"/>
          <w:sz w:val="44"/>
        </w:rPr>
      </w:pPr>
    </w:p>
    <w:p w14:paraId="2AA48FD2" w14:textId="04A4E94F" w:rsidR="00D81BFF" w:rsidRPr="006B0396" w:rsidRDefault="00D81BFF" w:rsidP="00D81BFF">
      <w:pPr>
        <w:shd w:val="clear" w:color="auto" w:fill="FFFFFF"/>
        <w:spacing w:line="240" w:lineRule="auto"/>
        <w:ind w:right="9"/>
        <w:jc w:val="center"/>
        <w:rPr>
          <w:b/>
          <w:color w:val="000000" w:themeColor="text1"/>
          <w:sz w:val="44"/>
        </w:rPr>
      </w:pPr>
    </w:p>
    <w:p w14:paraId="459735C5" w14:textId="7CF3724F" w:rsidR="00D81BFF" w:rsidRPr="006B0396" w:rsidRDefault="00D81BFF" w:rsidP="00D81BFF">
      <w:pPr>
        <w:shd w:val="clear" w:color="auto" w:fill="FFFFFF"/>
        <w:spacing w:line="240" w:lineRule="auto"/>
        <w:ind w:right="9"/>
        <w:jc w:val="center"/>
        <w:rPr>
          <w:b/>
          <w:color w:val="000000" w:themeColor="text1"/>
          <w:sz w:val="44"/>
        </w:rPr>
      </w:pPr>
    </w:p>
    <w:p w14:paraId="227533A4" w14:textId="58474DF1" w:rsidR="00D81BFF" w:rsidRPr="006B0396" w:rsidRDefault="00D81BFF" w:rsidP="00D81BFF">
      <w:pPr>
        <w:shd w:val="clear" w:color="auto" w:fill="FFFFFF"/>
        <w:spacing w:line="240" w:lineRule="auto"/>
        <w:ind w:right="9"/>
        <w:jc w:val="center"/>
        <w:rPr>
          <w:b/>
          <w:color w:val="000000" w:themeColor="text1"/>
          <w:sz w:val="44"/>
        </w:rPr>
      </w:pPr>
    </w:p>
    <w:p w14:paraId="4285EF57" w14:textId="3106F1E0" w:rsidR="00D81BFF" w:rsidRPr="006B0396" w:rsidRDefault="00D81BFF" w:rsidP="00D81BFF">
      <w:pPr>
        <w:shd w:val="clear" w:color="auto" w:fill="FFFFFF"/>
        <w:spacing w:line="240" w:lineRule="auto"/>
        <w:ind w:right="9"/>
        <w:jc w:val="center"/>
        <w:rPr>
          <w:b/>
          <w:color w:val="000000" w:themeColor="text1"/>
          <w:sz w:val="44"/>
        </w:rPr>
      </w:pPr>
    </w:p>
    <w:p w14:paraId="7279E8B3" w14:textId="08225BD8" w:rsidR="00D81BFF" w:rsidRPr="006B0396" w:rsidRDefault="00D81BFF" w:rsidP="00D81BFF">
      <w:pPr>
        <w:shd w:val="clear" w:color="auto" w:fill="FFFFFF"/>
        <w:spacing w:line="240" w:lineRule="auto"/>
        <w:ind w:right="9"/>
        <w:jc w:val="center"/>
        <w:rPr>
          <w:b/>
          <w:color w:val="000000" w:themeColor="text1"/>
          <w:sz w:val="44"/>
        </w:rPr>
      </w:pPr>
    </w:p>
    <w:p w14:paraId="292A1CAD" w14:textId="5F987802" w:rsidR="00D81BFF" w:rsidRPr="006B0396" w:rsidRDefault="00D81BFF" w:rsidP="00D81BFF">
      <w:pPr>
        <w:shd w:val="clear" w:color="auto" w:fill="FFFFFF"/>
        <w:spacing w:line="240" w:lineRule="auto"/>
        <w:ind w:right="9"/>
        <w:jc w:val="center"/>
        <w:rPr>
          <w:b/>
          <w:color w:val="000000" w:themeColor="text1"/>
          <w:sz w:val="44"/>
        </w:rPr>
      </w:pPr>
    </w:p>
    <w:p w14:paraId="7740DD22" w14:textId="021CC16D" w:rsidR="00D81BFF" w:rsidRPr="006B0396" w:rsidRDefault="00D81BFF" w:rsidP="00D81BFF">
      <w:pPr>
        <w:shd w:val="clear" w:color="auto" w:fill="FFFFFF"/>
        <w:spacing w:line="240" w:lineRule="auto"/>
        <w:ind w:right="9"/>
        <w:jc w:val="center"/>
        <w:rPr>
          <w:b/>
          <w:color w:val="000000" w:themeColor="text1"/>
          <w:sz w:val="44"/>
        </w:rPr>
      </w:pPr>
    </w:p>
    <w:p w14:paraId="24352135" w14:textId="69B8E982" w:rsidR="00D81BFF" w:rsidRPr="006B0396" w:rsidRDefault="00D81BFF" w:rsidP="00D81BFF">
      <w:pPr>
        <w:shd w:val="clear" w:color="auto" w:fill="FFFFFF"/>
        <w:spacing w:line="240" w:lineRule="auto"/>
        <w:ind w:right="9"/>
        <w:jc w:val="center"/>
        <w:rPr>
          <w:b/>
          <w:color w:val="000000" w:themeColor="text1"/>
          <w:sz w:val="44"/>
        </w:rPr>
      </w:pPr>
    </w:p>
    <w:p w14:paraId="75E3024E" w14:textId="2D43DFA2" w:rsidR="00D81BFF" w:rsidRPr="006B0396" w:rsidRDefault="00D81BFF" w:rsidP="00D81BFF">
      <w:pPr>
        <w:shd w:val="clear" w:color="auto" w:fill="FFFFFF"/>
        <w:spacing w:line="240" w:lineRule="auto"/>
        <w:ind w:right="9"/>
        <w:jc w:val="center"/>
        <w:rPr>
          <w:b/>
          <w:color w:val="000000" w:themeColor="text1"/>
          <w:sz w:val="44"/>
        </w:rPr>
      </w:pPr>
    </w:p>
    <w:p w14:paraId="1FE70D37" w14:textId="61BC65F5" w:rsidR="00D81BFF" w:rsidRPr="006B0396" w:rsidRDefault="00D81BFF" w:rsidP="00D81BFF">
      <w:pPr>
        <w:shd w:val="clear" w:color="auto" w:fill="FFFFFF"/>
        <w:spacing w:line="240" w:lineRule="auto"/>
        <w:ind w:right="9"/>
        <w:jc w:val="center"/>
        <w:rPr>
          <w:b/>
          <w:color w:val="000000" w:themeColor="text1"/>
          <w:sz w:val="44"/>
        </w:rPr>
      </w:pPr>
    </w:p>
    <w:p w14:paraId="13A05DF2" w14:textId="1B470CAB" w:rsidR="00D81BFF" w:rsidRPr="006B0396" w:rsidRDefault="00D81BFF" w:rsidP="00D81BFF">
      <w:pPr>
        <w:shd w:val="clear" w:color="auto" w:fill="FFFFFF"/>
        <w:spacing w:line="240" w:lineRule="auto"/>
        <w:ind w:right="9"/>
        <w:jc w:val="center"/>
        <w:rPr>
          <w:b/>
          <w:color w:val="000000" w:themeColor="text1"/>
          <w:sz w:val="44"/>
        </w:rPr>
      </w:pPr>
    </w:p>
    <w:p w14:paraId="0FBDC52E" w14:textId="2D79AD36" w:rsidR="00D81BFF" w:rsidRPr="006B0396" w:rsidRDefault="00D81BFF" w:rsidP="00D81BFF">
      <w:pPr>
        <w:shd w:val="clear" w:color="auto" w:fill="FFFFFF"/>
        <w:spacing w:line="240" w:lineRule="auto"/>
        <w:ind w:right="9"/>
        <w:jc w:val="center"/>
        <w:rPr>
          <w:b/>
          <w:color w:val="000000" w:themeColor="text1"/>
          <w:sz w:val="44"/>
        </w:rPr>
      </w:pPr>
    </w:p>
    <w:p w14:paraId="2FF6CB0F" w14:textId="24CA8F70" w:rsidR="00D81BFF" w:rsidRPr="006B0396" w:rsidRDefault="00D81BFF" w:rsidP="00D81BFF">
      <w:pPr>
        <w:shd w:val="clear" w:color="auto" w:fill="FFFFFF"/>
        <w:spacing w:line="240" w:lineRule="auto"/>
        <w:ind w:right="9"/>
        <w:jc w:val="center"/>
        <w:rPr>
          <w:b/>
          <w:color w:val="000000" w:themeColor="text1"/>
          <w:sz w:val="44"/>
        </w:rPr>
      </w:pPr>
    </w:p>
    <w:p w14:paraId="09ED7589" w14:textId="70CEF60B" w:rsidR="00D81BFF" w:rsidRPr="006B0396" w:rsidRDefault="00D81BFF" w:rsidP="00D81BFF">
      <w:pPr>
        <w:shd w:val="clear" w:color="auto" w:fill="FFFFFF"/>
        <w:spacing w:line="240" w:lineRule="auto"/>
        <w:ind w:right="9"/>
        <w:jc w:val="center"/>
        <w:rPr>
          <w:b/>
          <w:color w:val="000000" w:themeColor="text1"/>
          <w:sz w:val="44"/>
        </w:rPr>
      </w:pPr>
    </w:p>
    <w:p w14:paraId="4EC1F643" w14:textId="5FEAADB3" w:rsidR="00D81BFF" w:rsidRPr="006B0396" w:rsidRDefault="00D81BFF" w:rsidP="00D81BFF">
      <w:pPr>
        <w:shd w:val="clear" w:color="auto" w:fill="FFFFFF"/>
        <w:spacing w:line="240" w:lineRule="auto"/>
        <w:ind w:right="9"/>
        <w:jc w:val="center"/>
        <w:rPr>
          <w:b/>
          <w:color w:val="000000" w:themeColor="text1"/>
          <w:sz w:val="44"/>
        </w:rPr>
      </w:pPr>
    </w:p>
    <w:p w14:paraId="455714F4" w14:textId="77777777" w:rsidR="00055D97" w:rsidRPr="005C0981" w:rsidRDefault="00055D97" w:rsidP="00055D97">
      <w:pPr>
        <w:shd w:val="clear" w:color="auto" w:fill="FFFFFF"/>
        <w:spacing w:line="240" w:lineRule="auto"/>
        <w:ind w:right="9"/>
        <w:jc w:val="center"/>
        <w:rPr>
          <w:b/>
          <w:color w:val="000000" w:themeColor="text1"/>
          <w:sz w:val="44"/>
        </w:rPr>
      </w:pPr>
      <w:bookmarkStart w:id="17" w:name="_Hlk182401480"/>
      <w:r>
        <w:rPr>
          <w:noProof/>
        </w:rPr>
        <w:lastRenderedPageBreak/>
        <w:drawing>
          <wp:anchor distT="0" distB="0" distL="114300" distR="114300" simplePos="0" relativeHeight="251709440" behindDoc="0" locked="0" layoutInCell="1" allowOverlap="1" wp14:anchorId="20B7FF00" wp14:editId="4DBE6E74">
            <wp:simplePos x="0" y="0"/>
            <wp:positionH relativeFrom="margin">
              <wp:align>center</wp:align>
            </wp:positionH>
            <wp:positionV relativeFrom="margin">
              <wp:posOffset>-413385</wp:posOffset>
            </wp:positionV>
            <wp:extent cx="1439545" cy="1027430"/>
            <wp:effectExtent l="76200" t="57150" r="46355" b="9652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439545" cy="102743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38CBB347" w14:textId="77777777" w:rsidR="00055D97" w:rsidRPr="005C0981" w:rsidRDefault="00055D97" w:rsidP="00055D97">
      <w:pPr>
        <w:shd w:val="clear" w:color="auto" w:fill="FFFFFF"/>
        <w:spacing w:line="240" w:lineRule="auto"/>
        <w:ind w:right="9"/>
        <w:jc w:val="center"/>
        <w:rPr>
          <w:b/>
          <w:color w:val="000000" w:themeColor="text1"/>
          <w:sz w:val="44"/>
        </w:rPr>
      </w:pPr>
    </w:p>
    <w:p w14:paraId="79A96E13" w14:textId="77777777" w:rsidR="00055D97" w:rsidRPr="005C0981" w:rsidRDefault="00055D97" w:rsidP="00055D97">
      <w:pPr>
        <w:shd w:val="clear" w:color="auto" w:fill="FFFFFF"/>
        <w:spacing w:line="240" w:lineRule="auto"/>
        <w:ind w:right="9"/>
        <w:jc w:val="center"/>
        <w:rPr>
          <w:b/>
          <w:color w:val="000000" w:themeColor="text1"/>
          <w:sz w:val="20"/>
          <w:szCs w:val="8"/>
        </w:rPr>
      </w:pPr>
    </w:p>
    <w:p w14:paraId="73F0D373" w14:textId="77777777" w:rsidR="00055D97" w:rsidRPr="009F4D58" w:rsidRDefault="00055D97" w:rsidP="00055D97">
      <w:pPr>
        <w:spacing w:line="240" w:lineRule="auto"/>
        <w:jc w:val="center"/>
        <w:rPr>
          <w:rFonts w:ascii="Arial" w:eastAsia="Calibri" w:hAnsi="Arial" w:cs="Arial"/>
          <w:b/>
          <w:bCs/>
          <w:color w:val="000000" w:themeColor="text1"/>
          <w:sz w:val="36"/>
          <w:szCs w:val="36"/>
          <w:lang w:eastAsia="en-US"/>
        </w:rPr>
      </w:pPr>
      <w:r w:rsidRPr="009F4D58">
        <w:rPr>
          <w:rFonts w:ascii="Arial" w:eastAsia="Calibri" w:hAnsi="Arial" w:cs="Arial"/>
          <w:b/>
          <w:bCs/>
          <w:color w:val="000000" w:themeColor="text1"/>
          <w:sz w:val="32"/>
          <w:szCs w:val="32"/>
          <w:lang w:eastAsia="en-US"/>
        </w:rPr>
        <w:t>DÉCISION N°006-DG/UPFHOB-MALI/190922</w:t>
      </w:r>
    </w:p>
    <w:p w14:paraId="78ECC90D" w14:textId="77777777" w:rsidR="00055D97" w:rsidRDefault="00055D97" w:rsidP="00055D97">
      <w:pPr>
        <w:spacing w:line="240" w:lineRule="auto"/>
        <w:jc w:val="center"/>
        <w:rPr>
          <w:rFonts w:ascii="Arial" w:eastAsia="Calibri" w:hAnsi="Arial" w:cs="Arial"/>
          <w:color w:val="000000" w:themeColor="text1"/>
          <w:sz w:val="22"/>
          <w:lang w:eastAsia="en-US"/>
        </w:rPr>
      </w:pPr>
      <w:r w:rsidRPr="009F4D58">
        <w:rPr>
          <w:rFonts w:ascii="Arial" w:eastAsia="Calibri" w:hAnsi="Arial" w:cs="Arial"/>
          <w:b/>
          <w:bCs/>
          <w:color w:val="000000" w:themeColor="text1"/>
          <w:sz w:val="20"/>
          <w:szCs w:val="20"/>
          <w:lang w:eastAsia="en-US"/>
        </w:rPr>
        <w:t>PORTANT MODALITES DE RECRUTEMENT DES ETUDIANTS</w:t>
      </w:r>
      <w:r w:rsidRPr="009F4D58">
        <w:rPr>
          <w:rFonts w:ascii="Arial" w:eastAsia="Calibri" w:hAnsi="Arial" w:cs="Arial"/>
          <w:color w:val="000000" w:themeColor="text1"/>
          <w:sz w:val="22"/>
          <w:lang w:eastAsia="en-US"/>
        </w:rPr>
        <w:t xml:space="preserve"> </w:t>
      </w:r>
    </w:p>
    <w:p w14:paraId="2EE9F5AE" w14:textId="77777777" w:rsidR="00055D97" w:rsidRPr="009F4D58" w:rsidRDefault="00055D97" w:rsidP="00055D97">
      <w:pPr>
        <w:spacing w:line="240" w:lineRule="auto"/>
        <w:jc w:val="center"/>
        <w:rPr>
          <w:rFonts w:ascii="Arial" w:eastAsia="Calibri" w:hAnsi="Arial" w:cs="Arial"/>
          <w:color w:val="000000" w:themeColor="text1"/>
          <w:sz w:val="22"/>
          <w:lang w:eastAsia="en-US"/>
        </w:rPr>
      </w:pPr>
    </w:p>
    <w:p w14:paraId="6082D4B9" w14:textId="77777777" w:rsidR="00055D97" w:rsidRDefault="00055D97" w:rsidP="00055D97">
      <w:pPr>
        <w:spacing w:line="276" w:lineRule="auto"/>
        <w:jc w:val="center"/>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Le Directeur General,</w:t>
      </w:r>
    </w:p>
    <w:p w14:paraId="1627A61C" w14:textId="77777777" w:rsidR="00055D97" w:rsidRPr="009F4D58" w:rsidRDefault="00055D97" w:rsidP="00055D97">
      <w:pPr>
        <w:spacing w:line="276" w:lineRule="auto"/>
        <w:jc w:val="center"/>
        <w:rPr>
          <w:rFonts w:ascii="Arial" w:eastAsia="Calibri" w:hAnsi="Arial" w:cs="Arial"/>
          <w:b/>
          <w:bCs/>
          <w:color w:val="000000" w:themeColor="text1"/>
          <w:sz w:val="22"/>
          <w:lang w:eastAsia="en-US"/>
        </w:rPr>
      </w:pPr>
    </w:p>
    <w:p w14:paraId="0A1C3F0A" w14:textId="77777777" w:rsidR="00055D97" w:rsidRPr="009F4D58" w:rsidRDefault="00055D97" w:rsidP="00055D97">
      <w:pPr>
        <w:tabs>
          <w:tab w:val="left" w:pos="7845"/>
        </w:tabs>
        <w:spacing w:line="276" w:lineRule="auto"/>
        <w:jc w:val="left"/>
        <w:rPr>
          <w:rFonts w:ascii="Arial" w:eastAsia="Calibri" w:hAnsi="Arial" w:cs="Arial"/>
          <w:color w:val="000000" w:themeColor="text1"/>
          <w:sz w:val="22"/>
          <w:lang w:eastAsia="en-US"/>
        </w:rPr>
      </w:pPr>
      <w:r w:rsidRPr="009F4D58">
        <w:rPr>
          <w:rFonts w:ascii="Arial" w:eastAsia="Calibri" w:hAnsi="Arial" w:cs="Arial"/>
          <w:b/>
          <w:bCs/>
          <w:color w:val="000000" w:themeColor="text1"/>
          <w:sz w:val="22"/>
          <w:lang w:eastAsia="en-US"/>
        </w:rPr>
        <w:t>Vu</w:t>
      </w:r>
      <w:r w:rsidRPr="009F4D58">
        <w:rPr>
          <w:rFonts w:ascii="Arial" w:eastAsia="Calibri" w:hAnsi="Arial" w:cs="Arial"/>
          <w:color w:val="000000" w:themeColor="text1"/>
          <w:sz w:val="22"/>
          <w:lang w:eastAsia="en-US"/>
        </w:rPr>
        <w:t xml:space="preserve"> la Loi n°2012-013 du 24 février 2012 relative aux établissements privés d’enseignement en République du Mali,</w:t>
      </w:r>
    </w:p>
    <w:p w14:paraId="78AB2551"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b/>
          <w:color w:val="000000" w:themeColor="text1"/>
          <w:sz w:val="22"/>
          <w:lang w:eastAsia="en-US"/>
        </w:rPr>
        <w:t>Vu</w:t>
      </w:r>
      <w:r w:rsidRPr="009F4D58">
        <w:rPr>
          <w:rFonts w:ascii="Arial" w:eastAsia="Calibri" w:hAnsi="Arial" w:cs="Arial"/>
          <w:color w:val="000000" w:themeColor="text1"/>
          <w:sz w:val="22"/>
          <w:lang w:eastAsia="en-US"/>
        </w:rPr>
        <w:t xml:space="preserve"> la Décision n° 2018-0000613/MERSRS-SG du 13 avril 2018 autorisant la création de l’Université Privée Félix Houphouët Boigny-Mali</w:t>
      </w:r>
    </w:p>
    <w:p w14:paraId="58C38797"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b/>
          <w:color w:val="000000" w:themeColor="text1"/>
          <w:sz w:val="22"/>
          <w:lang w:eastAsia="en-US"/>
        </w:rPr>
        <w:t>Vu</w:t>
      </w:r>
      <w:r w:rsidRPr="009F4D58">
        <w:rPr>
          <w:rFonts w:ascii="Arial" w:eastAsia="Calibri" w:hAnsi="Arial" w:cs="Arial"/>
          <w:color w:val="000000" w:themeColor="text1"/>
          <w:sz w:val="22"/>
          <w:lang w:eastAsia="en-US"/>
        </w:rPr>
        <w:t xml:space="preserve"> l’Arrêté N°6093/MESRS-SG du 31 décembre 2021 autorisant l’ouverture de l’Université Privée Félix Houphouët Boigny-Mali </w:t>
      </w:r>
    </w:p>
    <w:p w14:paraId="60358CBC" w14:textId="77777777" w:rsidR="00055D97" w:rsidRPr="009F4D58" w:rsidRDefault="00055D97" w:rsidP="00055D97">
      <w:pPr>
        <w:tabs>
          <w:tab w:val="left" w:pos="7845"/>
        </w:tabs>
        <w:spacing w:line="276" w:lineRule="auto"/>
        <w:jc w:val="left"/>
        <w:rPr>
          <w:rFonts w:ascii="Arial" w:eastAsia="Calibri" w:hAnsi="Arial" w:cs="Arial"/>
          <w:bCs/>
          <w:color w:val="000000" w:themeColor="text1"/>
          <w:sz w:val="22"/>
          <w:lang w:eastAsia="en-US"/>
        </w:rPr>
      </w:pPr>
      <w:r w:rsidRPr="009F4D58">
        <w:rPr>
          <w:rFonts w:ascii="Arial" w:eastAsia="Calibri" w:hAnsi="Arial" w:cs="Arial"/>
          <w:b/>
          <w:bCs/>
          <w:color w:val="000000" w:themeColor="text1"/>
          <w:sz w:val="22"/>
          <w:lang w:eastAsia="en-US"/>
        </w:rPr>
        <w:t>Vu</w:t>
      </w:r>
      <w:r w:rsidRPr="009F4D58">
        <w:rPr>
          <w:rFonts w:ascii="Arial" w:eastAsia="Calibri" w:hAnsi="Arial" w:cs="Arial"/>
          <w:bCs/>
          <w:color w:val="000000" w:themeColor="text1"/>
          <w:sz w:val="22"/>
          <w:lang w:eastAsia="en-US"/>
        </w:rPr>
        <w:t xml:space="preserve"> la mission de l'UPFHOB-MALI d'offrir un enseignement supérieur de qualité et accessible,</w:t>
      </w:r>
    </w:p>
    <w:p w14:paraId="0165032F" w14:textId="77777777" w:rsidR="00055D97" w:rsidRPr="009F4D58" w:rsidRDefault="00055D97" w:rsidP="00055D97">
      <w:pPr>
        <w:tabs>
          <w:tab w:val="left" w:pos="7845"/>
        </w:tabs>
        <w:spacing w:line="276" w:lineRule="auto"/>
        <w:jc w:val="left"/>
        <w:rPr>
          <w:rFonts w:ascii="Arial" w:eastAsia="Calibri" w:hAnsi="Arial" w:cs="Arial"/>
          <w:bCs/>
          <w:color w:val="000000" w:themeColor="text1"/>
          <w:sz w:val="22"/>
          <w:lang w:eastAsia="en-US"/>
        </w:rPr>
      </w:pPr>
      <w:r w:rsidRPr="009F4D58">
        <w:rPr>
          <w:rFonts w:ascii="Arial" w:eastAsia="Calibri" w:hAnsi="Arial" w:cs="Arial"/>
          <w:b/>
          <w:bCs/>
          <w:color w:val="000000" w:themeColor="text1"/>
          <w:sz w:val="22"/>
          <w:lang w:eastAsia="en-US"/>
        </w:rPr>
        <w:t>Vu</w:t>
      </w:r>
      <w:r w:rsidRPr="009F4D58">
        <w:rPr>
          <w:rFonts w:ascii="Arial" w:eastAsia="Calibri" w:hAnsi="Arial" w:cs="Arial"/>
          <w:bCs/>
          <w:color w:val="000000" w:themeColor="text1"/>
          <w:sz w:val="22"/>
          <w:lang w:eastAsia="en-US"/>
        </w:rPr>
        <w:t xml:space="preserve"> la nécessité de définir des procédures claires et équitables pour le recrutement des étudiants,</w:t>
      </w:r>
    </w:p>
    <w:p w14:paraId="1B37D15B" w14:textId="77777777" w:rsidR="00055D97" w:rsidRDefault="00055D97" w:rsidP="00055D97">
      <w:pPr>
        <w:tabs>
          <w:tab w:val="left" w:pos="7845"/>
        </w:tabs>
        <w:spacing w:line="276" w:lineRule="auto"/>
        <w:jc w:val="center"/>
        <w:rPr>
          <w:rFonts w:ascii="Arial" w:eastAsia="Calibri" w:hAnsi="Arial" w:cs="Arial"/>
          <w:b/>
          <w:bCs/>
          <w:color w:val="000000" w:themeColor="text1"/>
          <w:szCs w:val="24"/>
          <w:lang w:eastAsia="en-US"/>
        </w:rPr>
      </w:pPr>
      <w:r w:rsidRPr="003966F3">
        <w:rPr>
          <w:rFonts w:ascii="Arial" w:eastAsia="Calibri" w:hAnsi="Arial" w:cs="Arial"/>
          <w:b/>
          <w:bCs/>
          <w:color w:val="000000" w:themeColor="text1"/>
          <w:szCs w:val="24"/>
          <w:lang w:eastAsia="en-US"/>
        </w:rPr>
        <w:t xml:space="preserve"> </w:t>
      </w:r>
      <w:r w:rsidRPr="009F4D58">
        <w:rPr>
          <w:rFonts w:ascii="Arial" w:eastAsia="Calibri" w:hAnsi="Arial" w:cs="Arial"/>
          <w:b/>
          <w:bCs/>
          <w:color w:val="000000" w:themeColor="text1"/>
          <w:szCs w:val="24"/>
          <w:lang w:eastAsia="en-US"/>
        </w:rPr>
        <w:t>DÉCIDE</w:t>
      </w:r>
    </w:p>
    <w:p w14:paraId="47675B23"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 xml:space="preserve">Article 1 : Modalités de </w:t>
      </w:r>
      <w:r>
        <w:rPr>
          <w:rFonts w:ascii="Arial" w:eastAsia="Calibri" w:hAnsi="Arial" w:cs="Arial"/>
          <w:b/>
          <w:bCs/>
          <w:color w:val="000000" w:themeColor="text1"/>
          <w:sz w:val="22"/>
          <w:lang w:eastAsia="en-US"/>
        </w:rPr>
        <w:t>c</w:t>
      </w:r>
      <w:r w:rsidRPr="009F4D58">
        <w:rPr>
          <w:rFonts w:ascii="Arial" w:eastAsia="Calibri" w:hAnsi="Arial" w:cs="Arial"/>
          <w:b/>
          <w:bCs/>
          <w:color w:val="000000" w:themeColor="text1"/>
          <w:sz w:val="22"/>
          <w:lang w:eastAsia="en-US"/>
        </w:rPr>
        <w:t>andidature</w:t>
      </w:r>
    </w:p>
    <w:p w14:paraId="63203334"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1.1. Les candidats intéressés par nos programmes devront soumettre une demande d'admission en ligne via notre site web officiel ou en personne au bureau des admissions de l'université.</w:t>
      </w:r>
    </w:p>
    <w:p w14:paraId="6559402F"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1.2. Les demandes d'admission devront être accompagnées de tous les documents requis, tels que les relevés de notes, les lettres de recommandation, les résultats d'examens standardisés.</w:t>
      </w:r>
    </w:p>
    <w:p w14:paraId="2C00334D"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 xml:space="preserve">Article 2 : Critères de </w:t>
      </w:r>
      <w:r>
        <w:rPr>
          <w:rFonts w:ascii="Arial" w:eastAsia="Calibri" w:hAnsi="Arial" w:cs="Arial"/>
          <w:b/>
          <w:bCs/>
          <w:color w:val="000000" w:themeColor="text1"/>
          <w:sz w:val="22"/>
          <w:lang w:eastAsia="en-US"/>
        </w:rPr>
        <w:t>s</w:t>
      </w:r>
      <w:r w:rsidRPr="009F4D58">
        <w:rPr>
          <w:rFonts w:ascii="Arial" w:eastAsia="Calibri" w:hAnsi="Arial" w:cs="Arial"/>
          <w:b/>
          <w:bCs/>
          <w:color w:val="000000" w:themeColor="text1"/>
          <w:sz w:val="22"/>
          <w:lang w:eastAsia="en-US"/>
        </w:rPr>
        <w:t>élection</w:t>
      </w:r>
    </w:p>
    <w:p w14:paraId="1EBCDDDA"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2.1. Les candidats seront évalués sur la base de leur dossier académique, de leurs résultats aux examens, de leurs expériences professionnelles ou extra-scolaires pertinentes, ainsi que de leur motivation et de leur adéquation avec les objectifs du programme.</w:t>
      </w:r>
    </w:p>
    <w:p w14:paraId="4E97B59B"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2.2. Des entretiens individuels pourront être organisés pour évaluer la motivation, les compétences et les objectifs professionnels des candidats, en fonction des exigences spécifiques de chaque programme.</w:t>
      </w:r>
    </w:p>
    <w:p w14:paraId="2D1EEB1A"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Article 3 : Décision d'</w:t>
      </w:r>
      <w:r>
        <w:rPr>
          <w:rFonts w:ascii="Arial" w:eastAsia="Calibri" w:hAnsi="Arial" w:cs="Arial"/>
          <w:b/>
          <w:bCs/>
          <w:color w:val="000000" w:themeColor="text1"/>
          <w:sz w:val="22"/>
          <w:lang w:eastAsia="en-US"/>
        </w:rPr>
        <w:t>a</w:t>
      </w:r>
      <w:r w:rsidRPr="009F4D58">
        <w:rPr>
          <w:rFonts w:ascii="Arial" w:eastAsia="Calibri" w:hAnsi="Arial" w:cs="Arial"/>
          <w:b/>
          <w:bCs/>
          <w:color w:val="000000" w:themeColor="text1"/>
          <w:sz w:val="22"/>
          <w:lang w:eastAsia="en-US"/>
        </w:rPr>
        <w:t>dmission</w:t>
      </w:r>
    </w:p>
    <w:p w14:paraId="162E1E96"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3.1. Une commission d'admission désignée par la direction de l'université examinera toutes les candidatures et prendra une décision quant à l'admission des candidats.</w:t>
      </w:r>
    </w:p>
    <w:p w14:paraId="025827AE"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3.2. Les décisions d'admission seront communiquées aux candidats par écrit, précisant les conditions d'admission et les étapes à suivre pour finaliser leur inscription.</w:t>
      </w:r>
    </w:p>
    <w:p w14:paraId="0AF6E0C2" w14:textId="77777777" w:rsidR="00055D97" w:rsidRPr="009F4D58" w:rsidRDefault="00055D97" w:rsidP="00055D97">
      <w:pPr>
        <w:spacing w:line="276" w:lineRule="auto"/>
        <w:rPr>
          <w:rFonts w:ascii="Arial" w:eastAsia="Calibri" w:hAnsi="Arial" w:cs="Arial"/>
          <w:b/>
          <w:bCs/>
          <w:color w:val="000000" w:themeColor="text1"/>
          <w:sz w:val="22"/>
          <w:lang w:eastAsia="en-US"/>
        </w:rPr>
      </w:pPr>
      <w:r w:rsidRPr="009F4D58">
        <w:rPr>
          <w:rFonts w:ascii="Arial" w:eastAsia="Calibri" w:hAnsi="Arial" w:cs="Arial"/>
          <w:b/>
          <w:bCs/>
          <w:color w:val="000000" w:themeColor="text1"/>
          <w:sz w:val="22"/>
          <w:lang w:eastAsia="en-US"/>
        </w:rPr>
        <w:t>Article 4 : Recours</w:t>
      </w:r>
    </w:p>
    <w:p w14:paraId="3C191BD7"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4.1. Les candidats ayant reçu une décision défavorable auront la possibilité de déposer un recours auprès de la direction de l'université, en fournissant des arguments justifiant leur demande.</w:t>
      </w:r>
    </w:p>
    <w:p w14:paraId="2A4DDBC4" w14:textId="77777777" w:rsidR="00055D97" w:rsidRPr="009F4D58" w:rsidRDefault="00055D97" w:rsidP="00055D97">
      <w:pPr>
        <w:spacing w:line="276" w:lineRule="auto"/>
        <w:rPr>
          <w:rFonts w:ascii="Arial" w:eastAsia="Calibri" w:hAnsi="Arial" w:cs="Arial"/>
          <w:color w:val="000000" w:themeColor="text1"/>
          <w:sz w:val="22"/>
          <w:lang w:eastAsia="en-US"/>
        </w:rPr>
      </w:pPr>
      <w:r w:rsidRPr="009F4D58">
        <w:rPr>
          <w:rFonts w:ascii="Arial" w:eastAsia="Calibri" w:hAnsi="Arial" w:cs="Arial"/>
          <w:color w:val="000000" w:themeColor="text1"/>
          <w:sz w:val="22"/>
          <w:lang w:eastAsia="en-US"/>
        </w:rPr>
        <w:t>4.2. La direction de l'université examinera les recours et prendra une décision finale, qui sera communiquée aux candidats par écrit.</w:t>
      </w:r>
    </w:p>
    <w:p w14:paraId="07F4C280" w14:textId="77777777" w:rsidR="00055D97" w:rsidRDefault="00055D97" w:rsidP="00055D97">
      <w:pPr>
        <w:spacing w:line="276" w:lineRule="auto"/>
        <w:jc w:val="left"/>
        <w:rPr>
          <w:rFonts w:ascii="Arial" w:eastAsia="Calibri" w:hAnsi="Arial" w:cs="Arial"/>
          <w:b/>
          <w:bCs/>
          <w:color w:val="000000" w:themeColor="text1"/>
          <w:szCs w:val="24"/>
          <w:lang w:eastAsia="en-US"/>
        </w:rPr>
      </w:pPr>
    </w:p>
    <w:p w14:paraId="53D6693D" w14:textId="77777777" w:rsidR="00055D97" w:rsidRPr="009F4D58" w:rsidRDefault="00055D97" w:rsidP="00055D97">
      <w:pPr>
        <w:tabs>
          <w:tab w:val="left" w:pos="7845"/>
        </w:tabs>
        <w:spacing w:line="276" w:lineRule="auto"/>
        <w:jc w:val="right"/>
        <w:rPr>
          <w:rFonts w:ascii="Arial" w:eastAsia="Calibri" w:hAnsi="Arial" w:cs="Arial"/>
          <w:bCs/>
          <w:color w:val="000000" w:themeColor="text1"/>
          <w:lang w:eastAsia="en-US"/>
        </w:rPr>
      </w:pPr>
      <w:r w:rsidRPr="009F4D58">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19 </w:t>
      </w:r>
      <w:r w:rsidRPr="009F4D58">
        <w:rPr>
          <w:rFonts w:ascii="Arial" w:eastAsia="Calibri" w:hAnsi="Arial" w:cs="Arial"/>
          <w:bCs/>
          <w:color w:val="000000" w:themeColor="text1"/>
          <w:lang w:eastAsia="en-US"/>
        </w:rPr>
        <w:t>septembre 2022</w:t>
      </w:r>
    </w:p>
    <w:p w14:paraId="6390209A" w14:textId="77777777" w:rsidR="00055D97" w:rsidRDefault="00055D97" w:rsidP="00055D97">
      <w:pPr>
        <w:tabs>
          <w:tab w:val="left" w:pos="7845"/>
        </w:tabs>
        <w:spacing w:line="276" w:lineRule="auto"/>
        <w:jc w:val="right"/>
        <w:rPr>
          <w:rFonts w:ascii="Arial" w:eastAsia="Calibri" w:hAnsi="Arial" w:cs="Arial"/>
          <w:b/>
          <w:bCs/>
          <w:color w:val="000000" w:themeColor="text1"/>
          <w:lang w:eastAsia="en-US"/>
        </w:rPr>
      </w:pPr>
      <w:r w:rsidRPr="009F4D58">
        <w:rPr>
          <w:rFonts w:ascii="Arial" w:eastAsia="Calibri" w:hAnsi="Arial" w:cs="Arial"/>
          <w:b/>
          <w:bCs/>
          <w:color w:val="000000" w:themeColor="text1"/>
          <w:lang w:eastAsia="en-US"/>
        </w:rPr>
        <w:t>Le Directeur Général,</w:t>
      </w:r>
    </w:p>
    <w:p w14:paraId="2B3F8CD0" w14:textId="77777777" w:rsidR="00055D97" w:rsidRDefault="00055D97" w:rsidP="00055D97">
      <w:pPr>
        <w:tabs>
          <w:tab w:val="left" w:pos="7845"/>
        </w:tabs>
        <w:spacing w:line="276" w:lineRule="auto"/>
        <w:jc w:val="right"/>
        <w:rPr>
          <w:rFonts w:ascii="Arial" w:eastAsia="Calibri" w:hAnsi="Arial" w:cs="Arial"/>
          <w:b/>
          <w:bCs/>
          <w:color w:val="000000" w:themeColor="text1"/>
          <w:lang w:eastAsia="en-US"/>
        </w:rPr>
      </w:pPr>
    </w:p>
    <w:p w14:paraId="4009CB5F" w14:textId="77777777" w:rsidR="00055D97" w:rsidRPr="009F4D58" w:rsidRDefault="00055D97" w:rsidP="00055D97">
      <w:pPr>
        <w:tabs>
          <w:tab w:val="left" w:pos="7845"/>
        </w:tabs>
        <w:spacing w:line="276" w:lineRule="auto"/>
        <w:rPr>
          <w:rFonts w:ascii="Arial" w:eastAsia="Calibri" w:hAnsi="Arial" w:cs="Arial"/>
          <w:b/>
          <w:bCs/>
          <w:color w:val="000000" w:themeColor="text1"/>
          <w:lang w:eastAsia="en-US"/>
        </w:rPr>
      </w:pPr>
    </w:p>
    <w:p w14:paraId="52CBE41C" w14:textId="77777777" w:rsidR="00055D97" w:rsidRDefault="00055D97" w:rsidP="00055D97">
      <w:pPr>
        <w:spacing w:line="276" w:lineRule="auto"/>
        <w:rPr>
          <w:b/>
          <w:bCs/>
          <w:szCs w:val="24"/>
          <w:lang w:eastAsia="en-US"/>
        </w:rPr>
      </w:pPr>
    </w:p>
    <w:p w14:paraId="72FAF5E3" w14:textId="77777777" w:rsidR="00055D97" w:rsidRDefault="00055D97" w:rsidP="00055D97">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bookmarkEnd w:id="17"/>
    <w:p w14:paraId="16CD433A" w14:textId="04780756" w:rsidR="00D81BFF" w:rsidRPr="006B0396" w:rsidRDefault="00D81BFF" w:rsidP="00D81BFF">
      <w:pPr>
        <w:shd w:val="clear" w:color="auto" w:fill="FFFFFF"/>
        <w:spacing w:line="240" w:lineRule="auto"/>
        <w:ind w:right="9"/>
        <w:jc w:val="center"/>
        <w:rPr>
          <w:b/>
          <w:color w:val="000000" w:themeColor="text1"/>
          <w:sz w:val="44"/>
        </w:rPr>
      </w:pPr>
    </w:p>
    <w:p w14:paraId="0BBE1881" w14:textId="39B8C805" w:rsidR="00D81BFF" w:rsidRPr="006B0396" w:rsidRDefault="00D81BFF" w:rsidP="00D81BFF">
      <w:pPr>
        <w:shd w:val="clear" w:color="auto" w:fill="FFFFFF"/>
        <w:spacing w:line="240" w:lineRule="auto"/>
        <w:ind w:right="9"/>
        <w:jc w:val="center"/>
        <w:rPr>
          <w:b/>
          <w:color w:val="000000" w:themeColor="text1"/>
          <w:sz w:val="44"/>
        </w:rPr>
      </w:pPr>
    </w:p>
    <w:p w14:paraId="00DE29C0" w14:textId="7B055A3E" w:rsidR="00D81BFF" w:rsidRDefault="00D81BFF" w:rsidP="00D81BFF">
      <w:pPr>
        <w:shd w:val="clear" w:color="auto" w:fill="FFFFFF"/>
        <w:spacing w:line="240" w:lineRule="auto"/>
        <w:ind w:right="9"/>
        <w:jc w:val="center"/>
        <w:rPr>
          <w:b/>
          <w:color w:val="000000" w:themeColor="text1"/>
          <w:sz w:val="44"/>
        </w:rPr>
      </w:pPr>
    </w:p>
    <w:p w14:paraId="04EE2A92" w14:textId="77777777" w:rsidR="00055D97" w:rsidRDefault="00055D97" w:rsidP="00D81BFF">
      <w:pPr>
        <w:shd w:val="clear" w:color="auto" w:fill="FFFFFF"/>
        <w:spacing w:line="240" w:lineRule="auto"/>
        <w:ind w:right="9"/>
        <w:jc w:val="center"/>
        <w:rPr>
          <w:b/>
          <w:color w:val="000000" w:themeColor="text1"/>
          <w:sz w:val="44"/>
        </w:rPr>
      </w:pPr>
    </w:p>
    <w:p w14:paraId="09076319" w14:textId="77777777" w:rsidR="00055D97" w:rsidRDefault="00055D97" w:rsidP="00D81BFF">
      <w:pPr>
        <w:shd w:val="clear" w:color="auto" w:fill="FFFFFF"/>
        <w:spacing w:line="240" w:lineRule="auto"/>
        <w:ind w:right="9"/>
        <w:jc w:val="center"/>
        <w:rPr>
          <w:b/>
          <w:color w:val="000000" w:themeColor="text1"/>
          <w:sz w:val="44"/>
        </w:rPr>
      </w:pPr>
    </w:p>
    <w:p w14:paraId="46B51E19" w14:textId="77777777" w:rsidR="00055D97" w:rsidRDefault="00055D97" w:rsidP="00D81BFF">
      <w:pPr>
        <w:shd w:val="clear" w:color="auto" w:fill="FFFFFF"/>
        <w:spacing w:line="240" w:lineRule="auto"/>
        <w:ind w:right="9"/>
        <w:jc w:val="center"/>
        <w:rPr>
          <w:b/>
          <w:color w:val="000000" w:themeColor="text1"/>
          <w:sz w:val="44"/>
        </w:rPr>
      </w:pPr>
    </w:p>
    <w:p w14:paraId="05022B53" w14:textId="77777777" w:rsidR="00055D97" w:rsidRDefault="00055D97" w:rsidP="00D81BFF">
      <w:pPr>
        <w:shd w:val="clear" w:color="auto" w:fill="FFFFFF"/>
        <w:spacing w:line="240" w:lineRule="auto"/>
        <w:ind w:right="9"/>
        <w:jc w:val="center"/>
        <w:rPr>
          <w:b/>
          <w:color w:val="000000" w:themeColor="text1"/>
          <w:sz w:val="44"/>
        </w:rPr>
      </w:pPr>
    </w:p>
    <w:p w14:paraId="49AC8606" w14:textId="77777777" w:rsidR="00055D97" w:rsidRDefault="00055D97" w:rsidP="00D81BFF">
      <w:pPr>
        <w:shd w:val="clear" w:color="auto" w:fill="FFFFFF"/>
        <w:spacing w:line="240" w:lineRule="auto"/>
        <w:ind w:right="9"/>
        <w:jc w:val="center"/>
        <w:rPr>
          <w:b/>
          <w:color w:val="000000" w:themeColor="text1"/>
          <w:sz w:val="44"/>
        </w:rPr>
      </w:pPr>
    </w:p>
    <w:p w14:paraId="2DA72831" w14:textId="77777777" w:rsidR="00055D97" w:rsidRPr="006B0396" w:rsidRDefault="00055D97" w:rsidP="00D81BFF">
      <w:pPr>
        <w:shd w:val="clear" w:color="auto" w:fill="FFFFFF"/>
        <w:spacing w:line="240" w:lineRule="auto"/>
        <w:ind w:right="9"/>
        <w:jc w:val="center"/>
        <w:rPr>
          <w:b/>
          <w:color w:val="000000" w:themeColor="text1"/>
          <w:sz w:val="44"/>
        </w:rPr>
      </w:pPr>
    </w:p>
    <w:p w14:paraId="1763F34A" w14:textId="417D2076" w:rsidR="00D81BFF" w:rsidRPr="006B0396" w:rsidRDefault="00D81BFF" w:rsidP="00D81BFF">
      <w:pPr>
        <w:shd w:val="clear" w:color="auto" w:fill="FFFFFF"/>
        <w:spacing w:line="240" w:lineRule="auto"/>
        <w:ind w:right="9"/>
        <w:jc w:val="center"/>
        <w:rPr>
          <w:b/>
          <w:color w:val="000000" w:themeColor="text1"/>
          <w:sz w:val="44"/>
        </w:rPr>
      </w:pPr>
    </w:p>
    <w:p w14:paraId="00A6D882" w14:textId="672C99BA" w:rsidR="00206E88"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7</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Liste de présence des étudiants aux évaluations</w:t>
      </w:r>
    </w:p>
    <w:p w14:paraId="7CE220BE" w14:textId="77777777" w:rsidR="00206E88" w:rsidRDefault="00206E88" w:rsidP="00206E88">
      <w:pPr>
        <w:shd w:val="clear" w:color="auto" w:fill="FFFFFF"/>
        <w:spacing w:line="240" w:lineRule="auto"/>
        <w:ind w:right="9"/>
        <w:jc w:val="center"/>
        <w:rPr>
          <w:b/>
          <w:bCs/>
          <w:iCs/>
          <w:color w:val="000000" w:themeColor="text1"/>
          <w:sz w:val="44"/>
        </w:rPr>
      </w:pPr>
    </w:p>
    <w:p w14:paraId="097C1AC5" w14:textId="77777777" w:rsidR="00055D97" w:rsidRDefault="00055D97" w:rsidP="00206E88">
      <w:pPr>
        <w:shd w:val="clear" w:color="auto" w:fill="FFFFFF"/>
        <w:spacing w:line="240" w:lineRule="auto"/>
        <w:ind w:right="9"/>
        <w:jc w:val="center"/>
        <w:rPr>
          <w:b/>
          <w:bCs/>
          <w:iCs/>
          <w:color w:val="000000" w:themeColor="text1"/>
          <w:sz w:val="44"/>
        </w:rPr>
      </w:pPr>
    </w:p>
    <w:p w14:paraId="37E4C67F" w14:textId="77777777" w:rsidR="00055D97" w:rsidRDefault="00055D97" w:rsidP="00206E88">
      <w:pPr>
        <w:shd w:val="clear" w:color="auto" w:fill="FFFFFF"/>
        <w:spacing w:line="240" w:lineRule="auto"/>
        <w:ind w:right="9"/>
        <w:jc w:val="center"/>
        <w:rPr>
          <w:b/>
          <w:bCs/>
          <w:iCs/>
          <w:color w:val="000000" w:themeColor="text1"/>
          <w:sz w:val="44"/>
        </w:rPr>
      </w:pPr>
    </w:p>
    <w:p w14:paraId="306E245C" w14:textId="77777777" w:rsidR="00055D97" w:rsidRDefault="00055D97" w:rsidP="00206E88">
      <w:pPr>
        <w:shd w:val="clear" w:color="auto" w:fill="FFFFFF"/>
        <w:spacing w:line="240" w:lineRule="auto"/>
        <w:ind w:right="9"/>
        <w:jc w:val="center"/>
        <w:rPr>
          <w:b/>
          <w:bCs/>
          <w:iCs/>
          <w:color w:val="000000" w:themeColor="text1"/>
          <w:sz w:val="44"/>
        </w:rPr>
      </w:pPr>
    </w:p>
    <w:p w14:paraId="1AA29B69" w14:textId="77777777" w:rsidR="00055D97" w:rsidRDefault="00055D97" w:rsidP="00206E88">
      <w:pPr>
        <w:shd w:val="clear" w:color="auto" w:fill="FFFFFF"/>
        <w:spacing w:line="240" w:lineRule="auto"/>
        <w:ind w:right="9"/>
        <w:jc w:val="center"/>
        <w:rPr>
          <w:b/>
          <w:bCs/>
          <w:iCs/>
          <w:color w:val="000000" w:themeColor="text1"/>
          <w:sz w:val="44"/>
        </w:rPr>
      </w:pPr>
    </w:p>
    <w:p w14:paraId="4BBC8104" w14:textId="77777777" w:rsidR="00055D97" w:rsidRDefault="00055D97" w:rsidP="00206E88">
      <w:pPr>
        <w:shd w:val="clear" w:color="auto" w:fill="FFFFFF"/>
        <w:spacing w:line="240" w:lineRule="auto"/>
        <w:ind w:right="9"/>
        <w:jc w:val="center"/>
        <w:rPr>
          <w:b/>
          <w:bCs/>
          <w:iCs/>
          <w:color w:val="000000" w:themeColor="text1"/>
          <w:sz w:val="44"/>
        </w:rPr>
      </w:pPr>
    </w:p>
    <w:p w14:paraId="4DE6AEF4" w14:textId="77777777" w:rsidR="00055D97" w:rsidRDefault="00055D97" w:rsidP="00206E88">
      <w:pPr>
        <w:shd w:val="clear" w:color="auto" w:fill="FFFFFF"/>
        <w:spacing w:line="240" w:lineRule="auto"/>
        <w:ind w:right="9"/>
        <w:jc w:val="center"/>
        <w:rPr>
          <w:b/>
          <w:bCs/>
          <w:iCs/>
          <w:color w:val="000000" w:themeColor="text1"/>
          <w:sz w:val="44"/>
        </w:rPr>
      </w:pPr>
    </w:p>
    <w:p w14:paraId="1E298BED" w14:textId="77777777" w:rsidR="00055D97" w:rsidRDefault="00055D97" w:rsidP="00206E88">
      <w:pPr>
        <w:shd w:val="clear" w:color="auto" w:fill="FFFFFF"/>
        <w:spacing w:line="240" w:lineRule="auto"/>
        <w:ind w:right="9"/>
        <w:jc w:val="center"/>
        <w:rPr>
          <w:b/>
          <w:bCs/>
          <w:iCs/>
          <w:color w:val="000000" w:themeColor="text1"/>
          <w:sz w:val="44"/>
        </w:rPr>
      </w:pPr>
    </w:p>
    <w:p w14:paraId="3324F60A" w14:textId="77777777" w:rsidR="00055D97" w:rsidRDefault="00055D97" w:rsidP="00206E88">
      <w:pPr>
        <w:shd w:val="clear" w:color="auto" w:fill="FFFFFF"/>
        <w:spacing w:line="240" w:lineRule="auto"/>
        <w:ind w:right="9"/>
        <w:jc w:val="center"/>
        <w:rPr>
          <w:b/>
          <w:bCs/>
          <w:iCs/>
          <w:color w:val="000000" w:themeColor="text1"/>
          <w:sz w:val="44"/>
        </w:rPr>
      </w:pPr>
    </w:p>
    <w:p w14:paraId="0CEC2619" w14:textId="77777777" w:rsidR="00055D97" w:rsidRDefault="00055D97" w:rsidP="00206E88">
      <w:pPr>
        <w:shd w:val="clear" w:color="auto" w:fill="FFFFFF"/>
        <w:spacing w:line="240" w:lineRule="auto"/>
        <w:ind w:right="9"/>
        <w:jc w:val="center"/>
        <w:rPr>
          <w:b/>
          <w:bCs/>
          <w:iCs/>
          <w:color w:val="000000" w:themeColor="text1"/>
          <w:sz w:val="44"/>
        </w:rPr>
      </w:pPr>
    </w:p>
    <w:p w14:paraId="37EA0659" w14:textId="77777777" w:rsidR="00055D97" w:rsidRDefault="00055D97" w:rsidP="00206E88">
      <w:pPr>
        <w:shd w:val="clear" w:color="auto" w:fill="FFFFFF"/>
        <w:spacing w:line="240" w:lineRule="auto"/>
        <w:ind w:right="9"/>
        <w:jc w:val="center"/>
        <w:rPr>
          <w:b/>
          <w:bCs/>
          <w:iCs/>
          <w:color w:val="000000" w:themeColor="text1"/>
          <w:sz w:val="44"/>
        </w:rPr>
      </w:pPr>
    </w:p>
    <w:p w14:paraId="7B70EBD9" w14:textId="77777777" w:rsidR="00055D97" w:rsidRDefault="00055D97" w:rsidP="00206E88">
      <w:pPr>
        <w:shd w:val="clear" w:color="auto" w:fill="FFFFFF"/>
        <w:spacing w:line="240" w:lineRule="auto"/>
        <w:ind w:right="9"/>
        <w:jc w:val="center"/>
        <w:rPr>
          <w:b/>
          <w:bCs/>
          <w:iCs/>
          <w:color w:val="000000" w:themeColor="text1"/>
          <w:sz w:val="44"/>
        </w:rPr>
      </w:pPr>
    </w:p>
    <w:p w14:paraId="57132655" w14:textId="77777777" w:rsidR="00055D97" w:rsidRDefault="00055D97" w:rsidP="00206E88">
      <w:pPr>
        <w:shd w:val="clear" w:color="auto" w:fill="FFFFFF"/>
        <w:spacing w:line="240" w:lineRule="auto"/>
        <w:ind w:right="9"/>
        <w:jc w:val="center"/>
        <w:rPr>
          <w:b/>
          <w:bCs/>
          <w:iCs/>
          <w:color w:val="000000" w:themeColor="text1"/>
          <w:sz w:val="44"/>
        </w:rPr>
      </w:pPr>
    </w:p>
    <w:p w14:paraId="19CEE407" w14:textId="77777777" w:rsidR="00055D97" w:rsidRDefault="00055D97" w:rsidP="00206E88">
      <w:pPr>
        <w:shd w:val="clear" w:color="auto" w:fill="FFFFFF"/>
        <w:spacing w:line="240" w:lineRule="auto"/>
        <w:ind w:right="9"/>
        <w:jc w:val="center"/>
        <w:rPr>
          <w:b/>
          <w:bCs/>
          <w:iCs/>
          <w:color w:val="000000" w:themeColor="text1"/>
          <w:sz w:val="44"/>
        </w:rPr>
      </w:pPr>
    </w:p>
    <w:p w14:paraId="1A791126" w14:textId="77777777" w:rsidR="00055D97" w:rsidRDefault="00055D97" w:rsidP="00206E88">
      <w:pPr>
        <w:shd w:val="clear" w:color="auto" w:fill="FFFFFF"/>
        <w:spacing w:line="240" w:lineRule="auto"/>
        <w:ind w:right="9"/>
        <w:jc w:val="center"/>
        <w:rPr>
          <w:b/>
          <w:bCs/>
          <w:iCs/>
          <w:color w:val="000000" w:themeColor="text1"/>
          <w:sz w:val="44"/>
        </w:rPr>
      </w:pPr>
    </w:p>
    <w:p w14:paraId="09FD10AE" w14:textId="77777777" w:rsidR="00055D97" w:rsidRDefault="00055D97" w:rsidP="00206E88">
      <w:pPr>
        <w:shd w:val="clear" w:color="auto" w:fill="FFFFFF"/>
        <w:spacing w:line="240" w:lineRule="auto"/>
        <w:ind w:right="9"/>
        <w:jc w:val="center"/>
        <w:rPr>
          <w:b/>
          <w:bCs/>
          <w:iCs/>
          <w:color w:val="000000" w:themeColor="text1"/>
          <w:sz w:val="44"/>
        </w:rPr>
      </w:pPr>
    </w:p>
    <w:p w14:paraId="55341A58" w14:textId="77777777" w:rsidR="00055D97" w:rsidRDefault="00055D97" w:rsidP="00206E88">
      <w:pPr>
        <w:shd w:val="clear" w:color="auto" w:fill="FFFFFF"/>
        <w:spacing w:line="240" w:lineRule="auto"/>
        <w:ind w:right="9"/>
        <w:jc w:val="center"/>
        <w:rPr>
          <w:b/>
          <w:bCs/>
          <w:iCs/>
          <w:color w:val="000000" w:themeColor="text1"/>
          <w:sz w:val="44"/>
        </w:rPr>
      </w:pPr>
    </w:p>
    <w:p w14:paraId="1384AC36" w14:textId="77777777" w:rsidR="00055D97" w:rsidRDefault="00055D97" w:rsidP="00206E88">
      <w:pPr>
        <w:shd w:val="clear" w:color="auto" w:fill="FFFFFF"/>
        <w:spacing w:line="240" w:lineRule="auto"/>
        <w:ind w:right="9"/>
        <w:jc w:val="center"/>
        <w:rPr>
          <w:b/>
          <w:bCs/>
          <w:iCs/>
          <w:color w:val="000000" w:themeColor="text1"/>
          <w:sz w:val="44"/>
        </w:rPr>
      </w:pPr>
    </w:p>
    <w:p w14:paraId="235A04B6" w14:textId="77777777" w:rsidR="00055D97" w:rsidRDefault="00055D97" w:rsidP="00206E88">
      <w:pPr>
        <w:shd w:val="clear" w:color="auto" w:fill="FFFFFF"/>
        <w:spacing w:line="240" w:lineRule="auto"/>
        <w:ind w:right="9"/>
        <w:jc w:val="center"/>
        <w:rPr>
          <w:b/>
          <w:bCs/>
          <w:iCs/>
          <w:color w:val="000000" w:themeColor="text1"/>
          <w:sz w:val="44"/>
        </w:rPr>
      </w:pPr>
    </w:p>
    <w:p w14:paraId="1B00C93A" w14:textId="77777777" w:rsidR="00055D97" w:rsidRDefault="00055D97" w:rsidP="00206E88">
      <w:pPr>
        <w:shd w:val="clear" w:color="auto" w:fill="FFFFFF"/>
        <w:spacing w:line="240" w:lineRule="auto"/>
        <w:ind w:right="9"/>
        <w:jc w:val="center"/>
        <w:rPr>
          <w:b/>
          <w:bCs/>
          <w:iCs/>
          <w:color w:val="000000" w:themeColor="text1"/>
          <w:sz w:val="44"/>
        </w:rPr>
      </w:pPr>
    </w:p>
    <w:p w14:paraId="624E1D27" w14:textId="77777777" w:rsidR="00055D97" w:rsidRDefault="00055D97" w:rsidP="00206E88">
      <w:pPr>
        <w:shd w:val="clear" w:color="auto" w:fill="FFFFFF"/>
        <w:spacing w:line="240" w:lineRule="auto"/>
        <w:ind w:right="9"/>
        <w:jc w:val="center"/>
        <w:rPr>
          <w:b/>
          <w:bCs/>
          <w:iCs/>
          <w:color w:val="000000" w:themeColor="text1"/>
          <w:sz w:val="44"/>
        </w:rPr>
      </w:pPr>
    </w:p>
    <w:p w14:paraId="37C78D75" w14:textId="77777777" w:rsidR="00055D97" w:rsidRDefault="00055D97" w:rsidP="00206E88">
      <w:pPr>
        <w:shd w:val="clear" w:color="auto" w:fill="FFFFFF"/>
        <w:spacing w:line="240" w:lineRule="auto"/>
        <w:ind w:right="9"/>
        <w:jc w:val="center"/>
        <w:rPr>
          <w:b/>
          <w:bCs/>
          <w:iCs/>
          <w:color w:val="000000" w:themeColor="text1"/>
          <w:sz w:val="44"/>
        </w:rPr>
      </w:pPr>
    </w:p>
    <w:p w14:paraId="465454B9" w14:textId="77777777" w:rsidR="00055D97" w:rsidRDefault="00055D97" w:rsidP="00206E88">
      <w:pPr>
        <w:shd w:val="clear" w:color="auto" w:fill="FFFFFF"/>
        <w:spacing w:line="240" w:lineRule="auto"/>
        <w:ind w:right="9"/>
        <w:jc w:val="center"/>
        <w:rPr>
          <w:b/>
          <w:bCs/>
          <w:iCs/>
          <w:color w:val="000000" w:themeColor="text1"/>
          <w:sz w:val="44"/>
        </w:rPr>
      </w:pPr>
    </w:p>
    <w:p w14:paraId="3B80B17B" w14:textId="77777777" w:rsidR="00055D97" w:rsidRDefault="00055D97" w:rsidP="00206E88">
      <w:pPr>
        <w:shd w:val="clear" w:color="auto" w:fill="FFFFFF"/>
        <w:spacing w:line="240" w:lineRule="auto"/>
        <w:ind w:right="9"/>
        <w:jc w:val="center"/>
        <w:rPr>
          <w:b/>
          <w:bCs/>
          <w:iCs/>
          <w:color w:val="000000" w:themeColor="text1"/>
          <w:sz w:val="44"/>
        </w:rPr>
      </w:pPr>
    </w:p>
    <w:p w14:paraId="64BABDC8" w14:textId="77777777" w:rsidR="00055D97" w:rsidRPr="00C348CE" w:rsidRDefault="00055D97" w:rsidP="00206E88">
      <w:pPr>
        <w:shd w:val="clear" w:color="auto" w:fill="FFFFFF"/>
        <w:spacing w:line="240" w:lineRule="auto"/>
        <w:ind w:right="9"/>
        <w:jc w:val="center"/>
        <w:rPr>
          <w:b/>
          <w:bCs/>
          <w:iCs/>
          <w:color w:val="000000" w:themeColor="text1"/>
          <w:sz w:val="44"/>
        </w:rPr>
      </w:pPr>
    </w:p>
    <w:p w14:paraId="1F366BB1" w14:textId="3AEFEEA3" w:rsidR="00206E88" w:rsidRPr="00C348CE"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8</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Cahier de suivi</w:t>
      </w:r>
    </w:p>
    <w:p w14:paraId="78532807" w14:textId="7B66D335" w:rsidR="00D81BFF" w:rsidRPr="006B0396" w:rsidRDefault="00D81BFF" w:rsidP="00D81BFF">
      <w:pPr>
        <w:shd w:val="clear" w:color="auto" w:fill="FFFFFF"/>
        <w:spacing w:line="240" w:lineRule="auto"/>
        <w:ind w:right="9"/>
        <w:jc w:val="center"/>
        <w:rPr>
          <w:b/>
          <w:color w:val="000000" w:themeColor="text1"/>
          <w:sz w:val="44"/>
        </w:rPr>
      </w:pPr>
    </w:p>
    <w:p w14:paraId="32C19E4D" w14:textId="5860215E" w:rsidR="00D81BFF" w:rsidRDefault="00D81BFF" w:rsidP="00D81BFF">
      <w:pPr>
        <w:shd w:val="clear" w:color="auto" w:fill="FFFFFF"/>
        <w:spacing w:line="240" w:lineRule="auto"/>
        <w:ind w:right="9"/>
        <w:jc w:val="center"/>
        <w:rPr>
          <w:b/>
          <w:color w:val="000000" w:themeColor="text1"/>
          <w:sz w:val="44"/>
        </w:rPr>
      </w:pPr>
    </w:p>
    <w:p w14:paraId="7A951802" w14:textId="77777777" w:rsidR="00F5166F" w:rsidRDefault="00F5166F" w:rsidP="00D81BFF">
      <w:pPr>
        <w:shd w:val="clear" w:color="auto" w:fill="FFFFFF"/>
        <w:spacing w:line="240" w:lineRule="auto"/>
        <w:ind w:right="9"/>
        <w:jc w:val="center"/>
        <w:rPr>
          <w:b/>
          <w:color w:val="000000" w:themeColor="text1"/>
          <w:sz w:val="44"/>
        </w:rPr>
      </w:pPr>
    </w:p>
    <w:p w14:paraId="231D6450" w14:textId="77777777" w:rsidR="00F5166F" w:rsidRDefault="00F5166F" w:rsidP="00D81BFF">
      <w:pPr>
        <w:shd w:val="clear" w:color="auto" w:fill="FFFFFF"/>
        <w:spacing w:line="240" w:lineRule="auto"/>
        <w:ind w:right="9"/>
        <w:jc w:val="center"/>
        <w:rPr>
          <w:b/>
          <w:color w:val="000000" w:themeColor="text1"/>
          <w:sz w:val="44"/>
        </w:rPr>
      </w:pPr>
    </w:p>
    <w:p w14:paraId="7FC780CA" w14:textId="77777777" w:rsidR="00F5166F" w:rsidRDefault="00F5166F" w:rsidP="00D81BFF">
      <w:pPr>
        <w:shd w:val="clear" w:color="auto" w:fill="FFFFFF"/>
        <w:spacing w:line="240" w:lineRule="auto"/>
        <w:ind w:right="9"/>
        <w:jc w:val="center"/>
        <w:rPr>
          <w:b/>
          <w:color w:val="000000" w:themeColor="text1"/>
          <w:sz w:val="44"/>
        </w:rPr>
      </w:pPr>
    </w:p>
    <w:p w14:paraId="045F301B" w14:textId="77777777" w:rsidR="00F5166F" w:rsidRDefault="00F5166F" w:rsidP="00D81BFF">
      <w:pPr>
        <w:shd w:val="clear" w:color="auto" w:fill="FFFFFF"/>
        <w:spacing w:line="240" w:lineRule="auto"/>
        <w:ind w:right="9"/>
        <w:jc w:val="center"/>
        <w:rPr>
          <w:b/>
          <w:color w:val="000000" w:themeColor="text1"/>
          <w:sz w:val="44"/>
        </w:rPr>
      </w:pPr>
    </w:p>
    <w:p w14:paraId="727FEC02" w14:textId="77777777" w:rsidR="00F5166F" w:rsidRDefault="00F5166F" w:rsidP="00D81BFF">
      <w:pPr>
        <w:shd w:val="clear" w:color="auto" w:fill="FFFFFF"/>
        <w:spacing w:line="240" w:lineRule="auto"/>
        <w:ind w:right="9"/>
        <w:jc w:val="center"/>
        <w:rPr>
          <w:b/>
          <w:color w:val="000000" w:themeColor="text1"/>
          <w:sz w:val="44"/>
        </w:rPr>
      </w:pPr>
    </w:p>
    <w:p w14:paraId="504D6E6C" w14:textId="77777777" w:rsidR="00F5166F" w:rsidRDefault="00F5166F" w:rsidP="00D81BFF">
      <w:pPr>
        <w:shd w:val="clear" w:color="auto" w:fill="FFFFFF"/>
        <w:spacing w:line="240" w:lineRule="auto"/>
        <w:ind w:right="9"/>
        <w:jc w:val="center"/>
        <w:rPr>
          <w:b/>
          <w:color w:val="000000" w:themeColor="text1"/>
          <w:sz w:val="44"/>
        </w:rPr>
      </w:pPr>
    </w:p>
    <w:p w14:paraId="0D9CE5F3" w14:textId="77777777" w:rsidR="00F5166F" w:rsidRDefault="00F5166F" w:rsidP="00D81BFF">
      <w:pPr>
        <w:shd w:val="clear" w:color="auto" w:fill="FFFFFF"/>
        <w:spacing w:line="240" w:lineRule="auto"/>
        <w:ind w:right="9"/>
        <w:jc w:val="center"/>
        <w:rPr>
          <w:b/>
          <w:color w:val="000000" w:themeColor="text1"/>
          <w:sz w:val="44"/>
        </w:rPr>
      </w:pPr>
    </w:p>
    <w:p w14:paraId="248D8AF0" w14:textId="77777777" w:rsidR="00F5166F" w:rsidRDefault="00F5166F" w:rsidP="00D81BFF">
      <w:pPr>
        <w:shd w:val="clear" w:color="auto" w:fill="FFFFFF"/>
        <w:spacing w:line="240" w:lineRule="auto"/>
        <w:ind w:right="9"/>
        <w:jc w:val="center"/>
        <w:rPr>
          <w:b/>
          <w:color w:val="000000" w:themeColor="text1"/>
          <w:sz w:val="44"/>
        </w:rPr>
      </w:pPr>
    </w:p>
    <w:p w14:paraId="5E527913" w14:textId="77777777" w:rsidR="00F5166F" w:rsidRDefault="00F5166F" w:rsidP="00D81BFF">
      <w:pPr>
        <w:shd w:val="clear" w:color="auto" w:fill="FFFFFF"/>
        <w:spacing w:line="240" w:lineRule="auto"/>
        <w:ind w:right="9"/>
        <w:jc w:val="center"/>
        <w:rPr>
          <w:b/>
          <w:color w:val="000000" w:themeColor="text1"/>
          <w:sz w:val="44"/>
        </w:rPr>
      </w:pPr>
    </w:p>
    <w:p w14:paraId="7DBDD16D" w14:textId="77777777" w:rsidR="00F5166F" w:rsidRDefault="00F5166F" w:rsidP="00D81BFF">
      <w:pPr>
        <w:shd w:val="clear" w:color="auto" w:fill="FFFFFF"/>
        <w:spacing w:line="240" w:lineRule="auto"/>
        <w:ind w:right="9"/>
        <w:jc w:val="center"/>
        <w:rPr>
          <w:b/>
          <w:color w:val="000000" w:themeColor="text1"/>
          <w:sz w:val="44"/>
        </w:rPr>
      </w:pPr>
    </w:p>
    <w:p w14:paraId="18944928" w14:textId="77777777" w:rsidR="00F5166F" w:rsidRDefault="00F5166F" w:rsidP="00D81BFF">
      <w:pPr>
        <w:shd w:val="clear" w:color="auto" w:fill="FFFFFF"/>
        <w:spacing w:line="240" w:lineRule="auto"/>
        <w:ind w:right="9"/>
        <w:jc w:val="center"/>
        <w:rPr>
          <w:b/>
          <w:color w:val="000000" w:themeColor="text1"/>
          <w:sz w:val="44"/>
        </w:rPr>
      </w:pPr>
    </w:p>
    <w:p w14:paraId="74681B77" w14:textId="77777777" w:rsidR="00F5166F" w:rsidRDefault="00F5166F" w:rsidP="00D81BFF">
      <w:pPr>
        <w:shd w:val="clear" w:color="auto" w:fill="FFFFFF"/>
        <w:spacing w:line="240" w:lineRule="auto"/>
        <w:ind w:right="9"/>
        <w:jc w:val="center"/>
        <w:rPr>
          <w:b/>
          <w:color w:val="000000" w:themeColor="text1"/>
          <w:sz w:val="44"/>
        </w:rPr>
      </w:pPr>
    </w:p>
    <w:p w14:paraId="6DEBDB78" w14:textId="77777777" w:rsidR="00F5166F" w:rsidRDefault="00F5166F" w:rsidP="00D81BFF">
      <w:pPr>
        <w:shd w:val="clear" w:color="auto" w:fill="FFFFFF"/>
        <w:spacing w:line="240" w:lineRule="auto"/>
        <w:ind w:right="9"/>
        <w:jc w:val="center"/>
        <w:rPr>
          <w:b/>
          <w:color w:val="000000" w:themeColor="text1"/>
          <w:sz w:val="44"/>
        </w:rPr>
      </w:pPr>
    </w:p>
    <w:p w14:paraId="5E6D953E" w14:textId="77777777" w:rsidR="00F5166F" w:rsidRDefault="00F5166F" w:rsidP="00D81BFF">
      <w:pPr>
        <w:shd w:val="clear" w:color="auto" w:fill="FFFFFF"/>
        <w:spacing w:line="240" w:lineRule="auto"/>
        <w:ind w:right="9"/>
        <w:jc w:val="center"/>
        <w:rPr>
          <w:b/>
          <w:color w:val="000000" w:themeColor="text1"/>
          <w:sz w:val="44"/>
        </w:rPr>
      </w:pPr>
    </w:p>
    <w:p w14:paraId="73E7572B" w14:textId="77777777" w:rsidR="00F5166F" w:rsidRDefault="00F5166F" w:rsidP="00D81BFF">
      <w:pPr>
        <w:shd w:val="clear" w:color="auto" w:fill="FFFFFF"/>
        <w:spacing w:line="240" w:lineRule="auto"/>
        <w:ind w:right="9"/>
        <w:jc w:val="center"/>
        <w:rPr>
          <w:b/>
          <w:color w:val="000000" w:themeColor="text1"/>
          <w:sz w:val="44"/>
        </w:rPr>
      </w:pPr>
    </w:p>
    <w:p w14:paraId="04FB5934" w14:textId="77777777" w:rsidR="00F5166F" w:rsidRDefault="00F5166F" w:rsidP="00D81BFF">
      <w:pPr>
        <w:shd w:val="clear" w:color="auto" w:fill="FFFFFF"/>
        <w:spacing w:line="240" w:lineRule="auto"/>
        <w:ind w:right="9"/>
        <w:jc w:val="center"/>
        <w:rPr>
          <w:b/>
          <w:color w:val="000000" w:themeColor="text1"/>
          <w:sz w:val="44"/>
        </w:rPr>
      </w:pPr>
    </w:p>
    <w:p w14:paraId="5ED29D5C" w14:textId="77777777" w:rsidR="00F5166F" w:rsidRDefault="00F5166F" w:rsidP="00D81BFF">
      <w:pPr>
        <w:shd w:val="clear" w:color="auto" w:fill="FFFFFF"/>
        <w:spacing w:line="240" w:lineRule="auto"/>
        <w:ind w:right="9"/>
        <w:jc w:val="center"/>
        <w:rPr>
          <w:b/>
          <w:color w:val="000000" w:themeColor="text1"/>
          <w:sz w:val="44"/>
        </w:rPr>
      </w:pPr>
    </w:p>
    <w:p w14:paraId="7F0817CE" w14:textId="77777777" w:rsidR="00F5166F" w:rsidRDefault="00F5166F" w:rsidP="00D81BFF">
      <w:pPr>
        <w:shd w:val="clear" w:color="auto" w:fill="FFFFFF"/>
        <w:spacing w:line="240" w:lineRule="auto"/>
        <w:ind w:right="9"/>
        <w:jc w:val="center"/>
        <w:rPr>
          <w:b/>
          <w:color w:val="000000" w:themeColor="text1"/>
          <w:sz w:val="44"/>
        </w:rPr>
      </w:pPr>
    </w:p>
    <w:p w14:paraId="5DCEF38C" w14:textId="77777777" w:rsidR="00F5166F" w:rsidRDefault="00F5166F" w:rsidP="00D81BFF">
      <w:pPr>
        <w:shd w:val="clear" w:color="auto" w:fill="FFFFFF"/>
        <w:spacing w:line="240" w:lineRule="auto"/>
        <w:ind w:right="9"/>
        <w:jc w:val="center"/>
        <w:rPr>
          <w:b/>
          <w:color w:val="000000" w:themeColor="text1"/>
          <w:sz w:val="44"/>
        </w:rPr>
      </w:pPr>
    </w:p>
    <w:p w14:paraId="3C77124B" w14:textId="77777777" w:rsidR="00F5166F" w:rsidRDefault="00F5166F" w:rsidP="00D81BFF">
      <w:pPr>
        <w:shd w:val="clear" w:color="auto" w:fill="FFFFFF"/>
        <w:spacing w:line="240" w:lineRule="auto"/>
        <w:ind w:right="9"/>
        <w:jc w:val="center"/>
        <w:rPr>
          <w:b/>
          <w:color w:val="000000" w:themeColor="text1"/>
          <w:sz w:val="44"/>
        </w:rPr>
      </w:pPr>
    </w:p>
    <w:p w14:paraId="0CD2B6E1" w14:textId="77777777" w:rsidR="004E63BD" w:rsidRDefault="004E63BD" w:rsidP="00D81BFF">
      <w:pPr>
        <w:shd w:val="clear" w:color="auto" w:fill="FFFFFF"/>
        <w:spacing w:line="240" w:lineRule="auto"/>
        <w:ind w:right="9"/>
        <w:jc w:val="center"/>
        <w:rPr>
          <w:b/>
          <w:color w:val="000000" w:themeColor="text1"/>
          <w:sz w:val="44"/>
        </w:rPr>
      </w:pPr>
    </w:p>
    <w:p w14:paraId="4B522CC3" w14:textId="77777777" w:rsidR="004E63BD" w:rsidRDefault="004E63BD" w:rsidP="00D81BFF">
      <w:pPr>
        <w:shd w:val="clear" w:color="auto" w:fill="FFFFFF"/>
        <w:spacing w:line="240" w:lineRule="auto"/>
        <w:ind w:right="9"/>
        <w:jc w:val="center"/>
        <w:rPr>
          <w:b/>
          <w:color w:val="000000" w:themeColor="text1"/>
          <w:sz w:val="44"/>
        </w:rPr>
      </w:pPr>
    </w:p>
    <w:p w14:paraId="7972F9B5" w14:textId="77777777" w:rsidR="00F5166F" w:rsidRDefault="00F5166F" w:rsidP="00D81BFF">
      <w:pPr>
        <w:shd w:val="clear" w:color="auto" w:fill="FFFFFF"/>
        <w:spacing w:line="240" w:lineRule="auto"/>
        <w:ind w:right="9"/>
        <w:jc w:val="center"/>
        <w:rPr>
          <w:b/>
          <w:color w:val="000000" w:themeColor="text1"/>
          <w:sz w:val="44"/>
        </w:rPr>
      </w:pPr>
    </w:p>
    <w:p w14:paraId="71F7C70F" w14:textId="77777777" w:rsidR="00F5166F" w:rsidRPr="006B0396" w:rsidRDefault="00F5166F" w:rsidP="00D81BFF">
      <w:pPr>
        <w:shd w:val="clear" w:color="auto" w:fill="FFFFFF"/>
        <w:spacing w:line="240" w:lineRule="auto"/>
        <w:ind w:right="9"/>
        <w:jc w:val="center"/>
        <w:rPr>
          <w:b/>
          <w:color w:val="000000" w:themeColor="text1"/>
          <w:sz w:val="44"/>
        </w:rPr>
      </w:pPr>
    </w:p>
    <w:p w14:paraId="0169EAAF" w14:textId="7ACBF196" w:rsidR="00206E88" w:rsidRPr="00C348CE" w:rsidRDefault="00206E88" w:rsidP="00206E88">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sidRPr="00C348CE">
        <w:rPr>
          <w:b/>
          <w:bCs/>
          <w:iCs/>
          <w:color w:val="000000" w:themeColor="text1"/>
          <w:sz w:val="44"/>
        </w:rPr>
        <w:t>2</w:t>
      </w:r>
      <w:r>
        <w:rPr>
          <w:b/>
          <w:bCs/>
          <w:iCs/>
          <w:color w:val="000000" w:themeColor="text1"/>
          <w:sz w:val="44"/>
        </w:rPr>
        <w:t>9</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Règlement intérieur</w:t>
      </w:r>
    </w:p>
    <w:p w14:paraId="7AECF274" w14:textId="740C83CC" w:rsidR="00D81BFF" w:rsidRPr="006B0396" w:rsidRDefault="00D81BFF" w:rsidP="00D81BFF">
      <w:pPr>
        <w:shd w:val="clear" w:color="auto" w:fill="FFFFFF"/>
        <w:spacing w:line="240" w:lineRule="auto"/>
        <w:ind w:right="9"/>
        <w:jc w:val="center"/>
        <w:rPr>
          <w:b/>
          <w:color w:val="000000" w:themeColor="text1"/>
          <w:sz w:val="44"/>
        </w:rPr>
      </w:pPr>
    </w:p>
    <w:p w14:paraId="1F292771" w14:textId="714E0E13" w:rsidR="00D81BFF" w:rsidRPr="006B0396" w:rsidRDefault="00D81BFF" w:rsidP="00D81BFF">
      <w:pPr>
        <w:shd w:val="clear" w:color="auto" w:fill="FFFFFF"/>
        <w:spacing w:line="240" w:lineRule="auto"/>
        <w:ind w:right="9"/>
        <w:jc w:val="center"/>
        <w:rPr>
          <w:b/>
          <w:color w:val="000000" w:themeColor="text1"/>
          <w:sz w:val="44"/>
        </w:rPr>
      </w:pPr>
    </w:p>
    <w:p w14:paraId="5A7ED0D6" w14:textId="46CEBA70" w:rsidR="00D81BFF" w:rsidRPr="006B0396" w:rsidRDefault="00D81BFF" w:rsidP="00D81BFF">
      <w:pPr>
        <w:shd w:val="clear" w:color="auto" w:fill="FFFFFF"/>
        <w:spacing w:line="240" w:lineRule="auto"/>
        <w:ind w:right="9"/>
        <w:jc w:val="center"/>
        <w:rPr>
          <w:b/>
          <w:color w:val="000000" w:themeColor="text1"/>
          <w:sz w:val="44"/>
        </w:rPr>
      </w:pPr>
    </w:p>
    <w:p w14:paraId="03D324A5" w14:textId="600D9EE3" w:rsidR="00D81BFF" w:rsidRPr="006B0396" w:rsidRDefault="00D81BFF" w:rsidP="00D81BFF">
      <w:pPr>
        <w:shd w:val="clear" w:color="auto" w:fill="FFFFFF"/>
        <w:spacing w:line="240" w:lineRule="auto"/>
        <w:ind w:right="9"/>
        <w:jc w:val="center"/>
        <w:rPr>
          <w:b/>
          <w:color w:val="000000" w:themeColor="text1"/>
          <w:sz w:val="44"/>
        </w:rPr>
      </w:pPr>
    </w:p>
    <w:p w14:paraId="05955697" w14:textId="4CA1B1CB" w:rsidR="00D81BFF" w:rsidRPr="006B0396" w:rsidRDefault="00D81BFF" w:rsidP="00D81BFF">
      <w:pPr>
        <w:shd w:val="clear" w:color="auto" w:fill="FFFFFF"/>
        <w:spacing w:line="240" w:lineRule="auto"/>
        <w:ind w:right="9"/>
        <w:jc w:val="center"/>
        <w:rPr>
          <w:b/>
          <w:color w:val="000000" w:themeColor="text1"/>
          <w:sz w:val="44"/>
        </w:rPr>
      </w:pPr>
    </w:p>
    <w:p w14:paraId="1A38C435" w14:textId="791D6A94" w:rsidR="002179BA" w:rsidRPr="006B0396" w:rsidRDefault="002179BA" w:rsidP="00D81BFF">
      <w:pPr>
        <w:shd w:val="clear" w:color="auto" w:fill="FFFFFF"/>
        <w:spacing w:line="240" w:lineRule="auto"/>
        <w:ind w:right="9"/>
        <w:jc w:val="center"/>
        <w:rPr>
          <w:b/>
          <w:color w:val="000000" w:themeColor="text1"/>
          <w:sz w:val="44"/>
        </w:rPr>
      </w:pPr>
    </w:p>
    <w:p w14:paraId="788E96CA" w14:textId="5F33F786" w:rsidR="002179BA" w:rsidRPr="006B0396" w:rsidRDefault="002179BA" w:rsidP="00D81BFF">
      <w:pPr>
        <w:shd w:val="clear" w:color="auto" w:fill="FFFFFF"/>
        <w:spacing w:line="240" w:lineRule="auto"/>
        <w:ind w:right="9"/>
        <w:jc w:val="center"/>
        <w:rPr>
          <w:b/>
          <w:color w:val="000000" w:themeColor="text1"/>
          <w:sz w:val="44"/>
        </w:rPr>
      </w:pPr>
    </w:p>
    <w:p w14:paraId="67ABC0BF" w14:textId="06B4DCAE" w:rsidR="002179BA" w:rsidRPr="006B0396" w:rsidRDefault="002179BA" w:rsidP="00D81BFF">
      <w:pPr>
        <w:shd w:val="clear" w:color="auto" w:fill="FFFFFF"/>
        <w:spacing w:line="240" w:lineRule="auto"/>
        <w:ind w:right="9"/>
        <w:jc w:val="center"/>
        <w:rPr>
          <w:b/>
          <w:color w:val="000000" w:themeColor="text1"/>
          <w:sz w:val="44"/>
        </w:rPr>
      </w:pPr>
    </w:p>
    <w:p w14:paraId="6382A101" w14:textId="3E7F7F1F" w:rsidR="00A47334" w:rsidRPr="006B0396" w:rsidRDefault="00A47334" w:rsidP="00D81BFF">
      <w:pPr>
        <w:shd w:val="clear" w:color="auto" w:fill="FFFFFF"/>
        <w:spacing w:line="240" w:lineRule="auto"/>
        <w:ind w:right="9"/>
        <w:jc w:val="center"/>
        <w:rPr>
          <w:b/>
          <w:color w:val="000000" w:themeColor="text1"/>
          <w:sz w:val="44"/>
        </w:rPr>
      </w:pPr>
    </w:p>
    <w:p w14:paraId="3C3CB01D" w14:textId="35EBD83D" w:rsidR="00A47334" w:rsidRPr="006B0396" w:rsidRDefault="00A47334" w:rsidP="00D81BFF">
      <w:pPr>
        <w:shd w:val="clear" w:color="auto" w:fill="FFFFFF"/>
        <w:spacing w:line="240" w:lineRule="auto"/>
        <w:ind w:right="9"/>
        <w:jc w:val="center"/>
        <w:rPr>
          <w:b/>
          <w:color w:val="000000" w:themeColor="text1"/>
          <w:sz w:val="44"/>
        </w:rPr>
      </w:pPr>
    </w:p>
    <w:p w14:paraId="33D35D46" w14:textId="4B18121F" w:rsidR="00A47334" w:rsidRPr="006B0396" w:rsidRDefault="00A47334" w:rsidP="00D81BFF">
      <w:pPr>
        <w:shd w:val="clear" w:color="auto" w:fill="FFFFFF"/>
        <w:spacing w:line="240" w:lineRule="auto"/>
        <w:ind w:right="9"/>
        <w:jc w:val="center"/>
        <w:rPr>
          <w:b/>
          <w:color w:val="000000" w:themeColor="text1"/>
          <w:sz w:val="44"/>
        </w:rPr>
      </w:pPr>
    </w:p>
    <w:p w14:paraId="757C1C48" w14:textId="091AF165" w:rsidR="00A47334" w:rsidRPr="006B0396" w:rsidRDefault="00A47334" w:rsidP="00D81BFF">
      <w:pPr>
        <w:shd w:val="clear" w:color="auto" w:fill="FFFFFF"/>
        <w:spacing w:line="240" w:lineRule="auto"/>
        <w:ind w:right="9"/>
        <w:jc w:val="center"/>
        <w:rPr>
          <w:b/>
          <w:color w:val="000000" w:themeColor="text1"/>
          <w:sz w:val="44"/>
        </w:rPr>
      </w:pPr>
    </w:p>
    <w:p w14:paraId="69AB7526" w14:textId="4C79FD31" w:rsidR="00A47334" w:rsidRPr="006B0396" w:rsidRDefault="00A47334" w:rsidP="00D81BFF">
      <w:pPr>
        <w:shd w:val="clear" w:color="auto" w:fill="FFFFFF"/>
        <w:spacing w:line="240" w:lineRule="auto"/>
        <w:ind w:right="9"/>
        <w:jc w:val="center"/>
        <w:rPr>
          <w:b/>
          <w:color w:val="000000" w:themeColor="text1"/>
          <w:sz w:val="44"/>
        </w:rPr>
      </w:pPr>
    </w:p>
    <w:p w14:paraId="1FCE4494" w14:textId="06D77896" w:rsidR="006778CD" w:rsidRDefault="006778CD" w:rsidP="00B43097">
      <w:pPr>
        <w:shd w:val="clear" w:color="auto" w:fill="FFFFFF"/>
        <w:spacing w:line="240" w:lineRule="auto"/>
        <w:ind w:right="9"/>
        <w:rPr>
          <w:b/>
          <w:color w:val="000000" w:themeColor="text1"/>
          <w:sz w:val="44"/>
        </w:rPr>
      </w:pPr>
    </w:p>
    <w:p w14:paraId="1339B902" w14:textId="68A44A63" w:rsidR="00B43097" w:rsidRDefault="00B43097" w:rsidP="00B43097">
      <w:pPr>
        <w:shd w:val="clear" w:color="auto" w:fill="FFFFFF"/>
        <w:spacing w:line="240" w:lineRule="auto"/>
        <w:ind w:right="9"/>
        <w:rPr>
          <w:b/>
          <w:color w:val="000000" w:themeColor="text1"/>
          <w:sz w:val="44"/>
        </w:rPr>
      </w:pPr>
    </w:p>
    <w:p w14:paraId="01C6A2AB" w14:textId="228F77D2" w:rsidR="00B43097" w:rsidRDefault="00B43097" w:rsidP="00B43097">
      <w:pPr>
        <w:shd w:val="clear" w:color="auto" w:fill="FFFFFF"/>
        <w:spacing w:line="240" w:lineRule="auto"/>
        <w:ind w:right="9"/>
        <w:rPr>
          <w:b/>
          <w:color w:val="000000" w:themeColor="text1"/>
          <w:sz w:val="44"/>
        </w:rPr>
      </w:pPr>
    </w:p>
    <w:p w14:paraId="74F47F57" w14:textId="0E7D13C4" w:rsidR="00B43097" w:rsidRDefault="00B43097" w:rsidP="00B43097">
      <w:pPr>
        <w:shd w:val="clear" w:color="auto" w:fill="FFFFFF"/>
        <w:spacing w:line="240" w:lineRule="auto"/>
        <w:ind w:right="9"/>
        <w:rPr>
          <w:b/>
          <w:color w:val="000000" w:themeColor="text1"/>
          <w:sz w:val="44"/>
        </w:rPr>
      </w:pPr>
    </w:p>
    <w:p w14:paraId="6F6C042B" w14:textId="07488C3F" w:rsidR="00B43097" w:rsidRDefault="00F5166F" w:rsidP="00B43097">
      <w:pPr>
        <w:shd w:val="clear" w:color="auto" w:fill="FFFFFF"/>
        <w:spacing w:line="240" w:lineRule="auto"/>
        <w:ind w:right="9"/>
        <w:rPr>
          <w:b/>
          <w:color w:val="000000" w:themeColor="text1"/>
          <w:sz w:val="44"/>
        </w:rPr>
      </w:pPr>
      <w:r w:rsidRPr="00F5166F">
        <w:rPr>
          <w:noProof/>
        </w:rPr>
        <w:drawing>
          <wp:inline distT="0" distB="0" distL="0" distR="0" wp14:anchorId="790A3BF5" wp14:editId="38F04ED2">
            <wp:extent cx="6391275" cy="5069840"/>
            <wp:effectExtent l="0" t="0" r="9525" b="0"/>
            <wp:docPr id="1716216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275" cy="5069840"/>
                    </a:xfrm>
                    <a:prstGeom prst="rect">
                      <a:avLst/>
                    </a:prstGeom>
                    <a:noFill/>
                    <a:ln>
                      <a:noFill/>
                    </a:ln>
                  </pic:spPr>
                </pic:pic>
              </a:graphicData>
            </a:graphic>
          </wp:inline>
        </w:drawing>
      </w:r>
    </w:p>
    <w:p w14:paraId="1FBBE7A6" w14:textId="5DB668E8" w:rsidR="00B43097" w:rsidRDefault="00B43097" w:rsidP="00B43097">
      <w:pPr>
        <w:shd w:val="clear" w:color="auto" w:fill="FFFFFF"/>
        <w:spacing w:line="240" w:lineRule="auto"/>
        <w:ind w:right="9"/>
        <w:rPr>
          <w:b/>
          <w:color w:val="000000" w:themeColor="text1"/>
          <w:sz w:val="44"/>
        </w:rPr>
      </w:pPr>
    </w:p>
    <w:p w14:paraId="39E37F99" w14:textId="3E86CE2B" w:rsidR="00B43097" w:rsidRDefault="00B43097" w:rsidP="00B43097">
      <w:pPr>
        <w:shd w:val="clear" w:color="auto" w:fill="FFFFFF"/>
        <w:spacing w:line="240" w:lineRule="auto"/>
        <w:ind w:right="9"/>
        <w:rPr>
          <w:b/>
          <w:color w:val="000000" w:themeColor="text1"/>
          <w:sz w:val="44"/>
        </w:rPr>
      </w:pPr>
    </w:p>
    <w:p w14:paraId="54A01C84" w14:textId="531C30DA" w:rsidR="00B43097" w:rsidRDefault="00B43097" w:rsidP="00B43097">
      <w:pPr>
        <w:shd w:val="clear" w:color="auto" w:fill="FFFFFF"/>
        <w:spacing w:line="240" w:lineRule="auto"/>
        <w:ind w:right="9"/>
        <w:rPr>
          <w:b/>
          <w:color w:val="000000" w:themeColor="text1"/>
          <w:sz w:val="44"/>
        </w:rPr>
      </w:pPr>
    </w:p>
    <w:p w14:paraId="7B8B08F6" w14:textId="2EFB2E98" w:rsidR="00B43097" w:rsidRDefault="00B43097" w:rsidP="00B43097">
      <w:pPr>
        <w:shd w:val="clear" w:color="auto" w:fill="FFFFFF"/>
        <w:spacing w:line="240" w:lineRule="auto"/>
        <w:ind w:right="9"/>
        <w:rPr>
          <w:b/>
          <w:color w:val="000000" w:themeColor="text1"/>
          <w:sz w:val="44"/>
        </w:rPr>
      </w:pPr>
    </w:p>
    <w:p w14:paraId="75375209" w14:textId="0F7CF53B" w:rsidR="00B43097" w:rsidRDefault="00B43097" w:rsidP="00B43097">
      <w:pPr>
        <w:shd w:val="clear" w:color="auto" w:fill="FFFFFF"/>
        <w:spacing w:line="240" w:lineRule="auto"/>
        <w:ind w:right="9"/>
        <w:rPr>
          <w:b/>
          <w:color w:val="000000" w:themeColor="text1"/>
          <w:sz w:val="44"/>
        </w:rPr>
      </w:pPr>
    </w:p>
    <w:p w14:paraId="47D899B2" w14:textId="71B22FF3" w:rsidR="00B43097" w:rsidRDefault="00B43097" w:rsidP="00B43097">
      <w:pPr>
        <w:shd w:val="clear" w:color="auto" w:fill="FFFFFF"/>
        <w:spacing w:line="240" w:lineRule="auto"/>
        <w:ind w:right="9"/>
        <w:rPr>
          <w:b/>
          <w:color w:val="000000" w:themeColor="text1"/>
          <w:sz w:val="44"/>
        </w:rPr>
      </w:pPr>
    </w:p>
    <w:p w14:paraId="5BE67D07" w14:textId="77777777" w:rsidR="00B43097" w:rsidRPr="006B0396" w:rsidRDefault="00B43097" w:rsidP="006B0396">
      <w:pPr>
        <w:shd w:val="clear" w:color="auto" w:fill="FFFFFF"/>
        <w:spacing w:line="240" w:lineRule="auto"/>
        <w:ind w:right="9"/>
        <w:rPr>
          <w:b/>
          <w:color w:val="000000" w:themeColor="text1"/>
          <w:sz w:val="44"/>
        </w:rPr>
      </w:pPr>
    </w:p>
    <w:p w14:paraId="5BECFC0D" w14:textId="029F94FA" w:rsidR="00A47334" w:rsidRPr="006B0396" w:rsidRDefault="00A47334" w:rsidP="006B0396">
      <w:pPr>
        <w:shd w:val="clear" w:color="auto" w:fill="FFFFFF"/>
        <w:spacing w:line="240" w:lineRule="auto"/>
        <w:ind w:right="9"/>
        <w:jc w:val="left"/>
        <w:rPr>
          <w:b/>
          <w:color w:val="000000" w:themeColor="text1"/>
          <w:sz w:val="44"/>
        </w:rPr>
      </w:pPr>
    </w:p>
    <w:p w14:paraId="39F2E9FE" w14:textId="426725B5" w:rsidR="00A47334" w:rsidRPr="006B0396" w:rsidRDefault="00A47334" w:rsidP="00A47334">
      <w:pPr>
        <w:rPr>
          <w:b/>
          <w:color w:val="000000" w:themeColor="text1"/>
        </w:rPr>
      </w:pPr>
    </w:p>
    <w:p w14:paraId="12EECA73" w14:textId="3B94D42B" w:rsidR="006778CD" w:rsidRDefault="006778CD" w:rsidP="00A47334">
      <w:pPr>
        <w:spacing w:line="240" w:lineRule="auto"/>
        <w:ind w:left="5664"/>
        <w:rPr>
          <w:rFonts w:ascii="Arial" w:eastAsia="Calibri" w:hAnsi="Arial" w:cs="Arial"/>
          <w:color w:val="000000" w:themeColor="text1"/>
          <w:lang w:eastAsia="en-US"/>
        </w:rPr>
      </w:pPr>
    </w:p>
    <w:p w14:paraId="579C50F5" w14:textId="471B2A27" w:rsidR="006778CD" w:rsidRDefault="006778CD" w:rsidP="00A47334">
      <w:pPr>
        <w:spacing w:line="240" w:lineRule="auto"/>
        <w:ind w:left="5664"/>
        <w:rPr>
          <w:rFonts w:ascii="Arial" w:eastAsia="Calibri" w:hAnsi="Arial" w:cs="Arial"/>
          <w:color w:val="000000" w:themeColor="text1"/>
          <w:lang w:eastAsia="en-US"/>
        </w:rPr>
      </w:pPr>
    </w:p>
    <w:p w14:paraId="782D01CA" w14:textId="094E7A5D" w:rsidR="00B43097" w:rsidRDefault="00B43097" w:rsidP="00A47334">
      <w:pPr>
        <w:spacing w:line="240" w:lineRule="auto"/>
        <w:ind w:left="5664"/>
        <w:rPr>
          <w:rFonts w:ascii="Arial" w:eastAsia="Calibri" w:hAnsi="Arial" w:cs="Arial"/>
          <w:color w:val="000000" w:themeColor="text1"/>
          <w:lang w:eastAsia="en-US"/>
        </w:rPr>
      </w:pPr>
    </w:p>
    <w:p w14:paraId="22B904A0" w14:textId="77777777" w:rsidR="00B43097" w:rsidRDefault="00B43097" w:rsidP="00A47334">
      <w:pPr>
        <w:spacing w:line="240" w:lineRule="auto"/>
        <w:ind w:left="5664"/>
        <w:rPr>
          <w:rFonts w:ascii="Arial" w:eastAsia="Calibri" w:hAnsi="Arial" w:cs="Arial"/>
          <w:color w:val="000000" w:themeColor="text1"/>
          <w:lang w:eastAsia="en-US"/>
        </w:rPr>
      </w:pPr>
    </w:p>
    <w:p w14:paraId="5BF7A2B4" w14:textId="77777777" w:rsidR="00F5166F" w:rsidRDefault="00F5166F" w:rsidP="00F5166F">
      <w:pPr>
        <w:shd w:val="clear" w:color="auto" w:fill="FFFFFF"/>
        <w:spacing w:line="240" w:lineRule="auto"/>
        <w:ind w:right="9"/>
        <w:jc w:val="center"/>
        <w:rPr>
          <w:b/>
          <w:bCs/>
          <w:iCs/>
          <w:color w:val="000000" w:themeColor="text1"/>
          <w:sz w:val="44"/>
        </w:rPr>
      </w:pPr>
    </w:p>
    <w:p w14:paraId="4882BB1F" w14:textId="77777777" w:rsidR="00F5166F" w:rsidRDefault="00F5166F" w:rsidP="00F5166F">
      <w:pPr>
        <w:shd w:val="clear" w:color="auto" w:fill="FFFFFF"/>
        <w:spacing w:line="240" w:lineRule="auto"/>
        <w:ind w:right="9"/>
        <w:jc w:val="center"/>
        <w:rPr>
          <w:b/>
          <w:bCs/>
          <w:iCs/>
          <w:color w:val="000000" w:themeColor="text1"/>
          <w:sz w:val="44"/>
        </w:rPr>
      </w:pPr>
    </w:p>
    <w:p w14:paraId="020DA0B5" w14:textId="77777777" w:rsidR="00F5166F" w:rsidRDefault="00F5166F" w:rsidP="00F5166F">
      <w:pPr>
        <w:shd w:val="clear" w:color="auto" w:fill="FFFFFF"/>
        <w:spacing w:line="240" w:lineRule="auto"/>
        <w:ind w:right="9"/>
        <w:jc w:val="center"/>
        <w:rPr>
          <w:b/>
          <w:bCs/>
          <w:iCs/>
          <w:color w:val="000000" w:themeColor="text1"/>
          <w:sz w:val="44"/>
        </w:rPr>
      </w:pPr>
    </w:p>
    <w:p w14:paraId="0D67996D" w14:textId="77777777" w:rsidR="004E63BD" w:rsidRDefault="004E63BD" w:rsidP="00F5166F">
      <w:pPr>
        <w:shd w:val="clear" w:color="auto" w:fill="FFFFFF"/>
        <w:spacing w:line="240" w:lineRule="auto"/>
        <w:ind w:right="9"/>
        <w:jc w:val="center"/>
        <w:rPr>
          <w:b/>
          <w:bCs/>
          <w:iCs/>
          <w:color w:val="000000" w:themeColor="text1"/>
          <w:sz w:val="44"/>
        </w:rPr>
      </w:pPr>
    </w:p>
    <w:p w14:paraId="6EC4FEFC" w14:textId="77777777" w:rsidR="004E63BD" w:rsidRDefault="004E63BD" w:rsidP="00F5166F">
      <w:pPr>
        <w:shd w:val="clear" w:color="auto" w:fill="FFFFFF"/>
        <w:spacing w:line="240" w:lineRule="auto"/>
        <w:ind w:right="9"/>
        <w:jc w:val="center"/>
        <w:rPr>
          <w:b/>
          <w:bCs/>
          <w:iCs/>
          <w:color w:val="000000" w:themeColor="text1"/>
          <w:sz w:val="44"/>
        </w:rPr>
      </w:pPr>
    </w:p>
    <w:p w14:paraId="6C2BC59F" w14:textId="77777777" w:rsidR="004E63BD" w:rsidRDefault="004E63BD" w:rsidP="00F5166F">
      <w:pPr>
        <w:shd w:val="clear" w:color="auto" w:fill="FFFFFF"/>
        <w:spacing w:line="240" w:lineRule="auto"/>
        <w:ind w:right="9"/>
        <w:jc w:val="center"/>
        <w:rPr>
          <w:b/>
          <w:bCs/>
          <w:iCs/>
          <w:color w:val="000000" w:themeColor="text1"/>
          <w:sz w:val="44"/>
        </w:rPr>
      </w:pPr>
    </w:p>
    <w:p w14:paraId="24D935C3" w14:textId="77777777" w:rsidR="004E63BD" w:rsidRDefault="004E63BD" w:rsidP="00F5166F">
      <w:pPr>
        <w:shd w:val="clear" w:color="auto" w:fill="FFFFFF"/>
        <w:spacing w:line="240" w:lineRule="auto"/>
        <w:ind w:right="9"/>
        <w:jc w:val="center"/>
        <w:rPr>
          <w:b/>
          <w:bCs/>
          <w:iCs/>
          <w:color w:val="000000" w:themeColor="text1"/>
          <w:sz w:val="44"/>
        </w:rPr>
      </w:pPr>
    </w:p>
    <w:p w14:paraId="6BD4C593" w14:textId="77777777" w:rsidR="00F5166F" w:rsidRDefault="00F5166F" w:rsidP="00F5166F">
      <w:pPr>
        <w:shd w:val="clear" w:color="auto" w:fill="FFFFFF"/>
        <w:spacing w:line="240" w:lineRule="auto"/>
        <w:ind w:right="9"/>
        <w:jc w:val="center"/>
        <w:rPr>
          <w:b/>
          <w:bCs/>
          <w:iCs/>
          <w:color w:val="000000" w:themeColor="text1"/>
          <w:sz w:val="44"/>
        </w:rPr>
      </w:pPr>
    </w:p>
    <w:p w14:paraId="61118A8A" w14:textId="77777777" w:rsidR="00F5166F" w:rsidRDefault="00F5166F" w:rsidP="00F5166F">
      <w:pPr>
        <w:shd w:val="clear" w:color="auto" w:fill="FFFFFF"/>
        <w:spacing w:line="240" w:lineRule="auto"/>
        <w:ind w:right="9"/>
        <w:jc w:val="center"/>
        <w:rPr>
          <w:b/>
          <w:bCs/>
          <w:iCs/>
          <w:color w:val="000000" w:themeColor="text1"/>
          <w:sz w:val="44"/>
        </w:rPr>
      </w:pPr>
    </w:p>
    <w:p w14:paraId="118A1631" w14:textId="77777777" w:rsidR="00F5166F" w:rsidRDefault="00F5166F" w:rsidP="00F5166F">
      <w:pPr>
        <w:shd w:val="clear" w:color="auto" w:fill="FFFFFF"/>
        <w:spacing w:line="240" w:lineRule="auto"/>
        <w:ind w:right="9"/>
        <w:jc w:val="center"/>
        <w:rPr>
          <w:b/>
          <w:bCs/>
          <w:iCs/>
          <w:color w:val="000000" w:themeColor="text1"/>
          <w:sz w:val="44"/>
        </w:rPr>
      </w:pPr>
    </w:p>
    <w:p w14:paraId="0C31FFE6" w14:textId="77777777" w:rsidR="00F5166F" w:rsidRDefault="00F5166F" w:rsidP="00F5166F">
      <w:pPr>
        <w:shd w:val="clear" w:color="auto" w:fill="FFFFFF"/>
        <w:spacing w:line="240" w:lineRule="auto"/>
        <w:ind w:right="9"/>
        <w:jc w:val="center"/>
        <w:rPr>
          <w:b/>
          <w:bCs/>
          <w:iCs/>
          <w:color w:val="000000" w:themeColor="text1"/>
          <w:sz w:val="44"/>
        </w:rPr>
      </w:pPr>
    </w:p>
    <w:p w14:paraId="2D37B1F4" w14:textId="642D16BC" w:rsidR="00F5166F" w:rsidRPr="00C348CE" w:rsidRDefault="00F5166F" w:rsidP="00F5166F">
      <w:pPr>
        <w:shd w:val="clear" w:color="auto" w:fill="FFFFFF"/>
        <w:spacing w:line="240" w:lineRule="auto"/>
        <w:ind w:right="9"/>
        <w:jc w:val="center"/>
        <w:rPr>
          <w:b/>
          <w:bCs/>
          <w:iCs/>
          <w:color w:val="000000" w:themeColor="text1"/>
          <w:sz w:val="44"/>
        </w:rPr>
      </w:pPr>
      <w:r w:rsidRPr="00C348CE">
        <w:rPr>
          <w:b/>
          <w:bCs/>
          <w:iCs/>
          <w:color w:val="000000" w:themeColor="text1"/>
          <w:sz w:val="44"/>
        </w:rPr>
        <w:t>Annexe n°</w:t>
      </w:r>
      <w:proofErr w:type="gramStart"/>
      <w:r>
        <w:rPr>
          <w:b/>
          <w:bCs/>
          <w:iCs/>
          <w:color w:val="000000" w:themeColor="text1"/>
          <w:sz w:val="44"/>
        </w:rPr>
        <w:t>30</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Rapport de recrutement</w:t>
      </w:r>
      <w:r w:rsidR="00055D97">
        <w:rPr>
          <w:b/>
          <w:bCs/>
          <w:iCs/>
          <w:color w:val="000000" w:themeColor="text1"/>
          <w:sz w:val="44"/>
        </w:rPr>
        <w:t xml:space="preserve"> 20</w:t>
      </w:r>
      <w:r w:rsidR="004943FD">
        <w:rPr>
          <w:b/>
          <w:bCs/>
          <w:iCs/>
          <w:color w:val="000000" w:themeColor="text1"/>
          <w:sz w:val="44"/>
        </w:rPr>
        <w:t>19</w:t>
      </w:r>
      <w:r w:rsidR="00055D97">
        <w:rPr>
          <w:b/>
          <w:bCs/>
          <w:iCs/>
          <w:color w:val="000000" w:themeColor="text1"/>
          <w:sz w:val="44"/>
        </w:rPr>
        <w:t>-202</w:t>
      </w:r>
      <w:r w:rsidR="004943FD">
        <w:rPr>
          <w:b/>
          <w:bCs/>
          <w:iCs/>
          <w:color w:val="000000" w:themeColor="text1"/>
          <w:sz w:val="44"/>
        </w:rPr>
        <w:t>3</w:t>
      </w:r>
    </w:p>
    <w:p w14:paraId="45E00509" w14:textId="77777777" w:rsidR="006778CD" w:rsidRPr="006B0396" w:rsidRDefault="006778CD" w:rsidP="00A47334">
      <w:pPr>
        <w:spacing w:line="240" w:lineRule="auto"/>
        <w:ind w:left="5664"/>
        <w:rPr>
          <w:rFonts w:ascii="Arial" w:eastAsia="Calibri" w:hAnsi="Arial" w:cs="Arial"/>
          <w:color w:val="000000" w:themeColor="text1"/>
          <w:lang w:eastAsia="en-US"/>
        </w:rPr>
      </w:pPr>
    </w:p>
    <w:p w14:paraId="58E9B8B1" w14:textId="75D1E085" w:rsidR="00424982" w:rsidRPr="006B0396" w:rsidRDefault="00A47334" w:rsidP="006B0396">
      <w:pPr>
        <w:spacing w:line="240" w:lineRule="auto"/>
        <w:jc w:val="left"/>
        <w:rPr>
          <w:rFonts w:ascii="Arial" w:eastAsia="Calibri" w:hAnsi="Arial" w:cs="Arial"/>
          <w:color w:val="000000" w:themeColor="text1"/>
          <w:lang w:eastAsia="en-US"/>
        </w:rPr>
      </w:pPr>
      <w:r w:rsidRPr="006B0396">
        <w:rPr>
          <w:rFonts w:ascii="Arial" w:eastAsia="Calibri" w:hAnsi="Arial" w:cs="Arial"/>
          <w:color w:val="000000" w:themeColor="text1"/>
          <w:lang w:eastAsia="en-US"/>
        </w:rPr>
        <w:t xml:space="preserve">         </w:t>
      </w:r>
    </w:p>
    <w:p w14:paraId="366D4FEE" w14:textId="77777777" w:rsidR="00424982" w:rsidRDefault="00424982" w:rsidP="00424982">
      <w:pPr>
        <w:spacing w:line="240" w:lineRule="auto"/>
        <w:rPr>
          <w:b/>
          <w:i/>
          <w:color w:val="000000" w:themeColor="text1"/>
          <w:szCs w:val="24"/>
        </w:rPr>
      </w:pPr>
    </w:p>
    <w:p w14:paraId="627F9761" w14:textId="77777777" w:rsidR="00F5166F" w:rsidRDefault="00F5166F" w:rsidP="00424982">
      <w:pPr>
        <w:spacing w:line="240" w:lineRule="auto"/>
        <w:rPr>
          <w:b/>
          <w:i/>
          <w:color w:val="000000" w:themeColor="text1"/>
          <w:szCs w:val="24"/>
        </w:rPr>
      </w:pPr>
    </w:p>
    <w:p w14:paraId="389C3D13" w14:textId="77777777" w:rsidR="00F5166F" w:rsidRDefault="00F5166F" w:rsidP="00424982">
      <w:pPr>
        <w:spacing w:line="240" w:lineRule="auto"/>
        <w:rPr>
          <w:b/>
          <w:i/>
          <w:color w:val="000000" w:themeColor="text1"/>
          <w:szCs w:val="24"/>
        </w:rPr>
      </w:pPr>
    </w:p>
    <w:p w14:paraId="1023BA8C" w14:textId="77777777" w:rsidR="00F5166F" w:rsidRDefault="00F5166F" w:rsidP="00424982">
      <w:pPr>
        <w:spacing w:line="240" w:lineRule="auto"/>
        <w:rPr>
          <w:b/>
          <w:i/>
          <w:color w:val="000000" w:themeColor="text1"/>
          <w:szCs w:val="24"/>
        </w:rPr>
      </w:pPr>
    </w:p>
    <w:p w14:paraId="4A1B62CF" w14:textId="77777777" w:rsidR="00F5166F" w:rsidRDefault="00F5166F" w:rsidP="00424982">
      <w:pPr>
        <w:spacing w:line="240" w:lineRule="auto"/>
        <w:rPr>
          <w:b/>
          <w:i/>
          <w:color w:val="000000" w:themeColor="text1"/>
          <w:szCs w:val="24"/>
        </w:rPr>
      </w:pPr>
    </w:p>
    <w:p w14:paraId="01A789AC" w14:textId="77777777" w:rsidR="00F5166F" w:rsidRDefault="00F5166F" w:rsidP="00424982">
      <w:pPr>
        <w:spacing w:line="240" w:lineRule="auto"/>
        <w:rPr>
          <w:b/>
          <w:i/>
          <w:color w:val="000000" w:themeColor="text1"/>
          <w:szCs w:val="24"/>
        </w:rPr>
      </w:pPr>
    </w:p>
    <w:p w14:paraId="608F4386" w14:textId="77777777" w:rsidR="00F5166F" w:rsidRDefault="00F5166F" w:rsidP="00424982">
      <w:pPr>
        <w:spacing w:line="240" w:lineRule="auto"/>
        <w:rPr>
          <w:b/>
          <w:i/>
          <w:color w:val="000000" w:themeColor="text1"/>
          <w:szCs w:val="24"/>
        </w:rPr>
      </w:pPr>
    </w:p>
    <w:p w14:paraId="6D33CBE1" w14:textId="77777777" w:rsidR="00F5166F" w:rsidRDefault="00F5166F" w:rsidP="00424982">
      <w:pPr>
        <w:spacing w:line="240" w:lineRule="auto"/>
        <w:rPr>
          <w:b/>
          <w:i/>
          <w:color w:val="000000" w:themeColor="text1"/>
          <w:szCs w:val="24"/>
        </w:rPr>
      </w:pPr>
    </w:p>
    <w:p w14:paraId="5713ED5F" w14:textId="77777777" w:rsidR="00F5166F" w:rsidRDefault="00F5166F" w:rsidP="00424982">
      <w:pPr>
        <w:spacing w:line="240" w:lineRule="auto"/>
        <w:rPr>
          <w:b/>
          <w:i/>
          <w:color w:val="000000" w:themeColor="text1"/>
          <w:szCs w:val="24"/>
        </w:rPr>
      </w:pPr>
    </w:p>
    <w:p w14:paraId="5FBF6DC8" w14:textId="77777777" w:rsidR="00F5166F" w:rsidRDefault="00F5166F" w:rsidP="00424982">
      <w:pPr>
        <w:spacing w:line="240" w:lineRule="auto"/>
        <w:rPr>
          <w:b/>
          <w:i/>
          <w:color w:val="000000" w:themeColor="text1"/>
          <w:szCs w:val="24"/>
        </w:rPr>
      </w:pPr>
    </w:p>
    <w:p w14:paraId="2A5A64E5" w14:textId="77777777" w:rsidR="00F5166F" w:rsidRDefault="00F5166F" w:rsidP="00424982">
      <w:pPr>
        <w:spacing w:line="240" w:lineRule="auto"/>
        <w:rPr>
          <w:b/>
          <w:i/>
          <w:color w:val="000000" w:themeColor="text1"/>
          <w:szCs w:val="24"/>
        </w:rPr>
      </w:pPr>
    </w:p>
    <w:p w14:paraId="112ECC4F" w14:textId="77777777" w:rsidR="00F5166F" w:rsidRDefault="00F5166F" w:rsidP="00424982">
      <w:pPr>
        <w:spacing w:line="240" w:lineRule="auto"/>
        <w:rPr>
          <w:b/>
          <w:i/>
          <w:color w:val="000000" w:themeColor="text1"/>
          <w:szCs w:val="24"/>
        </w:rPr>
      </w:pPr>
    </w:p>
    <w:p w14:paraId="58ADFD2B" w14:textId="77777777" w:rsidR="00F5166F" w:rsidRDefault="00F5166F" w:rsidP="00424982">
      <w:pPr>
        <w:spacing w:line="240" w:lineRule="auto"/>
        <w:rPr>
          <w:b/>
          <w:i/>
          <w:color w:val="000000" w:themeColor="text1"/>
          <w:szCs w:val="24"/>
        </w:rPr>
      </w:pPr>
    </w:p>
    <w:p w14:paraId="29B235FC" w14:textId="77777777" w:rsidR="00F5166F" w:rsidRDefault="00F5166F" w:rsidP="00424982">
      <w:pPr>
        <w:spacing w:line="240" w:lineRule="auto"/>
        <w:rPr>
          <w:b/>
          <w:i/>
          <w:color w:val="000000" w:themeColor="text1"/>
          <w:szCs w:val="24"/>
        </w:rPr>
      </w:pPr>
    </w:p>
    <w:p w14:paraId="54EB3AE6" w14:textId="77777777" w:rsidR="00F5166F" w:rsidRDefault="00F5166F" w:rsidP="00424982">
      <w:pPr>
        <w:spacing w:line="240" w:lineRule="auto"/>
        <w:rPr>
          <w:b/>
          <w:i/>
          <w:color w:val="000000" w:themeColor="text1"/>
          <w:szCs w:val="24"/>
        </w:rPr>
      </w:pPr>
    </w:p>
    <w:p w14:paraId="21334491" w14:textId="77777777" w:rsidR="00F5166F" w:rsidRDefault="00F5166F" w:rsidP="00424982">
      <w:pPr>
        <w:spacing w:line="240" w:lineRule="auto"/>
        <w:rPr>
          <w:b/>
          <w:i/>
          <w:color w:val="000000" w:themeColor="text1"/>
          <w:szCs w:val="24"/>
        </w:rPr>
      </w:pPr>
    </w:p>
    <w:p w14:paraId="3DBE1167" w14:textId="77777777" w:rsidR="00F5166F" w:rsidRDefault="00F5166F" w:rsidP="00424982">
      <w:pPr>
        <w:spacing w:line="240" w:lineRule="auto"/>
        <w:rPr>
          <w:b/>
          <w:i/>
          <w:color w:val="000000" w:themeColor="text1"/>
          <w:szCs w:val="24"/>
        </w:rPr>
      </w:pPr>
    </w:p>
    <w:p w14:paraId="23858D71" w14:textId="77777777" w:rsidR="00F5166F" w:rsidRDefault="00F5166F" w:rsidP="00424982">
      <w:pPr>
        <w:spacing w:line="240" w:lineRule="auto"/>
        <w:rPr>
          <w:b/>
          <w:i/>
          <w:color w:val="000000" w:themeColor="text1"/>
          <w:szCs w:val="24"/>
        </w:rPr>
      </w:pPr>
    </w:p>
    <w:p w14:paraId="0FAE24A0" w14:textId="77777777" w:rsidR="00F5166F" w:rsidRDefault="00F5166F" w:rsidP="00424982">
      <w:pPr>
        <w:spacing w:line="240" w:lineRule="auto"/>
        <w:rPr>
          <w:b/>
          <w:i/>
          <w:color w:val="000000" w:themeColor="text1"/>
          <w:szCs w:val="24"/>
        </w:rPr>
      </w:pPr>
    </w:p>
    <w:p w14:paraId="26C0739E" w14:textId="77777777" w:rsidR="00F5166F" w:rsidRDefault="00F5166F" w:rsidP="00424982">
      <w:pPr>
        <w:spacing w:line="240" w:lineRule="auto"/>
        <w:rPr>
          <w:b/>
          <w:i/>
          <w:color w:val="000000" w:themeColor="text1"/>
          <w:szCs w:val="24"/>
        </w:rPr>
      </w:pPr>
    </w:p>
    <w:p w14:paraId="2FAEAB21" w14:textId="77777777" w:rsidR="00F5166F" w:rsidRDefault="00F5166F" w:rsidP="00424982">
      <w:pPr>
        <w:spacing w:line="240" w:lineRule="auto"/>
        <w:rPr>
          <w:b/>
          <w:i/>
          <w:color w:val="000000" w:themeColor="text1"/>
          <w:szCs w:val="24"/>
        </w:rPr>
      </w:pPr>
    </w:p>
    <w:p w14:paraId="0E1199BA" w14:textId="77777777" w:rsidR="00F5166F" w:rsidRDefault="00F5166F" w:rsidP="00424982">
      <w:pPr>
        <w:spacing w:line="240" w:lineRule="auto"/>
        <w:rPr>
          <w:b/>
          <w:i/>
          <w:color w:val="000000" w:themeColor="text1"/>
          <w:szCs w:val="24"/>
        </w:rPr>
      </w:pPr>
    </w:p>
    <w:p w14:paraId="2E83F01F" w14:textId="77777777" w:rsidR="00F5166F" w:rsidRDefault="00F5166F" w:rsidP="00424982">
      <w:pPr>
        <w:spacing w:line="240" w:lineRule="auto"/>
        <w:rPr>
          <w:b/>
          <w:i/>
          <w:color w:val="000000" w:themeColor="text1"/>
          <w:szCs w:val="24"/>
        </w:rPr>
      </w:pPr>
    </w:p>
    <w:p w14:paraId="0369F406" w14:textId="77777777" w:rsidR="00F5166F" w:rsidRDefault="00F5166F" w:rsidP="00424982">
      <w:pPr>
        <w:spacing w:line="240" w:lineRule="auto"/>
        <w:rPr>
          <w:b/>
          <w:i/>
          <w:color w:val="000000" w:themeColor="text1"/>
          <w:szCs w:val="24"/>
        </w:rPr>
      </w:pPr>
    </w:p>
    <w:p w14:paraId="65F07569" w14:textId="77777777" w:rsidR="00F5166F" w:rsidRDefault="00F5166F" w:rsidP="00424982">
      <w:pPr>
        <w:spacing w:line="240" w:lineRule="auto"/>
        <w:rPr>
          <w:b/>
          <w:i/>
          <w:color w:val="000000" w:themeColor="text1"/>
          <w:szCs w:val="24"/>
        </w:rPr>
      </w:pPr>
    </w:p>
    <w:p w14:paraId="10077A64" w14:textId="77777777" w:rsidR="00F5166F" w:rsidRDefault="00F5166F" w:rsidP="00424982">
      <w:pPr>
        <w:spacing w:line="240" w:lineRule="auto"/>
        <w:rPr>
          <w:b/>
          <w:i/>
          <w:color w:val="000000" w:themeColor="text1"/>
          <w:szCs w:val="24"/>
        </w:rPr>
      </w:pPr>
    </w:p>
    <w:p w14:paraId="333BB574" w14:textId="77777777" w:rsidR="00F5166F" w:rsidRDefault="00F5166F" w:rsidP="00424982">
      <w:pPr>
        <w:spacing w:line="240" w:lineRule="auto"/>
        <w:rPr>
          <w:b/>
          <w:i/>
          <w:color w:val="000000" w:themeColor="text1"/>
          <w:szCs w:val="24"/>
        </w:rPr>
      </w:pPr>
    </w:p>
    <w:p w14:paraId="4B7D7A56" w14:textId="77777777" w:rsidR="00F5166F" w:rsidRDefault="00F5166F" w:rsidP="00424982">
      <w:pPr>
        <w:spacing w:line="240" w:lineRule="auto"/>
        <w:rPr>
          <w:b/>
          <w:i/>
          <w:color w:val="000000" w:themeColor="text1"/>
          <w:szCs w:val="24"/>
        </w:rPr>
      </w:pPr>
    </w:p>
    <w:p w14:paraId="37448550" w14:textId="77777777" w:rsidR="00F5166F" w:rsidRDefault="00F5166F" w:rsidP="00424982">
      <w:pPr>
        <w:spacing w:line="240" w:lineRule="auto"/>
        <w:rPr>
          <w:b/>
          <w:i/>
          <w:color w:val="000000" w:themeColor="text1"/>
          <w:szCs w:val="24"/>
        </w:rPr>
      </w:pPr>
    </w:p>
    <w:p w14:paraId="5A7D8900" w14:textId="77777777" w:rsidR="00F5166F" w:rsidRDefault="00F5166F" w:rsidP="00424982">
      <w:pPr>
        <w:spacing w:line="240" w:lineRule="auto"/>
        <w:rPr>
          <w:b/>
          <w:i/>
          <w:color w:val="000000" w:themeColor="text1"/>
          <w:szCs w:val="24"/>
        </w:rPr>
      </w:pPr>
    </w:p>
    <w:p w14:paraId="4AF116B0" w14:textId="77777777" w:rsidR="00F5166F" w:rsidRDefault="00F5166F" w:rsidP="00424982">
      <w:pPr>
        <w:spacing w:line="240" w:lineRule="auto"/>
        <w:rPr>
          <w:b/>
          <w:i/>
          <w:color w:val="000000" w:themeColor="text1"/>
          <w:szCs w:val="24"/>
        </w:rPr>
      </w:pPr>
    </w:p>
    <w:p w14:paraId="0A431524" w14:textId="77777777" w:rsidR="00F5166F" w:rsidRDefault="00F5166F" w:rsidP="00424982">
      <w:pPr>
        <w:spacing w:line="240" w:lineRule="auto"/>
        <w:rPr>
          <w:b/>
          <w:i/>
          <w:color w:val="000000" w:themeColor="text1"/>
          <w:szCs w:val="24"/>
        </w:rPr>
      </w:pPr>
    </w:p>
    <w:p w14:paraId="5F6E99E5" w14:textId="77777777" w:rsidR="00F5166F" w:rsidRDefault="00F5166F" w:rsidP="00424982">
      <w:pPr>
        <w:spacing w:line="240" w:lineRule="auto"/>
        <w:rPr>
          <w:b/>
          <w:i/>
          <w:color w:val="000000" w:themeColor="text1"/>
          <w:szCs w:val="24"/>
        </w:rPr>
      </w:pPr>
    </w:p>
    <w:p w14:paraId="6BC00FB0" w14:textId="77777777" w:rsidR="00F5166F" w:rsidRDefault="00F5166F" w:rsidP="00424982">
      <w:pPr>
        <w:spacing w:line="240" w:lineRule="auto"/>
        <w:rPr>
          <w:b/>
          <w:i/>
          <w:color w:val="000000" w:themeColor="text1"/>
          <w:szCs w:val="24"/>
        </w:rPr>
      </w:pPr>
    </w:p>
    <w:p w14:paraId="65C8E0FA" w14:textId="77777777" w:rsidR="00F5166F" w:rsidRPr="00ED4E26" w:rsidRDefault="00F5166F" w:rsidP="00F5166F"/>
    <w:p w14:paraId="666BBDFF" w14:textId="77777777" w:rsidR="00F5166F" w:rsidRPr="00ED4E26" w:rsidRDefault="00F5166F" w:rsidP="00F5166F"/>
    <w:p w14:paraId="4E64BE0C" w14:textId="0FA8952C" w:rsidR="00F5166F" w:rsidRPr="00ED4E26" w:rsidRDefault="00F5166F" w:rsidP="00F5166F"/>
    <w:p w14:paraId="09DBA71B" w14:textId="516F602C" w:rsidR="00F5166F" w:rsidRPr="00ED4E26" w:rsidRDefault="008E16ED" w:rsidP="00F5166F">
      <w:r>
        <w:rPr>
          <w:noProof/>
        </w:rPr>
        <w:drawing>
          <wp:anchor distT="0" distB="0" distL="114300" distR="114300" simplePos="0" relativeHeight="251684864" behindDoc="0" locked="0" layoutInCell="1" allowOverlap="1" wp14:anchorId="4F70C5C6" wp14:editId="38C951C0">
            <wp:simplePos x="0" y="0"/>
            <wp:positionH relativeFrom="margin">
              <wp:align>center</wp:align>
            </wp:positionH>
            <wp:positionV relativeFrom="margin">
              <wp:posOffset>589915</wp:posOffset>
            </wp:positionV>
            <wp:extent cx="2057400" cy="1558925"/>
            <wp:effectExtent l="76200" t="57150" r="76200" b="117475"/>
            <wp:wrapSquare wrapText="bothSides"/>
            <wp:docPr id="124108070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7400" cy="15589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AA67AFE" w14:textId="77777777" w:rsidR="00F5166F" w:rsidRPr="00ED4E26" w:rsidRDefault="00F5166F" w:rsidP="00F5166F"/>
    <w:p w14:paraId="6FC94759" w14:textId="77777777" w:rsidR="00F5166F" w:rsidRPr="00ED4E26" w:rsidRDefault="00F5166F" w:rsidP="00F5166F"/>
    <w:p w14:paraId="17C322D0" w14:textId="77777777" w:rsidR="00F5166F" w:rsidRPr="00ED4E26" w:rsidRDefault="00F5166F" w:rsidP="00F5166F"/>
    <w:p w14:paraId="341B343E" w14:textId="77777777" w:rsidR="00F5166F" w:rsidRPr="00ED4E26" w:rsidRDefault="00F5166F" w:rsidP="00F5166F"/>
    <w:p w14:paraId="12B00E96" w14:textId="77777777" w:rsidR="00F5166F" w:rsidRPr="00ED4E26" w:rsidRDefault="00F5166F" w:rsidP="00F5166F"/>
    <w:p w14:paraId="072C3EBA" w14:textId="77777777" w:rsidR="00F5166F" w:rsidRPr="00ED4E26" w:rsidRDefault="00F5166F" w:rsidP="00F5166F"/>
    <w:p w14:paraId="476F1BD1" w14:textId="77777777" w:rsidR="00F5166F" w:rsidRPr="00ED4E26" w:rsidRDefault="00F5166F" w:rsidP="00F5166F"/>
    <w:p w14:paraId="0C8B0E40" w14:textId="77777777" w:rsidR="00F5166F" w:rsidRPr="00ED4E26" w:rsidRDefault="00F5166F" w:rsidP="00F5166F">
      <w:pPr>
        <w:jc w:val="center"/>
      </w:pPr>
    </w:p>
    <w:p w14:paraId="4DAE6140" w14:textId="77777777" w:rsidR="00F5166F" w:rsidRPr="00ED4E26" w:rsidRDefault="00F5166F" w:rsidP="00F5166F"/>
    <w:p w14:paraId="35D5B056" w14:textId="77777777" w:rsidR="00F5166F" w:rsidRDefault="00F5166F" w:rsidP="00F5166F">
      <w:pPr>
        <w:jc w:val="center"/>
        <w:rPr>
          <w:color w:val="2E74B5" w:themeColor="accent1" w:themeShade="BF"/>
          <w:sz w:val="72"/>
        </w:rPr>
      </w:pPr>
      <w:r w:rsidRPr="006A6ABC">
        <w:rPr>
          <w:color w:val="2E74B5" w:themeColor="accent1" w:themeShade="BF"/>
          <w:sz w:val="72"/>
        </w:rPr>
        <w:t xml:space="preserve">Rapport de recrutement </w:t>
      </w:r>
    </w:p>
    <w:p w14:paraId="61DAB625" w14:textId="77777777" w:rsidR="00F5166F" w:rsidRPr="006A6ABC" w:rsidRDefault="00F5166F" w:rsidP="00F5166F">
      <w:pPr>
        <w:jc w:val="center"/>
        <w:rPr>
          <w:color w:val="2E74B5" w:themeColor="accent1" w:themeShade="BF"/>
          <w:sz w:val="72"/>
        </w:rPr>
      </w:pPr>
      <w:r>
        <w:rPr>
          <w:color w:val="2E74B5" w:themeColor="accent1" w:themeShade="BF"/>
          <w:sz w:val="72"/>
        </w:rPr>
        <w:t>2019-2023</w:t>
      </w:r>
    </w:p>
    <w:p w14:paraId="1E8AA0A8" w14:textId="77777777" w:rsidR="00F5166F" w:rsidRPr="00ED4E26" w:rsidRDefault="00F5166F" w:rsidP="00F5166F"/>
    <w:p w14:paraId="47420022" w14:textId="77777777" w:rsidR="00F5166F" w:rsidRPr="00ED4E26" w:rsidRDefault="00F5166F" w:rsidP="00F5166F"/>
    <w:p w14:paraId="4A0BED8B" w14:textId="77777777" w:rsidR="00F5166F" w:rsidRPr="00ED4E26" w:rsidRDefault="00F5166F" w:rsidP="00F5166F"/>
    <w:p w14:paraId="46A4DB7E" w14:textId="77777777" w:rsidR="00F5166F" w:rsidRPr="00ED4E26" w:rsidRDefault="00F5166F" w:rsidP="00F5166F"/>
    <w:p w14:paraId="3D853D20" w14:textId="77777777" w:rsidR="00F5166F" w:rsidRPr="00ED4E26" w:rsidRDefault="00F5166F" w:rsidP="00F5166F"/>
    <w:p w14:paraId="3B86D1FC" w14:textId="77777777" w:rsidR="00F5166F" w:rsidRPr="00ED4E26" w:rsidRDefault="00F5166F" w:rsidP="00F5166F"/>
    <w:p w14:paraId="3E3296D3" w14:textId="77777777" w:rsidR="00F5166F" w:rsidRPr="00ED4E26" w:rsidRDefault="00F5166F" w:rsidP="00F5166F"/>
    <w:p w14:paraId="35D0F42B" w14:textId="77777777" w:rsidR="00F5166F" w:rsidRPr="00ED4E26" w:rsidRDefault="00F5166F" w:rsidP="00F5166F"/>
    <w:p w14:paraId="2C33F575" w14:textId="62FD5263" w:rsidR="00F5166F" w:rsidRDefault="00F5166F" w:rsidP="00F5166F">
      <w:r>
        <w:t>Octobre 2024</w:t>
      </w:r>
    </w:p>
    <w:p w14:paraId="605C4931" w14:textId="77777777" w:rsidR="00F5166F" w:rsidRDefault="00F5166F" w:rsidP="00F5166F"/>
    <w:p w14:paraId="62E42769" w14:textId="77777777" w:rsidR="00F5166F" w:rsidRPr="006B0396" w:rsidRDefault="00F5166F" w:rsidP="00424982">
      <w:pPr>
        <w:spacing w:line="240" w:lineRule="auto"/>
        <w:rPr>
          <w:b/>
          <w:i/>
          <w:color w:val="000000" w:themeColor="text1"/>
          <w:szCs w:val="24"/>
        </w:rPr>
      </w:pPr>
    </w:p>
    <w:p w14:paraId="1AA01FA0" w14:textId="77777777" w:rsidR="00424982" w:rsidRPr="006B0396" w:rsidRDefault="00424982" w:rsidP="00424982">
      <w:pPr>
        <w:spacing w:line="240" w:lineRule="auto"/>
        <w:rPr>
          <w:color w:val="000000" w:themeColor="text1"/>
          <w:szCs w:val="24"/>
        </w:rPr>
      </w:pPr>
    </w:p>
    <w:p w14:paraId="47821522" w14:textId="7BC88661" w:rsidR="002179BA" w:rsidRPr="006B0396" w:rsidRDefault="002179BA" w:rsidP="00D81BFF">
      <w:pPr>
        <w:shd w:val="clear" w:color="auto" w:fill="FFFFFF"/>
        <w:spacing w:line="240" w:lineRule="auto"/>
        <w:ind w:right="9"/>
        <w:jc w:val="center"/>
        <w:rPr>
          <w:b/>
          <w:color w:val="000000" w:themeColor="text1"/>
          <w:sz w:val="44"/>
        </w:rPr>
      </w:pPr>
    </w:p>
    <w:p w14:paraId="56D83531" w14:textId="32BD9BA5" w:rsidR="002179BA" w:rsidRPr="006B0396" w:rsidRDefault="002179BA" w:rsidP="00D81BFF">
      <w:pPr>
        <w:shd w:val="clear" w:color="auto" w:fill="FFFFFF"/>
        <w:spacing w:line="240" w:lineRule="auto"/>
        <w:ind w:right="9"/>
        <w:jc w:val="center"/>
        <w:rPr>
          <w:b/>
          <w:color w:val="000000" w:themeColor="text1"/>
          <w:sz w:val="44"/>
        </w:rPr>
      </w:pPr>
    </w:p>
    <w:p w14:paraId="2F08C6D5" w14:textId="6D88C479" w:rsidR="002179BA" w:rsidRPr="006B0396" w:rsidRDefault="002179BA" w:rsidP="00D81BFF">
      <w:pPr>
        <w:shd w:val="clear" w:color="auto" w:fill="FFFFFF"/>
        <w:spacing w:line="240" w:lineRule="auto"/>
        <w:ind w:right="9"/>
        <w:jc w:val="center"/>
        <w:rPr>
          <w:b/>
          <w:color w:val="000000" w:themeColor="text1"/>
          <w:sz w:val="44"/>
        </w:rPr>
      </w:pPr>
    </w:p>
    <w:p w14:paraId="32E64F6B" w14:textId="2A6978FB" w:rsidR="002179BA" w:rsidRPr="006B0396" w:rsidRDefault="002179BA" w:rsidP="00D81BFF">
      <w:pPr>
        <w:shd w:val="clear" w:color="auto" w:fill="FFFFFF"/>
        <w:spacing w:line="240" w:lineRule="auto"/>
        <w:ind w:right="9"/>
        <w:jc w:val="center"/>
        <w:rPr>
          <w:b/>
          <w:color w:val="000000" w:themeColor="text1"/>
          <w:sz w:val="44"/>
        </w:rPr>
      </w:pPr>
    </w:p>
    <w:p w14:paraId="2B530150" w14:textId="4F651F08" w:rsidR="002179BA" w:rsidRPr="006B0396" w:rsidRDefault="002179BA" w:rsidP="00D81BFF">
      <w:pPr>
        <w:shd w:val="clear" w:color="auto" w:fill="FFFFFF"/>
        <w:spacing w:line="240" w:lineRule="auto"/>
        <w:ind w:right="9"/>
        <w:jc w:val="center"/>
        <w:rPr>
          <w:b/>
          <w:color w:val="000000" w:themeColor="text1"/>
          <w:sz w:val="44"/>
        </w:rPr>
      </w:pPr>
    </w:p>
    <w:p w14:paraId="75646279" w14:textId="3E1763B7" w:rsidR="002179BA" w:rsidRPr="006B0396" w:rsidRDefault="002179BA" w:rsidP="00D81BFF">
      <w:pPr>
        <w:shd w:val="clear" w:color="auto" w:fill="FFFFFF"/>
        <w:spacing w:line="240" w:lineRule="auto"/>
        <w:ind w:right="9"/>
        <w:jc w:val="center"/>
        <w:rPr>
          <w:b/>
          <w:color w:val="000000" w:themeColor="text1"/>
          <w:sz w:val="44"/>
        </w:rPr>
      </w:pPr>
    </w:p>
    <w:p w14:paraId="2259408B" w14:textId="646DA09D" w:rsidR="002179BA" w:rsidRPr="006B0396" w:rsidRDefault="002179BA" w:rsidP="00D81BFF">
      <w:pPr>
        <w:shd w:val="clear" w:color="auto" w:fill="FFFFFF"/>
        <w:spacing w:line="240" w:lineRule="auto"/>
        <w:ind w:right="9"/>
        <w:jc w:val="center"/>
        <w:rPr>
          <w:b/>
          <w:color w:val="000000" w:themeColor="text1"/>
          <w:sz w:val="44"/>
        </w:rPr>
      </w:pPr>
    </w:p>
    <w:p w14:paraId="5CB78777" w14:textId="17597C83" w:rsidR="002179BA" w:rsidRPr="006B0396" w:rsidRDefault="002179BA" w:rsidP="00D81BFF">
      <w:pPr>
        <w:shd w:val="clear" w:color="auto" w:fill="FFFFFF"/>
        <w:spacing w:line="240" w:lineRule="auto"/>
        <w:ind w:right="9"/>
        <w:jc w:val="center"/>
        <w:rPr>
          <w:b/>
          <w:color w:val="000000" w:themeColor="text1"/>
          <w:sz w:val="44"/>
        </w:rPr>
      </w:pPr>
    </w:p>
    <w:p w14:paraId="5F0A61E4" w14:textId="4822D041" w:rsidR="002179BA" w:rsidRPr="006B0396" w:rsidRDefault="002179BA" w:rsidP="00D81BFF">
      <w:pPr>
        <w:shd w:val="clear" w:color="auto" w:fill="FFFFFF"/>
        <w:spacing w:line="240" w:lineRule="auto"/>
        <w:ind w:right="9"/>
        <w:jc w:val="center"/>
        <w:rPr>
          <w:b/>
          <w:color w:val="000000" w:themeColor="text1"/>
          <w:sz w:val="44"/>
        </w:rPr>
      </w:pPr>
    </w:p>
    <w:p w14:paraId="7A9C2E0B" w14:textId="451B726D" w:rsidR="002179BA" w:rsidRDefault="002179BA" w:rsidP="00D81BFF">
      <w:pPr>
        <w:shd w:val="clear" w:color="auto" w:fill="FFFFFF"/>
        <w:spacing w:line="240" w:lineRule="auto"/>
        <w:ind w:right="9"/>
        <w:jc w:val="center"/>
        <w:rPr>
          <w:b/>
          <w:color w:val="000000" w:themeColor="text1"/>
          <w:sz w:val="44"/>
        </w:rPr>
      </w:pPr>
    </w:p>
    <w:p w14:paraId="506E68FA" w14:textId="77777777" w:rsidR="008E16ED" w:rsidRDefault="008E16ED" w:rsidP="00D81BFF">
      <w:pPr>
        <w:shd w:val="clear" w:color="auto" w:fill="FFFFFF"/>
        <w:spacing w:line="240" w:lineRule="auto"/>
        <w:ind w:right="9"/>
        <w:jc w:val="center"/>
        <w:rPr>
          <w:b/>
          <w:color w:val="000000" w:themeColor="text1"/>
          <w:sz w:val="44"/>
        </w:rPr>
      </w:pPr>
    </w:p>
    <w:p w14:paraId="3703EEB6" w14:textId="77777777" w:rsidR="008E16ED" w:rsidRDefault="008E16ED" w:rsidP="00D81BFF">
      <w:pPr>
        <w:shd w:val="clear" w:color="auto" w:fill="FFFFFF"/>
        <w:spacing w:line="240" w:lineRule="auto"/>
        <w:ind w:right="9"/>
        <w:jc w:val="center"/>
        <w:rPr>
          <w:b/>
          <w:color w:val="000000" w:themeColor="text1"/>
          <w:sz w:val="44"/>
        </w:rPr>
      </w:pPr>
    </w:p>
    <w:p w14:paraId="18898569" w14:textId="77777777" w:rsidR="008E16ED" w:rsidRDefault="008E16ED" w:rsidP="00D81BFF">
      <w:pPr>
        <w:shd w:val="clear" w:color="auto" w:fill="FFFFFF"/>
        <w:spacing w:line="240" w:lineRule="auto"/>
        <w:ind w:right="9"/>
        <w:jc w:val="center"/>
        <w:rPr>
          <w:b/>
          <w:color w:val="000000" w:themeColor="text1"/>
          <w:sz w:val="44"/>
        </w:rPr>
      </w:pPr>
    </w:p>
    <w:p w14:paraId="35A9E814" w14:textId="77777777" w:rsidR="008E16ED" w:rsidRDefault="008E16ED" w:rsidP="00D81BFF">
      <w:pPr>
        <w:shd w:val="clear" w:color="auto" w:fill="FFFFFF"/>
        <w:spacing w:line="240" w:lineRule="auto"/>
        <w:ind w:right="9"/>
        <w:jc w:val="center"/>
        <w:rPr>
          <w:b/>
          <w:color w:val="000000" w:themeColor="text1"/>
          <w:sz w:val="44"/>
        </w:rPr>
      </w:pPr>
    </w:p>
    <w:p w14:paraId="7273349A" w14:textId="77777777" w:rsidR="008E16ED" w:rsidRDefault="008E16ED" w:rsidP="00D81BFF">
      <w:pPr>
        <w:shd w:val="clear" w:color="auto" w:fill="FFFFFF"/>
        <w:spacing w:line="240" w:lineRule="auto"/>
        <w:ind w:right="9"/>
        <w:jc w:val="center"/>
        <w:rPr>
          <w:b/>
          <w:color w:val="000000" w:themeColor="text1"/>
          <w:sz w:val="44"/>
        </w:rPr>
      </w:pPr>
    </w:p>
    <w:p w14:paraId="0631B03F" w14:textId="77777777" w:rsidR="008E16ED" w:rsidRDefault="008E16ED" w:rsidP="00D81BFF">
      <w:pPr>
        <w:shd w:val="clear" w:color="auto" w:fill="FFFFFF"/>
        <w:spacing w:line="240" w:lineRule="auto"/>
        <w:ind w:right="9"/>
        <w:jc w:val="center"/>
        <w:rPr>
          <w:b/>
          <w:color w:val="000000" w:themeColor="text1"/>
          <w:sz w:val="44"/>
        </w:rPr>
      </w:pPr>
    </w:p>
    <w:p w14:paraId="197F0DCB" w14:textId="77777777" w:rsidR="008E16ED" w:rsidRDefault="008E16ED" w:rsidP="00D81BFF">
      <w:pPr>
        <w:shd w:val="clear" w:color="auto" w:fill="FFFFFF"/>
        <w:spacing w:line="240" w:lineRule="auto"/>
        <w:ind w:right="9"/>
        <w:jc w:val="center"/>
        <w:rPr>
          <w:b/>
          <w:color w:val="000000" w:themeColor="text1"/>
          <w:sz w:val="44"/>
        </w:rPr>
      </w:pPr>
    </w:p>
    <w:p w14:paraId="66999E85" w14:textId="77777777" w:rsidR="008E16ED" w:rsidRPr="006B0396" w:rsidRDefault="008E16ED" w:rsidP="00D81BFF">
      <w:pPr>
        <w:shd w:val="clear" w:color="auto" w:fill="FFFFFF"/>
        <w:spacing w:line="240" w:lineRule="auto"/>
        <w:ind w:right="9"/>
        <w:jc w:val="center"/>
        <w:rPr>
          <w:b/>
          <w:color w:val="000000" w:themeColor="text1"/>
          <w:sz w:val="44"/>
        </w:rPr>
      </w:pPr>
    </w:p>
    <w:p w14:paraId="49019371" w14:textId="18EDF81D" w:rsidR="002179BA" w:rsidRPr="006B0396" w:rsidRDefault="002179BA" w:rsidP="00D81BFF">
      <w:pPr>
        <w:shd w:val="clear" w:color="auto" w:fill="FFFFFF"/>
        <w:spacing w:line="240" w:lineRule="auto"/>
        <w:ind w:right="9"/>
        <w:jc w:val="center"/>
        <w:rPr>
          <w:b/>
          <w:color w:val="000000" w:themeColor="text1"/>
          <w:sz w:val="44"/>
        </w:rPr>
      </w:pPr>
    </w:p>
    <w:p w14:paraId="7C542C53" w14:textId="6B621B46" w:rsidR="002179BA" w:rsidRPr="006B0396" w:rsidRDefault="008E16ED" w:rsidP="00D81BFF">
      <w:pPr>
        <w:shd w:val="clear" w:color="auto" w:fill="FFFFFF"/>
        <w:spacing w:line="240" w:lineRule="auto"/>
        <w:ind w:right="9"/>
        <w:jc w:val="center"/>
        <w:rPr>
          <w:b/>
          <w:color w:val="000000" w:themeColor="text1"/>
          <w:sz w:val="44"/>
        </w:rPr>
      </w:pPr>
      <w:r w:rsidRPr="00C348CE">
        <w:rPr>
          <w:b/>
          <w:bCs/>
          <w:iCs/>
          <w:color w:val="000000" w:themeColor="text1"/>
          <w:sz w:val="44"/>
        </w:rPr>
        <w:t>Annexe n°</w:t>
      </w:r>
      <w:proofErr w:type="gramStart"/>
      <w:r>
        <w:rPr>
          <w:b/>
          <w:bCs/>
          <w:iCs/>
          <w:color w:val="000000" w:themeColor="text1"/>
          <w:sz w:val="44"/>
        </w:rPr>
        <w:t>31</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Charte des examens</w:t>
      </w:r>
    </w:p>
    <w:p w14:paraId="6F6308E3" w14:textId="4456D4C4" w:rsidR="002179BA" w:rsidRPr="006B0396" w:rsidRDefault="002179BA" w:rsidP="00D81BFF">
      <w:pPr>
        <w:shd w:val="clear" w:color="auto" w:fill="FFFFFF"/>
        <w:spacing w:line="240" w:lineRule="auto"/>
        <w:ind w:right="9"/>
        <w:jc w:val="center"/>
        <w:rPr>
          <w:b/>
          <w:color w:val="000000" w:themeColor="text1"/>
          <w:sz w:val="44"/>
        </w:rPr>
      </w:pPr>
    </w:p>
    <w:p w14:paraId="522D46C8" w14:textId="041B3FF0" w:rsidR="002179BA" w:rsidRPr="006B0396" w:rsidRDefault="002179BA" w:rsidP="00D81BFF">
      <w:pPr>
        <w:shd w:val="clear" w:color="auto" w:fill="FFFFFF"/>
        <w:spacing w:line="240" w:lineRule="auto"/>
        <w:ind w:right="9"/>
        <w:jc w:val="center"/>
        <w:rPr>
          <w:b/>
          <w:color w:val="000000" w:themeColor="text1"/>
          <w:sz w:val="44"/>
        </w:rPr>
      </w:pPr>
    </w:p>
    <w:p w14:paraId="247097EE" w14:textId="79FAC635" w:rsidR="002179BA" w:rsidRDefault="002179BA" w:rsidP="00D81BFF">
      <w:pPr>
        <w:shd w:val="clear" w:color="auto" w:fill="FFFFFF"/>
        <w:spacing w:line="240" w:lineRule="auto"/>
        <w:ind w:right="9"/>
        <w:jc w:val="center"/>
        <w:rPr>
          <w:b/>
          <w:color w:val="000000" w:themeColor="text1"/>
          <w:sz w:val="44"/>
        </w:rPr>
      </w:pPr>
    </w:p>
    <w:p w14:paraId="653D79FC" w14:textId="77777777" w:rsidR="008E16ED" w:rsidRDefault="008E16ED" w:rsidP="00D81BFF">
      <w:pPr>
        <w:shd w:val="clear" w:color="auto" w:fill="FFFFFF"/>
        <w:spacing w:line="240" w:lineRule="auto"/>
        <w:ind w:right="9"/>
        <w:jc w:val="center"/>
        <w:rPr>
          <w:b/>
          <w:color w:val="000000" w:themeColor="text1"/>
          <w:sz w:val="44"/>
        </w:rPr>
      </w:pPr>
    </w:p>
    <w:p w14:paraId="275446E8" w14:textId="77777777" w:rsidR="008E16ED" w:rsidRDefault="008E16ED" w:rsidP="00D81BFF">
      <w:pPr>
        <w:shd w:val="clear" w:color="auto" w:fill="FFFFFF"/>
        <w:spacing w:line="240" w:lineRule="auto"/>
        <w:ind w:right="9"/>
        <w:jc w:val="center"/>
        <w:rPr>
          <w:b/>
          <w:color w:val="000000" w:themeColor="text1"/>
          <w:sz w:val="44"/>
        </w:rPr>
      </w:pPr>
    </w:p>
    <w:p w14:paraId="5A55875D" w14:textId="77777777" w:rsidR="008E16ED" w:rsidRDefault="008E16ED" w:rsidP="00D81BFF">
      <w:pPr>
        <w:shd w:val="clear" w:color="auto" w:fill="FFFFFF"/>
        <w:spacing w:line="240" w:lineRule="auto"/>
        <w:ind w:right="9"/>
        <w:jc w:val="center"/>
        <w:rPr>
          <w:b/>
          <w:color w:val="000000" w:themeColor="text1"/>
          <w:sz w:val="44"/>
        </w:rPr>
      </w:pPr>
    </w:p>
    <w:p w14:paraId="3CFFDC53" w14:textId="77777777" w:rsidR="008E16ED" w:rsidRDefault="008E16ED" w:rsidP="00D81BFF">
      <w:pPr>
        <w:shd w:val="clear" w:color="auto" w:fill="FFFFFF"/>
        <w:spacing w:line="240" w:lineRule="auto"/>
        <w:ind w:right="9"/>
        <w:jc w:val="center"/>
        <w:rPr>
          <w:b/>
          <w:color w:val="000000" w:themeColor="text1"/>
          <w:sz w:val="44"/>
        </w:rPr>
      </w:pPr>
    </w:p>
    <w:p w14:paraId="23E1136E" w14:textId="77777777" w:rsidR="008E16ED" w:rsidRDefault="008E16ED" w:rsidP="00D81BFF">
      <w:pPr>
        <w:shd w:val="clear" w:color="auto" w:fill="FFFFFF"/>
        <w:spacing w:line="240" w:lineRule="auto"/>
        <w:ind w:right="9"/>
        <w:jc w:val="center"/>
        <w:rPr>
          <w:b/>
          <w:color w:val="000000" w:themeColor="text1"/>
          <w:sz w:val="44"/>
        </w:rPr>
      </w:pPr>
    </w:p>
    <w:p w14:paraId="4E0051E4" w14:textId="77777777" w:rsidR="008E16ED" w:rsidRDefault="008E16ED" w:rsidP="00D81BFF">
      <w:pPr>
        <w:shd w:val="clear" w:color="auto" w:fill="FFFFFF"/>
        <w:spacing w:line="240" w:lineRule="auto"/>
        <w:ind w:right="9"/>
        <w:jc w:val="center"/>
        <w:rPr>
          <w:b/>
          <w:color w:val="000000" w:themeColor="text1"/>
          <w:sz w:val="44"/>
        </w:rPr>
      </w:pPr>
    </w:p>
    <w:p w14:paraId="626BD5ED" w14:textId="77777777" w:rsidR="008E16ED" w:rsidRDefault="008E16ED" w:rsidP="00D81BFF">
      <w:pPr>
        <w:shd w:val="clear" w:color="auto" w:fill="FFFFFF"/>
        <w:spacing w:line="240" w:lineRule="auto"/>
        <w:ind w:right="9"/>
        <w:jc w:val="center"/>
        <w:rPr>
          <w:b/>
          <w:color w:val="000000" w:themeColor="text1"/>
          <w:sz w:val="44"/>
        </w:rPr>
      </w:pPr>
    </w:p>
    <w:p w14:paraId="77C0CBC1" w14:textId="77777777" w:rsidR="008E16ED" w:rsidRDefault="008E16ED" w:rsidP="00D81BFF">
      <w:pPr>
        <w:shd w:val="clear" w:color="auto" w:fill="FFFFFF"/>
        <w:spacing w:line="240" w:lineRule="auto"/>
        <w:ind w:right="9"/>
        <w:jc w:val="center"/>
        <w:rPr>
          <w:b/>
          <w:color w:val="000000" w:themeColor="text1"/>
          <w:sz w:val="44"/>
        </w:rPr>
      </w:pPr>
    </w:p>
    <w:p w14:paraId="0035FB3C" w14:textId="77777777" w:rsidR="008E16ED" w:rsidRDefault="008E16ED" w:rsidP="00D81BFF">
      <w:pPr>
        <w:shd w:val="clear" w:color="auto" w:fill="FFFFFF"/>
        <w:spacing w:line="240" w:lineRule="auto"/>
        <w:ind w:right="9"/>
        <w:jc w:val="center"/>
        <w:rPr>
          <w:b/>
          <w:color w:val="000000" w:themeColor="text1"/>
          <w:sz w:val="44"/>
        </w:rPr>
      </w:pPr>
    </w:p>
    <w:p w14:paraId="71B3A8D6" w14:textId="77777777" w:rsidR="008E16ED" w:rsidRDefault="008E16ED" w:rsidP="00D81BFF">
      <w:pPr>
        <w:shd w:val="clear" w:color="auto" w:fill="FFFFFF"/>
        <w:spacing w:line="240" w:lineRule="auto"/>
        <w:ind w:right="9"/>
        <w:jc w:val="center"/>
        <w:rPr>
          <w:b/>
          <w:color w:val="000000" w:themeColor="text1"/>
          <w:sz w:val="44"/>
        </w:rPr>
      </w:pPr>
    </w:p>
    <w:p w14:paraId="6AAEDBEF" w14:textId="77777777" w:rsidR="008E16ED" w:rsidRDefault="008E16ED" w:rsidP="00D81BFF">
      <w:pPr>
        <w:shd w:val="clear" w:color="auto" w:fill="FFFFFF"/>
        <w:spacing w:line="240" w:lineRule="auto"/>
        <w:ind w:right="9"/>
        <w:jc w:val="center"/>
        <w:rPr>
          <w:b/>
          <w:color w:val="000000" w:themeColor="text1"/>
          <w:sz w:val="44"/>
        </w:rPr>
      </w:pPr>
    </w:p>
    <w:p w14:paraId="78B4F623" w14:textId="77777777" w:rsidR="008E16ED" w:rsidRDefault="008E16ED" w:rsidP="00D81BFF">
      <w:pPr>
        <w:shd w:val="clear" w:color="auto" w:fill="FFFFFF"/>
        <w:spacing w:line="240" w:lineRule="auto"/>
        <w:ind w:right="9"/>
        <w:jc w:val="center"/>
        <w:rPr>
          <w:b/>
          <w:color w:val="000000" w:themeColor="text1"/>
          <w:sz w:val="44"/>
        </w:rPr>
      </w:pPr>
    </w:p>
    <w:p w14:paraId="0EEB9E3A" w14:textId="77777777" w:rsidR="008E16ED" w:rsidRDefault="008E16ED" w:rsidP="00D81BFF">
      <w:pPr>
        <w:shd w:val="clear" w:color="auto" w:fill="FFFFFF"/>
        <w:spacing w:line="240" w:lineRule="auto"/>
        <w:ind w:right="9"/>
        <w:jc w:val="center"/>
        <w:rPr>
          <w:b/>
          <w:color w:val="000000" w:themeColor="text1"/>
          <w:sz w:val="44"/>
        </w:rPr>
      </w:pPr>
    </w:p>
    <w:p w14:paraId="2EEDA5CC" w14:textId="77777777" w:rsidR="008E16ED" w:rsidRDefault="008E16ED" w:rsidP="00D81BFF">
      <w:pPr>
        <w:shd w:val="clear" w:color="auto" w:fill="FFFFFF"/>
        <w:spacing w:line="240" w:lineRule="auto"/>
        <w:ind w:right="9"/>
        <w:jc w:val="center"/>
        <w:rPr>
          <w:b/>
          <w:color w:val="000000" w:themeColor="text1"/>
          <w:sz w:val="44"/>
        </w:rPr>
      </w:pPr>
    </w:p>
    <w:p w14:paraId="4D5E4E97" w14:textId="77777777" w:rsidR="008E16ED" w:rsidRDefault="008E16ED" w:rsidP="00D81BFF">
      <w:pPr>
        <w:shd w:val="clear" w:color="auto" w:fill="FFFFFF"/>
        <w:spacing w:line="240" w:lineRule="auto"/>
        <w:ind w:right="9"/>
        <w:jc w:val="center"/>
        <w:rPr>
          <w:b/>
          <w:color w:val="000000" w:themeColor="text1"/>
          <w:sz w:val="44"/>
        </w:rPr>
      </w:pPr>
    </w:p>
    <w:p w14:paraId="4F31E705" w14:textId="5101D40B" w:rsidR="008E16ED" w:rsidRDefault="008E16ED" w:rsidP="00D81BFF">
      <w:pPr>
        <w:shd w:val="clear" w:color="auto" w:fill="FFFFFF"/>
        <w:spacing w:line="240" w:lineRule="auto"/>
        <w:ind w:right="9"/>
        <w:jc w:val="center"/>
        <w:rPr>
          <w:b/>
          <w:color w:val="000000" w:themeColor="text1"/>
          <w:sz w:val="44"/>
        </w:rPr>
      </w:pPr>
    </w:p>
    <w:p w14:paraId="546E9CB7" w14:textId="3CC6D547" w:rsidR="008E16ED" w:rsidRDefault="008E16ED" w:rsidP="00D81BFF">
      <w:pPr>
        <w:shd w:val="clear" w:color="auto" w:fill="FFFFFF"/>
        <w:spacing w:line="240" w:lineRule="auto"/>
        <w:ind w:right="9"/>
        <w:jc w:val="center"/>
        <w:rPr>
          <w:b/>
          <w:color w:val="000000" w:themeColor="text1"/>
          <w:sz w:val="44"/>
        </w:rPr>
      </w:pPr>
      <w:r>
        <w:rPr>
          <w:noProof/>
        </w:rPr>
        <w:drawing>
          <wp:anchor distT="0" distB="0" distL="114300" distR="114300" simplePos="0" relativeHeight="251686912" behindDoc="0" locked="0" layoutInCell="1" allowOverlap="1" wp14:anchorId="4956BDE5" wp14:editId="32F0E59A">
            <wp:simplePos x="0" y="0"/>
            <wp:positionH relativeFrom="page">
              <wp:align>center</wp:align>
            </wp:positionH>
            <wp:positionV relativeFrom="margin">
              <wp:posOffset>705485</wp:posOffset>
            </wp:positionV>
            <wp:extent cx="2393315" cy="1757680"/>
            <wp:effectExtent l="76200" t="57150" r="64135" b="128270"/>
            <wp:wrapSquare wrapText="bothSides"/>
            <wp:docPr id="201382310"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393315" cy="17576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7E73895" w14:textId="77777777" w:rsidR="008E16ED" w:rsidRPr="00ED4E26" w:rsidRDefault="008E16ED" w:rsidP="008E16ED"/>
    <w:p w14:paraId="5C7292A1" w14:textId="61956EC1" w:rsidR="008E16ED" w:rsidRPr="00ED4E26" w:rsidRDefault="008E16ED" w:rsidP="008E16ED"/>
    <w:p w14:paraId="327016E9" w14:textId="77777777" w:rsidR="008E16ED" w:rsidRPr="00ED4E26" w:rsidRDefault="008E16ED" w:rsidP="008E16ED"/>
    <w:p w14:paraId="112BBC1E" w14:textId="77777777" w:rsidR="008E16ED" w:rsidRPr="00ED4E26" w:rsidRDefault="008E16ED" w:rsidP="008E16ED"/>
    <w:p w14:paraId="55DC8BB6" w14:textId="77777777" w:rsidR="008E16ED" w:rsidRPr="00ED4E26" w:rsidRDefault="008E16ED" w:rsidP="008E16ED"/>
    <w:p w14:paraId="08E8A388" w14:textId="77777777" w:rsidR="008E16ED" w:rsidRPr="00ED4E26" w:rsidRDefault="008E16ED" w:rsidP="008E16ED"/>
    <w:p w14:paraId="5FD646C9" w14:textId="77777777" w:rsidR="008E16ED" w:rsidRPr="00ED4E26" w:rsidRDefault="008E16ED" w:rsidP="008E16ED"/>
    <w:p w14:paraId="3A667791" w14:textId="77777777" w:rsidR="008E16ED" w:rsidRPr="00ED4E26" w:rsidRDefault="008E16ED" w:rsidP="008E16ED"/>
    <w:p w14:paraId="0805DAC2" w14:textId="77777777" w:rsidR="008E16ED" w:rsidRPr="00ED4E26" w:rsidRDefault="008E16ED" w:rsidP="008E16ED"/>
    <w:p w14:paraId="63A5F939" w14:textId="77777777" w:rsidR="008E16ED" w:rsidRPr="00ED4E26" w:rsidRDefault="008E16ED" w:rsidP="008E16ED"/>
    <w:p w14:paraId="7156FB1C" w14:textId="77777777" w:rsidR="008E16ED" w:rsidRPr="00ED4E26" w:rsidRDefault="008E16ED" w:rsidP="008E16ED"/>
    <w:p w14:paraId="30EC6798" w14:textId="77777777" w:rsidR="008E16ED" w:rsidRPr="00ED4E26" w:rsidRDefault="008E16ED" w:rsidP="008E16ED">
      <w:pPr>
        <w:jc w:val="center"/>
      </w:pPr>
    </w:p>
    <w:p w14:paraId="784F06F6" w14:textId="77777777" w:rsidR="008E16ED" w:rsidRPr="00ED4E26" w:rsidRDefault="008E16ED" w:rsidP="008E16ED"/>
    <w:p w14:paraId="0ACAF5EB" w14:textId="77777777" w:rsidR="008E16ED" w:rsidRDefault="008E16ED" w:rsidP="008E16ED">
      <w:pPr>
        <w:jc w:val="center"/>
        <w:rPr>
          <w:color w:val="146C6C"/>
          <w:sz w:val="72"/>
        </w:rPr>
      </w:pPr>
      <w:r>
        <w:rPr>
          <w:color w:val="146C6C"/>
          <w:sz w:val="72"/>
        </w:rPr>
        <w:t>Charte des examens</w:t>
      </w:r>
    </w:p>
    <w:p w14:paraId="2748F73D" w14:textId="77777777" w:rsidR="008E16ED" w:rsidRPr="00ED4E26" w:rsidRDefault="008E16ED" w:rsidP="008E16ED"/>
    <w:p w14:paraId="3541A1D9" w14:textId="77777777" w:rsidR="008E16ED" w:rsidRPr="00ED4E26" w:rsidRDefault="008E16ED" w:rsidP="008E16ED"/>
    <w:p w14:paraId="31EACEA2" w14:textId="77777777" w:rsidR="008E16ED" w:rsidRPr="00ED4E26" w:rsidRDefault="008E16ED" w:rsidP="008E16ED"/>
    <w:p w14:paraId="1805FDA9" w14:textId="77777777" w:rsidR="008E16ED" w:rsidRPr="00ED4E26" w:rsidRDefault="008E16ED" w:rsidP="008E16ED"/>
    <w:p w14:paraId="38E109F2" w14:textId="77777777" w:rsidR="008E16ED" w:rsidRPr="00ED4E26" w:rsidRDefault="008E16ED" w:rsidP="008E16ED"/>
    <w:p w14:paraId="2C4762AE" w14:textId="77777777" w:rsidR="008E16ED" w:rsidRPr="00ED4E26" w:rsidRDefault="008E16ED" w:rsidP="008E16ED"/>
    <w:p w14:paraId="49A177EA" w14:textId="77777777" w:rsidR="008E16ED" w:rsidRPr="00ED4E26" w:rsidRDefault="008E16ED" w:rsidP="008E16ED"/>
    <w:p w14:paraId="52822984" w14:textId="77777777" w:rsidR="008E16ED" w:rsidRPr="00ED4E26" w:rsidRDefault="008E16ED" w:rsidP="008E16ED"/>
    <w:p w14:paraId="667FA12A" w14:textId="77777777" w:rsidR="008E16ED" w:rsidRDefault="008E16ED" w:rsidP="008E16ED">
      <w:r>
        <w:t>Septembre 2020</w:t>
      </w:r>
    </w:p>
    <w:p w14:paraId="4F50555A" w14:textId="77777777" w:rsidR="008E16ED" w:rsidRPr="006B0396" w:rsidRDefault="008E16ED" w:rsidP="00D81BFF">
      <w:pPr>
        <w:shd w:val="clear" w:color="auto" w:fill="FFFFFF"/>
        <w:spacing w:line="240" w:lineRule="auto"/>
        <w:ind w:right="9"/>
        <w:jc w:val="center"/>
        <w:rPr>
          <w:b/>
          <w:color w:val="000000" w:themeColor="text1"/>
          <w:sz w:val="44"/>
        </w:rPr>
      </w:pPr>
    </w:p>
    <w:p w14:paraId="2492DC76" w14:textId="6F9397E1" w:rsidR="002179BA" w:rsidRPr="006B0396" w:rsidRDefault="002179BA" w:rsidP="00D81BFF">
      <w:pPr>
        <w:shd w:val="clear" w:color="auto" w:fill="FFFFFF"/>
        <w:spacing w:line="240" w:lineRule="auto"/>
        <w:ind w:right="9"/>
        <w:jc w:val="center"/>
        <w:rPr>
          <w:b/>
          <w:color w:val="000000" w:themeColor="text1"/>
          <w:sz w:val="44"/>
        </w:rPr>
      </w:pPr>
    </w:p>
    <w:p w14:paraId="0C367905" w14:textId="4B4DF35B" w:rsidR="00424982" w:rsidRPr="006B0396" w:rsidRDefault="00424982" w:rsidP="00D81BFF">
      <w:pPr>
        <w:shd w:val="clear" w:color="auto" w:fill="FFFFFF"/>
        <w:spacing w:line="240" w:lineRule="auto"/>
        <w:ind w:right="9"/>
        <w:jc w:val="center"/>
        <w:rPr>
          <w:b/>
          <w:color w:val="000000" w:themeColor="text1"/>
          <w:sz w:val="44"/>
        </w:rPr>
      </w:pPr>
    </w:p>
    <w:p w14:paraId="087DD49C" w14:textId="3B739E02" w:rsidR="00424982" w:rsidRPr="006B0396" w:rsidRDefault="00424982" w:rsidP="00D81BFF">
      <w:pPr>
        <w:shd w:val="clear" w:color="auto" w:fill="FFFFFF"/>
        <w:spacing w:line="240" w:lineRule="auto"/>
        <w:ind w:right="9"/>
        <w:jc w:val="center"/>
        <w:rPr>
          <w:b/>
          <w:color w:val="000000" w:themeColor="text1"/>
          <w:sz w:val="44"/>
        </w:rPr>
      </w:pPr>
    </w:p>
    <w:p w14:paraId="5D817AE2" w14:textId="7A9AEA61" w:rsidR="00424982" w:rsidRPr="006B0396" w:rsidRDefault="00424982" w:rsidP="00D81BFF">
      <w:pPr>
        <w:shd w:val="clear" w:color="auto" w:fill="FFFFFF"/>
        <w:spacing w:line="240" w:lineRule="auto"/>
        <w:ind w:right="9"/>
        <w:jc w:val="center"/>
        <w:rPr>
          <w:b/>
          <w:color w:val="000000" w:themeColor="text1"/>
          <w:sz w:val="44"/>
        </w:rPr>
      </w:pPr>
    </w:p>
    <w:p w14:paraId="241E7A36" w14:textId="77777777" w:rsidR="00424982" w:rsidRPr="006B0396" w:rsidRDefault="00424982" w:rsidP="00D81BFF">
      <w:pPr>
        <w:shd w:val="clear" w:color="auto" w:fill="FFFFFF"/>
        <w:spacing w:line="240" w:lineRule="auto"/>
        <w:ind w:right="9"/>
        <w:jc w:val="center"/>
        <w:rPr>
          <w:b/>
          <w:color w:val="000000" w:themeColor="text1"/>
          <w:sz w:val="44"/>
        </w:rPr>
      </w:pPr>
    </w:p>
    <w:p w14:paraId="183CF1B2" w14:textId="77777777" w:rsidR="002179BA" w:rsidRDefault="002179BA" w:rsidP="00D81BFF">
      <w:pPr>
        <w:shd w:val="clear" w:color="auto" w:fill="FFFFFF"/>
        <w:spacing w:line="240" w:lineRule="auto"/>
        <w:ind w:right="9"/>
        <w:jc w:val="center"/>
        <w:rPr>
          <w:b/>
          <w:color w:val="000000" w:themeColor="text1"/>
          <w:sz w:val="44"/>
        </w:rPr>
      </w:pPr>
    </w:p>
    <w:p w14:paraId="3FE23F95" w14:textId="77777777" w:rsidR="008E16ED" w:rsidRDefault="008E16ED" w:rsidP="00D81BFF">
      <w:pPr>
        <w:shd w:val="clear" w:color="auto" w:fill="FFFFFF"/>
        <w:spacing w:line="240" w:lineRule="auto"/>
        <w:ind w:right="9"/>
        <w:jc w:val="center"/>
        <w:rPr>
          <w:b/>
          <w:color w:val="000000" w:themeColor="text1"/>
          <w:sz w:val="44"/>
        </w:rPr>
      </w:pPr>
    </w:p>
    <w:p w14:paraId="5F97853E" w14:textId="77777777" w:rsidR="008E16ED" w:rsidRDefault="008E16ED" w:rsidP="00D81BFF">
      <w:pPr>
        <w:shd w:val="clear" w:color="auto" w:fill="FFFFFF"/>
        <w:spacing w:line="240" w:lineRule="auto"/>
        <w:ind w:right="9"/>
        <w:jc w:val="center"/>
        <w:rPr>
          <w:b/>
          <w:color w:val="000000" w:themeColor="text1"/>
          <w:sz w:val="44"/>
        </w:rPr>
      </w:pPr>
    </w:p>
    <w:p w14:paraId="6283987F" w14:textId="77777777" w:rsidR="008E16ED" w:rsidRDefault="008E16ED" w:rsidP="00D81BFF">
      <w:pPr>
        <w:shd w:val="clear" w:color="auto" w:fill="FFFFFF"/>
        <w:spacing w:line="240" w:lineRule="auto"/>
        <w:ind w:right="9"/>
        <w:jc w:val="center"/>
        <w:rPr>
          <w:b/>
          <w:color w:val="000000" w:themeColor="text1"/>
          <w:sz w:val="44"/>
        </w:rPr>
      </w:pPr>
    </w:p>
    <w:p w14:paraId="0AD995ED" w14:textId="77777777" w:rsidR="00055D97" w:rsidRDefault="00055D97" w:rsidP="00D81BFF">
      <w:pPr>
        <w:shd w:val="clear" w:color="auto" w:fill="FFFFFF"/>
        <w:spacing w:line="240" w:lineRule="auto"/>
        <w:ind w:right="9"/>
        <w:jc w:val="center"/>
        <w:rPr>
          <w:b/>
          <w:color w:val="000000" w:themeColor="text1"/>
          <w:sz w:val="44"/>
        </w:rPr>
      </w:pPr>
    </w:p>
    <w:p w14:paraId="749CA89C" w14:textId="77777777" w:rsidR="00055D97" w:rsidRDefault="00055D97" w:rsidP="00D81BFF">
      <w:pPr>
        <w:shd w:val="clear" w:color="auto" w:fill="FFFFFF"/>
        <w:spacing w:line="240" w:lineRule="auto"/>
        <w:ind w:right="9"/>
        <w:jc w:val="center"/>
        <w:rPr>
          <w:b/>
          <w:color w:val="000000" w:themeColor="text1"/>
          <w:sz w:val="44"/>
        </w:rPr>
      </w:pPr>
    </w:p>
    <w:p w14:paraId="6A06C9A4" w14:textId="77777777" w:rsidR="00055D97" w:rsidRDefault="00055D97" w:rsidP="00D81BFF">
      <w:pPr>
        <w:shd w:val="clear" w:color="auto" w:fill="FFFFFF"/>
        <w:spacing w:line="240" w:lineRule="auto"/>
        <w:ind w:right="9"/>
        <w:jc w:val="center"/>
        <w:rPr>
          <w:b/>
          <w:color w:val="000000" w:themeColor="text1"/>
          <w:sz w:val="44"/>
        </w:rPr>
      </w:pPr>
    </w:p>
    <w:p w14:paraId="419BC203" w14:textId="77777777" w:rsidR="00055D97" w:rsidRDefault="00055D97" w:rsidP="00D81BFF">
      <w:pPr>
        <w:shd w:val="clear" w:color="auto" w:fill="FFFFFF"/>
        <w:spacing w:line="240" w:lineRule="auto"/>
        <w:ind w:right="9"/>
        <w:jc w:val="center"/>
        <w:rPr>
          <w:b/>
          <w:color w:val="000000" w:themeColor="text1"/>
          <w:sz w:val="44"/>
        </w:rPr>
      </w:pPr>
    </w:p>
    <w:p w14:paraId="2995B5D5" w14:textId="77777777" w:rsidR="00055D97" w:rsidRDefault="00055D97" w:rsidP="00D81BFF">
      <w:pPr>
        <w:shd w:val="clear" w:color="auto" w:fill="FFFFFF"/>
        <w:spacing w:line="240" w:lineRule="auto"/>
        <w:ind w:right="9"/>
        <w:jc w:val="center"/>
        <w:rPr>
          <w:b/>
          <w:color w:val="000000" w:themeColor="text1"/>
          <w:sz w:val="44"/>
        </w:rPr>
      </w:pPr>
    </w:p>
    <w:p w14:paraId="52B83E15" w14:textId="77777777" w:rsidR="00055D97" w:rsidRDefault="00055D97" w:rsidP="00D81BFF">
      <w:pPr>
        <w:shd w:val="clear" w:color="auto" w:fill="FFFFFF"/>
        <w:spacing w:line="240" w:lineRule="auto"/>
        <w:ind w:right="9"/>
        <w:jc w:val="center"/>
        <w:rPr>
          <w:b/>
          <w:color w:val="000000" w:themeColor="text1"/>
          <w:sz w:val="44"/>
        </w:rPr>
      </w:pPr>
    </w:p>
    <w:p w14:paraId="0B7ECF87" w14:textId="77777777" w:rsidR="00055D97" w:rsidRDefault="00055D97" w:rsidP="00D81BFF">
      <w:pPr>
        <w:shd w:val="clear" w:color="auto" w:fill="FFFFFF"/>
        <w:spacing w:line="240" w:lineRule="auto"/>
        <w:ind w:right="9"/>
        <w:jc w:val="center"/>
        <w:rPr>
          <w:b/>
          <w:color w:val="000000" w:themeColor="text1"/>
          <w:sz w:val="44"/>
        </w:rPr>
      </w:pPr>
    </w:p>
    <w:p w14:paraId="6E53598F" w14:textId="77777777" w:rsidR="00055D97" w:rsidRDefault="00055D97" w:rsidP="00D81BFF">
      <w:pPr>
        <w:shd w:val="clear" w:color="auto" w:fill="FFFFFF"/>
        <w:spacing w:line="240" w:lineRule="auto"/>
        <w:ind w:right="9"/>
        <w:jc w:val="center"/>
        <w:rPr>
          <w:b/>
          <w:color w:val="000000" w:themeColor="text1"/>
          <w:sz w:val="44"/>
        </w:rPr>
      </w:pPr>
    </w:p>
    <w:p w14:paraId="1DD64E08" w14:textId="77777777" w:rsidR="008E16ED" w:rsidRDefault="008E16ED" w:rsidP="00D81BFF">
      <w:pPr>
        <w:shd w:val="clear" w:color="auto" w:fill="FFFFFF"/>
        <w:spacing w:line="240" w:lineRule="auto"/>
        <w:ind w:right="9"/>
        <w:jc w:val="center"/>
        <w:rPr>
          <w:b/>
          <w:color w:val="000000" w:themeColor="text1"/>
          <w:sz w:val="44"/>
        </w:rPr>
      </w:pPr>
    </w:p>
    <w:p w14:paraId="4D946659" w14:textId="60706B33" w:rsidR="00055D97" w:rsidRPr="006B0396" w:rsidRDefault="00055D97" w:rsidP="00055D97">
      <w:pPr>
        <w:shd w:val="clear" w:color="auto" w:fill="FFFFFF"/>
        <w:spacing w:line="240" w:lineRule="auto"/>
        <w:ind w:right="9"/>
        <w:jc w:val="center"/>
        <w:rPr>
          <w:b/>
          <w:color w:val="000000" w:themeColor="text1"/>
          <w:sz w:val="44"/>
        </w:rPr>
      </w:pPr>
      <w:r w:rsidRPr="00C348CE">
        <w:rPr>
          <w:b/>
          <w:bCs/>
          <w:iCs/>
          <w:color w:val="000000" w:themeColor="text1"/>
          <w:sz w:val="44"/>
        </w:rPr>
        <w:t>Annexe n°</w:t>
      </w:r>
      <w:proofErr w:type="gramStart"/>
      <w:r>
        <w:rPr>
          <w:b/>
          <w:bCs/>
          <w:iCs/>
          <w:color w:val="000000" w:themeColor="text1"/>
          <w:sz w:val="44"/>
        </w:rPr>
        <w:t>32</w:t>
      </w:r>
      <w:r w:rsidRPr="00C348CE">
        <w:rPr>
          <w:b/>
          <w:bCs/>
          <w:iCs/>
          <w:color w:val="000000" w:themeColor="text1"/>
          <w:sz w:val="44"/>
        </w:rPr>
        <w:t>:</w:t>
      </w:r>
      <w:proofErr w:type="gramEnd"/>
      <w:r w:rsidRPr="00C348CE">
        <w:rPr>
          <w:b/>
          <w:bCs/>
          <w:iCs/>
          <w:color w:val="000000" w:themeColor="text1"/>
          <w:sz w:val="44"/>
        </w:rPr>
        <w:t xml:space="preserve"> </w:t>
      </w:r>
      <w:r>
        <w:rPr>
          <w:b/>
          <w:bCs/>
          <w:iCs/>
          <w:color w:val="000000" w:themeColor="text1"/>
          <w:sz w:val="44"/>
        </w:rPr>
        <w:t>Manuel des procédures de soutenance</w:t>
      </w:r>
    </w:p>
    <w:p w14:paraId="5966E7C5" w14:textId="77777777" w:rsidR="008E16ED" w:rsidRPr="006B0396" w:rsidRDefault="008E16ED" w:rsidP="00D81BFF">
      <w:pPr>
        <w:shd w:val="clear" w:color="auto" w:fill="FFFFFF"/>
        <w:spacing w:line="240" w:lineRule="auto"/>
        <w:ind w:right="9"/>
        <w:jc w:val="center"/>
        <w:rPr>
          <w:b/>
          <w:color w:val="000000" w:themeColor="text1"/>
          <w:sz w:val="44"/>
        </w:rPr>
      </w:pPr>
    </w:p>
    <w:p w14:paraId="2331587C" w14:textId="63CA5084" w:rsidR="00424982" w:rsidRPr="006B0396" w:rsidRDefault="00424982" w:rsidP="00D81BFF">
      <w:pPr>
        <w:shd w:val="clear" w:color="auto" w:fill="FFFFFF"/>
        <w:spacing w:line="240" w:lineRule="auto"/>
        <w:ind w:right="9"/>
        <w:jc w:val="center"/>
        <w:rPr>
          <w:b/>
          <w:color w:val="000000" w:themeColor="text1"/>
          <w:sz w:val="44"/>
        </w:rPr>
      </w:pPr>
    </w:p>
    <w:p w14:paraId="637FD408" w14:textId="5D127802" w:rsidR="00424982" w:rsidRPr="006B0396" w:rsidRDefault="00424982" w:rsidP="00D81BFF">
      <w:pPr>
        <w:shd w:val="clear" w:color="auto" w:fill="FFFFFF"/>
        <w:spacing w:line="240" w:lineRule="auto"/>
        <w:ind w:right="9"/>
        <w:jc w:val="center"/>
        <w:rPr>
          <w:b/>
          <w:color w:val="000000" w:themeColor="text1"/>
          <w:sz w:val="44"/>
        </w:rPr>
      </w:pPr>
    </w:p>
    <w:p w14:paraId="2892C277" w14:textId="4FD7EEDA" w:rsidR="00424982" w:rsidRPr="006B0396" w:rsidRDefault="00424982" w:rsidP="00D81BFF">
      <w:pPr>
        <w:shd w:val="clear" w:color="auto" w:fill="FFFFFF"/>
        <w:spacing w:line="240" w:lineRule="auto"/>
        <w:ind w:right="9"/>
        <w:jc w:val="center"/>
        <w:rPr>
          <w:b/>
          <w:color w:val="000000" w:themeColor="text1"/>
          <w:sz w:val="44"/>
        </w:rPr>
      </w:pPr>
    </w:p>
    <w:p w14:paraId="29F2F6B1" w14:textId="24F931F2" w:rsidR="00424982" w:rsidRPr="006B0396" w:rsidRDefault="00424982" w:rsidP="00D81BFF">
      <w:pPr>
        <w:shd w:val="clear" w:color="auto" w:fill="FFFFFF"/>
        <w:spacing w:line="240" w:lineRule="auto"/>
        <w:ind w:right="9"/>
        <w:jc w:val="center"/>
        <w:rPr>
          <w:b/>
          <w:color w:val="000000" w:themeColor="text1"/>
          <w:sz w:val="44"/>
        </w:rPr>
      </w:pPr>
    </w:p>
    <w:p w14:paraId="06FDE690" w14:textId="5A2EB3D9" w:rsidR="00424982" w:rsidRPr="006B0396" w:rsidRDefault="00424982" w:rsidP="00D81BFF">
      <w:pPr>
        <w:shd w:val="clear" w:color="auto" w:fill="FFFFFF"/>
        <w:spacing w:line="240" w:lineRule="auto"/>
        <w:ind w:right="9"/>
        <w:jc w:val="center"/>
        <w:rPr>
          <w:b/>
          <w:color w:val="000000" w:themeColor="text1"/>
          <w:sz w:val="44"/>
        </w:rPr>
      </w:pPr>
    </w:p>
    <w:p w14:paraId="4CB66DC3" w14:textId="2661E495" w:rsidR="00424982" w:rsidRPr="006B0396" w:rsidRDefault="00424982" w:rsidP="00D81BFF">
      <w:pPr>
        <w:shd w:val="clear" w:color="auto" w:fill="FFFFFF"/>
        <w:spacing w:line="240" w:lineRule="auto"/>
        <w:ind w:right="9"/>
        <w:jc w:val="center"/>
        <w:rPr>
          <w:b/>
          <w:color w:val="000000" w:themeColor="text1"/>
          <w:sz w:val="44"/>
        </w:rPr>
      </w:pPr>
    </w:p>
    <w:p w14:paraId="148B003F" w14:textId="68927462" w:rsidR="00424982" w:rsidRPr="006B0396" w:rsidRDefault="00424982" w:rsidP="00D81BFF">
      <w:pPr>
        <w:shd w:val="clear" w:color="auto" w:fill="FFFFFF"/>
        <w:spacing w:line="240" w:lineRule="auto"/>
        <w:ind w:right="9"/>
        <w:jc w:val="center"/>
        <w:rPr>
          <w:b/>
          <w:color w:val="000000" w:themeColor="text1"/>
          <w:sz w:val="44"/>
        </w:rPr>
      </w:pPr>
    </w:p>
    <w:p w14:paraId="5587C292" w14:textId="22146A0F" w:rsidR="00424982" w:rsidRPr="006B0396" w:rsidRDefault="00424982" w:rsidP="00D81BFF">
      <w:pPr>
        <w:shd w:val="clear" w:color="auto" w:fill="FFFFFF"/>
        <w:spacing w:line="240" w:lineRule="auto"/>
        <w:ind w:right="9"/>
        <w:jc w:val="center"/>
        <w:rPr>
          <w:b/>
          <w:color w:val="000000" w:themeColor="text1"/>
          <w:sz w:val="44"/>
        </w:rPr>
      </w:pPr>
    </w:p>
    <w:p w14:paraId="0435803E" w14:textId="30FDA814" w:rsidR="00424982" w:rsidRPr="006B0396" w:rsidRDefault="00424982" w:rsidP="00D81BFF">
      <w:pPr>
        <w:shd w:val="clear" w:color="auto" w:fill="FFFFFF"/>
        <w:spacing w:line="240" w:lineRule="auto"/>
        <w:ind w:right="9"/>
        <w:jc w:val="center"/>
        <w:rPr>
          <w:b/>
          <w:color w:val="000000" w:themeColor="text1"/>
          <w:sz w:val="44"/>
        </w:rPr>
      </w:pPr>
    </w:p>
    <w:p w14:paraId="0E25D1BF" w14:textId="33DE64E5" w:rsidR="00424982" w:rsidRPr="006B0396" w:rsidRDefault="00424982" w:rsidP="00D81BFF">
      <w:pPr>
        <w:shd w:val="clear" w:color="auto" w:fill="FFFFFF"/>
        <w:spacing w:line="240" w:lineRule="auto"/>
        <w:ind w:right="9"/>
        <w:jc w:val="center"/>
        <w:rPr>
          <w:b/>
          <w:color w:val="000000" w:themeColor="text1"/>
          <w:sz w:val="44"/>
        </w:rPr>
      </w:pPr>
    </w:p>
    <w:p w14:paraId="75D16CF8" w14:textId="38E6D139" w:rsidR="00424982" w:rsidRPr="006B0396" w:rsidRDefault="00424982" w:rsidP="00D81BFF">
      <w:pPr>
        <w:shd w:val="clear" w:color="auto" w:fill="FFFFFF"/>
        <w:spacing w:line="240" w:lineRule="auto"/>
        <w:ind w:right="9"/>
        <w:jc w:val="center"/>
        <w:rPr>
          <w:b/>
          <w:color w:val="000000" w:themeColor="text1"/>
          <w:sz w:val="44"/>
        </w:rPr>
      </w:pPr>
    </w:p>
    <w:p w14:paraId="32B47994" w14:textId="0E9FB1E2" w:rsidR="00424982" w:rsidRDefault="00424982" w:rsidP="00D81BFF">
      <w:pPr>
        <w:shd w:val="clear" w:color="auto" w:fill="FFFFFF"/>
        <w:spacing w:line="240" w:lineRule="auto"/>
        <w:ind w:right="9"/>
        <w:jc w:val="center"/>
        <w:rPr>
          <w:noProof/>
          <w:color w:val="000000" w:themeColor="text1"/>
        </w:rPr>
      </w:pPr>
    </w:p>
    <w:p w14:paraId="570F8981" w14:textId="77777777" w:rsidR="00055D97" w:rsidRDefault="00055D97" w:rsidP="00D81BFF">
      <w:pPr>
        <w:shd w:val="clear" w:color="auto" w:fill="FFFFFF"/>
        <w:spacing w:line="240" w:lineRule="auto"/>
        <w:ind w:right="9"/>
        <w:jc w:val="center"/>
        <w:rPr>
          <w:noProof/>
          <w:color w:val="000000" w:themeColor="text1"/>
        </w:rPr>
      </w:pPr>
    </w:p>
    <w:p w14:paraId="0FC62611" w14:textId="77777777" w:rsidR="00055D97" w:rsidRDefault="00055D97" w:rsidP="00D81BFF">
      <w:pPr>
        <w:shd w:val="clear" w:color="auto" w:fill="FFFFFF"/>
        <w:spacing w:line="240" w:lineRule="auto"/>
        <w:ind w:right="9"/>
        <w:jc w:val="center"/>
        <w:rPr>
          <w:noProof/>
          <w:color w:val="000000" w:themeColor="text1"/>
        </w:rPr>
      </w:pPr>
    </w:p>
    <w:p w14:paraId="381363B4" w14:textId="77777777" w:rsidR="00055D97" w:rsidRDefault="00055D97" w:rsidP="00D81BFF">
      <w:pPr>
        <w:shd w:val="clear" w:color="auto" w:fill="FFFFFF"/>
        <w:spacing w:line="240" w:lineRule="auto"/>
        <w:ind w:right="9"/>
        <w:jc w:val="center"/>
        <w:rPr>
          <w:noProof/>
          <w:color w:val="000000" w:themeColor="text1"/>
        </w:rPr>
      </w:pPr>
    </w:p>
    <w:p w14:paraId="17937B12" w14:textId="77777777" w:rsidR="00055D97" w:rsidRDefault="00055D97" w:rsidP="00D81BFF">
      <w:pPr>
        <w:shd w:val="clear" w:color="auto" w:fill="FFFFFF"/>
        <w:spacing w:line="240" w:lineRule="auto"/>
        <w:ind w:right="9"/>
        <w:jc w:val="center"/>
        <w:rPr>
          <w:noProof/>
          <w:color w:val="000000" w:themeColor="text1"/>
        </w:rPr>
      </w:pPr>
    </w:p>
    <w:p w14:paraId="663B1FE5" w14:textId="77777777" w:rsidR="00055D97" w:rsidRDefault="00055D97" w:rsidP="00D81BFF">
      <w:pPr>
        <w:shd w:val="clear" w:color="auto" w:fill="FFFFFF"/>
        <w:spacing w:line="240" w:lineRule="auto"/>
        <w:ind w:right="9"/>
        <w:jc w:val="center"/>
        <w:rPr>
          <w:noProof/>
          <w:color w:val="000000" w:themeColor="text1"/>
        </w:rPr>
      </w:pPr>
    </w:p>
    <w:tbl>
      <w:tblPr>
        <w:tblStyle w:val="Grilledutableau"/>
        <w:tblW w:w="117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055D97" w:rsidRPr="00F36C2F" w14:paraId="7D7E8DE2" w14:textId="77777777" w:rsidTr="001350DC">
        <w:trPr>
          <w:jc w:val="center"/>
        </w:trPr>
        <w:tc>
          <w:tcPr>
            <w:tcW w:w="7230" w:type="dxa"/>
          </w:tcPr>
          <w:p w14:paraId="4413BE44"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44771470"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w:t>
            </w:r>
          </w:p>
          <w:p w14:paraId="2757EF72" w14:textId="77777777" w:rsidR="00055D97" w:rsidRPr="00F36C2F" w:rsidRDefault="00055D97" w:rsidP="001350DC">
            <w:pPr>
              <w:tabs>
                <w:tab w:val="left" w:pos="2739"/>
              </w:tabs>
              <w:jc w:val="center"/>
              <w:rPr>
                <w:b/>
                <w:bCs/>
                <w:sz w:val="18"/>
                <w:szCs w:val="18"/>
                <w:lang w:bidi="ar-DZ"/>
              </w:rPr>
            </w:pPr>
            <w:r>
              <w:rPr>
                <w:b/>
                <w:bCs/>
                <w:sz w:val="18"/>
                <w:szCs w:val="18"/>
                <w:lang w:bidi="ar-DZ"/>
              </w:rPr>
              <w:t>DIRECTION G</w:t>
            </w:r>
            <w:r w:rsidRPr="00F36C2F">
              <w:rPr>
                <w:b/>
                <w:bCs/>
                <w:sz w:val="18"/>
                <w:szCs w:val="18"/>
                <w:lang w:bidi="ar-DZ"/>
              </w:rPr>
              <w:t>E</w:t>
            </w:r>
            <w:r>
              <w:rPr>
                <w:b/>
                <w:bCs/>
                <w:sz w:val="18"/>
                <w:szCs w:val="18"/>
                <w:lang w:bidi="ar-DZ"/>
              </w:rPr>
              <w:t>NERALE DE</w:t>
            </w:r>
            <w:r w:rsidRPr="00F36C2F">
              <w:rPr>
                <w:b/>
                <w:bCs/>
                <w:sz w:val="18"/>
                <w:szCs w:val="18"/>
                <w:lang w:bidi="ar-DZ"/>
              </w:rPr>
              <w:t xml:space="preserve"> L’ENSEIGNEMENT SUPERIEUR ET DE LA RECHERCHE SCIENTIFIQUE</w:t>
            </w:r>
          </w:p>
          <w:p w14:paraId="7389AB52"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w:t>
            </w:r>
          </w:p>
          <w:p w14:paraId="037E70DD" w14:textId="77777777" w:rsidR="00055D97" w:rsidRPr="00F36C2F" w:rsidRDefault="00055D97"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24BC7C5E" w14:textId="77777777" w:rsidR="00055D97" w:rsidRPr="00F36C2F" w:rsidRDefault="00055D97" w:rsidP="001350DC">
            <w:pPr>
              <w:tabs>
                <w:tab w:val="left" w:pos="2739"/>
              </w:tabs>
              <w:jc w:val="center"/>
              <w:rPr>
                <w:b/>
                <w:bCs/>
                <w:sz w:val="18"/>
                <w:szCs w:val="18"/>
                <w:lang w:bidi="ar-DZ"/>
              </w:rPr>
            </w:pPr>
          </w:p>
        </w:tc>
        <w:tc>
          <w:tcPr>
            <w:tcW w:w="4531" w:type="dxa"/>
          </w:tcPr>
          <w:p w14:paraId="6DFBF0D2" w14:textId="77777777" w:rsidR="00055D97" w:rsidRPr="00F36C2F" w:rsidRDefault="00055D97" w:rsidP="001350DC">
            <w:pPr>
              <w:spacing w:line="276" w:lineRule="auto"/>
              <w:jc w:val="center"/>
              <w:rPr>
                <w:b/>
                <w:bCs/>
                <w:sz w:val="18"/>
                <w:szCs w:val="18"/>
                <w:lang w:bidi="ar-DZ"/>
              </w:rPr>
            </w:pPr>
            <w:r w:rsidRPr="00F36C2F">
              <w:rPr>
                <w:b/>
                <w:bCs/>
                <w:sz w:val="18"/>
                <w:szCs w:val="18"/>
                <w:lang w:bidi="ar-DZ"/>
              </w:rPr>
              <w:t>REPUBLIQUE DU MALI</w:t>
            </w:r>
          </w:p>
          <w:p w14:paraId="75529DD9" w14:textId="77777777" w:rsidR="00055D97" w:rsidRPr="00F36C2F" w:rsidRDefault="00055D97" w:rsidP="001350DC">
            <w:pPr>
              <w:spacing w:line="276" w:lineRule="auto"/>
              <w:jc w:val="center"/>
              <w:rPr>
                <w:b/>
                <w:bCs/>
                <w:sz w:val="18"/>
                <w:szCs w:val="18"/>
                <w:lang w:bidi="ar-DZ"/>
              </w:rPr>
            </w:pPr>
            <w:r w:rsidRPr="00F36C2F">
              <w:rPr>
                <w:b/>
                <w:bCs/>
                <w:sz w:val="18"/>
                <w:szCs w:val="18"/>
                <w:lang w:bidi="ar-DZ"/>
              </w:rPr>
              <w:t>UN PEUPLE-UN BUT-UNE FOI</w:t>
            </w:r>
          </w:p>
        </w:tc>
      </w:tr>
    </w:tbl>
    <w:p w14:paraId="7B160146" w14:textId="77777777" w:rsidR="00055D97" w:rsidRDefault="00055D97" w:rsidP="00055D97">
      <w:pPr>
        <w:tabs>
          <w:tab w:val="left" w:pos="3912"/>
        </w:tabs>
        <w:spacing w:after="160" w:line="259" w:lineRule="auto"/>
        <w:rPr>
          <w:color w:val="002060"/>
          <w:sz w:val="18"/>
          <w:szCs w:val="18"/>
        </w:rPr>
      </w:pPr>
    </w:p>
    <w:p w14:paraId="163BC31B" w14:textId="77777777" w:rsidR="00055D97" w:rsidRDefault="00055D97" w:rsidP="00055D97">
      <w:pPr>
        <w:tabs>
          <w:tab w:val="left" w:pos="3912"/>
        </w:tabs>
        <w:spacing w:after="160" w:line="259" w:lineRule="auto"/>
        <w:rPr>
          <w:color w:val="002060"/>
          <w:sz w:val="18"/>
          <w:szCs w:val="18"/>
        </w:rPr>
      </w:pPr>
    </w:p>
    <w:p w14:paraId="0DB8B336" w14:textId="77777777" w:rsidR="00055D97" w:rsidRDefault="00055D97" w:rsidP="00055D97">
      <w:pPr>
        <w:tabs>
          <w:tab w:val="left" w:pos="3912"/>
        </w:tabs>
        <w:spacing w:after="160" w:line="259" w:lineRule="auto"/>
        <w:rPr>
          <w:color w:val="002060"/>
          <w:sz w:val="18"/>
          <w:szCs w:val="18"/>
        </w:rPr>
      </w:pPr>
    </w:p>
    <w:p w14:paraId="01BFCE47" w14:textId="77777777" w:rsidR="00055D97" w:rsidRDefault="00055D97" w:rsidP="00055D97">
      <w:pPr>
        <w:tabs>
          <w:tab w:val="left" w:pos="3912"/>
        </w:tabs>
        <w:spacing w:after="160" w:line="259" w:lineRule="auto"/>
        <w:rPr>
          <w:color w:val="002060"/>
          <w:sz w:val="18"/>
          <w:szCs w:val="18"/>
        </w:rPr>
      </w:pPr>
    </w:p>
    <w:p w14:paraId="36591AFD" w14:textId="77777777" w:rsidR="00055D97" w:rsidRDefault="00055D97" w:rsidP="00055D97">
      <w:pPr>
        <w:tabs>
          <w:tab w:val="left" w:pos="3912"/>
        </w:tabs>
        <w:spacing w:after="160" w:line="259" w:lineRule="auto"/>
        <w:rPr>
          <w:color w:val="002060"/>
          <w:sz w:val="18"/>
          <w:szCs w:val="18"/>
        </w:rPr>
      </w:pPr>
    </w:p>
    <w:p w14:paraId="136D214D" w14:textId="77777777" w:rsidR="00055D97" w:rsidRDefault="00055D97" w:rsidP="00055D97">
      <w:pPr>
        <w:tabs>
          <w:tab w:val="left" w:pos="3912"/>
        </w:tabs>
        <w:spacing w:after="160" w:line="259" w:lineRule="auto"/>
        <w:rPr>
          <w:color w:val="002060"/>
          <w:sz w:val="18"/>
          <w:szCs w:val="18"/>
        </w:rPr>
      </w:pPr>
      <w:r>
        <w:rPr>
          <w:noProof/>
        </w:rPr>
        <w:drawing>
          <wp:anchor distT="0" distB="0" distL="114300" distR="114300" simplePos="0" relativeHeight="251711488" behindDoc="0" locked="0" layoutInCell="1" allowOverlap="1" wp14:anchorId="5328F587" wp14:editId="65602DC8">
            <wp:simplePos x="0" y="0"/>
            <wp:positionH relativeFrom="margin">
              <wp:posOffset>1619250</wp:posOffset>
            </wp:positionH>
            <wp:positionV relativeFrom="margin">
              <wp:posOffset>2418715</wp:posOffset>
            </wp:positionV>
            <wp:extent cx="2781935" cy="1882775"/>
            <wp:effectExtent l="76200" t="57150" r="75565" b="98425"/>
            <wp:wrapSquare wrapText="bothSides"/>
            <wp:docPr id="2041731432"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81935" cy="188277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CA332BB" w14:textId="77777777" w:rsidR="00055D97" w:rsidRDefault="00055D97" w:rsidP="00055D97">
      <w:pPr>
        <w:tabs>
          <w:tab w:val="left" w:pos="3912"/>
        </w:tabs>
        <w:spacing w:after="160" w:line="259" w:lineRule="auto"/>
        <w:rPr>
          <w:color w:val="002060"/>
          <w:sz w:val="18"/>
          <w:szCs w:val="18"/>
        </w:rPr>
      </w:pPr>
    </w:p>
    <w:p w14:paraId="7BDE0CC4" w14:textId="77777777" w:rsidR="00055D97" w:rsidRDefault="00055D97" w:rsidP="00055D97">
      <w:pPr>
        <w:tabs>
          <w:tab w:val="left" w:pos="3912"/>
        </w:tabs>
        <w:spacing w:after="160" w:line="259" w:lineRule="auto"/>
        <w:rPr>
          <w:color w:val="002060"/>
          <w:sz w:val="18"/>
          <w:szCs w:val="18"/>
        </w:rPr>
      </w:pPr>
    </w:p>
    <w:p w14:paraId="109CBD6F" w14:textId="77777777" w:rsidR="00055D97" w:rsidRDefault="00055D97" w:rsidP="00055D97">
      <w:pPr>
        <w:tabs>
          <w:tab w:val="left" w:pos="3912"/>
        </w:tabs>
        <w:spacing w:after="160" w:line="259" w:lineRule="auto"/>
        <w:rPr>
          <w:color w:val="002060"/>
          <w:sz w:val="18"/>
          <w:szCs w:val="18"/>
        </w:rPr>
      </w:pPr>
    </w:p>
    <w:p w14:paraId="681BF31C" w14:textId="77777777" w:rsidR="00055D97" w:rsidRDefault="00055D97" w:rsidP="00055D97">
      <w:pPr>
        <w:tabs>
          <w:tab w:val="left" w:pos="3912"/>
        </w:tabs>
        <w:spacing w:after="160" w:line="259" w:lineRule="auto"/>
        <w:rPr>
          <w:color w:val="002060"/>
          <w:sz w:val="18"/>
          <w:szCs w:val="18"/>
        </w:rPr>
      </w:pPr>
    </w:p>
    <w:p w14:paraId="134A6453" w14:textId="77777777" w:rsidR="00055D97" w:rsidRDefault="00055D97" w:rsidP="00055D97">
      <w:pPr>
        <w:tabs>
          <w:tab w:val="left" w:pos="3912"/>
        </w:tabs>
        <w:spacing w:after="160" w:line="259" w:lineRule="auto"/>
        <w:rPr>
          <w:color w:val="002060"/>
          <w:sz w:val="18"/>
          <w:szCs w:val="18"/>
        </w:rPr>
      </w:pPr>
    </w:p>
    <w:p w14:paraId="27F76DE4" w14:textId="77777777" w:rsidR="00055D97" w:rsidRDefault="00055D97" w:rsidP="00055D97">
      <w:pPr>
        <w:tabs>
          <w:tab w:val="left" w:pos="3912"/>
        </w:tabs>
        <w:spacing w:after="160" w:line="259" w:lineRule="auto"/>
        <w:rPr>
          <w:color w:val="002060"/>
          <w:sz w:val="18"/>
          <w:szCs w:val="18"/>
        </w:rPr>
      </w:pPr>
    </w:p>
    <w:p w14:paraId="5A3F7DF9" w14:textId="77777777" w:rsidR="00055D97" w:rsidRDefault="00055D97" w:rsidP="00055D97">
      <w:pPr>
        <w:tabs>
          <w:tab w:val="left" w:pos="3912"/>
        </w:tabs>
        <w:spacing w:after="160" w:line="259" w:lineRule="auto"/>
        <w:rPr>
          <w:color w:val="002060"/>
          <w:sz w:val="18"/>
          <w:szCs w:val="18"/>
        </w:rPr>
      </w:pPr>
    </w:p>
    <w:p w14:paraId="50D0917F" w14:textId="77777777" w:rsidR="00055D97" w:rsidRDefault="00055D97" w:rsidP="00055D97">
      <w:pPr>
        <w:tabs>
          <w:tab w:val="left" w:pos="3912"/>
        </w:tabs>
        <w:spacing w:after="160" w:line="259" w:lineRule="auto"/>
        <w:rPr>
          <w:color w:val="002060"/>
          <w:sz w:val="18"/>
          <w:szCs w:val="18"/>
        </w:rPr>
      </w:pPr>
    </w:p>
    <w:p w14:paraId="6C6A9F62" w14:textId="77777777" w:rsidR="00055D97" w:rsidRDefault="00055D97" w:rsidP="00055D97">
      <w:pPr>
        <w:tabs>
          <w:tab w:val="left" w:pos="3912"/>
        </w:tabs>
        <w:spacing w:after="160" w:line="259" w:lineRule="auto"/>
        <w:jc w:val="center"/>
        <w:rPr>
          <w:color w:val="002060"/>
          <w:sz w:val="18"/>
          <w:szCs w:val="18"/>
        </w:rPr>
      </w:pPr>
      <w:r w:rsidRPr="00A84568">
        <w:rPr>
          <w:rFonts w:eastAsia="Calibri" w:cs="Calibri"/>
          <w:b/>
          <w:noProof/>
          <w:color w:val="000000" w:themeColor="text1"/>
          <w:sz w:val="40"/>
        </w:rPr>
        <w:drawing>
          <wp:inline distT="0" distB="0" distL="0" distR="0" wp14:anchorId="35C94785" wp14:editId="05C98872">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5171622B" w14:textId="6E621992" w:rsidR="00055D97" w:rsidRDefault="00055D97" w:rsidP="00055D97">
      <w:pPr>
        <w:tabs>
          <w:tab w:val="left" w:pos="3912"/>
        </w:tabs>
        <w:spacing w:after="160" w:line="259" w:lineRule="auto"/>
        <w:jc w:val="center"/>
        <w:rPr>
          <w:b/>
          <w:bCs/>
          <w:color w:val="002060"/>
          <w:sz w:val="56"/>
          <w:szCs w:val="56"/>
        </w:rPr>
      </w:pPr>
      <w:r w:rsidRPr="00F15222">
        <w:rPr>
          <w:b/>
          <w:bCs/>
          <w:color w:val="002060"/>
          <w:sz w:val="56"/>
          <w:szCs w:val="56"/>
        </w:rPr>
        <w:t xml:space="preserve">MANUEL DE PROCEDURE POUR LES SOUTENANCES DE MEMOIRE </w:t>
      </w:r>
    </w:p>
    <w:p w14:paraId="05CFF74C" w14:textId="77777777" w:rsidR="00055D97" w:rsidRPr="00F15222" w:rsidRDefault="00055D97" w:rsidP="00055D97">
      <w:pPr>
        <w:tabs>
          <w:tab w:val="left" w:pos="3912"/>
        </w:tabs>
        <w:spacing w:after="160" w:line="259" w:lineRule="auto"/>
        <w:jc w:val="center"/>
        <w:rPr>
          <w:b/>
          <w:bCs/>
          <w:color w:val="002060"/>
          <w:sz w:val="14"/>
          <w:szCs w:val="14"/>
        </w:rPr>
      </w:pPr>
      <w:r>
        <w:t>« La soutenance d'un mémoire est plus qu'une simple formalité académique ; c'est la reconnaissance d'un travail rigoureux et la démonstration de la capacité à contribuer de manière significative à son domaine d'étude. »</w:t>
      </w:r>
    </w:p>
    <w:p w14:paraId="164ED2C3" w14:textId="77777777" w:rsidR="00055D97" w:rsidRDefault="00055D97" w:rsidP="00055D97">
      <w:pPr>
        <w:spacing w:line="259" w:lineRule="auto"/>
        <w:rPr>
          <w:sz w:val="18"/>
          <w:szCs w:val="18"/>
        </w:rPr>
      </w:pPr>
    </w:p>
    <w:p w14:paraId="68F8467F" w14:textId="77777777" w:rsidR="00055D97" w:rsidRDefault="00055D97" w:rsidP="00055D97">
      <w:pPr>
        <w:spacing w:line="259" w:lineRule="auto"/>
        <w:rPr>
          <w:sz w:val="18"/>
          <w:szCs w:val="18"/>
        </w:rPr>
      </w:pPr>
    </w:p>
    <w:p w14:paraId="17B5772B" w14:textId="77777777" w:rsidR="00055D97" w:rsidRDefault="00055D97" w:rsidP="00055D97">
      <w:pPr>
        <w:spacing w:line="259" w:lineRule="auto"/>
        <w:rPr>
          <w:sz w:val="18"/>
          <w:szCs w:val="18"/>
        </w:rPr>
      </w:pPr>
    </w:p>
    <w:p w14:paraId="27A957DB" w14:textId="77777777" w:rsidR="00055D97" w:rsidRDefault="00055D97" w:rsidP="00055D97">
      <w:pPr>
        <w:spacing w:line="259" w:lineRule="auto"/>
        <w:rPr>
          <w:sz w:val="18"/>
          <w:szCs w:val="18"/>
        </w:rPr>
      </w:pPr>
    </w:p>
    <w:p w14:paraId="269C3EFB" w14:textId="77777777" w:rsidR="00055D97" w:rsidRDefault="00055D97" w:rsidP="00055D97">
      <w:pPr>
        <w:spacing w:line="259" w:lineRule="auto"/>
        <w:rPr>
          <w:sz w:val="18"/>
          <w:szCs w:val="18"/>
        </w:rPr>
      </w:pPr>
    </w:p>
    <w:p w14:paraId="0850EA07" w14:textId="77777777" w:rsidR="00055D97" w:rsidRPr="006B0396" w:rsidRDefault="00055D97" w:rsidP="00D81BFF">
      <w:pPr>
        <w:shd w:val="clear" w:color="auto" w:fill="FFFFFF"/>
        <w:spacing w:line="240" w:lineRule="auto"/>
        <w:ind w:right="9"/>
        <w:jc w:val="center"/>
        <w:rPr>
          <w:b/>
          <w:color w:val="000000" w:themeColor="text1"/>
          <w:sz w:val="44"/>
        </w:rPr>
      </w:pPr>
    </w:p>
    <w:p w14:paraId="14574414" w14:textId="6F429CFC" w:rsidR="00424982" w:rsidRPr="006B0396" w:rsidRDefault="00424982" w:rsidP="00D81BFF">
      <w:pPr>
        <w:shd w:val="clear" w:color="auto" w:fill="FFFFFF"/>
        <w:spacing w:line="240" w:lineRule="auto"/>
        <w:ind w:right="9"/>
        <w:jc w:val="center"/>
        <w:rPr>
          <w:b/>
          <w:color w:val="000000" w:themeColor="text1"/>
          <w:sz w:val="44"/>
        </w:rPr>
      </w:pPr>
    </w:p>
    <w:p w14:paraId="698D5094" w14:textId="74916832" w:rsidR="00424982" w:rsidRPr="006B0396" w:rsidRDefault="00424982" w:rsidP="00D81BFF">
      <w:pPr>
        <w:shd w:val="clear" w:color="auto" w:fill="FFFFFF"/>
        <w:spacing w:line="240" w:lineRule="auto"/>
        <w:ind w:right="9"/>
        <w:jc w:val="center"/>
        <w:rPr>
          <w:b/>
          <w:color w:val="000000" w:themeColor="text1"/>
          <w:sz w:val="44"/>
        </w:rPr>
      </w:pPr>
    </w:p>
    <w:p w14:paraId="09573117" w14:textId="2B71E9A1" w:rsidR="00424982" w:rsidRPr="006B0396" w:rsidRDefault="00424982" w:rsidP="00D81BFF">
      <w:pPr>
        <w:shd w:val="clear" w:color="auto" w:fill="FFFFFF"/>
        <w:spacing w:line="240" w:lineRule="auto"/>
        <w:ind w:right="9"/>
        <w:jc w:val="center"/>
        <w:rPr>
          <w:b/>
          <w:color w:val="000000" w:themeColor="text1"/>
          <w:sz w:val="44"/>
        </w:rPr>
      </w:pPr>
    </w:p>
    <w:p w14:paraId="4C1C8CAB" w14:textId="0C8149A6" w:rsidR="00424982" w:rsidRPr="006B0396" w:rsidRDefault="00424982" w:rsidP="00D81BFF">
      <w:pPr>
        <w:shd w:val="clear" w:color="auto" w:fill="FFFFFF"/>
        <w:spacing w:line="240" w:lineRule="auto"/>
        <w:ind w:right="9"/>
        <w:jc w:val="center"/>
        <w:rPr>
          <w:b/>
          <w:color w:val="000000" w:themeColor="text1"/>
          <w:sz w:val="44"/>
        </w:rPr>
      </w:pPr>
    </w:p>
    <w:p w14:paraId="56F32BF6" w14:textId="11E7B76C" w:rsidR="00424982" w:rsidRPr="006B0396" w:rsidRDefault="00424982" w:rsidP="00D81BFF">
      <w:pPr>
        <w:shd w:val="clear" w:color="auto" w:fill="FFFFFF"/>
        <w:spacing w:line="240" w:lineRule="auto"/>
        <w:ind w:right="9"/>
        <w:jc w:val="center"/>
        <w:rPr>
          <w:b/>
          <w:color w:val="000000" w:themeColor="text1"/>
          <w:sz w:val="44"/>
        </w:rPr>
      </w:pPr>
    </w:p>
    <w:p w14:paraId="01746FEC" w14:textId="1F09BA7A" w:rsidR="00424982" w:rsidRPr="006B0396" w:rsidRDefault="00424982" w:rsidP="00D81BFF">
      <w:pPr>
        <w:shd w:val="clear" w:color="auto" w:fill="FFFFFF"/>
        <w:spacing w:line="240" w:lineRule="auto"/>
        <w:ind w:right="9"/>
        <w:jc w:val="center"/>
        <w:rPr>
          <w:b/>
          <w:color w:val="000000" w:themeColor="text1"/>
          <w:sz w:val="44"/>
        </w:rPr>
      </w:pPr>
    </w:p>
    <w:p w14:paraId="5343A459" w14:textId="73501107" w:rsidR="00424982" w:rsidRPr="006B0396" w:rsidRDefault="00424982" w:rsidP="00D81BFF">
      <w:pPr>
        <w:shd w:val="clear" w:color="auto" w:fill="FFFFFF"/>
        <w:spacing w:line="240" w:lineRule="auto"/>
        <w:ind w:right="9"/>
        <w:jc w:val="center"/>
        <w:rPr>
          <w:b/>
          <w:color w:val="000000" w:themeColor="text1"/>
          <w:sz w:val="44"/>
        </w:rPr>
      </w:pPr>
    </w:p>
    <w:p w14:paraId="61AA2B6F" w14:textId="7CED5CBD" w:rsidR="00424982" w:rsidRPr="006B0396" w:rsidRDefault="00424982" w:rsidP="00D81BFF">
      <w:pPr>
        <w:shd w:val="clear" w:color="auto" w:fill="FFFFFF"/>
        <w:spacing w:line="240" w:lineRule="auto"/>
        <w:ind w:right="9"/>
        <w:jc w:val="center"/>
        <w:rPr>
          <w:b/>
          <w:color w:val="000000" w:themeColor="text1"/>
          <w:sz w:val="44"/>
        </w:rPr>
      </w:pPr>
    </w:p>
    <w:p w14:paraId="06765777" w14:textId="51FB501B" w:rsidR="00424982" w:rsidRPr="006B0396" w:rsidRDefault="00424982" w:rsidP="00D81BFF">
      <w:pPr>
        <w:shd w:val="clear" w:color="auto" w:fill="FFFFFF"/>
        <w:spacing w:line="240" w:lineRule="auto"/>
        <w:ind w:right="9"/>
        <w:jc w:val="center"/>
        <w:rPr>
          <w:b/>
          <w:color w:val="000000" w:themeColor="text1"/>
          <w:sz w:val="44"/>
        </w:rPr>
      </w:pPr>
    </w:p>
    <w:p w14:paraId="313D01CA" w14:textId="369C7810" w:rsidR="00424982" w:rsidRPr="006B0396" w:rsidRDefault="00424982" w:rsidP="00D81BFF">
      <w:pPr>
        <w:shd w:val="clear" w:color="auto" w:fill="FFFFFF"/>
        <w:spacing w:line="240" w:lineRule="auto"/>
        <w:ind w:right="9"/>
        <w:jc w:val="center"/>
        <w:rPr>
          <w:b/>
          <w:color w:val="000000" w:themeColor="text1"/>
          <w:sz w:val="44"/>
        </w:rPr>
      </w:pPr>
    </w:p>
    <w:p w14:paraId="2BB6E0CB" w14:textId="24BA362F" w:rsidR="00424982" w:rsidRPr="006B0396" w:rsidRDefault="00424982" w:rsidP="00D81BFF">
      <w:pPr>
        <w:shd w:val="clear" w:color="auto" w:fill="FFFFFF"/>
        <w:spacing w:line="240" w:lineRule="auto"/>
        <w:ind w:right="9"/>
        <w:jc w:val="center"/>
        <w:rPr>
          <w:b/>
          <w:color w:val="000000" w:themeColor="text1"/>
          <w:sz w:val="44"/>
        </w:rPr>
      </w:pPr>
    </w:p>
    <w:p w14:paraId="5E9A68BF" w14:textId="77777777" w:rsidR="00424982" w:rsidRPr="006B0396" w:rsidRDefault="00424982" w:rsidP="00D81BFF">
      <w:pPr>
        <w:shd w:val="clear" w:color="auto" w:fill="FFFFFF"/>
        <w:spacing w:line="240" w:lineRule="auto"/>
        <w:ind w:right="9"/>
        <w:jc w:val="center"/>
        <w:rPr>
          <w:b/>
          <w:color w:val="000000" w:themeColor="text1"/>
          <w:sz w:val="44"/>
        </w:rPr>
      </w:pPr>
    </w:p>
    <w:p w14:paraId="3F869BB6" w14:textId="34A17EA3" w:rsidR="00D81BFF" w:rsidRPr="006B0396" w:rsidRDefault="00D81BFF" w:rsidP="00D81BFF">
      <w:pPr>
        <w:shd w:val="clear" w:color="auto" w:fill="FFFFFF"/>
        <w:spacing w:line="240" w:lineRule="auto"/>
        <w:ind w:right="9"/>
        <w:jc w:val="center"/>
        <w:rPr>
          <w:b/>
          <w:color w:val="000000" w:themeColor="text1"/>
          <w:sz w:val="44"/>
        </w:rPr>
      </w:pPr>
      <w:r w:rsidRPr="006B0396">
        <w:rPr>
          <w:b/>
          <w:color w:val="000000" w:themeColor="text1"/>
          <w:sz w:val="44"/>
        </w:rPr>
        <w:t>Annexe n°</w:t>
      </w:r>
      <w:r w:rsidR="008F1345">
        <w:rPr>
          <w:b/>
          <w:color w:val="000000" w:themeColor="text1"/>
          <w:sz w:val="44"/>
        </w:rPr>
        <w:t>33</w:t>
      </w:r>
      <w:r w:rsidRPr="006B0396">
        <w:rPr>
          <w:b/>
          <w:color w:val="000000" w:themeColor="text1"/>
          <w:sz w:val="44"/>
        </w:rPr>
        <w:t xml:space="preserve"> : </w:t>
      </w:r>
      <w:r w:rsidR="008F1345">
        <w:rPr>
          <w:b/>
          <w:color w:val="000000" w:themeColor="text1"/>
          <w:sz w:val="44"/>
        </w:rPr>
        <w:t>Note de planification des évaluations</w:t>
      </w:r>
    </w:p>
    <w:p w14:paraId="308BFD35" w14:textId="0363714A" w:rsidR="00424982" w:rsidRPr="006B0396" w:rsidRDefault="00424982" w:rsidP="00D81BFF">
      <w:pPr>
        <w:shd w:val="clear" w:color="auto" w:fill="FFFFFF"/>
        <w:spacing w:line="240" w:lineRule="auto"/>
        <w:ind w:right="9"/>
        <w:jc w:val="center"/>
        <w:rPr>
          <w:b/>
          <w:color w:val="000000" w:themeColor="text1"/>
          <w:sz w:val="44"/>
        </w:rPr>
      </w:pPr>
    </w:p>
    <w:p w14:paraId="18FDE167" w14:textId="1E4658DC" w:rsidR="00424982" w:rsidRPr="006B0396" w:rsidRDefault="00424982" w:rsidP="00D81BFF">
      <w:pPr>
        <w:shd w:val="clear" w:color="auto" w:fill="FFFFFF"/>
        <w:spacing w:line="240" w:lineRule="auto"/>
        <w:ind w:right="9"/>
        <w:jc w:val="center"/>
        <w:rPr>
          <w:b/>
          <w:color w:val="000000" w:themeColor="text1"/>
          <w:sz w:val="44"/>
        </w:rPr>
      </w:pPr>
    </w:p>
    <w:p w14:paraId="0BCBBA7B" w14:textId="251F628A" w:rsidR="00424982" w:rsidRPr="006B0396" w:rsidRDefault="00424982" w:rsidP="00D81BFF">
      <w:pPr>
        <w:shd w:val="clear" w:color="auto" w:fill="FFFFFF"/>
        <w:spacing w:line="240" w:lineRule="auto"/>
        <w:ind w:right="9"/>
        <w:jc w:val="center"/>
        <w:rPr>
          <w:b/>
          <w:color w:val="000000" w:themeColor="text1"/>
          <w:sz w:val="44"/>
        </w:rPr>
      </w:pPr>
    </w:p>
    <w:p w14:paraId="40140FB1" w14:textId="4420162C" w:rsidR="00424982" w:rsidRPr="006B0396" w:rsidRDefault="00424982" w:rsidP="00D81BFF">
      <w:pPr>
        <w:shd w:val="clear" w:color="auto" w:fill="FFFFFF"/>
        <w:spacing w:line="240" w:lineRule="auto"/>
        <w:ind w:right="9"/>
        <w:jc w:val="center"/>
        <w:rPr>
          <w:b/>
          <w:color w:val="000000" w:themeColor="text1"/>
          <w:sz w:val="44"/>
        </w:rPr>
      </w:pPr>
    </w:p>
    <w:p w14:paraId="1DFF75F8" w14:textId="1E33BF78" w:rsidR="00424982" w:rsidRPr="006B0396" w:rsidRDefault="00424982" w:rsidP="00D81BFF">
      <w:pPr>
        <w:shd w:val="clear" w:color="auto" w:fill="FFFFFF"/>
        <w:spacing w:line="240" w:lineRule="auto"/>
        <w:ind w:right="9"/>
        <w:jc w:val="center"/>
        <w:rPr>
          <w:b/>
          <w:color w:val="000000" w:themeColor="text1"/>
          <w:sz w:val="44"/>
        </w:rPr>
      </w:pPr>
    </w:p>
    <w:p w14:paraId="42452148" w14:textId="070BE9AB" w:rsidR="00424982" w:rsidRPr="006B0396" w:rsidRDefault="00684C90" w:rsidP="00684C90">
      <w:pPr>
        <w:shd w:val="clear" w:color="auto" w:fill="FFFFFF"/>
        <w:tabs>
          <w:tab w:val="left" w:pos="2450"/>
        </w:tabs>
        <w:spacing w:line="240" w:lineRule="auto"/>
        <w:ind w:right="9"/>
        <w:rPr>
          <w:b/>
          <w:color w:val="000000" w:themeColor="text1"/>
          <w:sz w:val="44"/>
        </w:rPr>
      </w:pPr>
      <w:r>
        <w:rPr>
          <w:b/>
          <w:color w:val="000000" w:themeColor="text1"/>
          <w:sz w:val="44"/>
        </w:rPr>
        <w:tab/>
      </w:r>
    </w:p>
    <w:p w14:paraId="1195F208" w14:textId="6AA8D8DE" w:rsidR="00424982" w:rsidRPr="006B0396" w:rsidRDefault="00424982" w:rsidP="00D81BFF">
      <w:pPr>
        <w:shd w:val="clear" w:color="auto" w:fill="FFFFFF"/>
        <w:spacing w:line="240" w:lineRule="auto"/>
        <w:ind w:right="9"/>
        <w:jc w:val="center"/>
        <w:rPr>
          <w:b/>
          <w:color w:val="000000" w:themeColor="text1"/>
          <w:sz w:val="44"/>
        </w:rPr>
      </w:pPr>
    </w:p>
    <w:p w14:paraId="6A94B847" w14:textId="4FC65AF6" w:rsidR="00424982" w:rsidRPr="006B0396" w:rsidRDefault="00424982" w:rsidP="00D81BFF">
      <w:pPr>
        <w:shd w:val="clear" w:color="auto" w:fill="FFFFFF"/>
        <w:spacing w:line="240" w:lineRule="auto"/>
        <w:ind w:right="9"/>
        <w:jc w:val="center"/>
        <w:rPr>
          <w:b/>
          <w:color w:val="000000" w:themeColor="text1"/>
          <w:sz w:val="44"/>
        </w:rPr>
      </w:pPr>
    </w:p>
    <w:p w14:paraId="079C6490" w14:textId="12B89E8D" w:rsidR="00424982" w:rsidRPr="006B0396" w:rsidRDefault="00424982" w:rsidP="00D81BFF">
      <w:pPr>
        <w:shd w:val="clear" w:color="auto" w:fill="FFFFFF"/>
        <w:spacing w:line="240" w:lineRule="auto"/>
        <w:ind w:right="9"/>
        <w:jc w:val="center"/>
        <w:rPr>
          <w:b/>
          <w:color w:val="000000" w:themeColor="text1"/>
          <w:sz w:val="44"/>
        </w:rPr>
      </w:pPr>
    </w:p>
    <w:p w14:paraId="4FA736BA" w14:textId="19B8D0E0" w:rsidR="00424982" w:rsidRPr="006B0396" w:rsidRDefault="00424982" w:rsidP="00D81BFF">
      <w:pPr>
        <w:shd w:val="clear" w:color="auto" w:fill="FFFFFF"/>
        <w:spacing w:line="240" w:lineRule="auto"/>
        <w:ind w:right="9"/>
        <w:jc w:val="center"/>
        <w:rPr>
          <w:b/>
          <w:color w:val="000000" w:themeColor="text1"/>
          <w:sz w:val="44"/>
        </w:rPr>
      </w:pPr>
    </w:p>
    <w:p w14:paraId="6231DDB1" w14:textId="3376621F" w:rsidR="00424982" w:rsidRPr="006B0396" w:rsidRDefault="00424982" w:rsidP="00D81BFF">
      <w:pPr>
        <w:shd w:val="clear" w:color="auto" w:fill="FFFFFF"/>
        <w:spacing w:line="240" w:lineRule="auto"/>
        <w:ind w:right="9"/>
        <w:jc w:val="center"/>
        <w:rPr>
          <w:b/>
          <w:color w:val="000000" w:themeColor="text1"/>
          <w:sz w:val="44"/>
        </w:rPr>
      </w:pPr>
    </w:p>
    <w:p w14:paraId="5F9F1102" w14:textId="5BB37A79" w:rsidR="00424982" w:rsidRPr="006B0396" w:rsidRDefault="00424982" w:rsidP="00D81BFF">
      <w:pPr>
        <w:shd w:val="clear" w:color="auto" w:fill="FFFFFF"/>
        <w:spacing w:line="240" w:lineRule="auto"/>
        <w:ind w:right="9"/>
        <w:jc w:val="center"/>
        <w:rPr>
          <w:b/>
          <w:color w:val="000000" w:themeColor="text1"/>
          <w:sz w:val="44"/>
        </w:rPr>
      </w:pPr>
    </w:p>
    <w:p w14:paraId="0F6E4F00" w14:textId="32D55FD3" w:rsidR="00424982" w:rsidRPr="006B0396" w:rsidRDefault="00424982" w:rsidP="00D81BFF">
      <w:pPr>
        <w:shd w:val="clear" w:color="auto" w:fill="FFFFFF"/>
        <w:spacing w:line="240" w:lineRule="auto"/>
        <w:ind w:right="9"/>
        <w:jc w:val="center"/>
        <w:rPr>
          <w:b/>
          <w:color w:val="000000" w:themeColor="text1"/>
          <w:sz w:val="44"/>
        </w:rPr>
      </w:pPr>
    </w:p>
    <w:p w14:paraId="3EC9F1FA" w14:textId="7D0E1F41" w:rsidR="00424982" w:rsidRPr="006B0396" w:rsidRDefault="00424982" w:rsidP="00D81BFF">
      <w:pPr>
        <w:shd w:val="clear" w:color="auto" w:fill="FFFFFF"/>
        <w:spacing w:line="240" w:lineRule="auto"/>
        <w:ind w:right="9"/>
        <w:jc w:val="center"/>
        <w:rPr>
          <w:b/>
          <w:color w:val="000000" w:themeColor="text1"/>
          <w:sz w:val="44"/>
        </w:rPr>
      </w:pPr>
    </w:p>
    <w:p w14:paraId="21D1F461" w14:textId="673BCC2C" w:rsidR="00424982" w:rsidRPr="006B0396" w:rsidRDefault="00424982" w:rsidP="00D81BFF">
      <w:pPr>
        <w:shd w:val="clear" w:color="auto" w:fill="FFFFFF"/>
        <w:spacing w:line="240" w:lineRule="auto"/>
        <w:ind w:right="9"/>
        <w:jc w:val="center"/>
        <w:rPr>
          <w:b/>
          <w:color w:val="000000" w:themeColor="text1"/>
          <w:sz w:val="44"/>
        </w:rPr>
      </w:pPr>
    </w:p>
    <w:p w14:paraId="7C149F81" w14:textId="607CC9F3" w:rsidR="00424982" w:rsidRPr="006B0396" w:rsidRDefault="00424982" w:rsidP="00D81BFF">
      <w:pPr>
        <w:shd w:val="clear" w:color="auto" w:fill="FFFFFF"/>
        <w:spacing w:line="240" w:lineRule="auto"/>
        <w:ind w:right="9"/>
        <w:jc w:val="center"/>
        <w:rPr>
          <w:b/>
          <w:color w:val="000000" w:themeColor="text1"/>
          <w:sz w:val="44"/>
        </w:rPr>
      </w:pPr>
    </w:p>
    <w:p w14:paraId="2E5C576E" w14:textId="1CA56C67" w:rsidR="00424982" w:rsidRPr="006B0396" w:rsidRDefault="00424982" w:rsidP="00D81BFF">
      <w:pPr>
        <w:shd w:val="clear" w:color="auto" w:fill="FFFFFF"/>
        <w:spacing w:line="240" w:lineRule="auto"/>
        <w:ind w:right="9"/>
        <w:jc w:val="center"/>
        <w:rPr>
          <w:b/>
          <w:color w:val="000000" w:themeColor="text1"/>
          <w:sz w:val="44"/>
        </w:rPr>
      </w:pPr>
    </w:p>
    <w:p w14:paraId="3520E722" w14:textId="77777777" w:rsidR="008F1345" w:rsidRPr="005C0981" w:rsidRDefault="008F1345" w:rsidP="008F1345">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13536" behindDoc="0" locked="0" layoutInCell="1" allowOverlap="1" wp14:anchorId="5059764D" wp14:editId="131C56A5">
            <wp:simplePos x="0" y="0"/>
            <wp:positionH relativeFrom="margin">
              <wp:align>center</wp:align>
            </wp:positionH>
            <wp:positionV relativeFrom="margin">
              <wp:posOffset>-410889</wp:posOffset>
            </wp:positionV>
            <wp:extent cx="1379220" cy="1045210"/>
            <wp:effectExtent l="76200" t="57150" r="49530" b="97790"/>
            <wp:wrapSquare wrapText="bothSides"/>
            <wp:docPr id="1752637834"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A4FE595" w14:textId="77777777" w:rsidR="008F1345" w:rsidRPr="005C0981" w:rsidRDefault="008F1345" w:rsidP="008F1345">
      <w:pPr>
        <w:shd w:val="clear" w:color="auto" w:fill="FFFFFF"/>
        <w:spacing w:line="240" w:lineRule="auto"/>
        <w:ind w:right="9"/>
        <w:jc w:val="center"/>
        <w:rPr>
          <w:b/>
          <w:color w:val="000000" w:themeColor="text1"/>
          <w:sz w:val="44"/>
        </w:rPr>
      </w:pPr>
    </w:p>
    <w:p w14:paraId="762763FC" w14:textId="77777777" w:rsidR="008F1345" w:rsidRPr="005C0981" w:rsidRDefault="008F1345" w:rsidP="008F1345">
      <w:pPr>
        <w:shd w:val="clear" w:color="auto" w:fill="FFFFFF"/>
        <w:spacing w:line="240" w:lineRule="auto"/>
        <w:ind w:right="9"/>
        <w:jc w:val="center"/>
        <w:rPr>
          <w:b/>
          <w:color w:val="000000" w:themeColor="text1"/>
          <w:sz w:val="20"/>
          <w:szCs w:val="8"/>
        </w:rPr>
      </w:pPr>
    </w:p>
    <w:p w14:paraId="6033B919" w14:textId="77777777" w:rsidR="008F1345" w:rsidRPr="0069602D" w:rsidRDefault="008F1345" w:rsidP="008F1345">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NOTE DE SERVICE N°003-DG/UPFHOB-MALI/101021</w:t>
      </w:r>
    </w:p>
    <w:p w14:paraId="3B50EC58" w14:textId="77777777" w:rsidR="008F1345" w:rsidRDefault="008F1345" w:rsidP="008F1345">
      <w:pPr>
        <w:spacing w:line="240" w:lineRule="auto"/>
        <w:jc w:val="left"/>
        <w:rPr>
          <w:rFonts w:ascii="Arial" w:eastAsia="Calibri" w:hAnsi="Arial" w:cs="Arial"/>
          <w:b/>
          <w:bCs/>
          <w:color w:val="000000" w:themeColor="text1"/>
          <w:szCs w:val="24"/>
          <w:lang w:eastAsia="en-US"/>
        </w:rPr>
      </w:pPr>
    </w:p>
    <w:p w14:paraId="2A87B3E7" w14:textId="77777777" w:rsidR="008F1345" w:rsidRPr="0069602D" w:rsidRDefault="008F1345" w:rsidP="008F1345">
      <w:pPr>
        <w:spacing w:line="240" w:lineRule="auto"/>
        <w:jc w:val="left"/>
        <w:rPr>
          <w:rFonts w:ascii="Arial" w:hAnsi="Arial" w:cs="Arial"/>
          <w:szCs w:val="24"/>
          <w:lang w:eastAsia="en-US"/>
        </w:rPr>
      </w:pPr>
      <w:r w:rsidRPr="0069602D">
        <w:rPr>
          <w:rFonts w:ascii="Arial" w:hAnsi="Arial" w:cs="Arial"/>
          <w:b/>
          <w:bCs/>
          <w:szCs w:val="24"/>
          <w:lang w:eastAsia="en-US"/>
        </w:rPr>
        <w:t>Objet</w:t>
      </w:r>
      <w:r w:rsidRPr="0069602D">
        <w:rPr>
          <w:rFonts w:ascii="Arial" w:hAnsi="Arial" w:cs="Arial"/>
          <w:szCs w:val="24"/>
          <w:lang w:eastAsia="en-US"/>
        </w:rPr>
        <w:t xml:space="preserve"> : Planification des évaluations pour l’année scolaire 2021-2022</w:t>
      </w:r>
    </w:p>
    <w:p w14:paraId="330D66C8" w14:textId="77777777" w:rsidR="008F1345" w:rsidRPr="0069602D" w:rsidRDefault="008F1345" w:rsidP="008F1345">
      <w:pPr>
        <w:spacing w:line="240" w:lineRule="auto"/>
        <w:jc w:val="left"/>
        <w:rPr>
          <w:rFonts w:ascii="Arial" w:hAnsi="Arial" w:cs="Arial"/>
          <w:szCs w:val="24"/>
          <w:lang w:eastAsia="en-US"/>
        </w:rPr>
      </w:pPr>
      <w:r w:rsidRPr="0069602D">
        <w:rPr>
          <w:rFonts w:ascii="Arial" w:hAnsi="Arial" w:cs="Arial"/>
          <w:b/>
          <w:bCs/>
          <w:szCs w:val="24"/>
          <w:lang w:eastAsia="en-US"/>
        </w:rPr>
        <w:t>Contexte</w:t>
      </w:r>
      <w:r w:rsidRPr="0069602D">
        <w:rPr>
          <w:rFonts w:ascii="Arial" w:hAnsi="Arial" w:cs="Arial"/>
          <w:szCs w:val="24"/>
          <w:lang w:eastAsia="en-US"/>
        </w:rPr>
        <w:br/>
        <w:t>Dans le cadre de l’organisation et de la gestion des évaluations académiques pour l’année scolaire 2021-2022, cette note de planification vise à établir les périodes, les types d’évaluations, ainsi que les responsabilités de chaque acteur pour assurer un déroulement harmonieux et efficace des examens au sein de l’UPFHOB-MALI.</w:t>
      </w:r>
    </w:p>
    <w:p w14:paraId="242CD389" w14:textId="77777777" w:rsidR="008F1345" w:rsidRPr="0069602D" w:rsidRDefault="008F1345" w:rsidP="008F1345">
      <w:p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Objectifs</w:t>
      </w:r>
      <w:proofErr w:type="spellEnd"/>
    </w:p>
    <w:p w14:paraId="66BBF02E" w14:textId="77777777" w:rsidR="008F1345" w:rsidRPr="0069602D" w:rsidRDefault="008F1345" w:rsidP="008F1345">
      <w:pPr>
        <w:numPr>
          <w:ilvl w:val="0"/>
          <w:numId w:val="76"/>
        </w:numPr>
        <w:spacing w:line="240" w:lineRule="auto"/>
        <w:jc w:val="left"/>
        <w:rPr>
          <w:rFonts w:ascii="Arial" w:hAnsi="Arial" w:cs="Arial"/>
          <w:szCs w:val="24"/>
          <w:lang w:eastAsia="en-US"/>
        </w:rPr>
      </w:pPr>
      <w:r w:rsidRPr="0069602D">
        <w:rPr>
          <w:rFonts w:ascii="Arial" w:hAnsi="Arial" w:cs="Arial"/>
          <w:szCs w:val="24"/>
          <w:lang w:eastAsia="en-US"/>
        </w:rPr>
        <w:t>Structurer les différentes évaluations afin de garantir la cohérence pédagogique et de suivre les progrès des étudiants.</w:t>
      </w:r>
    </w:p>
    <w:p w14:paraId="52FA0481" w14:textId="77777777" w:rsidR="008F1345" w:rsidRPr="0069602D" w:rsidRDefault="008F1345" w:rsidP="008F1345">
      <w:pPr>
        <w:numPr>
          <w:ilvl w:val="0"/>
          <w:numId w:val="76"/>
        </w:numPr>
        <w:spacing w:line="240" w:lineRule="auto"/>
        <w:jc w:val="left"/>
        <w:rPr>
          <w:rFonts w:ascii="Arial" w:hAnsi="Arial" w:cs="Arial"/>
          <w:szCs w:val="24"/>
          <w:lang w:eastAsia="en-US"/>
        </w:rPr>
      </w:pPr>
      <w:r w:rsidRPr="0069602D">
        <w:rPr>
          <w:rFonts w:ascii="Arial" w:hAnsi="Arial" w:cs="Arial"/>
          <w:szCs w:val="24"/>
          <w:lang w:eastAsia="en-US"/>
        </w:rPr>
        <w:t>Établir un calendrier clair pour toutes les évaluations afin d’assurer la ponctualité et l’anticipation des besoins logistiques.</w:t>
      </w:r>
    </w:p>
    <w:p w14:paraId="5C8BA300" w14:textId="77777777" w:rsidR="008F1345" w:rsidRPr="0069602D" w:rsidRDefault="008F1345" w:rsidP="008F1345">
      <w:pPr>
        <w:numPr>
          <w:ilvl w:val="0"/>
          <w:numId w:val="76"/>
        </w:numPr>
        <w:spacing w:line="240" w:lineRule="auto"/>
        <w:jc w:val="left"/>
        <w:rPr>
          <w:rFonts w:ascii="Arial" w:hAnsi="Arial" w:cs="Arial"/>
          <w:szCs w:val="24"/>
          <w:lang w:eastAsia="en-US"/>
        </w:rPr>
      </w:pPr>
      <w:r w:rsidRPr="0069602D">
        <w:rPr>
          <w:rFonts w:ascii="Arial" w:hAnsi="Arial" w:cs="Arial"/>
          <w:szCs w:val="24"/>
          <w:lang w:eastAsia="en-US"/>
        </w:rPr>
        <w:t>Distinguer les types d’évaluations pour une meilleure adaptation aux objectifs pédagogiques des différents cours.</w:t>
      </w:r>
    </w:p>
    <w:p w14:paraId="73F9248B" w14:textId="77777777" w:rsidR="008F1345" w:rsidRPr="0069602D" w:rsidRDefault="008F1345" w:rsidP="008F1345">
      <w:pPr>
        <w:spacing w:line="240" w:lineRule="auto"/>
        <w:jc w:val="left"/>
        <w:rPr>
          <w:rFonts w:ascii="Arial" w:hAnsi="Arial" w:cs="Arial"/>
          <w:szCs w:val="24"/>
          <w:lang w:val="en-US" w:eastAsia="en-US"/>
        </w:rPr>
      </w:pPr>
      <w:r>
        <w:rPr>
          <w:rFonts w:ascii="Arial" w:hAnsi="Arial" w:cs="Arial"/>
          <w:b/>
          <w:bCs/>
          <w:szCs w:val="24"/>
          <w:lang w:val="en-US" w:eastAsia="en-US"/>
        </w:rPr>
        <w:t xml:space="preserve">1. Types </w:t>
      </w:r>
      <w:proofErr w:type="spellStart"/>
      <w:r>
        <w:rPr>
          <w:rFonts w:ascii="Arial" w:hAnsi="Arial" w:cs="Arial"/>
          <w:b/>
          <w:bCs/>
          <w:szCs w:val="24"/>
          <w:lang w:val="en-US" w:eastAsia="en-US"/>
        </w:rPr>
        <w:t>d’é</w:t>
      </w:r>
      <w:r w:rsidRPr="0069602D">
        <w:rPr>
          <w:rFonts w:ascii="Arial" w:hAnsi="Arial" w:cs="Arial"/>
          <w:b/>
          <w:bCs/>
          <w:szCs w:val="24"/>
          <w:lang w:val="en-US" w:eastAsia="en-US"/>
        </w:rPr>
        <w:t>valuations</w:t>
      </w:r>
      <w:proofErr w:type="spellEnd"/>
    </w:p>
    <w:p w14:paraId="37FBD7C4" w14:textId="77777777" w:rsidR="008F1345" w:rsidRPr="0069602D" w:rsidRDefault="008F1345" w:rsidP="008F1345">
      <w:pPr>
        <w:numPr>
          <w:ilvl w:val="0"/>
          <w:numId w:val="77"/>
        </w:numPr>
        <w:spacing w:line="240" w:lineRule="auto"/>
        <w:jc w:val="left"/>
        <w:rPr>
          <w:rFonts w:ascii="Arial" w:hAnsi="Arial" w:cs="Arial"/>
          <w:szCs w:val="24"/>
          <w:lang w:val="en-US" w:eastAsia="en-US"/>
        </w:rPr>
      </w:pPr>
      <w:proofErr w:type="spellStart"/>
      <w:r>
        <w:rPr>
          <w:rFonts w:ascii="Arial" w:hAnsi="Arial" w:cs="Arial"/>
          <w:b/>
          <w:bCs/>
          <w:szCs w:val="24"/>
          <w:lang w:val="en-US" w:eastAsia="en-US"/>
        </w:rPr>
        <w:t>Contrôles</w:t>
      </w:r>
      <w:proofErr w:type="spellEnd"/>
      <w:r>
        <w:rPr>
          <w:rFonts w:ascii="Arial" w:hAnsi="Arial" w:cs="Arial"/>
          <w:b/>
          <w:bCs/>
          <w:szCs w:val="24"/>
          <w:lang w:val="en-US" w:eastAsia="en-US"/>
        </w:rPr>
        <w:t xml:space="preserve"> </w:t>
      </w:r>
      <w:proofErr w:type="spellStart"/>
      <w:r>
        <w:rPr>
          <w:rFonts w:ascii="Arial" w:hAnsi="Arial" w:cs="Arial"/>
          <w:b/>
          <w:bCs/>
          <w:szCs w:val="24"/>
          <w:lang w:val="en-US" w:eastAsia="en-US"/>
        </w:rPr>
        <w:t>c</w:t>
      </w:r>
      <w:r w:rsidRPr="0069602D">
        <w:rPr>
          <w:rFonts w:ascii="Arial" w:hAnsi="Arial" w:cs="Arial"/>
          <w:b/>
          <w:bCs/>
          <w:szCs w:val="24"/>
          <w:lang w:val="en-US" w:eastAsia="en-US"/>
        </w:rPr>
        <w:t>ontinus</w:t>
      </w:r>
      <w:proofErr w:type="spellEnd"/>
      <w:r w:rsidRPr="0069602D">
        <w:rPr>
          <w:rFonts w:ascii="Arial" w:hAnsi="Arial" w:cs="Arial"/>
          <w:b/>
          <w:bCs/>
          <w:szCs w:val="24"/>
          <w:lang w:val="en-US" w:eastAsia="en-US"/>
        </w:rPr>
        <w:t xml:space="preserve"> (CC</w:t>
      </w:r>
      <w:proofErr w:type="gramStart"/>
      <w:r w:rsidRPr="0069602D">
        <w:rPr>
          <w:rFonts w:ascii="Arial" w:hAnsi="Arial" w:cs="Arial"/>
          <w:b/>
          <w:bCs/>
          <w:szCs w:val="24"/>
          <w:lang w:val="en-US" w:eastAsia="en-US"/>
        </w:rPr>
        <w:t>)</w:t>
      </w:r>
      <w:r w:rsidRPr="0069602D">
        <w:rPr>
          <w:rFonts w:ascii="Arial" w:hAnsi="Arial" w:cs="Arial"/>
          <w:szCs w:val="24"/>
          <w:lang w:val="en-US" w:eastAsia="en-US"/>
        </w:rPr>
        <w:t xml:space="preserve"> :</w:t>
      </w:r>
      <w:proofErr w:type="gramEnd"/>
    </w:p>
    <w:p w14:paraId="53914A00"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Se dérouleront durant chaque semestre pour évaluer les acquis intermédiaires.</w:t>
      </w:r>
    </w:p>
    <w:p w14:paraId="07D0CD00"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Comptent pour une partie significative de la note finale afin de promouvoir un suivi régulier des connaissances.</w:t>
      </w:r>
    </w:p>
    <w:p w14:paraId="70553B29" w14:textId="77777777" w:rsidR="008F1345" w:rsidRPr="0069602D" w:rsidRDefault="008F1345" w:rsidP="008F1345">
      <w:pPr>
        <w:numPr>
          <w:ilvl w:val="0"/>
          <w:numId w:val="77"/>
        </w:numPr>
        <w:spacing w:line="240" w:lineRule="auto"/>
        <w:jc w:val="left"/>
        <w:rPr>
          <w:rFonts w:ascii="Arial" w:hAnsi="Arial" w:cs="Arial"/>
          <w:szCs w:val="24"/>
          <w:lang w:val="en-US" w:eastAsia="en-US"/>
        </w:rPr>
      </w:pPr>
      <w:r>
        <w:rPr>
          <w:rFonts w:ascii="Arial" w:hAnsi="Arial" w:cs="Arial"/>
          <w:b/>
          <w:bCs/>
          <w:szCs w:val="24"/>
          <w:lang w:val="en-US" w:eastAsia="en-US"/>
        </w:rPr>
        <w:t xml:space="preserve">Examens </w:t>
      </w:r>
      <w:proofErr w:type="spellStart"/>
      <w:proofErr w:type="gramStart"/>
      <w:r>
        <w:rPr>
          <w:rFonts w:ascii="Arial" w:hAnsi="Arial" w:cs="Arial"/>
          <w:b/>
          <w:bCs/>
          <w:szCs w:val="24"/>
          <w:lang w:val="en-US" w:eastAsia="en-US"/>
        </w:rPr>
        <w:t>s</w:t>
      </w:r>
      <w:r w:rsidRPr="0069602D">
        <w:rPr>
          <w:rFonts w:ascii="Arial" w:hAnsi="Arial" w:cs="Arial"/>
          <w:b/>
          <w:bCs/>
          <w:szCs w:val="24"/>
          <w:lang w:val="en-US" w:eastAsia="en-US"/>
        </w:rPr>
        <w:t>emestriels</w:t>
      </w:r>
      <w:proofErr w:type="spellEnd"/>
      <w:r w:rsidRPr="0069602D">
        <w:rPr>
          <w:rFonts w:ascii="Arial" w:hAnsi="Arial" w:cs="Arial"/>
          <w:szCs w:val="24"/>
          <w:lang w:val="en-US" w:eastAsia="en-US"/>
        </w:rPr>
        <w:t xml:space="preserve"> :</w:t>
      </w:r>
      <w:proofErr w:type="gramEnd"/>
    </w:p>
    <w:p w14:paraId="10CB7CA6"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Prévus à la fin de chaque semestre pour évaluer les compétences globales acquises dans chaque unité d’enseignement.</w:t>
      </w:r>
    </w:p>
    <w:p w14:paraId="69799D61"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Ils incluront des épreuves écrites, orales et/ou pratiques selon les spécificités de chaque programme.</w:t>
      </w:r>
    </w:p>
    <w:p w14:paraId="79979177" w14:textId="77777777" w:rsidR="008F1345" w:rsidRPr="0069602D" w:rsidRDefault="008F1345" w:rsidP="008F1345">
      <w:pPr>
        <w:numPr>
          <w:ilvl w:val="0"/>
          <w:numId w:val="77"/>
        </w:numPr>
        <w:spacing w:line="240" w:lineRule="auto"/>
        <w:jc w:val="left"/>
        <w:rPr>
          <w:rFonts w:ascii="Arial" w:hAnsi="Arial" w:cs="Arial"/>
          <w:szCs w:val="24"/>
          <w:lang w:val="en-US" w:eastAsia="en-US"/>
        </w:rPr>
      </w:pPr>
      <w:proofErr w:type="spellStart"/>
      <w:r>
        <w:rPr>
          <w:rFonts w:ascii="Arial" w:hAnsi="Arial" w:cs="Arial"/>
          <w:b/>
          <w:bCs/>
          <w:szCs w:val="24"/>
          <w:lang w:val="en-US" w:eastAsia="en-US"/>
        </w:rPr>
        <w:t>Évaluations</w:t>
      </w:r>
      <w:proofErr w:type="spellEnd"/>
      <w:r>
        <w:rPr>
          <w:rFonts w:ascii="Arial" w:hAnsi="Arial" w:cs="Arial"/>
          <w:b/>
          <w:bCs/>
          <w:szCs w:val="24"/>
          <w:lang w:val="en-US" w:eastAsia="en-US"/>
        </w:rPr>
        <w:t xml:space="preserve"> </w:t>
      </w:r>
      <w:proofErr w:type="gramStart"/>
      <w:r>
        <w:rPr>
          <w:rFonts w:ascii="Arial" w:hAnsi="Arial" w:cs="Arial"/>
          <w:b/>
          <w:bCs/>
          <w:szCs w:val="24"/>
          <w:lang w:val="en-US" w:eastAsia="en-US"/>
        </w:rPr>
        <w:t>p</w:t>
      </w:r>
      <w:r w:rsidRPr="0069602D">
        <w:rPr>
          <w:rFonts w:ascii="Arial" w:hAnsi="Arial" w:cs="Arial"/>
          <w:b/>
          <w:bCs/>
          <w:szCs w:val="24"/>
          <w:lang w:val="en-US" w:eastAsia="en-US"/>
        </w:rPr>
        <w:t>ratiques</w:t>
      </w:r>
      <w:r w:rsidRPr="0069602D">
        <w:rPr>
          <w:rFonts w:ascii="Arial" w:hAnsi="Arial" w:cs="Arial"/>
          <w:szCs w:val="24"/>
          <w:lang w:val="en-US" w:eastAsia="en-US"/>
        </w:rPr>
        <w:t xml:space="preserve"> :</w:t>
      </w:r>
      <w:proofErr w:type="gramEnd"/>
    </w:p>
    <w:p w14:paraId="46B46C67"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Destinées aux étudiants des filières techniques et scientifiques, elles auront lieu dans des laboratoires ou ateliers spécialisés.</w:t>
      </w:r>
    </w:p>
    <w:p w14:paraId="12AF9419"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Évaluation de compétences pratiques et applicatives, en complément des examens théoriques.</w:t>
      </w:r>
    </w:p>
    <w:p w14:paraId="74D12D0A" w14:textId="77777777" w:rsidR="008F1345" w:rsidRPr="0069602D" w:rsidRDefault="008F1345" w:rsidP="008F1345">
      <w:pPr>
        <w:numPr>
          <w:ilvl w:val="0"/>
          <w:numId w:val="77"/>
        </w:numPr>
        <w:spacing w:line="240" w:lineRule="auto"/>
        <w:jc w:val="left"/>
        <w:rPr>
          <w:rFonts w:ascii="Arial" w:hAnsi="Arial" w:cs="Arial"/>
          <w:szCs w:val="24"/>
          <w:lang w:eastAsia="en-US"/>
        </w:rPr>
      </w:pPr>
      <w:r>
        <w:rPr>
          <w:rFonts w:ascii="Arial" w:hAnsi="Arial" w:cs="Arial"/>
          <w:b/>
          <w:bCs/>
          <w:szCs w:val="24"/>
          <w:lang w:eastAsia="en-US"/>
        </w:rPr>
        <w:t>Projets et travaux de r</w:t>
      </w:r>
      <w:r w:rsidRPr="0069602D">
        <w:rPr>
          <w:rFonts w:ascii="Arial" w:hAnsi="Arial" w:cs="Arial"/>
          <w:b/>
          <w:bCs/>
          <w:szCs w:val="24"/>
          <w:lang w:eastAsia="en-US"/>
        </w:rPr>
        <w:t>echerche</w:t>
      </w:r>
      <w:r w:rsidRPr="0069602D">
        <w:rPr>
          <w:rFonts w:ascii="Arial" w:hAnsi="Arial" w:cs="Arial"/>
          <w:szCs w:val="24"/>
          <w:lang w:eastAsia="en-US"/>
        </w:rPr>
        <w:t xml:space="preserve"> :</w:t>
      </w:r>
    </w:p>
    <w:p w14:paraId="17B9CE0C"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Pour les étudiants des niveaux avancés, des projets et travaux de recherche peuvent être évalués comme partie intégrante de leur note finale.</w:t>
      </w:r>
    </w:p>
    <w:p w14:paraId="4E226E1D" w14:textId="77777777" w:rsidR="008F1345" w:rsidRPr="0069602D" w:rsidRDefault="008F1345" w:rsidP="008F1345">
      <w:pPr>
        <w:numPr>
          <w:ilvl w:val="1"/>
          <w:numId w:val="77"/>
        </w:numPr>
        <w:spacing w:line="240" w:lineRule="auto"/>
        <w:jc w:val="left"/>
        <w:rPr>
          <w:rFonts w:ascii="Arial" w:hAnsi="Arial" w:cs="Arial"/>
          <w:szCs w:val="24"/>
          <w:lang w:eastAsia="en-US"/>
        </w:rPr>
      </w:pPr>
      <w:r w:rsidRPr="0069602D">
        <w:rPr>
          <w:rFonts w:ascii="Arial" w:hAnsi="Arial" w:cs="Arial"/>
          <w:szCs w:val="24"/>
          <w:lang w:eastAsia="en-US"/>
        </w:rPr>
        <w:t>Les soutenances de projets se tiendront dans les deux dernières semaines de chaque semestre.</w:t>
      </w:r>
    </w:p>
    <w:p w14:paraId="19E71A84" w14:textId="77777777" w:rsidR="008F1345" w:rsidRPr="0069602D" w:rsidRDefault="008F1345" w:rsidP="008F1345">
      <w:pPr>
        <w:spacing w:line="240" w:lineRule="auto"/>
        <w:jc w:val="left"/>
        <w:rPr>
          <w:rFonts w:ascii="Arial" w:hAnsi="Arial" w:cs="Arial"/>
          <w:szCs w:val="24"/>
          <w:lang w:val="en-US" w:eastAsia="en-US"/>
        </w:rPr>
      </w:pPr>
      <w:r>
        <w:rPr>
          <w:rFonts w:ascii="Arial" w:hAnsi="Arial" w:cs="Arial"/>
          <w:b/>
          <w:bCs/>
          <w:szCs w:val="24"/>
          <w:lang w:val="en-US" w:eastAsia="en-US"/>
        </w:rPr>
        <w:t xml:space="preserve">2. </w:t>
      </w:r>
      <w:proofErr w:type="spellStart"/>
      <w:r>
        <w:rPr>
          <w:rFonts w:ascii="Arial" w:hAnsi="Arial" w:cs="Arial"/>
          <w:b/>
          <w:bCs/>
          <w:szCs w:val="24"/>
          <w:lang w:val="en-US" w:eastAsia="en-US"/>
        </w:rPr>
        <w:t>Calendrier</w:t>
      </w:r>
      <w:proofErr w:type="spellEnd"/>
      <w:r>
        <w:rPr>
          <w:rFonts w:ascii="Arial" w:hAnsi="Arial" w:cs="Arial"/>
          <w:b/>
          <w:bCs/>
          <w:szCs w:val="24"/>
          <w:lang w:val="en-US" w:eastAsia="en-US"/>
        </w:rPr>
        <w:t xml:space="preserve"> </w:t>
      </w:r>
      <w:proofErr w:type="spellStart"/>
      <w:r>
        <w:rPr>
          <w:rFonts w:ascii="Arial" w:hAnsi="Arial" w:cs="Arial"/>
          <w:b/>
          <w:bCs/>
          <w:szCs w:val="24"/>
          <w:lang w:val="en-US" w:eastAsia="en-US"/>
        </w:rPr>
        <w:t>p</w:t>
      </w:r>
      <w:r w:rsidRPr="0069602D">
        <w:rPr>
          <w:rFonts w:ascii="Arial" w:hAnsi="Arial" w:cs="Arial"/>
          <w:b/>
          <w:bCs/>
          <w:szCs w:val="24"/>
          <w:lang w:val="en-US" w:eastAsia="en-US"/>
        </w:rPr>
        <w:t>révisionnel</w:t>
      </w:r>
      <w:proofErr w:type="spellEnd"/>
    </w:p>
    <w:p w14:paraId="51F0F479" w14:textId="77777777" w:rsidR="008F1345" w:rsidRPr="0069602D" w:rsidRDefault="008F1345" w:rsidP="008F1345">
      <w:pPr>
        <w:numPr>
          <w:ilvl w:val="0"/>
          <w:numId w:val="78"/>
        </w:num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Semestre</w:t>
      </w:r>
      <w:proofErr w:type="spellEnd"/>
      <w:r w:rsidRPr="0069602D">
        <w:rPr>
          <w:rFonts w:ascii="Arial" w:hAnsi="Arial" w:cs="Arial"/>
          <w:b/>
          <w:bCs/>
          <w:szCs w:val="24"/>
          <w:lang w:val="en-US" w:eastAsia="en-US"/>
        </w:rPr>
        <w:t xml:space="preserve"> 1</w:t>
      </w:r>
      <w:r>
        <w:rPr>
          <w:rFonts w:ascii="Arial" w:hAnsi="Arial" w:cs="Arial"/>
          <w:b/>
          <w:bCs/>
          <w:szCs w:val="24"/>
          <w:lang w:val="en-US" w:eastAsia="en-US"/>
        </w:rPr>
        <w:t>, 3, 5</w:t>
      </w:r>
    </w:p>
    <w:p w14:paraId="23DF9A7A" w14:textId="77777777" w:rsidR="008F1345" w:rsidRPr="0069602D" w:rsidRDefault="008F1345" w:rsidP="008F1345">
      <w:pPr>
        <w:numPr>
          <w:ilvl w:val="1"/>
          <w:numId w:val="78"/>
        </w:numPr>
        <w:spacing w:line="240" w:lineRule="auto"/>
        <w:jc w:val="left"/>
        <w:rPr>
          <w:rFonts w:ascii="Arial" w:hAnsi="Arial" w:cs="Arial"/>
          <w:szCs w:val="24"/>
          <w:lang w:val="en-US" w:eastAsia="en-US"/>
        </w:rPr>
      </w:pPr>
      <w:proofErr w:type="spellStart"/>
      <w:r w:rsidRPr="0069602D">
        <w:rPr>
          <w:rFonts w:ascii="Arial" w:hAnsi="Arial" w:cs="Arial"/>
          <w:szCs w:val="24"/>
          <w:lang w:val="en-US" w:eastAsia="en-US"/>
        </w:rPr>
        <w:t>Contrôles</w:t>
      </w:r>
      <w:proofErr w:type="spellEnd"/>
      <w:r w:rsidRPr="0069602D">
        <w:rPr>
          <w:rFonts w:ascii="Arial" w:hAnsi="Arial" w:cs="Arial"/>
          <w:szCs w:val="24"/>
          <w:lang w:val="en-US" w:eastAsia="en-US"/>
        </w:rPr>
        <w:t xml:space="preserve"> </w:t>
      </w:r>
      <w:proofErr w:type="spellStart"/>
      <w:proofErr w:type="gramStart"/>
      <w:r>
        <w:rPr>
          <w:rFonts w:ascii="Arial" w:hAnsi="Arial" w:cs="Arial"/>
          <w:szCs w:val="24"/>
          <w:lang w:val="en-US" w:eastAsia="en-US"/>
        </w:rPr>
        <w:t>c</w:t>
      </w:r>
      <w:r w:rsidRPr="0069602D">
        <w:rPr>
          <w:rFonts w:ascii="Arial" w:hAnsi="Arial" w:cs="Arial"/>
          <w:szCs w:val="24"/>
          <w:lang w:val="en-US" w:eastAsia="en-US"/>
        </w:rPr>
        <w:t>ontinus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Octobre - Novembre 2021</w:t>
      </w:r>
    </w:p>
    <w:p w14:paraId="54360FF6" w14:textId="77777777" w:rsidR="008F1345" w:rsidRPr="0069602D" w:rsidRDefault="008F1345" w:rsidP="008F1345">
      <w:pPr>
        <w:numPr>
          <w:ilvl w:val="1"/>
          <w:numId w:val="78"/>
        </w:numPr>
        <w:spacing w:line="240" w:lineRule="auto"/>
        <w:jc w:val="left"/>
        <w:rPr>
          <w:rFonts w:ascii="Arial" w:hAnsi="Arial" w:cs="Arial"/>
          <w:szCs w:val="24"/>
          <w:lang w:val="en-US" w:eastAsia="en-US"/>
        </w:rPr>
      </w:pPr>
      <w:r w:rsidRPr="0069602D">
        <w:rPr>
          <w:rFonts w:ascii="Arial" w:hAnsi="Arial" w:cs="Arial"/>
          <w:szCs w:val="24"/>
          <w:lang w:val="en-US" w:eastAsia="en-US"/>
        </w:rPr>
        <w:t xml:space="preserve">Examens </w:t>
      </w:r>
      <w:proofErr w:type="spellStart"/>
      <w:proofErr w:type="gramStart"/>
      <w:r>
        <w:rPr>
          <w:rFonts w:ascii="Arial" w:hAnsi="Arial" w:cs="Arial"/>
          <w:szCs w:val="24"/>
          <w:lang w:val="en-US" w:eastAsia="en-US"/>
        </w:rPr>
        <w:t>s</w:t>
      </w:r>
      <w:r w:rsidRPr="0069602D">
        <w:rPr>
          <w:rFonts w:ascii="Arial" w:hAnsi="Arial" w:cs="Arial"/>
          <w:szCs w:val="24"/>
          <w:lang w:val="en-US" w:eastAsia="en-US"/>
        </w:rPr>
        <w:t>emestriels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proofErr w:type="spellStart"/>
      <w:r>
        <w:rPr>
          <w:rFonts w:ascii="Arial" w:hAnsi="Arial" w:cs="Arial"/>
          <w:b/>
          <w:bCs/>
          <w:szCs w:val="24"/>
          <w:lang w:val="en-US" w:eastAsia="en-US"/>
        </w:rPr>
        <w:t>février</w:t>
      </w:r>
      <w:proofErr w:type="spellEnd"/>
      <w:r w:rsidRPr="0069602D">
        <w:rPr>
          <w:rFonts w:ascii="Arial" w:hAnsi="Arial" w:cs="Arial"/>
          <w:b/>
          <w:bCs/>
          <w:szCs w:val="24"/>
          <w:lang w:val="en-US" w:eastAsia="en-US"/>
        </w:rPr>
        <w:t xml:space="preserve"> 2021</w:t>
      </w:r>
    </w:p>
    <w:p w14:paraId="390F41CF" w14:textId="77777777" w:rsidR="008F1345" w:rsidRPr="0069602D" w:rsidRDefault="008F1345" w:rsidP="008F1345">
      <w:pPr>
        <w:numPr>
          <w:ilvl w:val="1"/>
          <w:numId w:val="78"/>
        </w:numPr>
        <w:spacing w:line="240" w:lineRule="auto"/>
        <w:jc w:val="left"/>
        <w:rPr>
          <w:rFonts w:ascii="Arial" w:hAnsi="Arial" w:cs="Arial"/>
          <w:szCs w:val="24"/>
          <w:lang w:eastAsia="en-US"/>
        </w:rPr>
      </w:pPr>
      <w:r w:rsidRPr="0069602D">
        <w:rPr>
          <w:rFonts w:ascii="Arial" w:hAnsi="Arial" w:cs="Arial"/>
          <w:szCs w:val="24"/>
          <w:lang w:eastAsia="en-US"/>
        </w:rPr>
        <w:t xml:space="preserve">Projets et </w:t>
      </w:r>
      <w:r>
        <w:rPr>
          <w:rFonts w:ascii="Arial" w:hAnsi="Arial" w:cs="Arial"/>
          <w:szCs w:val="24"/>
          <w:lang w:eastAsia="en-US"/>
        </w:rPr>
        <w:t>t</w:t>
      </w:r>
      <w:r w:rsidRPr="0069602D">
        <w:rPr>
          <w:rFonts w:ascii="Arial" w:hAnsi="Arial" w:cs="Arial"/>
          <w:szCs w:val="24"/>
          <w:lang w:eastAsia="en-US"/>
        </w:rPr>
        <w:t xml:space="preserve">ravaux de </w:t>
      </w:r>
      <w:r>
        <w:rPr>
          <w:rFonts w:ascii="Arial" w:hAnsi="Arial" w:cs="Arial"/>
          <w:szCs w:val="24"/>
          <w:lang w:eastAsia="en-US"/>
        </w:rPr>
        <w:t>r</w:t>
      </w:r>
      <w:r w:rsidRPr="0069602D">
        <w:rPr>
          <w:rFonts w:ascii="Arial" w:hAnsi="Arial" w:cs="Arial"/>
          <w:szCs w:val="24"/>
          <w:lang w:eastAsia="en-US"/>
        </w:rPr>
        <w:t xml:space="preserve">echerche : </w:t>
      </w:r>
      <w:r w:rsidRPr="0069602D">
        <w:rPr>
          <w:rFonts w:ascii="Arial" w:hAnsi="Arial" w:cs="Arial"/>
          <w:b/>
          <w:bCs/>
          <w:szCs w:val="24"/>
          <w:lang w:eastAsia="en-US"/>
        </w:rPr>
        <w:t>Évaluation en décembre 2021</w:t>
      </w:r>
    </w:p>
    <w:p w14:paraId="195C7C31" w14:textId="77777777" w:rsidR="008F1345" w:rsidRPr="0069602D" w:rsidRDefault="008F1345" w:rsidP="008F1345">
      <w:pPr>
        <w:numPr>
          <w:ilvl w:val="0"/>
          <w:numId w:val="78"/>
        </w:numPr>
        <w:spacing w:line="240" w:lineRule="auto"/>
        <w:jc w:val="left"/>
        <w:rPr>
          <w:rFonts w:ascii="Arial" w:hAnsi="Arial" w:cs="Arial"/>
          <w:szCs w:val="24"/>
          <w:lang w:val="en-US" w:eastAsia="en-US"/>
        </w:rPr>
      </w:pPr>
      <w:proofErr w:type="spellStart"/>
      <w:r w:rsidRPr="0069602D">
        <w:rPr>
          <w:rFonts w:ascii="Arial" w:hAnsi="Arial" w:cs="Arial"/>
          <w:b/>
          <w:bCs/>
          <w:szCs w:val="24"/>
          <w:lang w:val="en-US" w:eastAsia="en-US"/>
        </w:rPr>
        <w:t>Semestre</w:t>
      </w:r>
      <w:proofErr w:type="spellEnd"/>
      <w:r w:rsidRPr="0069602D">
        <w:rPr>
          <w:rFonts w:ascii="Arial" w:hAnsi="Arial" w:cs="Arial"/>
          <w:b/>
          <w:bCs/>
          <w:szCs w:val="24"/>
          <w:lang w:val="en-US" w:eastAsia="en-US"/>
        </w:rPr>
        <w:t xml:space="preserve"> 2</w:t>
      </w:r>
      <w:r>
        <w:rPr>
          <w:rFonts w:ascii="Arial" w:hAnsi="Arial" w:cs="Arial"/>
          <w:b/>
          <w:bCs/>
          <w:szCs w:val="24"/>
          <w:lang w:val="en-US" w:eastAsia="en-US"/>
        </w:rPr>
        <w:t>, 4, 6</w:t>
      </w:r>
    </w:p>
    <w:p w14:paraId="0C151D0D" w14:textId="77777777" w:rsidR="008F1345" w:rsidRPr="0069602D" w:rsidRDefault="008F1345" w:rsidP="008F1345">
      <w:pPr>
        <w:numPr>
          <w:ilvl w:val="1"/>
          <w:numId w:val="78"/>
        </w:numPr>
        <w:spacing w:line="240" w:lineRule="auto"/>
        <w:jc w:val="left"/>
        <w:rPr>
          <w:rFonts w:ascii="Arial" w:hAnsi="Arial" w:cs="Arial"/>
          <w:szCs w:val="24"/>
          <w:lang w:val="en-US" w:eastAsia="en-US"/>
        </w:rPr>
      </w:pPr>
      <w:proofErr w:type="spellStart"/>
      <w:r w:rsidRPr="0069602D">
        <w:rPr>
          <w:rFonts w:ascii="Arial" w:hAnsi="Arial" w:cs="Arial"/>
          <w:szCs w:val="24"/>
          <w:lang w:val="en-US" w:eastAsia="en-US"/>
        </w:rPr>
        <w:t>Contrôles</w:t>
      </w:r>
      <w:proofErr w:type="spellEnd"/>
      <w:r w:rsidRPr="0069602D">
        <w:rPr>
          <w:rFonts w:ascii="Arial" w:hAnsi="Arial" w:cs="Arial"/>
          <w:szCs w:val="24"/>
          <w:lang w:val="en-US" w:eastAsia="en-US"/>
        </w:rPr>
        <w:t xml:space="preserve"> </w:t>
      </w:r>
      <w:proofErr w:type="spellStart"/>
      <w:proofErr w:type="gramStart"/>
      <w:r w:rsidRPr="0069602D">
        <w:rPr>
          <w:rFonts w:ascii="Arial" w:hAnsi="Arial" w:cs="Arial"/>
          <w:szCs w:val="24"/>
          <w:lang w:val="en-US" w:eastAsia="en-US"/>
        </w:rPr>
        <w:t>Continus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Mars - Avril 2022</w:t>
      </w:r>
    </w:p>
    <w:p w14:paraId="21082682" w14:textId="77777777" w:rsidR="008F1345" w:rsidRPr="0069602D" w:rsidRDefault="008F1345" w:rsidP="008F1345">
      <w:pPr>
        <w:numPr>
          <w:ilvl w:val="1"/>
          <w:numId w:val="78"/>
        </w:numPr>
        <w:spacing w:line="240" w:lineRule="auto"/>
        <w:jc w:val="left"/>
        <w:rPr>
          <w:rFonts w:ascii="Arial" w:hAnsi="Arial" w:cs="Arial"/>
          <w:szCs w:val="24"/>
          <w:lang w:val="en-US" w:eastAsia="en-US"/>
        </w:rPr>
      </w:pPr>
      <w:r w:rsidRPr="0069602D">
        <w:rPr>
          <w:rFonts w:ascii="Arial" w:hAnsi="Arial" w:cs="Arial"/>
          <w:szCs w:val="24"/>
          <w:lang w:val="en-US" w:eastAsia="en-US"/>
        </w:rPr>
        <w:t xml:space="preserve">Examens </w:t>
      </w:r>
      <w:proofErr w:type="spellStart"/>
      <w:proofErr w:type="gramStart"/>
      <w:r w:rsidRPr="0069602D">
        <w:rPr>
          <w:rFonts w:ascii="Arial" w:hAnsi="Arial" w:cs="Arial"/>
          <w:szCs w:val="24"/>
          <w:lang w:val="en-US" w:eastAsia="en-US"/>
        </w:rPr>
        <w:t>Semestriels</w:t>
      </w:r>
      <w:proofErr w:type="spellEnd"/>
      <w:r w:rsidRPr="0069602D">
        <w:rPr>
          <w:rFonts w:ascii="Arial" w:hAnsi="Arial" w:cs="Arial"/>
          <w:szCs w:val="24"/>
          <w:lang w:val="en-US" w:eastAsia="en-US"/>
        </w:rPr>
        <w:t xml:space="preserve"> :</w:t>
      </w:r>
      <w:proofErr w:type="gramEnd"/>
      <w:r w:rsidRPr="0069602D">
        <w:rPr>
          <w:rFonts w:ascii="Arial" w:hAnsi="Arial" w:cs="Arial"/>
          <w:szCs w:val="24"/>
          <w:lang w:val="en-US" w:eastAsia="en-US"/>
        </w:rPr>
        <w:t xml:space="preserve"> </w:t>
      </w:r>
      <w:r w:rsidRPr="0069602D">
        <w:rPr>
          <w:rFonts w:ascii="Arial" w:hAnsi="Arial" w:cs="Arial"/>
          <w:b/>
          <w:bCs/>
          <w:szCs w:val="24"/>
          <w:lang w:val="en-US" w:eastAsia="en-US"/>
        </w:rPr>
        <w:t>Juin 2022</w:t>
      </w:r>
    </w:p>
    <w:p w14:paraId="50BA1833" w14:textId="77777777" w:rsidR="008F1345" w:rsidRPr="0069602D" w:rsidRDefault="008F1345" w:rsidP="008F1345">
      <w:pPr>
        <w:numPr>
          <w:ilvl w:val="1"/>
          <w:numId w:val="78"/>
        </w:numPr>
        <w:spacing w:line="240" w:lineRule="auto"/>
        <w:jc w:val="left"/>
        <w:rPr>
          <w:rFonts w:ascii="Arial" w:hAnsi="Arial" w:cs="Arial"/>
          <w:szCs w:val="24"/>
          <w:lang w:eastAsia="en-US"/>
        </w:rPr>
      </w:pPr>
      <w:r>
        <w:rPr>
          <w:rFonts w:ascii="Arial" w:hAnsi="Arial" w:cs="Arial"/>
          <w:szCs w:val="24"/>
          <w:lang w:eastAsia="en-US"/>
        </w:rPr>
        <w:t>Projets et travaux de r</w:t>
      </w:r>
      <w:r w:rsidRPr="0069602D">
        <w:rPr>
          <w:rFonts w:ascii="Arial" w:hAnsi="Arial" w:cs="Arial"/>
          <w:szCs w:val="24"/>
          <w:lang w:eastAsia="en-US"/>
        </w:rPr>
        <w:t xml:space="preserve">echerche : </w:t>
      </w:r>
      <w:r w:rsidRPr="0069602D">
        <w:rPr>
          <w:rFonts w:ascii="Arial" w:hAnsi="Arial" w:cs="Arial"/>
          <w:b/>
          <w:bCs/>
          <w:szCs w:val="24"/>
          <w:lang w:eastAsia="en-US"/>
        </w:rPr>
        <w:t>Évaluation en mai-juin 2022</w:t>
      </w:r>
    </w:p>
    <w:p w14:paraId="0E3F479A" w14:textId="77777777" w:rsidR="008F1345" w:rsidRPr="0069602D" w:rsidRDefault="008F1345" w:rsidP="008F1345">
      <w:pPr>
        <w:spacing w:line="240" w:lineRule="auto"/>
        <w:jc w:val="left"/>
        <w:rPr>
          <w:rFonts w:ascii="Arial" w:hAnsi="Arial" w:cs="Arial"/>
          <w:szCs w:val="24"/>
          <w:lang w:val="en-US" w:eastAsia="en-US"/>
        </w:rPr>
      </w:pPr>
      <w:r w:rsidRPr="0069602D">
        <w:rPr>
          <w:rFonts w:ascii="Arial" w:hAnsi="Arial" w:cs="Arial"/>
          <w:b/>
          <w:bCs/>
          <w:szCs w:val="24"/>
          <w:lang w:val="en-US" w:eastAsia="en-US"/>
        </w:rPr>
        <w:t>3. Responsabilités</w:t>
      </w:r>
    </w:p>
    <w:p w14:paraId="2CAAA814" w14:textId="77777777" w:rsidR="008F1345" w:rsidRPr="0069602D" w:rsidRDefault="008F1345" w:rsidP="008F1345">
      <w:pPr>
        <w:numPr>
          <w:ilvl w:val="0"/>
          <w:numId w:val="79"/>
        </w:numPr>
        <w:spacing w:line="240" w:lineRule="auto"/>
        <w:jc w:val="left"/>
        <w:rPr>
          <w:rFonts w:ascii="Arial" w:hAnsi="Arial" w:cs="Arial"/>
          <w:szCs w:val="24"/>
          <w:lang w:val="en-US" w:eastAsia="en-US"/>
        </w:rPr>
      </w:pPr>
      <w:r>
        <w:rPr>
          <w:rFonts w:ascii="Arial" w:hAnsi="Arial" w:cs="Arial"/>
          <w:b/>
          <w:bCs/>
          <w:szCs w:val="24"/>
          <w:lang w:val="en-US" w:eastAsia="en-US"/>
        </w:rPr>
        <w:lastRenderedPageBreak/>
        <w:t xml:space="preserve">Service </w:t>
      </w:r>
      <w:proofErr w:type="spellStart"/>
      <w:proofErr w:type="gramStart"/>
      <w:r>
        <w:rPr>
          <w:rFonts w:ascii="Arial" w:hAnsi="Arial" w:cs="Arial"/>
          <w:b/>
          <w:bCs/>
          <w:szCs w:val="24"/>
          <w:lang w:val="en-US" w:eastAsia="en-US"/>
        </w:rPr>
        <w:t>a</w:t>
      </w:r>
      <w:r w:rsidRPr="0069602D">
        <w:rPr>
          <w:rFonts w:ascii="Arial" w:hAnsi="Arial" w:cs="Arial"/>
          <w:b/>
          <w:bCs/>
          <w:szCs w:val="24"/>
          <w:lang w:val="en-US" w:eastAsia="en-US"/>
        </w:rPr>
        <w:t>cadémique</w:t>
      </w:r>
      <w:proofErr w:type="spellEnd"/>
      <w:r w:rsidRPr="0069602D">
        <w:rPr>
          <w:rFonts w:ascii="Arial" w:hAnsi="Arial" w:cs="Arial"/>
          <w:szCs w:val="24"/>
          <w:lang w:val="en-US" w:eastAsia="en-US"/>
        </w:rPr>
        <w:t xml:space="preserve"> :</w:t>
      </w:r>
      <w:proofErr w:type="gramEnd"/>
    </w:p>
    <w:p w14:paraId="29FEC588"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En charge de l’organisation logistique des examens (salles, matériel, surveillants).</w:t>
      </w:r>
    </w:p>
    <w:p w14:paraId="2DECCA13"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Diffusion du calendrier aux enseignants et étudiants, au début de chaque semestre.</w:t>
      </w:r>
    </w:p>
    <w:p w14:paraId="7011024E" w14:textId="77777777" w:rsidR="008F1345" w:rsidRPr="0069602D" w:rsidRDefault="008F1345" w:rsidP="008F1345">
      <w:pPr>
        <w:numPr>
          <w:ilvl w:val="0"/>
          <w:numId w:val="79"/>
        </w:numPr>
        <w:spacing w:line="240" w:lineRule="auto"/>
        <w:jc w:val="left"/>
        <w:rPr>
          <w:rFonts w:ascii="Arial" w:hAnsi="Arial" w:cs="Arial"/>
          <w:szCs w:val="24"/>
          <w:lang w:val="en-US" w:eastAsia="en-US"/>
        </w:rPr>
      </w:pPr>
      <w:proofErr w:type="spellStart"/>
      <w:proofErr w:type="gramStart"/>
      <w:r w:rsidRPr="0069602D">
        <w:rPr>
          <w:rFonts w:ascii="Arial" w:hAnsi="Arial" w:cs="Arial"/>
          <w:b/>
          <w:bCs/>
          <w:szCs w:val="24"/>
          <w:lang w:val="en-US" w:eastAsia="en-US"/>
        </w:rPr>
        <w:t>Enseignants</w:t>
      </w:r>
      <w:proofErr w:type="spellEnd"/>
      <w:r w:rsidRPr="0069602D">
        <w:rPr>
          <w:rFonts w:ascii="Arial" w:hAnsi="Arial" w:cs="Arial"/>
          <w:szCs w:val="24"/>
          <w:lang w:val="en-US" w:eastAsia="en-US"/>
        </w:rPr>
        <w:t xml:space="preserve"> :</w:t>
      </w:r>
      <w:proofErr w:type="gramEnd"/>
    </w:p>
    <w:p w14:paraId="57926E82"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Préparation des sujets d’examen et évaluation des copies en respectant les délais fixés.</w:t>
      </w:r>
    </w:p>
    <w:p w14:paraId="27A65AF4"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Communication des critères d’évaluation aux étudiants pour chaque type d’épreuve.</w:t>
      </w:r>
    </w:p>
    <w:p w14:paraId="33FC016E" w14:textId="77777777" w:rsidR="008F1345" w:rsidRPr="0069602D" w:rsidRDefault="008F1345" w:rsidP="008F1345">
      <w:pPr>
        <w:numPr>
          <w:ilvl w:val="0"/>
          <w:numId w:val="79"/>
        </w:numPr>
        <w:spacing w:line="240" w:lineRule="auto"/>
        <w:jc w:val="left"/>
        <w:rPr>
          <w:rFonts w:ascii="Arial" w:hAnsi="Arial" w:cs="Arial"/>
          <w:szCs w:val="24"/>
          <w:lang w:val="en-US" w:eastAsia="en-US"/>
        </w:rPr>
      </w:pPr>
      <w:proofErr w:type="spellStart"/>
      <w:proofErr w:type="gramStart"/>
      <w:r w:rsidRPr="0069602D">
        <w:rPr>
          <w:rFonts w:ascii="Arial" w:hAnsi="Arial" w:cs="Arial"/>
          <w:b/>
          <w:bCs/>
          <w:szCs w:val="24"/>
          <w:lang w:val="en-US" w:eastAsia="en-US"/>
        </w:rPr>
        <w:t>Étudiants</w:t>
      </w:r>
      <w:proofErr w:type="spellEnd"/>
      <w:r w:rsidRPr="0069602D">
        <w:rPr>
          <w:rFonts w:ascii="Arial" w:hAnsi="Arial" w:cs="Arial"/>
          <w:szCs w:val="24"/>
          <w:lang w:val="en-US" w:eastAsia="en-US"/>
        </w:rPr>
        <w:t xml:space="preserve"> :</w:t>
      </w:r>
      <w:proofErr w:type="gramEnd"/>
    </w:p>
    <w:p w14:paraId="65CFBB0A"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Responsables de respecter les dates et consignes des évaluations.</w:t>
      </w:r>
    </w:p>
    <w:p w14:paraId="6D4765EB" w14:textId="77777777" w:rsidR="008F1345" w:rsidRPr="0069602D" w:rsidRDefault="008F1345" w:rsidP="008F1345">
      <w:pPr>
        <w:numPr>
          <w:ilvl w:val="1"/>
          <w:numId w:val="79"/>
        </w:numPr>
        <w:spacing w:line="240" w:lineRule="auto"/>
        <w:jc w:val="left"/>
        <w:rPr>
          <w:rFonts w:ascii="Arial" w:hAnsi="Arial" w:cs="Arial"/>
          <w:szCs w:val="24"/>
          <w:lang w:eastAsia="en-US"/>
        </w:rPr>
      </w:pPr>
      <w:r w:rsidRPr="0069602D">
        <w:rPr>
          <w:rFonts w:ascii="Arial" w:hAnsi="Arial" w:cs="Arial"/>
          <w:szCs w:val="24"/>
          <w:lang w:eastAsia="en-US"/>
        </w:rPr>
        <w:t>En cas d’absence justifiée, ils doivent informer le service académique et fournir un justificatif dans les délais requis.</w:t>
      </w:r>
    </w:p>
    <w:p w14:paraId="671DC8CD" w14:textId="77777777" w:rsidR="008F1345" w:rsidRPr="0069602D" w:rsidRDefault="008F1345" w:rsidP="008F1345">
      <w:pPr>
        <w:spacing w:line="240" w:lineRule="auto"/>
        <w:jc w:val="left"/>
        <w:rPr>
          <w:rFonts w:ascii="Arial" w:hAnsi="Arial" w:cs="Arial"/>
          <w:szCs w:val="24"/>
          <w:lang w:val="en-US" w:eastAsia="en-US"/>
        </w:rPr>
      </w:pPr>
      <w:r w:rsidRPr="0069602D">
        <w:rPr>
          <w:rFonts w:ascii="Arial" w:hAnsi="Arial" w:cs="Arial"/>
          <w:b/>
          <w:bCs/>
          <w:szCs w:val="24"/>
          <w:lang w:val="en-US" w:eastAsia="en-US"/>
        </w:rPr>
        <w:t xml:space="preserve">4. </w:t>
      </w:r>
      <w:proofErr w:type="spellStart"/>
      <w:r w:rsidRPr="0069602D">
        <w:rPr>
          <w:rFonts w:ascii="Arial" w:hAnsi="Arial" w:cs="Arial"/>
          <w:b/>
          <w:bCs/>
          <w:szCs w:val="24"/>
          <w:lang w:val="en-US" w:eastAsia="en-US"/>
        </w:rPr>
        <w:t>Suivi</w:t>
      </w:r>
      <w:proofErr w:type="spellEnd"/>
      <w:r w:rsidRPr="0069602D">
        <w:rPr>
          <w:rFonts w:ascii="Arial" w:hAnsi="Arial" w:cs="Arial"/>
          <w:b/>
          <w:bCs/>
          <w:szCs w:val="24"/>
          <w:lang w:val="en-US" w:eastAsia="en-US"/>
        </w:rPr>
        <w:t xml:space="preserve"> et </w:t>
      </w:r>
      <w:proofErr w:type="spellStart"/>
      <w:r>
        <w:rPr>
          <w:rFonts w:ascii="Arial" w:hAnsi="Arial" w:cs="Arial"/>
          <w:b/>
          <w:bCs/>
          <w:szCs w:val="24"/>
          <w:lang w:val="en-US" w:eastAsia="en-US"/>
        </w:rPr>
        <w:t>a</w:t>
      </w:r>
      <w:r w:rsidRPr="0069602D">
        <w:rPr>
          <w:rFonts w:ascii="Arial" w:hAnsi="Arial" w:cs="Arial"/>
          <w:b/>
          <w:bCs/>
          <w:szCs w:val="24"/>
          <w:lang w:val="en-US" w:eastAsia="en-US"/>
        </w:rPr>
        <w:t>mélioration</w:t>
      </w:r>
      <w:proofErr w:type="spellEnd"/>
    </w:p>
    <w:p w14:paraId="7CAD57FB" w14:textId="77777777" w:rsidR="008F1345" w:rsidRPr="0069602D" w:rsidRDefault="008F1345" w:rsidP="008F1345">
      <w:pPr>
        <w:numPr>
          <w:ilvl w:val="0"/>
          <w:numId w:val="80"/>
        </w:numPr>
        <w:spacing w:line="240" w:lineRule="auto"/>
        <w:jc w:val="left"/>
        <w:rPr>
          <w:rFonts w:ascii="Arial" w:hAnsi="Arial" w:cs="Arial"/>
          <w:szCs w:val="24"/>
          <w:lang w:eastAsia="en-US"/>
        </w:rPr>
      </w:pPr>
      <w:r w:rsidRPr="0069602D">
        <w:rPr>
          <w:rFonts w:ascii="Arial" w:hAnsi="Arial" w:cs="Arial"/>
          <w:szCs w:val="24"/>
          <w:lang w:eastAsia="en-US"/>
        </w:rPr>
        <w:t>Un bilan des évaluations sera réalisé à la fin de chaque semestre pour recueillir des retours et identifier des pistes d’amélioration.</w:t>
      </w:r>
    </w:p>
    <w:p w14:paraId="21152D86" w14:textId="77777777" w:rsidR="008F1345" w:rsidRPr="0069602D" w:rsidRDefault="008F1345" w:rsidP="008F1345">
      <w:pPr>
        <w:numPr>
          <w:ilvl w:val="0"/>
          <w:numId w:val="80"/>
        </w:numPr>
        <w:spacing w:line="240" w:lineRule="auto"/>
        <w:jc w:val="left"/>
        <w:rPr>
          <w:rFonts w:ascii="Arial" w:hAnsi="Arial" w:cs="Arial"/>
          <w:szCs w:val="24"/>
          <w:lang w:eastAsia="en-US"/>
        </w:rPr>
      </w:pPr>
      <w:r w:rsidRPr="0069602D">
        <w:rPr>
          <w:rFonts w:ascii="Arial" w:hAnsi="Arial" w:cs="Arial"/>
          <w:szCs w:val="24"/>
          <w:lang w:eastAsia="en-US"/>
        </w:rPr>
        <w:t>Un rapport annuel sur le déroulement des évaluations sera remis à la direction pour évaluation de la planification et de l’organisation.</w:t>
      </w:r>
    </w:p>
    <w:p w14:paraId="4480328A" w14:textId="77777777" w:rsidR="008F1345" w:rsidRDefault="008F1345" w:rsidP="008F1345">
      <w:pPr>
        <w:tabs>
          <w:tab w:val="left" w:pos="7845"/>
        </w:tabs>
        <w:spacing w:line="276" w:lineRule="auto"/>
        <w:jc w:val="left"/>
        <w:rPr>
          <w:rFonts w:ascii="Arial" w:eastAsia="Calibri" w:hAnsi="Arial" w:cs="Arial"/>
          <w:b/>
          <w:bCs/>
          <w:color w:val="000000" w:themeColor="text1"/>
          <w:szCs w:val="24"/>
          <w:lang w:eastAsia="en-US"/>
        </w:rPr>
      </w:pPr>
    </w:p>
    <w:p w14:paraId="051FAF34" w14:textId="77777777" w:rsidR="008F1345" w:rsidRDefault="008F1345" w:rsidP="008F1345">
      <w:pPr>
        <w:tabs>
          <w:tab w:val="left" w:pos="7845"/>
        </w:tabs>
        <w:spacing w:line="276" w:lineRule="auto"/>
        <w:jc w:val="left"/>
        <w:rPr>
          <w:rFonts w:ascii="Arial" w:eastAsia="Calibri" w:hAnsi="Arial" w:cs="Arial"/>
          <w:b/>
          <w:bCs/>
          <w:color w:val="000000" w:themeColor="text1"/>
          <w:szCs w:val="24"/>
          <w:lang w:eastAsia="en-US"/>
        </w:rPr>
      </w:pPr>
    </w:p>
    <w:p w14:paraId="2B9113EA" w14:textId="77777777" w:rsidR="008F1345" w:rsidRPr="002E1276" w:rsidRDefault="008F1345" w:rsidP="008F1345">
      <w:pPr>
        <w:spacing w:line="240" w:lineRule="auto"/>
        <w:jc w:val="left"/>
        <w:rPr>
          <w:rFonts w:ascii="Arial" w:hAnsi="Arial" w:cs="Arial"/>
          <w:szCs w:val="24"/>
          <w:lang w:eastAsia="en-US"/>
        </w:rPr>
      </w:pPr>
    </w:p>
    <w:p w14:paraId="77B5D06C" w14:textId="77777777" w:rsidR="008F1345" w:rsidRDefault="008F1345" w:rsidP="008F1345">
      <w:pPr>
        <w:spacing w:line="276" w:lineRule="auto"/>
        <w:jc w:val="left"/>
        <w:rPr>
          <w:rFonts w:ascii="Arial" w:eastAsia="Calibri" w:hAnsi="Arial" w:cs="Arial"/>
          <w:b/>
          <w:bCs/>
          <w:color w:val="000000" w:themeColor="text1"/>
          <w:szCs w:val="24"/>
          <w:lang w:eastAsia="en-US"/>
        </w:rPr>
      </w:pPr>
    </w:p>
    <w:p w14:paraId="1509A5F7" w14:textId="77777777" w:rsidR="008F1345" w:rsidRDefault="008F1345" w:rsidP="008F1345">
      <w:pPr>
        <w:spacing w:line="276" w:lineRule="auto"/>
        <w:jc w:val="left"/>
        <w:rPr>
          <w:rFonts w:ascii="Arial" w:eastAsia="Calibri" w:hAnsi="Arial" w:cs="Arial"/>
          <w:b/>
          <w:bCs/>
          <w:color w:val="000000" w:themeColor="text1"/>
          <w:szCs w:val="24"/>
          <w:lang w:eastAsia="en-US"/>
        </w:rPr>
      </w:pPr>
    </w:p>
    <w:p w14:paraId="2E30A968" w14:textId="77777777" w:rsidR="008F1345" w:rsidRPr="00B40486" w:rsidRDefault="008F1345" w:rsidP="008F1345">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10 août 2023</w:t>
      </w:r>
    </w:p>
    <w:p w14:paraId="1BDFC8DC"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73295DBC"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14FDEFE2"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6CE86ADE" w14:textId="77777777" w:rsidR="008F1345" w:rsidRDefault="008F1345" w:rsidP="008F1345">
      <w:pPr>
        <w:tabs>
          <w:tab w:val="left" w:pos="7845"/>
        </w:tabs>
        <w:spacing w:line="276" w:lineRule="auto"/>
        <w:jc w:val="right"/>
        <w:rPr>
          <w:rFonts w:ascii="Arial" w:eastAsia="Calibri" w:hAnsi="Arial" w:cs="Arial"/>
          <w:b/>
          <w:bCs/>
          <w:color w:val="000000" w:themeColor="text1"/>
          <w:lang w:eastAsia="en-US"/>
        </w:rPr>
      </w:pPr>
    </w:p>
    <w:p w14:paraId="2B58C893" w14:textId="77777777" w:rsidR="008F1345" w:rsidRPr="00B40486" w:rsidRDefault="008F1345" w:rsidP="008F1345">
      <w:pPr>
        <w:tabs>
          <w:tab w:val="left" w:pos="7845"/>
        </w:tabs>
        <w:spacing w:line="276" w:lineRule="auto"/>
        <w:jc w:val="right"/>
        <w:rPr>
          <w:rFonts w:ascii="Arial" w:eastAsia="Calibri" w:hAnsi="Arial" w:cs="Arial"/>
          <w:b/>
          <w:bCs/>
          <w:color w:val="000000" w:themeColor="text1"/>
          <w:lang w:eastAsia="en-US"/>
        </w:rPr>
      </w:pPr>
    </w:p>
    <w:p w14:paraId="0813880C" w14:textId="77777777" w:rsidR="008F1345" w:rsidRDefault="008F1345" w:rsidP="008F1345">
      <w:pPr>
        <w:spacing w:line="276" w:lineRule="auto"/>
        <w:rPr>
          <w:b/>
          <w:bCs/>
          <w:szCs w:val="24"/>
          <w:lang w:eastAsia="en-US"/>
        </w:rPr>
      </w:pPr>
    </w:p>
    <w:p w14:paraId="7056E343" w14:textId="77777777" w:rsidR="008F1345" w:rsidRDefault="008F1345" w:rsidP="008F1345">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6C339724" w14:textId="4E48C016" w:rsidR="00424982" w:rsidRPr="006B0396" w:rsidRDefault="00424982" w:rsidP="00D81BFF">
      <w:pPr>
        <w:shd w:val="clear" w:color="auto" w:fill="FFFFFF"/>
        <w:spacing w:line="240" w:lineRule="auto"/>
        <w:ind w:right="9"/>
        <w:jc w:val="center"/>
        <w:rPr>
          <w:b/>
          <w:color w:val="000000" w:themeColor="text1"/>
          <w:sz w:val="44"/>
        </w:rPr>
      </w:pPr>
    </w:p>
    <w:p w14:paraId="57FDFB69" w14:textId="39A8F69D" w:rsidR="00424982" w:rsidRPr="006B0396" w:rsidRDefault="00424982" w:rsidP="00D81BFF">
      <w:pPr>
        <w:shd w:val="clear" w:color="auto" w:fill="FFFFFF"/>
        <w:spacing w:line="240" w:lineRule="auto"/>
        <w:ind w:right="9"/>
        <w:jc w:val="center"/>
        <w:rPr>
          <w:b/>
          <w:color w:val="000000" w:themeColor="text1"/>
          <w:sz w:val="44"/>
        </w:rPr>
      </w:pPr>
    </w:p>
    <w:p w14:paraId="2209A999" w14:textId="487D9A36" w:rsidR="00424982" w:rsidRPr="006B0396" w:rsidRDefault="00424982" w:rsidP="00D81BFF">
      <w:pPr>
        <w:shd w:val="clear" w:color="auto" w:fill="FFFFFF"/>
        <w:spacing w:line="240" w:lineRule="auto"/>
        <w:ind w:right="9"/>
        <w:jc w:val="center"/>
        <w:rPr>
          <w:b/>
          <w:color w:val="000000" w:themeColor="text1"/>
          <w:sz w:val="44"/>
        </w:rPr>
      </w:pPr>
    </w:p>
    <w:p w14:paraId="1591F824" w14:textId="122ED83C" w:rsidR="00424982" w:rsidRPr="006B0396" w:rsidRDefault="00424982" w:rsidP="00D81BFF">
      <w:pPr>
        <w:shd w:val="clear" w:color="auto" w:fill="FFFFFF"/>
        <w:spacing w:line="240" w:lineRule="auto"/>
        <w:ind w:right="9"/>
        <w:jc w:val="center"/>
        <w:rPr>
          <w:b/>
          <w:color w:val="000000" w:themeColor="text1"/>
          <w:sz w:val="44"/>
        </w:rPr>
      </w:pPr>
    </w:p>
    <w:p w14:paraId="2A2A4200" w14:textId="046E8C93" w:rsidR="00424982" w:rsidRPr="006B0396" w:rsidRDefault="00424982" w:rsidP="00D81BFF">
      <w:pPr>
        <w:shd w:val="clear" w:color="auto" w:fill="FFFFFF"/>
        <w:spacing w:line="240" w:lineRule="auto"/>
        <w:ind w:right="9"/>
        <w:jc w:val="center"/>
        <w:rPr>
          <w:b/>
          <w:color w:val="000000" w:themeColor="text1"/>
          <w:sz w:val="44"/>
        </w:rPr>
      </w:pPr>
    </w:p>
    <w:p w14:paraId="20138C77" w14:textId="41C94614" w:rsidR="00424982" w:rsidRPr="006B0396" w:rsidRDefault="00424982" w:rsidP="00D81BFF">
      <w:pPr>
        <w:shd w:val="clear" w:color="auto" w:fill="FFFFFF"/>
        <w:spacing w:line="240" w:lineRule="auto"/>
        <w:ind w:right="9"/>
        <w:jc w:val="center"/>
        <w:rPr>
          <w:b/>
          <w:color w:val="000000" w:themeColor="text1"/>
          <w:sz w:val="44"/>
        </w:rPr>
      </w:pPr>
    </w:p>
    <w:p w14:paraId="619251D1" w14:textId="7752DE65" w:rsidR="00424982" w:rsidRPr="006B0396" w:rsidRDefault="00424982" w:rsidP="00D81BFF">
      <w:pPr>
        <w:shd w:val="clear" w:color="auto" w:fill="FFFFFF"/>
        <w:spacing w:line="240" w:lineRule="auto"/>
        <w:ind w:right="9"/>
        <w:jc w:val="center"/>
        <w:rPr>
          <w:b/>
          <w:color w:val="000000" w:themeColor="text1"/>
          <w:sz w:val="44"/>
        </w:rPr>
      </w:pPr>
    </w:p>
    <w:p w14:paraId="591C229F" w14:textId="4D2245C9" w:rsidR="00424982" w:rsidRPr="006B0396" w:rsidRDefault="00424982" w:rsidP="008F1345">
      <w:pPr>
        <w:shd w:val="clear" w:color="auto" w:fill="FFFFFF"/>
        <w:spacing w:line="240" w:lineRule="auto"/>
        <w:ind w:right="9"/>
        <w:rPr>
          <w:b/>
          <w:color w:val="000000" w:themeColor="text1"/>
          <w:sz w:val="44"/>
        </w:rPr>
      </w:pPr>
    </w:p>
    <w:p w14:paraId="36DC109A" w14:textId="5CCDA473" w:rsidR="00424982" w:rsidRPr="006B0396" w:rsidRDefault="00424982" w:rsidP="00D81BFF">
      <w:pPr>
        <w:shd w:val="clear" w:color="auto" w:fill="FFFFFF"/>
        <w:spacing w:line="240" w:lineRule="auto"/>
        <w:ind w:right="9"/>
        <w:jc w:val="center"/>
        <w:rPr>
          <w:b/>
          <w:color w:val="000000" w:themeColor="text1"/>
          <w:sz w:val="44"/>
        </w:rPr>
      </w:pPr>
    </w:p>
    <w:p w14:paraId="582AA5B8" w14:textId="044CEE21" w:rsidR="00424982" w:rsidRPr="006B0396" w:rsidRDefault="00424982" w:rsidP="00D81BFF">
      <w:pPr>
        <w:shd w:val="clear" w:color="auto" w:fill="FFFFFF"/>
        <w:spacing w:line="240" w:lineRule="auto"/>
        <w:ind w:right="9"/>
        <w:jc w:val="center"/>
        <w:rPr>
          <w:b/>
          <w:color w:val="000000" w:themeColor="text1"/>
          <w:sz w:val="44"/>
        </w:rPr>
      </w:pPr>
    </w:p>
    <w:p w14:paraId="16581240" w14:textId="08DC7456" w:rsidR="00424982" w:rsidRPr="006B0396" w:rsidRDefault="00424982" w:rsidP="00D81BFF">
      <w:pPr>
        <w:shd w:val="clear" w:color="auto" w:fill="FFFFFF"/>
        <w:spacing w:line="240" w:lineRule="auto"/>
        <w:ind w:right="9"/>
        <w:jc w:val="center"/>
        <w:rPr>
          <w:b/>
          <w:color w:val="000000" w:themeColor="text1"/>
          <w:sz w:val="44"/>
        </w:rPr>
      </w:pPr>
    </w:p>
    <w:p w14:paraId="0C67BF24" w14:textId="164AE59D" w:rsidR="00424982" w:rsidRPr="006B0396" w:rsidRDefault="00424982" w:rsidP="00D81BFF">
      <w:pPr>
        <w:shd w:val="clear" w:color="auto" w:fill="FFFFFF"/>
        <w:spacing w:line="240" w:lineRule="auto"/>
        <w:ind w:right="9"/>
        <w:jc w:val="center"/>
        <w:rPr>
          <w:b/>
          <w:color w:val="000000" w:themeColor="text1"/>
          <w:sz w:val="44"/>
        </w:rPr>
      </w:pPr>
    </w:p>
    <w:p w14:paraId="148C1CB4" w14:textId="28987722" w:rsidR="00424982" w:rsidRDefault="00424982" w:rsidP="008F1345">
      <w:pPr>
        <w:shd w:val="clear" w:color="auto" w:fill="FFFFFF"/>
        <w:spacing w:line="240" w:lineRule="auto"/>
        <w:ind w:right="9"/>
        <w:rPr>
          <w:b/>
          <w:color w:val="000000" w:themeColor="text1"/>
          <w:sz w:val="44"/>
        </w:rPr>
      </w:pPr>
    </w:p>
    <w:p w14:paraId="3035BAC3" w14:textId="77777777" w:rsidR="00B81230" w:rsidRDefault="00B81230" w:rsidP="008F1345">
      <w:pPr>
        <w:shd w:val="clear" w:color="auto" w:fill="FFFFFF"/>
        <w:spacing w:line="240" w:lineRule="auto"/>
        <w:ind w:right="9"/>
        <w:rPr>
          <w:b/>
          <w:color w:val="000000" w:themeColor="text1"/>
          <w:sz w:val="44"/>
        </w:rPr>
      </w:pPr>
    </w:p>
    <w:p w14:paraId="5DD7417F" w14:textId="77777777" w:rsidR="00B81230" w:rsidRDefault="00B81230" w:rsidP="008F1345">
      <w:pPr>
        <w:shd w:val="clear" w:color="auto" w:fill="FFFFFF"/>
        <w:spacing w:line="240" w:lineRule="auto"/>
        <w:ind w:right="9"/>
        <w:rPr>
          <w:b/>
          <w:color w:val="000000" w:themeColor="text1"/>
          <w:sz w:val="44"/>
        </w:rPr>
      </w:pPr>
    </w:p>
    <w:p w14:paraId="4AFAD9AC" w14:textId="77777777" w:rsidR="00B81230" w:rsidRPr="006B0396" w:rsidRDefault="00B81230" w:rsidP="008F1345">
      <w:pPr>
        <w:shd w:val="clear" w:color="auto" w:fill="FFFFFF"/>
        <w:spacing w:line="240" w:lineRule="auto"/>
        <w:ind w:right="9"/>
        <w:rPr>
          <w:b/>
          <w:color w:val="000000" w:themeColor="text1"/>
          <w:sz w:val="44"/>
        </w:rPr>
      </w:pPr>
    </w:p>
    <w:p w14:paraId="7C1F143C" w14:textId="6DB4F247" w:rsidR="00424982" w:rsidRPr="006B0396" w:rsidRDefault="00424982" w:rsidP="00D81BFF">
      <w:pPr>
        <w:shd w:val="clear" w:color="auto" w:fill="FFFFFF"/>
        <w:spacing w:line="240" w:lineRule="auto"/>
        <w:ind w:right="9"/>
        <w:jc w:val="center"/>
        <w:rPr>
          <w:b/>
          <w:color w:val="000000" w:themeColor="text1"/>
          <w:sz w:val="44"/>
        </w:rPr>
      </w:pPr>
    </w:p>
    <w:p w14:paraId="51BF8CA5" w14:textId="7282D470" w:rsidR="00424982" w:rsidRPr="006B0396" w:rsidRDefault="00424982" w:rsidP="00D81BFF">
      <w:pPr>
        <w:shd w:val="clear" w:color="auto" w:fill="FFFFFF"/>
        <w:spacing w:line="240" w:lineRule="auto"/>
        <w:ind w:right="9"/>
        <w:jc w:val="center"/>
        <w:rPr>
          <w:b/>
          <w:color w:val="000000" w:themeColor="text1"/>
          <w:sz w:val="44"/>
        </w:rPr>
      </w:pPr>
    </w:p>
    <w:p w14:paraId="2A107780" w14:textId="28601BAD" w:rsidR="00D81BFF" w:rsidRDefault="00D81BFF" w:rsidP="00D81BFF">
      <w:pPr>
        <w:shd w:val="clear" w:color="auto" w:fill="FFFFFF"/>
        <w:spacing w:line="240" w:lineRule="auto"/>
        <w:ind w:right="9"/>
        <w:jc w:val="center"/>
        <w:rPr>
          <w:b/>
          <w:color w:val="000000" w:themeColor="text1"/>
          <w:sz w:val="44"/>
        </w:rPr>
      </w:pPr>
      <w:r w:rsidRPr="006B0396">
        <w:rPr>
          <w:b/>
          <w:color w:val="000000" w:themeColor="text1"/>
          <w:sz w:val="44"/>
        </w:rPr>
        <w:t>Annexe n°</w:t>
      </w:r>
      <w:r w:rsidR="008F1345">
        <w:rPr>
          <w:b/>
          <w:color w:val="000000" w:themeColor="text1"/>
          <w:sz w:val="44"/>
        </w:rPr>
        <w:t>34</w:t>
      </w:r>
      <w:r w:rsidRPr="006B0396">
        <w:rPr>
          <w:b/>
          <w:color w:val="000000" w:themeColor="text1"/>
          <w:sz w:val="44"/>
        </w:rPr>
        <w:t xml:space="preserve"> : </w:t>
      </w:r>
      <w:r w:rsidR="002172C9">
        <w:rPr>
          <w:b/>
          <w:color w:val="000000" w:themeColor="text1"/>
          <w:sz w:val="44"/>
        </w:rPr>
        <w:t>Rapport</w:t>
      </w:r>
      <w:r w:rsidR="008F1345">
        <w:rPr>
          <w:b/>
          <w:color w:val="000000" w:themeColor="text1"/>
          <w:sz w:val="44"/>
        </w:rPr>
        <w:t xml:space="preserve"> de délibération</w:t>
      </w:r>
      <w:r w:rsidR="002172C9">
        <w:rPr>
          <w:b/>
          <w:color w:val="000000" w:themeColor="text1"/>
          <w:sz w:val="44"/>
        </w:rPr>
        <w:t xml:space="preserve"> des résultats</w:t>
      </w:r>
    </w:p>
    <w:p w14:paraId="2A477721" w14:textId="77777777" w:rsidR="00B81230" w:rsidRDefault="00B81230" w:rsidP="00D81BFF">
      <w:pPr>
        <w:shd w:val="clear" w:color="auto" w:fill="FFFFFF"/>
        <w:spacing w:line="240" w:lineRule="auto"/>
        <w:ind w:right="9"/>
        <w:jc w:val="center"/>
        <w:rPr>
          <w:b/>
          <w:color w:val="000000" w:themeColor="text1"/>
          <w:sz w:val="44"/>
        </w:rPr>
      </w:pPr>
    </w:p>
    <w:p w14:paraId="51E52E63" w14:textId="77777777" w:rsidR="00B81230" w:rsidRDefault="00B81230" w:rsidP="00D81BFF">
      <w:pPr>
        <w:shd w:val="clear" w:color="auto" w:fill="FFFFFF"/>
        <w:spacing w:line="240" w:lineRule="auto"/>
        <w:ind w:right="9"/>
        <w:jc w:val="center"/>
        <w:rPr>
          <w:b/>
          <w:color w:val="000000" w:themeColor="text1"/>
          <w:sz w:val="44"/>
        </w:rPr>
      </w:pPr>
    </w:p>
    <w:p w14:paraId="625D7E88" w14:textId="77777777" w:rsidR="00B81230" w:rsidRDefault="00B81230" w:rsidP="00D81BFF">
      <w:pPr>
        <w:shd w:val="clear" w:color="auto" w:fill="FFFFFF"/>
        <w:spacing w:line="240" w:lineRule="auto"/>
        <w:ind w:right="9"/>
        <w:jc w:val="center"/>
        <w:rPr>
          <w:b/>
          <w:color w:val="000000" w:themeColor="text1"/>
          <w:sz w:val="44"/>
        </w:rPr>
      </w:pPr>
    </w:p>
    <w:p w14:paraId="2B525D4A" w14:textId="77777777" w:rsidR="00B81230" w:rsidRDefault="00B81230" w:rsidP="00D81BFF">
      <w:pPr>
        <w:shd w:val="clear" w:color="auto" w:fill="FFFFFF"/>
        <w:spacing w:line="240" w:lineRule="auto"/>
        <w:ind w:right="9"/>
        <w:jc w:val="center"/>
        <w:rPr>
          <w:b/>
          <w:color w:val="000000" w:themeColor="text1"/>
          <w:sz w:val="44"/>
        </w:rPr>
      </w:pPr>
    </w:p>
    <w:p w14:paraId="330E7F91" w14:textId="77777777" w:rsidR="00B81230" w:rsidRDefault="00B81230" w:rsidP="00D81BFF">
      <w:pPr>
        <w:shd w:val="clear" w:color="auto" w:fill="FFFFFF"/>
        <w:spacing w:line="240" w:lineRule="auto"/>
        <w:ind w:right="9"/>
        <w:jc w:val="center"/>
        <w:rPr>
          <w:b/>
          <w:color w:val="000000" w:themeColor="text1"/>
          <w:sz w:val="44"/>
        </w:rPr>
      </w:pPr>
    </w:p>
    <w:p w14:paraId="1FD0A28A" w14:textId="77777777" w:rsidR="00B81230" w:rsidRDefault="00B81230" w:rsidP="00D81BFF">
      <w:pPr>
        <w:shd w:val="clear" w:color="auto" w:fill="FFFFFF"/>
        <w:spacing w:line="240" w:lineRule="auto"/>
        <w:ind w:right="9"/>
        <w:jc w:val="center"/>
        <w:rPr>
          <w:b/>
          <w:color w:val="000000" w:themeColor="text1"/>
          <w:sz w:val="44"/>
        </w:rPr>
      </w:pPr>
    </w:p>
    <w:p w14:paraId="4BC8B932" w14:textId="77777777" w:rsidR="00B81230" w:rsidRDefault="00B81230" w:rsidP="00D81BFF">
      <w:pPr>
        <w:shd w:val="clear" w:color="auto" w:fill="FFFFFF"/>
        <w:spacing w:line="240" w:lineRule="auto"/>
        <w:ind w:right="9"/>
        <w:jc w:val="center"/>
        <w:rPr>
          <w:b/>
          <w:color w:val="000000" w:themeColor="text1"/>
          <w:sz w:val="44"/>
        </w:rPr>
      </w:pPr>
    </w:p>
    <w:p w14:paraId="2FF4026C" w14:textId="77777777" w:rsidR="00B81230" w:rsidRDefault="00B81230" w:rsidP="00D81BFF">
      <w:pPr>
        <w:shd w:val="clear" w:color="auto" w:fill="FFFFFF"/>
        <w:spacing w:line="240" w:lineRule="auto"/>
        <w:ind w:right="9"/>
        <w:jc w:val="center"/>
        <w:rPr>
          <w:b/>
          <w:color w:val="000000" w:themeColor="text1"/>
          <w:sz w:val="44"/>
        </w:rPr>
      </w:pPr>
    </w:p>
    <w:p w14:paraId="0D270B68" w14:textId="77777777" w:rsidR="00B81230" w:rsidRDefault="00B81230" w:rsidP="00D81BFF">
      <w:pPr>
        <w:shd w:val="clear" w:color="auto" w:fill="FFFFFF"/>
        <w:spacing w:line="240" w:lineRule="auto"/>
        <w:ind w:right="9"/>
        <w:jc w:val="center"/>
        <w:rPr>
          <w:b/>
          <w:color w:val="000000" w:themeColor="text1"/>
          <w:sz w:val="44"/>
        </w:rPr>
      </w:pPr>
    </w:p>
    <w:p w14:paraId="03DA1391" w14:textId="77777777" w:rsidR="00B81230" w:rsidRDefault="00B81230" w:rsidP="00D81BFF">
      <w:pPr>
        <w:shd w:val="clear" w:color="auto" w:fill="FFFFFF"/>
        <w:spacing w:line="240" w:lineRule="auto"/>
        <w:ind w:right="9"/>
        <w:jc w:val="center"/>
        <w:rPr>
          <w:b/>
          <w:color w:val="000000" w:themeColor="text1"/>
          <w:sz w:val="44"/>
        </w:rPr>
      </w:pPr>
    </w:p>
    <w:p w14:paraId="43E9A4B4" w14:textId="77777777" w:rsidR="00B81230" w:rsidRDefault="00B81230" w:rsidP="00D81BFF">
      <w:pPr>
        <w:shd w:val="clear" w:color="auto" w:fill="FFFFFF"/>
        <w:spacing w:line="240" w:lineRule="auto"/>
        <w:ind w:right="9"/>
        <w:jc w:val="center"/>
        <w:rPr>
          <w:b/>
          <w:color w:val="000000" w:themeColor="text1"/>
          <w:sz w:val="44"/>
        </w:rPr>
      </w:pPr>
    </w:p>
    <w:p w14:paraId="111CB4D0" w14:textId="77777777" w:rsidR="00B81230" w:rsidRDefault="00B81230" w:rsidP="00D81BFF">
      <w:pPr>
        <w:shd w:val="clear" w:color="auto" w:fill="FFFFFF"/>
        <w:spacing w:line="240" w:lineRule="auto"/>
        <w:ind w:right="9"/>
        <w:jc w:val="center"/>
        <w:rPr>
          <w:b/>
          <w:color w:val="000000" w:themeColor="text1"/>
          <w:sz w:val="44"/>
        </w:rPr>
      </w:pPr>
    </w:p>
    <w:p w14:paraId="697A28D2" w14:textId="77777777" w:rsidR="00B81230" w:rsidRDefault="00B81230" w:rsidP="00D81BFF">
      <w:pPr>
        <w:shd w:val="clear" w:color="auto" w:fill="FFFFFF"/>
        <w:spacing w:line="240" w:lineRule="auto"/>
        <w:ind w:right="9"/>
        <w:jc w:val="center"/>
        <w:rPr>
          <w:b/>
          <w:color w:val="000000" w:themeColor="text1"/>
          <w:sz w:val="44"/>
        </w:rPr>
      </w:pPr>
    </w:p>
    <w:p w14:paraId="693019FB" w14:textId="77777777" w:rsidR="00B81230" w:rsidRDefault="00B81230" w:rsidP="00D81BFF">
      <w:pPr>
        <w:shd w:val="clear" w:color="auto" w:fill="FFFFFF"/>
        <w:spacing w:line="240" w:lineRule="auto"/>
        <w:ind w:right="9"/>
        <w:jc w:val="center"/>
        <w:rPr>
          <w:b/>
          <w:color w:val="000000" w:themeColor="text1"/>
          <w:sz w:val="44"/>
        </w:rPr>
      </w:pPr>
    </w:p>
    <w:p w14:paraId="400551A3" w14:textId="77777777" w:rsidR="00B81230" w:rsidRDefault="00B81230" w:rsidP="00D81BFF">
      <w:pPr>
        <w:shd w:val="clear" w:color="auto" w:fill="FFFFFF"/>
        <w:spacing w:line="240" w:lineRule="auto"/>
        <w:ind w:right="9"/>
        <w:jc w:val="center"/>
        <w:rPr>
          <w:b/>
          <w:color w:val="000000" w:themeColor="text1"/>
          <w:sz w:val="44"/>
        </w:rPr>
      </w:pPr>
    </w:p>
    <w:p w14:paraId="2011CF47" w14:textId="77777777" w:rsidR="00B81230" w:rsidRDefault="00B81230" w:rsidP="00D81BFF">
      <w:pPr>
        <w:shd w:val="clear" w:color="auto" w:fill="FFFFFF"/>
        <w:spacing w:line="240" w:lineRule="auto"/>
        <w:ind w:right="9"/>
        <w:jc w:val="center"/>
        <w:rPr>
          <w:b/>
          <w:color w:val="000000" w:themeColor="text1"/>
          <w:sz w:val="44"/>
        </w:rPr>
      </w:pPr>
    </w:p>
    <w:p w14:paraId="165D90DD" w14:textId="77777777" w:rsidR="00B81230" w:rsidRDefault="00B81230" w:rsidP="00D81BFF">
      <w:pPr>
        <w:shd w:val="clear" w:color="auto" w:fill="FFFFFF"/>
        <w:spacing w:line="240" w:lineRule="auto"/>
        <w:ind w:right="9"/>
        <w:jc w:val="center"/>
        <w:rPr>
          <w:b/>
          <w:color w:val="000000" w:themeColor="text1"/>
          <w:sz w:val="44"/>
        </w:rPr>
      </w:pPr>
    </w:p>
    <w:p w14:paraId="3D39511C" w14:textId="36CFC635" w:rsidR="00B81230" w:rsidRDefault="00B81230" w:rsidP="00D81BFF">
      <w:pPr>
        <w:shd w:val="clear" w:color="auto" w:fill="FFFFFF"/>
        <w:spacing w:line="240" w:lineRule="auto"/>
        <w:ind w:right="9"/>
        <w:jc w:val="center"/>
        <w:rPr>
          <w:b/>
          <w:color w:val="000000" w:themeColor="text1"/>
          <w:sz w:val="44"/>
        </w:rPr>
      </w:pPr>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B81230" w:rsidRPr="00F36C2F" w14:paraId="1F838AA8" w14:textId="77777777" w:rsidTr="001350DC">
        <w:tc>
          <w:tcPr>
            <w:tcW w:w="7230" w:type="dxa"/>
          </w:tcPr>
          <w:p w14:paraId="68628CF0" w14:textId="6A9E2647" w:rsidR="00B81230" w:rsidRPr="00F36C2F" w:rsidRDefault="00B81230" w:rsidP="001350DC">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27C5CAED"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6A06A39D"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AGENCE MALIENNE D’ASSURANCE QUALITE DE L’ENSEIGNEMENT SUPERIEUR ET DE LA RECHERCHE SCIENTIFIQUE</w:t>
            </w:r>
          </w:p>
          <w:p w14:paraId="1BBF9CBF"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20ED15A5"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42640EA4" w14:textId="77777777" w:rsidR="00B81230" w:rsidRPr="00F36C2F" w:rsidRDefault="00B81230" w:rsidP="001350DC">
            <w:pPr>
              <w:tabs>
                <w:tab w:val="left" w:pos="2739"/>
              </w:tabs>
              <w:jc w:val="center"/>
              <w:rPr>
                <w:b/>
                <w:bCs/>
                <w:sz w:val="18"/>
                <w:szCs w:val="18"/>
                <w:lang w:bidi="ar-DZ"/>
              </w:rPr>
            </w:pPr>
            <w:r w:rsidRPr="00F36C2F">
              <w:rPr>
                <w:b/>
                <w:bCs/>
                <w:sz w:val="18"/>
                <w:szCs w:val="18"/>
                <w:lang w:bidi="ar-DZ"/>
              </w:rPr>
              <w:t>***********</w:t>
            </w:r>
          </w:p>
          <w:p w14:paraId="13929028" w14:textId="77777777" w:rsidR="00B81230" w:rsidRPr="00F36C2F" w:rsidRDefault="00B81230" w:rsidP="001350DC">
            <w:pPr>
              <w:tabs>
                <w:tab w:val="left" w:pos="2739"/>
              </w:tabs>
              <w:jc w:val="center"/>
              <w:rPr>
                <w:b/>
                <w:bCs/>
                <w:sz w:val="18"/>
                <w:szCs w:val="18"/>
              </w:rPr>
            </w:pPr>
            <w:r w:rsidRPr="00F36C2F">
              <w:rPr>
                <w:b/>
                <w:bCs/>
                <w:sz w:val="18"/>
                <w:szCs w:val="18"/>
                <w:lang w:bidi="ar-DZ"/>
              </w:rPr>
              <w:t>CELLULE INTERNE D’AUDIT ET D’ASSURANCE QUALITE</w:t>
            </w:r>
          </w:p>
          <w:p w14:paraId="78B11B8E" w14:textId="77777777" w:rsidR="00B81230" w:rsidRPr="00F36C2F" w:rsidRDefault="00B81230" w:rsidP="001350DC">
            <w:pPr>
              <w:spacing w:line="276" w:lineRule="auto"/>
              <w:rPr>
                <w:b/>
                <w:bCs/>
                <w:sz w:val="18"/>
                <w:szCs w:val="18"/>
                <w:lang w:bidi="ar-DZ"/>
              </w:rPr>
            </w:pPr>
          </w:p>
        </w:tc>
        <w:tc>
          <w:tcPr>
            <w:tcW w:w="4531" w:type="dxa"/>
          </w:tcPr>
          <w:p w14:paraId="3D7B0C4C" w14:textId="77777777" w:rsidR="00B81230" w:rsidRPr="00F36C2F" w:rsidRDefault="00B81230" w:rsidP="001350DC">
            <w:pPr>
              <w:spacing w:line="276" w:lineRule="auto"/>
              <w:jc w:val="center"/>
              <w:rPr>
                <w:b/>
                <w:bCs/>
                <w:sz w:val="18"/>
                <w:szCs w:val="18"/>
                <w:lang w:bidi="ar-DZ"/>
              </w:rPr>
            </w:pPr>
            <w:r w:rsidRPr="00F36C2F">
              <w:rPr>
                <w:b/>
                <w:bCs/>
                <w:sz w:val="18"/>
                <w:szCs w:val="18"/>
                <w:lang w:bidi="ar-DZ"/>
              </w:rPr>
              <w:t>REPUBLIQUE DU MALI</w:t>
            </w:r>
          </w:p>
          <w:p w14:paraId="3493A73C" w14:textId="77777777" w:rsidR="00B81230" w:rsidRPr="00F36C2F" w:rsidRDefault="00B81230" w:rsidP="001350DC">
            <w:pPr>
              <w:spacing w:line="276" w:lineRule="auto"/>
              <w:jc w:val="center"/>
              <w:rPr>
                <w:b/>
                <w:bCs/>
                <w:sz w:val="18"/>
                <w:szCs w:val="18"/>
                <w:lang w:bidi="ar-DZ"/>
              </w:rPr>
            </w:pPr>
            <w:r w:rsidRPr="00F36C2F">
              <w:rPr>
                <w:b/>
                <w:bCs/>
                <w:sz w:val="18"/>
                <w:szCs w:val="18"/>
                <w:lang w:bidi="ar-DZ"/>
              </w:rPr>
              <w:t>UN PEUPLE-UN BUT-UNE FOI</w:t>
            </w:r>
          </w:p>
        </w:tc>
      </w:tr>
    </w:tbl>
    <w:p w14:paraId="146B0B0D" w14:textId="5495D106" w:rsidR="00B81230" w:rsidRDefault="00B81230" w:rsidP="00B81230">
      <w:pPr>
        <w:spacing w:line="276" w:lineRule="auto"/>
        <w:rPr>
          <w:b/>
          <w:bCs/>
          <w:color w:val="000000" w:themeColor="text1"/>
          <w:sz w:val="20"/>
          <w:szCs w:val="20"/>
          <w:lang w:bidi="ar-DZ"/>
        </w:rPr>
      </w:pPr>
    </w:p>
    <w:p w14:paraId="6993B827" w14:textId="2C323BAD" w:rsidR="00B81230" w:rsidRDefault="00B81230" w:rsidP="00B81230">
      <w:pPr>
        <w:spacing w:line="276" w:lineRule="auto"/>
        <w:jc w:val="center"/>
        <w:rPr>
          <w:b/>
          <w:bCs/>
          <w:color w:val="000000" w:themeColor="text1"/>
          <w:sz w:val="20"/>
          <w:szCs w:val="20"/>
          <w:lang w:bidi="ar-DZ"/>
        </w:rPr>
      </w:pPr>
    </w:p>
    <w:p w14:paraId="630CA67A" w14:textId="113FC08F" w:rsidR="00B81230" w:rsidRDefault="00B81230" w:rsidP="00B81230">
      <w:pPr>
        <w:spacing w:line="276" w:lineRule="auto"/>
        <w:jc w:val="center"/>
        <w:rPr>
          <w:b/>
          <w:bCs/>
          <w:color w:val="000000" w:themeColor="text1"/>
          <w:sz w:val="20"/>
          <w:szCs w:val="20"/>
          <w:lang w:bidi="ar-DZ"/>
        </w:rPr>
      </w:pPr>
    </w:p>
    <w:p w14:paraId="775B8F40" w14:textId="55CAF102" w:rsidR="00B81230" w:rsidRPr="00A84568" w:rsidRDefault="00B81230" w:rsidP="00B81230">
      <w:pPr>
        <w:spacing w:line="276" w:lineRule="auto"/>
        <w:jc w:val="center"/>
        <w:rPr>
          <w:b/>
          <w:bCs/>
          <w:color w:val="000000" w:themeColor="text1"/>
          <w:sz w:val="20"/>
          <w:szCs w:val="20"/>
          <w:lang w:bidi="ar-DZ"/>
        </w:rPr>
      </w:pPr>
      <w:r>
        <w:rPr>
          <w:noProof/>
        </w:rPr>
        <w:drawing>
          <wp:anchor distT="0" distB="0" distL="114300" distR="114300" simplePos="0" relativeHeight="251715584" behindDoc="0" locked="0" layoutInCell="1" allowOverlap="1" wp14:anchorId="179B1C95" wp14:editId="6E3917CB">
            <wp:simplePos x="0" y="0"/>
            <wp:positionH relativeFrom="page">
              <wp:posOffset>2952750</wp:posOffset>
            </wp:positionH>
            <wp:positionV relativeFrom="margin">
              <wp:posOffset>2517585</wp:posOffset>
            </wp:positionV>
            <wp:extent cx="1871345" cy="1341755"/>
            <wp:effectExtent l="76200" t="57150" r="71755" b="106045"/>
            <wp:wrapSquare wrapText="bothSides"/>
            <wp:docPr id="192656139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1871345" cy="134175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0E9390E6" w14:textId="06CED2B3" w:rsidR="00B81230" w:rsidRPr="00A84568" w:rsidRDefault="00B81230" w:rsidP="00B81230">
      <w:pPr>
        <w:spacing w:line="276" w:lineRule="auto"/>
        <w:jc w:val="center"/>
        <w:rPr>
          <w:b/>
          <w:bCs/>
          <w:color w:val="000000" w:themeColor="text1"/>
          <w:sz w:val="20"/>
          <w:szCs w:val="20"/>
          <w:lang w:bidi="ar-DZ"/>
        </w:rPr>
      </w:pPr>
    </w:p>
    <w:p w14:paraId="4E2A8AC4" w14:textId="5C3C33E6" w:rsidR="00B81230" w:rsidRDefault="00B81230" w:rsidP="00B81230">
      <w:pPr>
        <w:spacing w:line="276" w:lineRule="auto"/>
        <w:rPr>
          <w:b/>
          <w:bCs/>
          <w:color w:val="000000" w:themeColor="text1"/>
          <w:sz w:val="20"/>
          <w:szCs w:val="20"/>
          <w:lang w:bidi="ar-DZ"/>
        </w:rPr>
      </w:pPr>
    </w:p>
    <w:p w14:paraId="511A586B" w14:textId="691B28DF" w:rsidR="00B81230" w:rsidRDefault="00B81230" w:rsidP="00B81230">
      <w:pPr>
        <w:spacing w:line="276" w:lineRule="auto"/>
        <w:rPr>
          <w:b/>
          <w:bCs/>
          <w:color w:val="000000" w:themeColor="text1"/>
          <w:sz w:val="20"/>
          <w:szCs w:val="20"/>
          <w:lang w:bidi="ar-DZ"/>
        </w:rPr>
      </w:pPr>
    </w:p>
    <w:p w14:paraId="7ABEEB31" w14:textId="4C1E9C1D" w:rsidR="00B81230" w:rsidRDefault="00B81230" w:rsidP="00B81230">
      <w:pPr>
        <w:spacing w:line="276" w:lineRule="auto"/>
        <w:rPr>
          <w:b/>
          <w:bCs/>
          <w:color w:val="000000" w:themeColor="text1"/>
          <w:sz w:val="20"/>
          <w:szCs w:val="20"/>
          <w:lang w:bidi="ar-DZ"/>
        </w:rPr>
      </w:pPr>
    </w:p>
    <w:p w14:paraId="0951AD57" w14:textId="77777777" w:rsidR="00B81230" w:rsidRDefault="00B81230" w:rsidP="00B81230">
      <w:pPr>
        <w:spacing w:line="276" w:lineRule="auto"/>
        <w:rPr>
          <w:b/>
          <w:bCs/>
          <w:color w:val="000000" w:themeColor="text1"/>
          <w:sz w:val="20"/>
          <w:szCs w:val="20"/>
          <w:lang w:bidi="ar-DZ"/>
        </w:rPr>
      </w:pPr>
    </w:p>
    <w:p w14:paraId="1D73A3DF" w14:textId="77777777" w:rsidR="00B81230" w:rsidRDefault="00B81230" w:rsidP="00B81230">
      <w:pPr>
        <w:spacing w:line="276" w:lineRule="auto"/>
        <w:rPr>
          <w:b/>
          <w:bCs/>
          <w:color w:val="000000" w:themeColor="text1"/>
          <w:sz w:val="20"/>
          <w:szCs w:val="20"/>
          <w:lang w:bidi="ar-DZ"/>
        </w:rPr>
      </w:pPr>
    </w:p>
    <w:p w14:paraId="78625D80" w14:textId="77777777" w:rsidR="00B81230" w:rsidRDefault="00B81230" w:rsidP="00B81230">
      <w:pPr>
        <w:spacing w:line="276" w:lineRule="auto"/>
        <w:rPr>
          <w:b/>
          <w:bCs/>
          <w:color w:val="000000" w:themeColor="text1"/>
          <w:sz w:val="20"/>
          <w:szCs w:val="20"/>
          <w:lang w:bidi="ar-DZ"/>
        </w:rPr>
      </w:pPr>
    </w:p>
    <w:p w14:paraId="70AA003E" w14:textId="77777777" w:rsidR="00B81230" w:rsidRDefault="00B81230" w:rsidP="00B81230">
      <w:pPr>
        <w:spacing w:line="276" w:lineRule="auto"/>
        <w:rPr>
          <w:b/>
          <w:bCs/>
          <w:color w:val="000000" w:themeColor="text1"/>
          <w:sz w:val="20"/>
          <w:szCs w:val="20"/>
          <w:lang w:bidi="ar-DZ"/>
        </w:rPr>
      </w:pPr>
    </w:p>
    <w:p w14:paraId="44D83765" w14:textId="77777777" w:rsidR="00B81230" w:rsidRDefault="00B81230" w:rsidP="00B81230">
      <w:pPr>
        <w:spacing w:line="276" w:lineRule="auto"/>
        <w:rPr>
          <w:b/>
          <w:bCs/>
          <w:color w:val="000000" w:themeColor="text1"/>
          <w:sz w:val="20"/>
          <w:szCs w:val="20"/>
          <w:lang w:bidi="ar-DZ"/>
        </w:rPr>
      </w:pPr>
    </w:p>
    <w:p w14:paraId="35D1F4AF" w14:textId="77777777" w:rsidR="00B81230" w:rsidRDefault="00B81230" w:rsidP="00B81230">
      <w:pPr>
        <w:spacing w:line="276" w:lineRule="auto"/>
        <w:jc w:val="center"/>
        <w:rPr>
          <w:b/>
          <w:bCs/>
          <w:color w:val="000000" w:themeColor="text1"/>
          <w:sz w:val="20"/>
          <w:szCs w:val="20"/>
          <w:lang w:bidi="ar-DZ"/>
        </w:rPr>
      </w:pPr>
      <w:r>
        <w:rPr>
          <w:b/>
          <w:bCs/>
          <w:color w:val="000000" w:themeColor="text1"/>
          <w:sz w:val="20"/>
          <w:szCs w:val="20"/>
          <w:lang w:bidi="ar-DZ"/>
        </w:rPr>
        <w:t xml:space="preserve">                             </w:t>
      </w:r>
    </w:p>
    <w:p w14:paraId="52A4B2FE" w14:textId="77777777" w:rsidR="00B81230" w:rsidRPr="00A84568" w:rsidRDefault="00B81230" w:rsidP="00B81230">
      <w:pPr>
        <w:spacing w:line="276" w:lineRule="auto"/>
        <w:jc w:val="center"/>
        <w:rPr>
          <w:b/>
          <w:bCs/>
          <w:color w:val="000000" w:themeColor="text1"/>
          <w:sz w:val="20"/>
          <w:szCs w:val="20"/>
          <w:lang w:bidi="ar-DZ"/>
        </w:rPr>
      </w:pPr>
      <w:r>
        <w:rPr>
          <w:b/>
          <w:bCs/>
          <w:color w:val="000000" w:themeColor="text1"/>
          <w:sz w:val="20"/>
          <w:szCs w:val="20"/>
          <w:lang w:bidi="ar-DZ"/>
        </w:rPr>
        <w:t>Moribabougou</w:t>
      </w:r>
    </w:p>
    <w:p w14:paraId="137396D0" w14:textId="77777777" w:rsidR="00B81230" w:rsidRPr="00A84568" w:rsidRDefault="00B81230" w:rsidP="00B81230">
      <w:pPr>
        <w:spacing w:line="276" w:lineRule="auto"/>
        <w:jc w:val="center"/>
        <w:rPr>
          <w:b/>
          <w:bCs/>
          <w:color w:val="000000" w:themeColor="text1"/>
          <w:sz w:val="20"/>
          <w:szCs w:val="20"/>
          <w:lang w:bidi="ar-DZ"/>
        </w:rPr>
      </w:pPr>
      <w:r w:rsidRPr="00A84568">
        <w:rPr>
          <w:b/>
          <w:bCs/>
          <w:color w:val="000000" w:themeColor="text1"/>
          <w:sz w:val="20"/>
          <w:szCs w:val="20"/>
          <w:lang w:bidi="ar-DZ"/>
        </w:rPr>
        <w:t>Tel : 76 37 88 66/ 66 37 88 66</w:t>
      </w:r>
    </w:p>
    <w:p w14:paraId="546D698D" w14:textId="77777777" w:rsidR="00B81230" w:rsidRPr="00A84568" w:rsidRDefault="00B81230" w:rsidP="00B81230">
      <w:pPr>
        <w:spacing w:line="276" w:lineRule="auto"/>
        <w:jc w:val="center"/>
        <w:rPr>
          <w:b/>
          <w:bCs/>
          <w:color w:val="000000" w:themeColor="text1"/>
          <w:sz w:val="20"/>
          <w:szCs w:val="20"/>
          <w:lang w:bidi="ar-DZ"/>
        </w:rPr>
      </w:pPr>
      <w:r w:rsidRPr="00A84568">
        <w:rPr>
          <w:b/>
          <w:bCs/>
          <w:color w:val="000000" w:themeColor="text1"/>
          <w:sz w:val="20"/>
          <w:szCs w:val="20"/>
          <w:lang w:bidi="ar-DZ"/>
        </w:rPr>
        <w:t xml:space="preserve">E-mail : </w:t>
      </w:r>
      <w:r>
        <w:rPr>
          <w:b/>
          <w:bCs/>
          <w:color w:val="000000" w:themeColor="text1"/>
          <w:sz w:val="20"/>
          <w:szCs w:val="20"/>
          <w:lang w:bidi="ar-DZ"/>
        </w:rPr>
        <w:t>ufhobmali</w:t>
      </w:r>
      <w:r w:rsidRPr="00A84568">
        <w:rPr>
          <w:b/>
          <w:bCs/>
          <w:color w:val="000000" w:themeColor="text1"/>
          <w:sz w:val="20"/>
          <w:szCs w:val="20"/>
          <w:lang w:bidi="ar-DZ"/>
        </w:rPr>
        <w:t>@gmail.com</w:t>
      </w:r>
    </w:p>
    <w:p w14:paraId="047724B6" w14:textId="77777777" w:rsidR="00B81230" w:rsidRPr="00A84568" w:rsidRDefault="00B81230" w:rsidP="00B81230">
      <w:pPr>
        <w:spacing w:line="276" w:lineRule="auto"/>
        <w:jc w:val="center"/>
        <w:rPr>
          <w:rFonts w:eastAsia="Calibri" w:cs="Calibri"/>
          <w:b/>
          <w:color w:val="000000" w:themeColor="text1"/>
          <w:sz w:val="40"/>
        </w:rPr>
      </w:pPr>
      <w:r w:rsidRPr="00A84568">
        <w:rPr>
          <w:rFonts w:eastAsia="Calibri" w:cs="Calibri"/>
          <w:b/>
          <w:noProof/>
          <w:color w:val="000000" w:themeColor="text1"/>
          <w:sz w:val="40"/>
        </w:rPr>
        <w:drawing>
          <wp:inline distT="0" distB="0" distL="0" distR="0" wp14:anchorId="1B342949" wp14:editId="3B208660">
            <wp:extent cx="5704840" cy="276446"/>
            <wp:effectExtent l="0" t="0" r="0" b="0"/>
            <wp:docPr id="376045584" name="Image 376045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69C80F77"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3B062EA8"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7738C87B"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587014A3" w14:textId="77777777" w:rsidR="00B81230" w:rsidRPr="00A84568" w:rsidRDefault="00B81230" w:rsidP="00B81230">
      <w:pPr>
        <w:widowControl w:val="0"/>
        <w:autoSpaceDE w:val="0"/>
        <w:autoSpaceDN w:val="0"/>
        <w:adjustRightInd w:val="0"/>
        <w:spacing w:line="240" w:lineRule="auto"/>
        <w:ind w:right="11"/>
        <w:rPr>
          <w:color w:val="000000" w:themeColor="text1"/>
          <w:sz w:val="20"/>
          <w:szCs w:val="20"/>
        </w:rPr>
      </w:pPr>
    </w:p>
    <w:p w14:paraId="5ED49817" w14:textId="77777777" w:rsidR="00B81230" w:rsidRPr="000C4E29" w:rsidRDefault="00B81230" w:rsidP="00B81230">
      <w:pPr>
        <w:widowControl w:val="0"/>
        <w:shd w:val="clear" w:color="auto" w:fill="BDD6EE" w:themeFill="accent1" w:themeFillTint="66"/>
        <w:autoSpaceDE w:val="0"/>
        <w:autoSpaceDN w:val="0"/>
        <w:adjustRightInd w:val="0"/>
        <w:spacing w:line="240" w:lineRule="auto"/>
        <w:ind w:left="360" w:right="11"/>
        <w:jc w:val="center"/>
        <w:rPr>
          <w:b/>
          <w:bCs/>
          <w:sz w:val="40"/>
          <w:szCs w:val="44"/>
        </w:rPr>
      </w:pPr>
      <w:r w:rsidRPr="000C4E29">
        <w:rPr>
          <w:b/>
          <w:bCs/>
          <w:sz w:val="40"/>
          <w:szCs w:val="44"/>
        </w:rPr>
        <w:t>RAPPORT DE DELIBERATION DES RESULTATS DES ETUDIANTS EN FIN DE CYCLE</w:t>
      </w:r>
    </w:p>
    <w:p w14:paraId="1CDB9342" w14:textId="77777777" w:rsidR="00B81230" w:rsidRPr="00A84568" w:rsidRDefault="00B81230" w:rsidP="00B81230">
      <w:pPr>
        <w:widowControl w:val="0"/>
        <w:shd w:val="clear" w:color="auto" w:fill="DEEAF6" w:themeFill="accent1" w:themeFillTint="33"/>
        <w:autoSpaceDE w:val="0"/>
        <w:autoSpaceDN w:val="0"/>
        <w:adjustRightInd w:val="0"/>
        <w:spacing w:line="240" w:lineRule="auto"/>
        <w:ind w:right="11"/>
        <w:jc w:val="center"/>
        <w:rPr>
          <w:color w:val="000000" w:themeColor="text1"/>
          <w:sz w:val="20"/>
          <w:szCs w:val="20"/>
        </w:rPr>
      </w:pPr>
      <w:r w:rsidRPr="000C4E29">
        <w:rPr>
          <w:b/>
          <w:color w:val="000000" w:themeColor="text1"/>
          <w:sz w:val="40"/>
          <w:szCs w:val="44"/>
        </w:rPr>
        <w:t>ANNEE UNIVERSITAIRE 2020-2021</w:t>
      </w:r>
    </w:p>
    <w:p w14:paraId="2EAD09D8" w14:textId="77777777" w:rsidR="00B81230" w:rsidRPr="00A84568" w:rsidRDefault="00B81230" w:rsidP="00B81230">
      <w:pPr>
        <w:widowControl w:val="0"/>
        <w:autoSpaceDE w:val="0"/>
        <w:autoSpaceDN w:val="0"/>
        <w:adjustRightInd w:val="0"/>
        <w:spacing w:before="3" w:line="100" w:lineRule="exact"/>
        <w:ind w:right="9"/>
        <w:rPr>
          <w:color w:val="000000" w:themeColor="text1"/>
          <w:sz w:val="10"/>
          <w:szCs w:val="10"/>
        </w:rPr>
      </w:pPr>
    </w:p>
    <w:p w14:paraId="3F5F6628"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49DED955"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054472B1" w14:textId="77777777" w:rsidR="00B81230" w:rsidRPr="000C4E29" w:rsidRDefault="00B81230" w:rsidP="00B81230">
      <w:pPr>
        <w:widowControl w:val="0"/>
        <w:autoSpaceDE w:val="0"/>
        <w:autoSpaceDN w:val="0"/>
        <w:adjustRightInd w:val="0"/>
        <w:spacing w:line="240" w:lineRule="auto"/>
        <w:ind w:right="9"/>
        <w:jc w:val="center"/>
        <w:rPr>
          <w:bCs/>
          <w:iCs/>
          <w:color w:val="000000" w:themeColor="text1"/>
          <w:w w:val="109"/>
          <w:sz w:val="36"/>
          <w:szCs w:val="36"/>
        </w:rPr>
      </w:pPr>
      <w:r w:rsidRPr="000C4E29">
        <w:rPr>
          <w:bCs/>
          <w:iCs/>
          <w:color w:val="000000" w:themeColor="text1"/>
          <w:spacing w:val="52"/>
          <w:sz w:val="36"/>
          <w:szCs w:val="36"/>
        </w:rPr>
        <w:t xml:space="preserve">Août </w:t>
      </w:r>
      <w:r w:rsidRPr="000C4E29">
        <w:rPr>
          <w:bCs/>
          <w:iCs/>
          <w:color w:val="000000" w:themeColor="text1"/>
          <w:spacing w:val="-3"/>
          <w:sz w:val="36"/>
          <w:szCs w:val="36"/>
        </w:rPr>
        <w:t>2</w:t>
      </w:r>
      <w:r w:rsidRPr="000C4E29">
        <w:rPr>
          <w:bCs/>
          <w:iCs/>
          <w:color w:val="000000" w:themeColor="text1"/>
          <w:w w:val="109"/>
          <w:sz w:val="36"/>
          <w:szCs w:val="36"/>
        </w:rPr>
        <w:t>021</w:t>
      </w:r>
    </w:p>
    <w:p w14:paraId="2DF0977D" w14:textId="77777777" w:rsidR="00B81230" w:rsidRPr="00A84568" w:rsidRDefault="00B81230" w:rsidP="00B81230">
      <w:pPr>
        <w:widowControl w:val="0"/>
        <w:autoSpaceDE w:val="0"/>
        <w:autoSpaceDN w:val="0"/>
        <w:adjustRightInd w:val="0"/>
        <w:spacing w:line="240" w:lineRule="auto"/>
        <w:ind w:right="9"/>
        <w:rPr>
          <w:b/>
          <w:i/>
          <w:color w:val="000000" w:themeColor="text1"/>
          <w:w w:val="109"/>
          <w:sz w:val="36"/>
          <w:szCs w:val="36"/>
        </w:rPr>
      </w:pPr>
    </w:p>
    <w:p w14:paraId="01F0702E"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000C390E"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6FF5853C" w14:textId="77777777" w:rsidR="00B81230" w:rsidRPr="00A84568" w:rsidRDefault="00B81230" w:rsidP="00B81230">
      <w:pPr>
        <w:widowControl w:val="0"/>
        <w:autoSpaceDE w:val="0"/>
        <w:autoSpaceDN w:val="0"/>
        <w:adjustRightInd w:val="0"/>
        <w:spacing w:line="200" w:lineRule="exact"/>
        <w:ind w:right="9"/>
        <w:rPr>
          <w:color w:val="000000" w:themeColor="text1"/>
          <w:sz w:val="20"/>
          <w:szCs w:val="20"/>
        </w:rPr>
      </w:pPr>
    </w:p>
    <w:p w14:paraId="390533A5" w14:textId="77777777" w:rsidR="00B81230" w:rsidRPr="000C4E29" w:rsidRDefault="00B81230" w:rsidP="00B81230">
      <w:pPr>
        <w:spacing w:line="240" w:lineRule="auto"/>
        <w:jc w:val="left"/>
        <w:rPr>
          <w:i/>
          <w:color w:val="000000" w:themeColor="text1"/>
          <w:sz w:val="28"/>
          <w:szCs w:val="36"/>
        </w:rPr>
      </w:pPr>
      <w:r>
        <w:rPr>
          <w:i/>
          <w:color w:val="000000" w:themeColor="text1"/>
          <w:sz w:val="28"/>
          <w:szCs w:val="36"/>
        </w:rPr>
        <w:br w:type="page"/>
      </w:r>
    </w:p>
    <w:p w14:paraId="49D41626" w14:textId="06ED28FA" w:rsidR="00B81230" w:rsidRDefault="00B81230" w:rsidP="00D81BFF">
      <w:pPr>
        <w:shd w:val="clear" w:color="auto" w:fill="FFFFFF"/>
        <w:spacing w:line="240" w:lineRule="auto"/>
        <w:ind w:right="9"/>
        <w:jc w:val="center"/>
        <w:rPr>
          <w:b/>
          <w:color w:val="000000" w:themeColor="text1"/>
          <w:sz w:val="44"/>
        </w:rPr>
      </w:pPr>
    </w:p>
    <w:p w14:paraId="051F5CF6" w14:textId="2090E3AD" w:rsidR="002172C9" w:rsidRDefault="002172C9" w:rsidP="00D81BFF">
      <w:pPr>
        <w:shd w:val="clear" w:color="auto" w:fill="FFFFFF"/>
        <w:spacing w:line="240" w:lineRule="auto"/>
        <w:ind w:right="9"/>
        <w:jc w:val="center"/>
        <w:rPr>
          <w:b/>
          <w:color w:val="000000" w:themeColor="text1"/>
          <w:sz w:val="44"/>
        </w:rPr>
      </w:pPr>
    </w:p>
    <w:p w14:paraId="25B297D1" w14:textId="77777777" w:rsidR="002172C9" w:rsidRDefault="002172C9" w:rsidP="00D81BFF">
      <w:pPr>
        <w:shd w:val="clear" w:color="auto" w:fill="FFFFFF"/>
        <w:spacing w:line="240" w:lineRule="auto"/>
        <w:ind w:right="9"/>
        <w:jc w:val="center"/>
        <w:rPr>
          <w:b/>
          <w:color w:val="000000" w:themeColor="text1"/>
          <w:sz w:val="44"/>
        </w:rPr>
      </w:pPr>
    </w:p>
    <w:p w14:paraId="2428E06E" w14:textId="5CBC2FF8" w:rsidR="002172C9" w:rsidRDefault="002172C9" w:rsidP="00D81BFF">
      <w:pPr>
        <w:shd w:val="clear" w:color="auto" w:fill="FFFFFF"/>
        <w:spacing w:line="240" w:lineRule="auto"/>
        <w:ind w:right="9"/>
        <w:jc w:val="center"/>
        <w:rPr>
          <w:b/>
          <w:color w:val="000000" w:themeColor="text1"/>
          <w:sz w:val="44"/>
        </w:rPr>
      </w:pPr>
    </w:p>
    <w:p w14:paraId="7CC1BAFE" w14:textId="695F0006" w:rsidR="002172C9" w:rsidRDefault="002172C9" w:rsidP="00D81BFF">
      <w:pPr>
        <w:shd w:val="clear" w:color="auto" w:fill="FFFFFF"/>
        <w:spacing w:line="240" w:lineRule="auto"/>
        <w:ind w:right="9"/>
        <w:jc w:val="center"/>
        <w:rPr>
          <w:b/>
          <w:color w:val="000000" w:themeColor="text1"/>
          <w:sz w:val="44"/>
        </w:rPr>
      </w:pPr>
    </w:p>
    <w:p w14:paraId="4FF205A8" w14:textId="321D27C6" w:rsidR="002172C9" w:rsidRDefault="002172C9" w:rsidP="00D81BFF">
      <w:pPr>
        <w:shd w:val="clear" w:color="auto" w:fill="FFFFFF"/>
        <w:spacing w:line="240" w:lineRule="auto"/>
        <w:ind w:right="9"/>
        <w:jc w:val="center"/>
        <w:rPr>
          <w:b/>
          <w:color w:val="000000" w:themeColor="text1"/>
          <w:sz w:val="44"/>
        </w:rPr>
      </w:pPr>
    </w:p>
    <w:p w14:paraId="4954864C" w14:textId="1D4DA8A7" w:rsidR="002172C9" w:rsidRDefault="002172C9" w:rsidP="00D81BFF">
      <w:pPr>
        <w:shd w:val="clear" w:color="auto" w:fill="FFFFFF"/>
        <w:spacing w:line="240" w:lineRule="auto"/>
        <w:ind w:right="9"/>
        <w:jc w:val="center"/>
        <w:rPr>
          <w:b/>
          <w:color w:val="000000" w:themeColor="text1"/>
          <w:sz w:val="44"/>
        </w:rPr>
      </w:pPr>
    </w:p>
    <w:p w14:paraId="0100440C" w14:textId="75A74DF3" w:rsidR="002172C9" w:rsidRDefault="002172C9" w:rsidP="00D81BFF">
      <w:pPr>
        <w:shd w:val="clear" w:color="auto" w:fill="FFFFFF"/>
        <w:spacing w:line="240" w:lineRule="auto"/>
        <w:ind w:right="9"/>
        <w:jc w:val="center"/>
        <w:rPr>
          <w:b/>
          <w:color w:val="000000" w:themeColor="text1"/>
          <w:sz w:val="44"/>
        </w:rPr>
      </w:pPr>
    </w:p>
    <w:p w14:paraId="4DBD0A07" w14:textId="77777777" w:rsidR="002172C9" w:rsidRDefault="002172C9" w:rsidP="00D81BFF">
      <w:pPr>
        <w:shd w:val="clear" w:color="auto" w:fill="FFFFFF"/>
        <w:spacing w:line="240" w:lineRule="auto"/>
        <w:ind w:right="9"/>
        <w:jc w:val="center"/>
        <w:rPr>
          <w:b/>
          <w:color w:val="000000" w:themeColor="text1"/>
          <w:sz w:val="44"/>
        </w:rPr>
      </w:pPr>
    </w:p>
    <w:p w14:paraId="0EE88493" w14:textId="20A9CDB6" w:rsidR="002172C9" w:rsidRDefault="002172C9" w:rsidP="00D81BFF">
      <w:pPr>
        <w:shd w:val="clear" w:color="auto" w:fill="FFFFFF"/>
        <w:spacing w:line="240" w:lineRule="auto"/>
        <w:ind w:right="9"/>
        <w:jc w:val="center"/>
        <w:rPr>
          <w:b/>
          <w:color w:val="000000" w:themeColor="text1"/>
          <w:sz w:val="44"/>
        </w:rPr>
      </w:pPr>
    </w:p>
    <w:p w14:paraId="798B3279" w14:textId="77777777" w:rsidR="002172C9" w:rsidRDefault="002172C9" w:rsidP="00D81BFF">
      <w:pPr>
        <w:shd w:val="clear" w:color="auto" w:fill="FFFFFF"/>
        <w:spacing w:line="240" w:lineRule="auto"/>
        <w:ind w:right="9"/>
        <w:jc w:val="center"/>
        <w:rPr>
          <w:b/>
          <w:color w:val="000000" w:themeColor="text1"/>
          <w:sz w:val="44"/>
        </w:rPr>
      </w:pPr>
    </w:p>
    <w:p w14:paraId="160CC259" w14:textId="0683A5C6" w:rsidR="002172C9" w:rsidRPr="006B0396" w:rsidRDefault="002172C9" w:rsidP="00D81BFF">
      <w:pPr>
        <w:shd w:val="clear" w:color="auto" w:fill="FFFFFF"/>
        <w:spacing w:line="240" w:lineRule="auto"/>
        <w:ind w:right="9"/>
        <w:jc w:val="center"/>
        <w:rPr>
          <w:b/>
          <w:color w:val="000000" w:themeColor="text1"/>
          <w:sz w:val="44"/>
        </w:rPr>
      </w:pPr>
    </w:p>
    <w:p w14:paraId="6F6CD023" w14:textId="10036B2D" w:rsidR="00424982" w:rsidRPr="006B0396" w:rsidRDefault="00424982" w:rsidP="00D81BFF">
      <w:pPr>
        <w:shd w:val="clear" w:color="auto" w:fill="FFFFFF"/>
        <w:spacing w:line="240" w:lineRule="auto"/>
        <w:ind w:right="9"/>
        <w:jc w:val="center"/>
        <w:rPr>
          <w:b/>
          <w:color w:val="000000" w:themeColor="text1"/>
          <w:sz w:val="44"/>
        </w:rPr>
      </w:pPr>
    </w:p>
    <w:p w14:paraId="33265CE3" w14:textId="5D34B51A" w:rsidR="008F1345" w:rsidRDefault="008F1345" w:rsidP="008F1345">
      <w:pPr>
        <w:shd w:val="clear" w:color="auto" w:fill="FFFFFF"/>
        <w:spacing w:line="240" w:lineRule="auto"/>
        <w:ind w:right="9"/>
        <w:jc w:val="center"/>
        <w:rPr>
          <w:b/>
          <w:color w:val="000000" w:themeColor="text1"/>
          <w:sz w:val="44"/>
        </w:rPr>
      </w:pPr>
      <w:r w:rsidRPr="006B0396">
        <w:rPr>
          <w:b/>
          <w:color w:val="000000" w:themeColor="text1"/>
          <w:sz w:val="44"/>
        </w:rPr>
        <w:t>Annexe n°</w:t>
      </w:r>
      <w:r>
        <w:rPr>
          <w:b/>
          <w:color w:val="000000" w:themeColor="text1"/>
          <w:sz w:val="44"/>
        </w:rPr>
        <w:t>35</w:t>
      </w:r>
      <w:r w:rsidRPr="006B0396">
        <w:rPr>
          <w:b/>
          <w:color w:val="000000" w:themeColor="text1"/>
          <w:sz w:val="44"/>
        </w:rPr>
        <w:t xml:space="preserve"> : </w:t>
      </w:r>
      <w:r>
        <w:rPr>
          <w:b/>
          <w:color w:val="000000" w:themeColor="text1"/>
          <w:sz w:val="44"/>
        </w:rPr>
        <w:t>Décision de validation des résultats</w:t>
      </w:r>
    </w:p>
    <w:p w14:paraId="23AF1ADB" w14:textId="168499C9" w:rsidR="002172C9" w:rsidRDefault="002172C9" w:rsidP="008F1345">
      <w:pPr>
        <w:shd w:val="clear" w:color="auto" w:fill="FFFFFF"/>
        <w:spacing w:line="240" w:lineRule="auto"/>
        <w:ind w:right="9"/>
        <w:jc w:val="center"/>
        <w:rPr>
          <w:b/>
          <w:color w:val="000000" w:themeColor="text1"/>
          <w:sz w:val="44"/>
        </w:rPr>
      </w:pPr>
    </w:p>
    <w:p w14:paraId="6DC65D25" w14:textId="3AC969BA" w:rsidR="002172C9" w:rsidRDefault="002172C9" w:rsidP="008F1345">
      <w:pPr>
        <w:shd w:val="clear" w:color="auto" w:fill="FFFFFF"/>
        <w:spacing w:line="240" w:lineRule="auto"/>
        <w:ind w:right="9"/>
        <w:jc w:val="center"/>
        <w:rPr>
          <w:b/>
          <w:color w:val="000000" w:themeColor="text1"/>
          <w:sz w:val="44"/>
        </w:rPr>
      </w:pPr>
    </w:p>
    <w:p w14:paraId="361A64A4" w14:textId="6CA13880" w:rsidR="002172C9" w:rsidRDefault="002172C9" w:rsidP="008F1345">
      <w:pPr>
        <w:shd w:val="clear" w:color="auto" w:fill="FFFFFF"/>
        <w:spacing w:line="240" w:lineRule="auto"/>
        <w:ind w:right="9"/>
        <w:jc w:val="center"/>
        <w:rPr>
          <w:b/>
          <w:color w:val="000000" w:themeColor="text1"/>
          <w:sz w:val="44"/>
        </w:rPr>
      </w:pPr>
    </w:p>
    <w:p w14:paraId="15FD53BD" w14:textId="51341FC5" w:rsidR="002172C9" w:rsidRDefault="002172C9" w:rsidP="008F1345">
      <w:pPr>
        <w:shd w:val="clear" w:color="auto" w:fill="FFFFFF"/>
        <w:spacing w:line="240" w:lineRule="auto"/>
        <w:ind w:right="9"/>
        <w:jc w:val="center"/>
        <w:rPr>
          <w:b/>
          <w:color w:val="000000" w:themeColor="text1"/>
          <w:sz w:val="44"/>
        </w:rPr>
      </w:pPr>
    </w:p>
    <w:p w14:paraId="49604E7D" w14:textId="1BCC6650" w:rsidR="002172C9" w:rsidRDefault="002172C9" w:rsidP="008F1345">
      <w:pPr>
        <w:shd w:val="clear" w:color="auto" w:fill="FFFFFF"/>
        <w:spacing w:line="240" w:lineRule="auto"/>
        <w:ind w:right="9"/>
        <w:jc w:val="center"/>
        <w:rPr>
          <w:b/>
          <w:color w:val="000000" w:themeColor="text1"/>
          <w:sz w:val="44"/>
        </w:rPr>
      </w:pPr>
    </w:p>
    <w:p w14:paraId="0BD59F76" w14:textId="2DE3CACF" w:rsidR="002172C9" w:rsidRDefault="002172C9" w:rsidP="008F1345">
      <w:pPr>
        <w:shd w:val="clear" w:color="auto" w:fill="FFFFFF"/>
        <w:spacing w:line="240" w:lineRule="auto"/>
        <w:ind w:right="9"/>
        <w:jc w:val="center"/>
        <w:rPr>
          <w:b/>
          <w:color w:val="000000" w:themeColor="text1"/>
          <w:sz w:val="44"/>
        </w:rPr>
      </w:pPr>
    </w:p>
    <w:p w14:paraId="1CE5CEF3" w14:textId="381403AF" w:rsidR="002172C9" w:rsidRDefault="002172C9" w:rsidP="008F1345">
      <w:pPr>
        <w:shd w:val="clear" w:color="auto" w:fill="FFFFFF"/>
        <w:spacing w:line="240" w:lineRule="auto"/>
        <w:ind w:right="9"/>
        <w:jc w:val="center"/>
        <w:rPr>
          <w:b/>
          <w:color w:val="000000" w:themeColor="text1"/>
          <w:sz w:val="44"/>
        </w:rPr>
      </w:pPr>
    </w:p>
    <w:p w14:paraId="53C82E48" w14:textId="77777777" w:rsidR="002172C9" w:rsidRDefault="002172C9" w:rsidP="008F1345">
      <w:pPr>
        <w:shd w:val="clear" w:color="auto" w:fill="FFFFFF"/>
        <w:spacing w:line="240" w:lineRule="auto"/>
        <w:ind w:right="9"/>
        <w:jc w:val="center"/>
        <w:rPr>
          <w:b/>
          <w:color w:val="000000" w:themeColor="text1"/>
          <w:sz w:val="44"/>
        </w:rPr>
      </w:pPr>
    </w:p>
    <w:p w14:paraId="5AD249A6" w14:textId="51E148DB" w:rsidR="002172C9" w:rsidRDefault="002172C9" w:rsidP="008F1345">
      <w:pPr>
        <w:shd w:val="clear" w:color="auto" w:fill="FFFFFF"/>
        <w:spacing w:line="240" w:lineRule="auto"/>
        <w:ind w:right="9"/>
        <w:jc w:val="center"/>
        <w:rPr>
          <w:b/>
          <w:color w:val="000000" w:themeColor="text1"/>
          <w:sz w:val="44"/>
        </w:rPr>
      </w:pPr>
    </w:p>
    <w:p w14:paraId="78E8DFC4" w14:textId="60932A2D" w:rsidR="008F1345" w:rsidRDefault="008F1345" w:rsidP="008F1345">
      <w:pPr>
        <w:shd w:val="clear" w:color="auto" w:fill="FFFFFF"/>
        <w:spacing w:line="240" w:lineRule="auto"/>
        <w:ind w:right="9"/>
        <w:jc w:val="center"/>
        <w:rPr>
          <w:b/>
          <w:color w:val="000000" w:themeColor="text1"/>
          <w:sz w:val="44"/>
        </w:rPr>
      </w:pPr>
    </w:p>
    <w:p w14:paraId="418FB483" w14:textId="24DC15EC" w:rsidR="002172C9" w:rsidRDefault="002172C9" w:rsidP="002172C9">
      <w:pPr>
        <w:shd w:val="clear" w:color="auto" w:fill="FFFFFF"/>
        <w:spacing w:line="240" w:lineRule="auto"/>
        <w:ind w:right="9"/>
        <w:jc w:val="center"/>
        <w:rPr>
          <w:b/>
          <w:color w:val="000000" w:themeColor="text1"/>
          <w:sz w:val="44"/>
        </w:rPr>
      </w:pPr>
    </w:p>
    <w:p w14:paraId="70798876" w14:textId="77777777" w:rsidR="002172C9" w:rsidRDefault="002172C9" w:rsidP="002172C9">
      <w:pPr>
        <w:shd w:val="clear" w:color="auto" w:fill="FFFFFF"/>
        <w:spacing w:line="240" w:lineRule="auto"/>
        <w:ind w:right="9"/>
        <w:jc w:val="center"/>
        <w:rPr>
          <w:b/>
          <w:color w:val="000000" w:themeColor="text1"/>
          <w:sz w:val="44"/>
        </w:rPr>
      </w:pPr>
    </w:p>
    <w:p w14:paraId="7F42F5EA" w14:textId="77777777" w:rsidR="002172C9" w:rsidRDefault="002172C9" w:rsidP="002172C9">
      <w:pPr>
        <w:shd w:val="clear" w:color="auto" w:fill="FFFFFF"/>
        <w:spacing w:line="240" w:lineRule="auto"/>
        <w:ind w:right="9"/>
        <w:jc w:val="center"/>
        <w:rPr>
          <w:b/>
          <w:color w:val="000000" w:themeColor="text1"/>
          <w:sz w:val="44"/>
        </w:rPr>
      </w:pPr>
    </w:p>
    <w:p w14:paraId="403A44B9" w14:textId="31C1CE71" w:rsidR="002172C9" w:rsidRDefault="002172C9" w:rsidP="002172C9">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17632" behindDoc="0" locked="0" layoutInCell="1" allowOverlap="1" wp14:anchorId="229000C1" wp14:editId="0D23593A">
            <wp:simplePos x="0" y="0"/>
            <wp:positionH relativeFrom="page">
              <wp:posOffset>3099435</wp:posOffset>
            </wp:positionH>
            <wp:positionV relativeFrom="margin">
              <wp:posOffset>-87185</wp:posOffset>
            </wp:positionV>
            <wp:extent cx="1379220" cy="1045210"/>
            <wp:effectExtent l="76200" t="57150" r="49530" b="97790"/>
            <wp:wrapSquare wrapText="bothSides"/>
            <wp:docPr id="1293087452"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952AE68" w14:textId="77777777" w:rsidR="002172C9" w:rsidRPr="005C0981" w:rsidRDefault="002172C9" w:rsidP="002172C9">
      <w:pPr>
        <w:shd w:val="clear" w:color="auto" w:fill="FFFFFF"/>
        <w:spacing w:line="240" w:lineRule="auto"/>
        <w:ind w:right="9"/>
        <w:jc w:val="center"/>
        <w:rPr>
          <w:b/>
          <w:color w:val="000000" w:themeColor="text1"/>
          <w:sz w:val="44"/>
        </w:rPr>
      </w:pPr>
    </w:p>
    <w:p w14:paraId="410CD637" w14:textId="7549049C" w:rsidR="002172C9" w:rsidRPr="005C0981" w:rsidRDefault="002172C9" w:rsidP="002172C9">
      <w:pPr>
        <w:shd w:val="clear" w:color="auto" w:fill="FFFFFF"/>
        <w:spacing w:line="240" w:lineRule="auto"/>
        <w:ind w:right="9"/>
        <w:jc w:val="center"/>
        <w:rPr>
          <w:b/>
          <w:color w:val="000000" w:themeColor="text1"/>
          <w:sz w:val="44"/>
        </w:rPr>
      </w:pPr>
    </w:p>
    <w:p w14:paraId="2482C08B" w14:textId="690119C2" w:rsidR="002172C9" w:rsidRPr="005C0981" w:rsidRDefault="002172C9" w:rsidP="002172C9">
      <w:pPr>
        <w:shd w:val="clear" w:color="auto" w:fill="FFFFFF"/>
        <w:spacing w:line="240" w:lineRule="auto"/>
        <w:ind w:right="9"/>
        <w:jc w:val="center"/>
        <w:rPr>
          <w:b/>
          <w:color w:val="000000" w:themeColor="text1"/>
          <w:sz w:val="20"/>
          <w:szCs w:val="8"/>
        </w:rPr>
      </w:pPr>
    </w:p>
    <w:p w14:paraId="47214FB0" w14:textId="54F9E509" w:rsidR="002172C9" w:rsidRPr="00D540D8" w:rsidRDefault="002172C9" w:rsidP="002172C9">
      <w:pPr>
        <w:spacing w:line="240" w:lineRule="auto"/>
        <w:jc w:val="center"/>
        <w:rPr>
          <w:rFonts w:ascii="Arial" w:eastAsia="Calibri" w:hAnsi="Arial" w:cs="Arial"/>
          <w:b/>
          <w:bCs/>
          <w:color w:val="000000" w:themeColor="text1"/>
          <w:sz w:val="40"/>
          <w:szCs w:val="40"/>
          <w:lang w:eastAsia="en-US"/>
        </w:rPr>
      </w:pPr>
      <w:r w:rsidRPr="00D540D8">
        <w:rPr>
          <w:rFonts w:ascii="Arial" w:eastAsia="Calibri" w:hAnsi="Arial" w:cs="Arial"/>
          <w:b/>
          <w:bCs/>
          <w:color w:val="000000" w:themeColor="text1"/>
          <w:sz w:val="40"/>
          <w:szCs w:val="40"/>
          <w:lang w:eastAsia="en-US"/>
        </w:rPr>
        <w:t>DÉCISION N°008-DG/UPFHOB-MALI/290822</w:t>
      </w:r>
    </w:p>
    <w:p w14:paraId="63FAFFCE" w14:textId="6646AA5B" w:rsidR="002172C9" w:rsidRDefault="002172C9" w:rsidP="002172C9">
      <w:pPr>
        <w:spacing w:line="240" w:lineRule="auto"/>
        <w:jc w:val="center"/>
        <w:rPr>
          <w:rFonts w:ascii="Arial" w:eastAsia="Calibri" w:hAnsi="Arial" w:cs="Arial"/>
          <w:b/>
          <w:bCs/>
          <w:color w:val="000000" w:themeColor="text1"/>
          <w:sz w:val="32"/>
          <w:szCs w:val="32"/>
          <w:lang w:eastAsia="en-US"/>
        </w:rPr>
      </w:pPr>
      <w:r w:rsidRPr="00D540D8">
        <w:rPr>
          <w:rFonts w:ascii="Arial" w:eastAsia="Calibri" w:hAnsi="Arial" w:cs="Arial"/>
          <w:b/>
          <w:bCs/>
          <w:color w:val="000000" w:themeColor="text1"/>
          <w:sz w:val="32"/>
          <w:szCs w:val="32"/>
          <w:lang w:eastAsia="en-US"/>
        </w:rPr>
        <w:t>PORTANT VALIDATION DES RESULTATS</w:t>
      </w:r>
    </w:p>
    <w:p w14:paraId="2F347F1E" w14:textId="77777777" w:rsidR="002172C9" w:rsidRPr="00D540D8" w:rsidRDefault="002172C9" w:rsidP="002172C9">
      <w:pPr>
        <w:spacing w:line="240" w:lineRule="auto"/>
        <w:jc w:val="center"/>
        <w:rPr>
          <w:rFonts w:ascii="Arial" w:eastAsia="Calibri" w:hAnsi="Arial" w:cs="Arial"/>
          <w:color w:val="000000" w:themeColor="text1"/>
          <w:sz w:val="40"/>
          <w:szCs w:val="40"/>
          <w:lang w:eastAsia="en-US"/>
        </w:rPr>
      </w:pPr>
    </w:p>
    <w:p w14:paraId="0BFD705A" w14:textId="77777777" w:rsidR="002172C9" w:rsidRDefault="002172C9" w:rsidP="002172C9">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14CBE6FE" w14:textId="77777777" w:rsidR="002172C9" w:rsidRPr="00B40486" w:rsidRDefault="002172C9" w:rsidP="002172C9">
      <w:pPr>
        <w:spacing w:line="276" w:lineRule="auto"/>
        <w:jc w:val="center"/>
        <w:rPr>
          <w:rFonts w:ascii="Arial" w:eastAsia="Calibri" w:hAnsi="Arial" w:cs="Arial"/>
          <w:b/>
          <w:bCs/>
          <w:color w:val="000000" w:themeColor="text1"/>
          <w:szCs w:val="24"/>
          <w:lang w:eastAsia="en-US"/>
        </w:rPr>
      </w:pPr>
    </w:p>
    <w:p w14:paraId="6D695DE3" w14:textId="77777777" w:rsidR="002172C9" w:rsidRPr="00B40486" w:rsidRDefault="002172C9" w:rsidP="002172C9">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7E43AF78" w14:textId="77777777" w:rsidR="002172C9" w:rsidRPr="005C0981" w:rsidRDefault="002172C9" w:rsidP="002172C9">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05AF7EEA" w14:textId="77777777" w:rsidR="002172C9" w:rsidRPr="005C0981" w:rsidRDefault="002172C9" w:rsidP="002172C9">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38A49546"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Vu</w:t>
      </w:r>
      <w:r w:rsidRPr="00A8642B">
        <w:rPr>
          <w:rFonts w:ascii="Arial" w:hAnsi="Arial" w:cs="Arial"/>
          <w:szCs w:val="24"/>
          <w:lang w:eastAsia="en-US"/>
        </w:rPr>
        <w:t xml:space="preserve"> les textes et règlements encadrant les activités pédagogiques et administratives de l’Université Privée Félix Houphouët Boigny</w:t>
      </w:r>
      <w:r>
        <w:rPr>
          <w:rFonts w:ascii="Arial" w:hAnsi="Arial" w:cs="Arial"/>
          <w:szCs w:val="24"/>
          <w:lang w:eastAsia="en-US"/>
        </w:rPr>
        <w:t>-</w:t>
      </w:r>
      <w:r w:rsidRPr="00A8642B">
        <w:rPr>
          <w:rFonts w:ascii="Arial" w:hAnsi="Arial" w:cs="Arial"/>
          <w:szCs w:val="24"/>
          <w:lang w:eastAsia="en-US"/>
        </w:rPr>
        <w:t>Mali (UPFHOB-MALI),</w:t>
      </w:r>
    </w:p>
    <w:p w14:paraId="1CFF7619"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Vu</w:t>
      </w:r>
      <w:r w:rsidRPr="00A8642B">
        <w:rPr>
          <w:rFonts w:ascii="Arial" w:hAnsi="Arial" w:cs="Arial"/>
          <w:szCs w:val="24"/>
          <w:lang w:eastAsia="en-US"/>
        </w:rPr>
        <w:t xml:space="preserve"> les procès-verbaux des délibérations des jurys d’examen pour l’année scolaire 2021-2022,</w:t>
      </w:r>
    </w:p>
    <w:p w14:paraId="0F62647E"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Considérant</w:t>
      </w:r>
      <w:r w:rsidRPr="00A8642B">
        <w:rPr>
          <w:rFonts w:ascii="Arial" w:hAnsi="Arial" w:cs="Arial"/>
          <w:szCs w:val="24"/>
          <w:lang w:eastAsia="en-US"/>
        </w:rPr>
        <w:t xml:space="preserve"> la nécessité de valider officiellement les résultats académiques afin de garantir l’intégrité des parcours scolaires des étudiants,</w:t>
      </w:r>
    </w:p>
    <w:p w14:paraId="4CB5ED38" w14:textId="77777777" w:rsidR="002172C9" w:rsidRPr="00BC113F" w:rsidRDefault="002172C9" w:rsidP="002172C9">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7A5A6710"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1 :</w:t>
      </w:r>
      <w:r w:rsidRPr="00A8642B">
        <w:rPr>
          <w:rFonts w:ascii="Arial" w:hAnsi="Arial" w:cs="Arial"/>
          <w:szCs w:val="24"/>
          <w:lang w:eastAsia="en-US"/>
        </w:rPr>
        <w:t xml:space="preserve"> Les résultats des évaluations académiques de l’année scolaire 2021-2022, tels qu’approuvés par les jurys de délibération, sont officiellement validés pour l’ensemble des étudiants inscrits aux différents programmes de l’Université Privée Félix Houphouët Boigny</w:t>
      </w:r>
      <w:r>
        <w:rPr>
          <w:rFonts w:ascii="Arial" w:hAnsi="Arial" w:cs="Arial"/>
          <w:szCs w:val="24"/>
          <w:lang w:eastAsia="en-US"/>
        </w:rPr>
        <w:t>-</w:t>
      </w:r>
      <w:r w:rsidRPr="00A8642B">
        <w:rPr>
          <w:rFonts w:ascii="Arial" w:hAnsi="Arial" w:cs="Arial"/>
          <w:szCs w:val="24"/>
          <w:lang w:eastAsia="en-US"/>
        </w:rPr>
        <w:t>Mali (UPFHOB-MALI).</w:t>
      </w:r>
    </w:p>
    <w:p w14:paraId="7930DC53" w14:textId="77777777"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t xml:space="preserve">Article </w:t>
      </w:r>
      <w:proofErr w:type="gramStart"/>
      <w:r w:rsidRPr="00A8642B">
        <w:rPr>
          <w:rFonts w:ascii="Arial" w:hAnsi="Arial" w:cs="Arial"/>
          <w:b/>
          <w:bCs/>
          <w:szCs w:val="24"/>
          <w:lang w:val="en-US" w:eastAsia="en-US"/>
        </w:rPr>
        <w:t>2 :</w:t>
      </w:r>
      <w:proofErr w:type="gramEnd"/>
      <w:r w:rsidRPr="00A8642B">
        <w:rPr>
          <w:rFonts w:ascii="Arial" w:hAnsi="Arial" w:cs="Arial"/>
          <w:szCs w:val="24"/>
          <w:lang w:val="en-US" w:eastAsia="en-US"/>
        </w:rPr>
        <w:t xml:space="preserve"> </w:t>
      </w:r>
      <w:r>
        <w:rPr>
          <w:rFonts w:ascii="Arial" w:hAnsi="Arial" w:cs="Arial"/>
          <w:b/>
          <w:bCs/>
          <w:szCs w:val="24"/>
          <w:lang w:val="en-US" w:eastAsia="en-US"/>
        </w:rPr>
        <w:t>Publication des r</w:t>
      </w:r>
      <w:r w:rsidRPr="00A8642B">
        <w:rPr>
          <w:rFonts w:ascii="Arial" w:hAnsi="Arial" w:cs="Arial"/>
          <w:b/>
          <w:bCs/>
          <w:szCs w:val="24"/>
          <w:lang w:val="en-US" w:eastAsia="en-US"/>
        </w:rPr>
        <w:t>ésultats</w:t>
      </w:r>
    </w:p>
    <w:p w14:paraId="628164BF" w14:textId="77777777" w:rsidR="002172C9" w:rsidRPr="00A8642B" w:rsidRDefault="002172C9" w:rsidP="002172C9">
      <w:pPr>
        <w:numPr>
          <w:ilvl w:val="0"/>
          <w:numId w:val="81"/>
        </w:numPr>
        <w:spacing w:line="240" w:lineRule="auto"/>
        <w:jc w:val="left"/>
        <w:rPr>
          <w:rFonts w:ascii="Arial" w:hAnsi="Arial" w:cs="Arial"/>
          <w:szCs w:val="24"/>
          <w:lang w:eastAsia="en-US"/>
        </w:rPr>
      </w:pPr>
      <w:r w:rsidRPr="00A8642B">
        <w:rPr>
          <w:rFonts w:ascii="Arial" w:hAnsi="Arial" w:cs="Arial"/>
          <w:szCs w:val="24"/>
          <w:lang w:eastAsia="en-US"/>
        </w:rPr>
        <w:t xml:space="preserve">Les résultats validés seront publiés par le </w:t>
      </w:r>
      <w:r>
        <w:rPr>
          <w:rFonts w:ascii="Arial" w:hAnsi="Arial" w:cs="Arial"/>
          <w:szCs w:val="24"/>
          <w:lang w:eastAsia="en-US"/>
        </w:rPr>
        <w:t>s</w:t>
      </w:r>
      <w:r w:rsidRPr="00A8642B">
        <w:rPr>
          <w:rFonts w:ascii="Arial" w:hAnsi="Arial" w:cs="Arial"/>
          <w:szCs w:val="24"/>
          <w:lang w:eastAsia="en-US"/>
        </w:rPr>
        <w:t xml:space="preserve">ervice </w:t>
      </w:r>
      <w:r>
        <w:rPr>
          <w:rFonts w:ascii="Arial" w:hAnsi="Arial" w:cs="Arial"/>
          <w:szCs w:val="24"/>
          <w:lang w:eastAsia="en-US"/>
        </w:rPr>
        <w:t>a</w:t>
      </w:r>
      <w:r w:rsidRPr="00A8642B">
        <w:rPr>
          <w:rFonts w:ascii="Arial" w:hAnsi="Arial" w:cs="Arial"/>
          <w:szCs w:val="24"/>
          <w:lang w:eastAsia="en-US"/>
        </w:rPr>
        <w:t>cadémique selon les modalités habituelles, notamment sur le tableau d'affichage de l’université et via les plateformes numériques officielles.</w:t>
      </w:r>
    </w:p>
    <w:p w14:paraId="1902D253" w14:textId="77777777" w:rsidR="002172C9" w:rsidRPr="00A8642B" w:rsidRDefault="002172C9" w:rsidP="002172C9">
      <w:pPr>
        <w:numPr>
          <w:ilvl w:val="0"/>
          <w:numId w:val="81"/>
        </w:numPr>
        <w:spacing w:line="240" w:lineRule="auto"/>
        <w:jc w:val="left"/>
        <w:rPr>
          <w:rFonts w:ascii="Arial" w:hAnsi="Arial" w:cs="Arial"/>
          <w:szCs w:val="24"/>
          <w:lang w:eastAsia="en-US"/>
        </w:rPr>
      </w:pPr>
      <w:r w:rsidRPr="00A8642B">
        <w:rPr>
          <w:rFonts w:ascii="Arial" w:hAnsi="Arial" w:cs="Arial"/>
          <w:szCs w:val="24"/>
          <w:lang w:eastAsia="en-US"/>
        </w:rPr>
        <w:t xml:space="preserve">Les étudiants seront informés de la disponibilité des résultats et des modalités de consultation par le biais d’une communication officielle du </w:t>
      </w:r>
      <w:r>
        <w:rPr>
          <w:rFonts w:ascii="Arial" w:hAnsi="Arial" w:cs="Arial"/>
          <w:szCs w:val="24"/>
          <w:lang w:eastAsia="en-US"/>
        </w:rPr>
        <w:t>s</w:t>
      </w:r>
      <w:r w:rsidRPr="00A8642B">
        <w:rPr>
          <w:rFonts w:ascii="Arial" w:hAnsi="Arial" w:cs="Arial"/>
          <w:szCs w:val="24"/>
          <w:lang w:eastAsia="en-US"/>
        </w:rPr>
        <w:t xml:space="preserve">ervice </w:t>
      </w:r>
      <w:r>
        <w:rPr>
          <w:rFonts w:ascii="Arial" w:hAnsi="Arial" w:cs="Arial"/>
          <w:szCs w:val="24"/>
          <w:lang w:eastAsia="en-US"/>
        </w:rPr>
        <w:t>a</w:t>
      </w:r>
      <w:r w:rsidRPr="00A8642B">
        <w:rPr>
          <w:rFonts w:ascii="Arial" w:hAnsi="Arial" w:cs="Arial"/>
          <w:szCs w:val="24"/>
          <w:lang w:eastAsia="en-US"/>
        </w:rPr>
        <w:t>cadémique.</w:t>
      </w:r>
    </w:p>
    <w:p w14:paraId="1C4B72F3"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3 :</w:t>
      </w:r>
      <w:r w:rsidRPr="00A8642B">
        <w:rPr>
          <w:rFonts w:ascii="Arial" w:hAnsi="Arial" w:cs="Arial"/>
          <w:szCs w:val="24"/>
          <w:lang w:eastAsia="en-US"/>
        </w:rPr>
        <w:t xml:space="preserve"> </w:t>
      </w:r>
      <w:r>
        <w:rPr>
          <w:rFonts w:ascii="Arial" w:hAnsi="Arial" w:cs="Arial"/>
          <w:b/>
          <w:bCs/>
          <w:szCs w:val="24"/>
          <w:lang w:eastAsia="en-US"/>
        </w:rPr>
        <w:t>Délivrance des relevés de notes et a</w:t>
      </w:r>
      <w:r w:rsidRPr="00A8642B">
        <w:rPr>
          <w:rFonts w:ascii="Arial" w:hAnsi="Arial" w:cs="Arial"/>
          <w:b/>
          <w:bCs/>
          <w:szCs w:val="24"/>
          <w:lang w:eastAsia="en-US"/>
        </w:rPr>
        <w:t>ttestations</w:t>
      </w:r>
    </w:p>
    <w:p w14:paraId="1585A1FB" w14:textId="77777777" w:rsidR="002172C9" w:rsidRPr="00A8642B" w:rsidRDefault="002172C9" w:rsidP="002172C9">
      <w:pPr>
        <w:numPr>
          <w:ilvl w:val="0"/>
          <w:numId w:val="82"/>
        </w:numPr>
        <w:spacing w:line="240" w:lineRule="auto"/>
        <w:jc w:val="left"/>
        <w:rPr>
          <w:rFonts w:ascii="Arial" w:hAnsi="Arial" w:cs="Arial"/>
          <w:szCs w:val="24"/>
          <w:lang w:eastAsia="en-US"/>
        </w:rPr>
      </w:pPr>
      <w:r w:rsidRPr="00A8642B">
        <w:rPr>
          <w:rFonts w:ascii="Arial" w:hAnsi="Arial" w:cs="Arial"/>
          <w:szCs w:val="24"/>
          <w:lang w:eastAsia="en-US"/>
        </w:rPr>
        <w:t>Les relevés de notes et attestations de réussite de l’année scolaire 2021-2022 seront délivrés aux étudiants ayant satisfait aux exigences académiques de leur programme.</w:t>
      </w:r>
    </w:p>
    <w:p w14:paraId="42A3DB85" w14:textId="77777777" w:rsidR="002172C9" w:rsidRPr="00A8642B" w:rsidRDefault="002172C9" w:rsidP="002172C9">
      <w:pPr>
        <w:numPr>
          <w:ilvl w:val="0"/>
          <w:numId w:val="82"/>
        </w:numPr>
        <w:spacing w:line="240" w:lineRule="auto"/>
        <w:jc w:val="left"/>
        <w:rPr>
          <w:rFonts w:ascii="Arial" w:hAnsi="Arial" w:cs="Arial"/>
          <w:szCs w:val="24"/>
          <w:lang w:eastAsia="en-US"/>
        </w:rPr>
      </w:pPr>
      <w:r w:rsidRPr="00A8642B">
        <w:rPr>
          <w:rFonts w:ascii="Arial" w:hAnsi="Arial" w:cs="Arial"/>
          <w:szCs w:val="24"/>
          <w:lang w:eastAsia="en-US"/>
        </w:rPr>
        <w:t>Les étudiants ayant échoué à certaines unités d'enseignement pourront bénéficier des sessions de rattrapage conformément aux règlements de l’université.</w:t>
      </w:r>
    </w:p>
    <w:p w14:paraId="23296625" w14:textId="77777777" w:rsidR="002172C9" w:rsidRPr="00A8642B" w:rsidRDefault="002172C9" w:rsidP="002172C9">
      <w:pPr>
        <w:spacing w:line="240" w:lineRule="auto"/>
        <w:jc w:val="left"/>
        <w:rPr>
          <w:rFonts w:ascii="Arial" w:hAnsi="Arial" w:cs="Arial"/>
          <w:szCs w:val="24"/>
          <w:lang w:eastAsia="en-US"/>
        </w:rPr>
      </w:pPr>
      <w:r w:rsidRPr="00A8642B">
        <w:rPr>
          <w:rFonts w:ascii="Arial" w:hAnsi="Arial" w:cs="Arial"/>
          <w:b/>
          <w:bCs/>
          <w:szCs w:val="24"/>
          <w:lang w:eastAsia="en-US"/>
        </w:rPr>
        <w:t>Article 4 :</w:t>
      </w:r>
      <w:r w:rsidRPr="00A8642B">
        <w:rPr>
          <w:rFonts w:ascii="Arial" w:hAnsi="Arial" w:cs="Arial"/>
          <w:szCs w:val="24"/>
          <w:lang w:eastAsia="en-US"/>
        </w:rPr>
        <w:t xml:space="preserve"> </w:t>
      </w:r>
      <w:r>
        <w:rPr>
          <w:rFonts w:ascii="Arial" w:hAnsi="Arial" w:cs="Arial"/>
          <w:b/>
          <w:bCs/>
          <w:szCs w:val="24"/>
          <w:lang w:eastAsia="en-US"/>
        </w:rPr>
        <w:t>Sessions de rattrapage et r</w:t>
      </w:r>
      <w:r w:rsidRPr="00A8642B">
        <w:rPr>
          <w:rFonts w:ascii="Arial" w:hAnsi="Arial" w:cs="Arial"/>
          <w:b/>
          <w:bCs/>
          <w:szCs w:val="24"/>
          <w:lang w:eastAsia="en-US"/>
        </w:rPr>
        <w:t>emédiation</w:t>
      </w:r>
    </w:p>
    <w:p w14:paraId="06405157" w14:textId="77777777" w:rsidR="002172C9" w:rsidRPr="00A8642B" w:rsidRDefault="002172C9" w:rsidP="002172C9">
      <w:pPr>
        <w:numPr>
          <w:ilvl w:val="0"/>
          <w:numId w:val="83"/>
        </w:numPr>
        <w:spacing w:line="240" w:lineRule="auto"/>
        <w:jc w:val="left"/>
        <w:rPr>
          <w:rFonts w:ascii="Arial" w:hAnsi="Arial" w:cs="Arial"/>
          <w:szCs w:val="24"/>
          <w:lang w:eastAsia="en-US"/>
        </w:rPr>
      </w:pPr>
      <w:r w:rsidRPr="00A8642B">
        <w:rPr>
          <w:rFonts w:ascii="Arial" w:hAnsi="Arial" w:cs="Arial"/>
          <w:szCs w:val="24"/>
          <w:lang w:eastAsia="en-US"/>
        </w:rPr>
        <w:t>Les étudiants ayant des unités non validées sont autorisés à participer aux sessions de rattrapage organisées selon le calendrier académique de l’année 2022-2023.</w:t>
      </w:r>
    </w:p>
    <w:p w14:paraId="6C7D3D69" w14:textId="77777777" w:rsidR="002172C9" w:rsidRDefault="002172C9" w:rsidP="002172C9">
      <w:pPr>
        <w:numPr>
          <w:ilvl w:val="0"/>
          <w:numId w:val="83"/>
        </w:numPr>
        <w:spacing w:line="240" w:lineRule="auto"/>
        <w:jc w:val="left"/>
        <w:rPr>
          <w:rFonts w:ascii="Arial" w:hAnsi="Arial" w:cs="Arial"/>
          <w:szCs w:val="24"/>
          <w:lang w:eastAsia="en-US"/>
        </w:rPr>
      </w:pPr>
      <w:r w:rsidRPr="00A8642B">
        <w:rPr>
          <w:rFonts w:ascii="Arial" w:hAnsi="Arial" w:cs="Arial"/>
          <w:szCs w:val="24"/>
          <w:lang w:eastAsia="en-US"/>
        </w:rPr>
        <w:t>Des sessions de remédiation pourront être proposées pour les étudiants nécessitant un soutien pédagogique supplémentaire.</w:t>
      </w:r>
    </w:p>
    <w:p w14:paraId="1BA9D7F0" w14:textId="77777777" w:rsidR="002172C9" w:rsidRPr="00A8642B" w:rsidRDefault="002172C9" w:rsidP="002172C9">
      <w:pPr>
        <w:spacing w:line="240" w:lineRule="auto"/>
        <w:ind w:left="720"/>
        <w:jc w:val="left"/>
        <w:rPr>
          <w:rFonts w:ascii="Arial" w:hAnsi="Arial" w:cs="Arial"/>
          <w:szCs w:val="24"/>
          <w:lang w:eastAsia="en-US"/>
        </w:rPr>
      </w:pPr>
    </w:p>
    <w:p w14:paraId="5DCDD027" w14:textId="4AC990B8"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t xml:space="preserve">Article </w:t>
      </w:r>
      <w:proofErr w:type="gramStart"/>
      <w:r w:rsidRPr="00A8642B">
        <w:rPr>
          <w:rFonts w:ascii="Arial" w:hAnsi="Arial" w:cs="Arial"/>
          <w:b/>
          <w:bCs/>
          <w:szCs w:val="24"/>
          <w:lang w:val="en-US" w:eastAsia="en-US"/>
        </w:rPr>
        <w:t>5 :</w:t>
      </w:r>
      <w:proofErr w:type="gramEnd"/>
      <w:r w:rsidRPr="00A8642B">
        <w:rPr>
          <w:rFonts w:ascii="Arial" w:hAnsi="Arial" w:cs="Arial"/>
          <w:szCs w:val="24"/>
          <w:lang w:val="en-US" w:eastAsia="en-US"/>
        </w:rPr>
        <w:t xml:space="preserve"> </w:t>
      </w:r>
      <w:r>
        <w:rPr>
          <w:rFonts w:ascii="Arial" w:hAnsi="Arial" w:cs="Arial"/>
          <w:b/>
          <w:bCs/>
          <w:szCs w:val="24"/>
          <w:lang w:val="en-US" w:eastAsia="en-US"/>
        </w:rPr>
        <w:t>Attribution des m</w:t>
      </w:r>
      <w:r w:rsidRPr="00A8642B">
        <w:rPr>
          <w:rFonts w:ascii="Arial" w:hAnsi="Arial" w:cs="Arial"/>
          <w:b/>
          <w:bCs/>
          <w:szCs w:val="24"/>
          <w:lang w:val="en-US" w:eastAsia="en-US"/>
        </w:rPr>
        <w:t>entions</w:t>
      </w:r>
    </w:p>
    <w:p w14:paraId="3BB74A53" w14:textId="77777777" w:rsidR="002172C9" w:rsidRPr="00A8642B" w:rsidRDefault="002172C9" w:rsidP="002172C9">
      <w:pPr>
        <w:numPr>
          <w:ilvl w:val="0"/>
          <w:numId w:val="84"/>
        </w:numPr>
        <w:spacing w:line="240" w:lineRule="auto"/>
        <w:jc w:val="left"/>
        <w:rPr>
          <w:rFonts w:ascii="Arial" w:hAnsi="Arial" w:cs="Arial"/>
          <w:szCs w:val="24"/>
          <w:lang w:eastAsia="en-US"/>
        </w:rPr>
      </w:pPr>
      <w:r w:rsidRPr="00A8642B">
        <w:rPr>
          <w:rFonts w:ascii="Arial" w:hAnsi="Arial" w:cs="Arial"/>
          <w:szCs w:val="24"/>
          <w:lang w:eastAsia="en-US"/>
        </w:rPr>
        <w:lastRenderedPageBreak/>
        <w:t>Conformément aux critères de notation de l’UPFHOB-MALI, les mentions seront attribuées aux étudiants ayant obtenu des performances académiques remarquables, et seront indiquées sur les relevés de notes.</w:t>
      </w:r>
    </w:p>
    <w:p w14:paraId="01AB2A0C" w14:textId="77777777" w:rsidR="002172C9" w:rsidRPr="00A8642B" w:rsidRDefault="002172C9" w:rsidP="002172C9">
      <w:pPr>
        <w:spacing w:line="240" w:lineRule="auto"/>
        <w:jc w:val="left"/>
        <w:rPr>
          <w:rFonts w:ascii="Arial" w:hAnsi="Arial" w:cs="Arial"/>
          <w:szCs w:val="24"/>
          <w:lang w:val="en-US" w:eastAsia="en-US"/>
        </w:rPr>
      </w:pPr>
      <w:r w:rsidRPr="00A8642B">
        <w:rPr>
          <w:rFonts w:ascii="Arial" w:hAnsi="Arial" w:cs="Arial"/>
          <w:b/>
          <w:bCs/>
          <w:szCs w:val="24"/>
          <w:lang w:val="en-US" w:eastAsia="en-US"/>
        </w:rPr>
        <w:t xml:space="preserve">Article </w:t>
      </w:r>
      <w:proofErr w:type="gramStart"/>
      <w:r w:rsidRPr="00A8642B">
        <w:rPr>
          <w:rFonts w:ascii="Arial" w:hAnsi="Arial" w:cs="Arial"/>
          <w:b/>
          <w:bCs/>
          <w:szCs w:val="24"/>
          <w:lang w:val="en-US" w:eastAsia="en-US"/>
        </w:rPr>
        <w:t>6 :</w:t>
      </w:r>
      <w:proofErr w:type="gramEnd"/>
      <w:r w:rsidRPr="00A8642B">
        <w:rPr>
          <w:rFonts w:ascii="Arial" w:hAnsi="Arial" w:cs="Arial"/>
          <w:szCs w:val="24"/>
          <w:lang w:val="en-US" w:eastAsia="en-US"/>
        </w:rPr>
        <w:t xml:space="preserve"> </w:t>
      </w:r>
      <w:r>
        <w:rPr>
          <w:rFonts w:ascii="Arial" w:hAnsi="Arial" w:cs="Arial"/>
          <w:b/>
          <w:bCs/>
          <w:szCs w:val="24"/>
          <w:lang w:val="en-US" w:eastAsia="en-US"/>
        </w:rPr>
        <w:t>Application et c</w:t>
      </w:r>
      <w:r w:rsidRPr="00A8642B">
        <w:rPr>
          <w:rFonts w:ascii="Arial" w:hAnsi="Arial" w:cs="Arial"/>
          <w:b/>
          <w:bCs/>
          <w:szCs w:val="24"/>
          <w:lang w:val="en-US" w:eastAsia="en-US"/>
        </w:rPr>
        <w:t>ommunication</w:t>
      </w:r>
    </w:p>
    <w:p w14:paraId="1E78C44F" w14:textId="77777777" w:rsidR="002172C9" w:rsidRPr="00A8642B" w:rsidRDefault="002172C9" w:rsidP="002172C9">
      <w:pPr>
        <w:numPr>
          <w:ilvl w:val="0"/>
          <w:numId w:val="85"/>
        </w:numPr>
        <w:spacing w:line="240" w:lineRule="auto"/>
        <w:jc w:val="left"/>
        <w:rPr>
          <w:rFonts w:ascii="Arial" w:hAnsi="Arial" w:cs="Arial"/>
          <w:szCs w:val="24"/>
          <w:lang w:eastAsia="en-US"/>
        </w:rPr>
      </w:pPr>
      <w:r w:rsidRPr="00A8642B">
        <w:rPr>
          <w:rFonts w:ascii="Arial" w:hAnsi="Arial" w:cs="Arial"/>
          <w:szCs w:val="24"/>
          <w:lang w:eastAsia="en-US"/>
        </w:rPr>
        <w:t>La présente décision est applicable à compter de la date de sa signature.</w:t>
      </w:r>
    </w:p>
    <w:p w14:paraId="1A0FDC27" w14:textId="77777777" w:rsidR="002172C9" w:rsidRPr="00A8642B" w:rsidRDefault="002172C9" w:rsidP="002172C9">
      <w:pPr>
        <w:numPr>
          <w:ilvl w:val="0"/>
          <w:numId w:val="85"/>
        </w:numPr>
        <w:spacing w:line="240" w:lineRule="auto"/>
        <w:jc w:val="left"/>
        <w:rPr>
          <w:rFonts w:ascii="Arial" w:hAnsi="Arial" w:cs="Arial"/>
          <w:szCs w:val="24"/>
          <w:lang w:eastAsia="en-US"/>
        </w:rPr>
      </w:pPr>
      <w:r w:rsidRPr="00A8642B">
        <w:rPr>
          <w:rFonts w:ascii="Arial" w:hAnsi="Arial" w:cs="Arial"/>
          <w:szCs w:val="24"/>
          <w:lang w:eastAsia="en-US"/>
        </w:rPr>
        <w:t>Elle sera communiquée à toutes les pa</w:t>
      </w:r>
      <w:r>
        <w:rPr>
          <w:rFonts w:ascii="Arial" w:hAnsi="Arial" w:cs="Arial"/>
          <w:szCs w:val="24"/>
          <w:lang w:eastAsia="en-US"/>
        </w:rPr>
        <w:t>rties concernées, notamment le s</w:t>
      </w:r>
      <w:r w:rsidRPr="00A8642B">
        <w:rPr>
          <w:rFonts w:ascii="Arial" w:hAnsi="Arial" w:cs="Arial"/>
          <w:szCs w:val="24"/>
          <w:lang w:eastAsia="en-US"/>
        </w:rPr>
        <w:t>erv</w:t>
      </w:r>
      <w:r>
        <w:rPr>
          <w:rFonts w:ascii="Arial" w:hAnsi="Arial" w:cs="Arial"/>
          <w:szCs w:val="24"/>
          <w:lang w:eastAsia="en-US"/>
        </w:rPr>
        <w:t>ice académique, le service des e</w:t>
      </w:r>
      <w:r w:rsidRPr="00A8642B">
        <w:rPr>
          <w:rFonts w:ascii="Arial" w:hAnsi="Arial" w:cs="Arial"/>
          <w:szCs w:val="24"/>
          <w:lang w:eastAsia="en-US"/>
        </w:rPr>
        <w:t>xamens et les départements pédagogiques pour mise en œuvre et suivi.</w:t>
      </w:r>
    </w:p>
    <w:p w14:paraId="6D7D794A"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01A303C6"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65D46804" w14:textId="77777777" w:rsidR="002172C9" w:rsidRDefault="002172C9" w:rsidP="002172C9">
      <w:pPr>
        <w:spacing w:line="276" w:lineRule="auto"/>
        <w:jc w:val="left"/>
        <w:rPr>
          <w:rFonts w:ascii="Arial" w:eastAsia="Calibri" w:hAnsi="Arial" w:cs="Arial"/>
          <w:b/>
          <w:bCs/>
          <w:color w:val="000000" w:themeColor="text1"/>
          <w:szCs w:val="24"/>
          <w:lang w:eastAsia="en-US"/>
        </w:rPr>
      </w:pPr>
    </w:p>
    <w:p w14:paraId="20A75E49" w14:textId="77777777" w:rsidR="002172C9" w:rsidRPr="00B40486" w:rsidRDefault="002172C9" w:rsidP="002172C9">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29 août 2022</w:t>
      </w:r>
    </w:p>
    <w:p w14:paraId="4FD8ECFC"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500870EA"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6EE09407"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389BB446" w14:textId="77777777" w:rsidR="002172C9" w:rsidRDefault="002172C9" w:rsidP="002172C9">
      <w:pPr>
        <w:tabs>
          <w:tab w:val="left" w:pos="7845"/>
        </w:tabs>
        <w:spacing w:line="276" w:lineRule="auto"/>
        <w:jc w:val="right"/>
        <w:rPr>
          <w:rFonts w:ascii="Arial" w:eastAsia="Calibri" w:hAnsi="Arial" w:cs="Arial"/>
          <w:b/>
          <w:bCs/>
          <w:color w:val="000000" w:themeColor="text1"/>
          <w:lang w:eastAsia="en-US"/>
        </w:rPr>
      </w:pPr>
    </w:p>
    <w:p w14:paraId="485FB247" w14:textId="77777777" w:rsidR="002172C9" w:rsidRPr="00B40486" w:rsidRDefault="002172C9" w:rsidP="002172C9">
      <w:pPr>
        <w:tabs>
          <w:tab w:val="left" w:pos="7845"/>
        </w:tabs>
        <w:spacing w:line="276" w:lineRule="auto"/>
        <w:jc w:val="right"/>
        <w:rPr>
          <w:rFonts w:ascii="Arial" w:eastAsia="Calibri" w:hAnsi="Arial" w:cs="Arial"/>
          <w:b/>
          <w:bCs/>
          <w:color w:val="000000" w:themeColor="text1"/>
          <w:lang w:eastAsia="en-US"/>
        </w:rPr>
      </w:pPr>
    </w:p>
    <w:p w14:paraId="1A472743" w14:textId="77777777" w:rsidR="002172C9" w:rsidRDefault="002172C9" w:rsidP="002172C9">
      <w:pPr>
        <w:spacing w:line="276" w:lineRule="auto"/>
        <w:rPr>
          <w:b/>
          <w:bCs/>
          <w:szCs w:val="24"/>
          <w:lang w:eastAsia="en-US"/>
        </w:rPr>
      </w:pPr>
    </w:p>
    <w:p w14:paraId="36B9E42C" w14:textId="77777777" w:rsidR="002172C9" w:rsidRDefault="002172C9" w:rsidP="002172C9">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1473339E" w14:textId="77777777" w:rsidR="002172C9" w:rsidRDefault="002172C9" w:rsidP="002172C9">
      <w:pPr>
        <w:spacing w:line="276" w:lineRule="auto"/>
        <w:rPr>
          <w:rFonts w:ascii="Arial" w:eastAsia="Calibri" w:hAnsi="Arial" w:cs="Arial"/>
          <w:color w:val="000000" w:themeColor="text1"/>
          <w:szCs w:val="24"/>
          <w:lang w:eastAsia="en-US"/>
        </w:rPr>
      </w:pPr>
    </w:p>
    <w:p w14:paraId="7E4BF603" w14:textId="77777777" w:rsidR="008F1345" w:rsidRDefault="008F1345" w:rsidP="008F1345">
      <w:pPr>
        <w:shd w:val="clear" w:color="auto" w:fill="FFFFFF"/>
        <w:spacing w:line="240" w:lineRule="auto"/>
        <w:ind w:right="9"/>
        <w:jc w:val="center"/>
        <w:rPr>
          <w:b/>
          <w:color w:val="000000" w:themeColor="text1"/>
          <w:sz w:val="44"/>
        </w:rPr>
      </w:pPr>
    </w:p>
    <w:p w14:paraId="6D54F720" w14:textId="77777777" w:rsidR="002172C9" w:rsidRDefault="002172C9" w:rsidP="008F1345">
      <w:pPr>
        <w:shd w:val="clear" w:color="auto" w:fill="FFFFFF"/>
        <w:spacing w:line="240" w:lineRule="auto"/>
        <w:ind w:right="9"/>
        <w:jc w:val="center"/>
        <w:rPr>
          <w:b/>
          <w:color w:val="000000" w:themeColor="text1"/>
          <w:sz w:val="44"/>
        </w:rPr>
      </w:pPr>
    </w:p>
    <w:p w14:paraId="6DA63490" w14:textId="77777777" w:rsidR="002172C9" w:rsidRDefault="002172C9" w:rsidP="008F1345">
      <w:pPr>
        <w:shd w:val="clear" w:color="auto" w:fill="FFFFFF"/>
        <w:spacing w:line="240" w:lineRule="auto"/>
        <w:ind w:right="9"/>
        <w:jc w:val="center"/>
        <w:rPr>
          <w:b/>
          <w:color w:val="000000" w:themeColor="text1"/>
          <w:sz w:val="44"/>
        </w:rPr>
      </w:pPr>
    </w:p>
    <w:p w14:paraId="2C10453A" w14:textId="77777777" w:rsidR="002172C9" w:rsidRDefault="002172C9" w:rsidP="008F1345">
      <w:pPr>
        <w:shd w:val="clear" w:color="auto" w:fill="FFFFFF"/>
        <w:spacing w:line="240" w:lineRule="auto"/>
        <w:ind w:right="9"/>
        <w:jc w:val="center"/>
        <w:rPr>
          <w:b/>
          <w:color w:val="000000" w:themeColor="text1"/>
          <w:sz w:val="44"/>
        </w:rPr>
      </w:pPr>
    </w:p>
    <w:p w14:paraId="3A58B546" w14:textId="77777777" w:rsidR="002172C9" w:rsidRDefault="002172C9" w:rsidP="008F1345">
      <w:pPr>
        <w:shd w:val="clear" w:color="auto" w:fill="FFFFFF"/>
        <w:spacing w:line="240" w:lineRule="auto"/>
        <w:ind w:right="9"/>
        <w:jc w:val="center"/>
        <w:rPr>
          <w:b/>
          <w:color w:val="000000" w:themeColor="text1"/>
          <w:sz w:val="44"/>
        </w:rPr>
      </w:pPr>
    </w:p>
    <w:p w14:paraId="43412F8A" w14:textId="77777777" w:rsidR="002172C9" w:rsidRDefault="002172C9" w:rsidP="008F1345">
      <w:pPr>
        <w:shd w:val="clear" w:color="auto" w:fill="FFFFFF"/>
        <w:spacing w:line="240" w:lineRule="auto"/>
        <w:ind w:right="9"/>
        <w:jc w:val="center"/>
        <w:rPr>
          <w:b/>
          <w:color w:val="000000" w:themeColor="text1"/>
          <w:sz w:val="44"/>
        </w:rPr>
      </w:pPr>
    </w:p>
    <w:p w14:paraId="6D9627C9" w14:textId="77777777" w:rsidR="002172C9" w:rsidRDefault="002172C9" w:rsidP="008F1345">
      <w:pPr>
        <w:shd w:val="clear" w:color="auto" w:fill="FFFFFF"/>
        <w:spacing w:line="240" w:lineRule="auto"/>
        <w:ind w:right="9"/>
        <w:jc w:val="center"/>
        <w:rPr>
          <w:b/>
          <w:color w:val="000000" w:themeColor="text1"/>
          <w:sz w:val="44"/>
        </w:rPr>
      </w:pPr>
    </w:p>
    <w:p w14:paraId="5B1B2BB7" w14:textId="77777777" w:rsidR="002172C9" w:rsidRDefault="002172C9" w:rsidP="008F1345">
      <w:pPr>
        <w:shd w:val="clear" w:color="auto" w:fill="FFFFFF"/>
        <w:spacing w:line="240" w:lineRule="auto"/>
        <w:ind w:right="9"/>
        <w:jc w:val="center"/>
        <w:rPr>
          <w:b/>
          <w:color w:val="000000" w:themeColor="text1"/>
          <w:sz w:val="44"/>
        </w:rPr>
      </w:pPr>
    </w:p>
    <w:p w14:paraId="239BF9A3" w14:textId="77777777" w:rsidR="002172C9" w:rsidRDefault="002172C9" w:rsidP="008F1345">
      <w:pPr>
        <w:shd w:val="clear" w:color="auto" w:fill="FFFFFF"/>
        <w:spacing w:line="240" w:lineRule="auto"/>
        <w:ind w:right="9"/>
        <w:jc w:val="center"/>
        <w:rPr>
          <w:b/>
          <w:color w:val="000000" w:themeColor="text1"/>
          <w:sz w:val="44"/>
        </w:rPr>
      </w:pPr>
    </w:p>
    <w:p w14:paraId="621EE5E3" w14:textId="77777777" w:rsidR="002172C9" w:rsidRDefault="002172C9" w:rsidP="008F1345">
      <w:pPr>
        <w:shd w:val="clear" w:color="auto" w:fill="FFFFFF"/>
        <w:spacing w:line="240" w:lineRule="auto"/>
        <w:ind w:right="9"/>
        <w:jc w:val="center"/>
        <w:rPr>
          <w:b/>
          <w:color w:val="000000" w:themeColor="text1"/>
          <w:sz w:val="44"/>
        </w:rPr>
      </w:pPr>
    </w:p>
    <w:p w14:paraId="27993027" w14:textId="77777777" w:rsidR="002172C9" w:rsidRDefault="002172C9" w:rsidP="008F1345">
      <w:pPr>
        <w:shd w:val="clear" w:color="auto" w:fill="FFFFFF"/>
        <w:spacing w:line="240" w:lineRule="auto"/>
        <w:ind w:right="9"/>
        <w:jc w:val="center"/>
        <w:rPr>
          <w:b/>
          <w:color w:val="000000" w:themeColor="text1"/>
          <w:sz w:val="44"/>
        </w:rPr>
      </w:pPr>
    </w:p>
    <w:p w14:paraId="335FC1EA" w14:textId="77777777" w:rsidR="002172C9" w:rsidRDefault="002172C9" w:rsidP="008F1345">
      <w:pPr>
        <w:shd w:val="clear" w:color="auto" w:fill="FFFFFF"/>
        <w:spacing w:line="240" w:lineRule="auto"/>
        <w:ind w:right="9"/>
        <w:jc w:val="center"/>
        <w:rPr>
          <w:b/>
          <w:color w:val="000000" w:themeColor="text1"/>
          <w:sz w:val="44"/>
        </w:rPr>
      </w:pPr>
    </w:p>
    <w:p w14:paraId="1BF1E48E" w14:textId="77777777" w:rsidR="002172C9" w:rsidRDefault="002172C9" w:rsidP="008F1345">
      <w:pPr>
        <w:shd w:val="clear" w:color="auto" w:fill="FFFFFF"/>
        <w:spacing w:line="240" w:lineRule="auto"/>
        <w:ind w:right="9"/>
        <w:jc w:val="center"/>
        <w:rPr>
          <w:b/>
          <w:color w:val="000000" w:themeColor="text1"/>
          <w:sz w:val="44"/>
        </w:rPr>
      </w:pPr>
    </w:p>
    <w:p w14:paraId="247EE3C3" w14:textId="77777777" w:rsidR="002172C9" w:rsidRDefault="002172C9" w:rsidP="008F1345">
      <w:pPr>
        <w:shd w:val="clear" w:color="auto" w:fill="FFFFFF"/>
        <w:spacing w:line="240" w:lineRule="auto"/>
        <w:ind w:right="9"/>
        <w:jc w:val="center"/>
        <w:rPr>
          <w:b/>
          <w:color w:val="000000" w:themeColor="text1"/>
          <w:sz w:val="44"/>
        </w:rPr>
      </w:pPr>
    </w:p>
    <w:p w14:paraId="66E31174" w14:textId="77777777" w:rsidR="002172C9" w:rsidRDefault="002172C9" w:rsidP="008F1345">
      <w:pPr>
        <w:shd w:val="clear" w:color="auto" w:fill="FFFFFF"/>
        <w:spacing w:line="240" w:lineRule="auto"/>
        <w:ind w:right="9"/>
        <w:jc w:val="center"/>
        <w:rPr>
          <w:b/>
          <w:color w:val="000000" w:themeColor="text1"/>
          <w:sz w:val="44"/>
        </w:rPr>
      </w:pPr>
    </w:p>
    <w:p w14:paraId="11B5FDF5" w14:textId="77777777" w:rsidR="002172C9" w:rsidRDefault="002172C9" w:rsidP="008F1345">
      <w:pPr>
        <w:shd w:val="clear" w:color="auto" w:fill="FFFFFF"/>
        <w:spacing w:line="240" w:lineRule="auto"/>
        <w:ind w:right="9"/>
        <w:jc w:val="center"/>
        <w:rPr>
          <w:b/>
          <w:color w:val="000000" w:themeColor="text1"/>
          <w:sz w:val="44"/>
        </w:rPr>
      </w:pPr>
    </w:p>
    <w:p w14:paraId="07385CF1" w14:textId="77777777" w:rsidR="002172C9" w:rsidRDefault="002172C9" w:rsidP="008F1345">
      <w:pPr>
        <w:shd w:val="clear" w:color="auto" w:fill="FFFFFF"/>
        <w:spacing w:line="240" w:lineRule="auto"/>
        <w:ind w:right="9"/>
        <w:jc w:val="center"/>
        <w:rPr>
          <w:b/>
          <w:color w:val="000000" w:themeColor="text1"/>
          <w:sz w:val="44"/>
        </w:rPr>
      </w:pPr>
    </w:p>
    <w:p w14:paraId="2782F5A1" w14:textId="77777777" w:rsidR="002172C9" w:rsidRDefault="002172C9" w:rsidP="008F1345">
      <w:pPr>
        <w:shd w:val="clear" w:color="auto" w:fill="FFFFFF"/>
        <w:spacing w:line="240" w:lineRule="auto"/>
        <w:ind w:right="9"/>
        <w:jc w:val="center"/>
        <w:rPr>
          <w:b/>
          <w:color w:val="000000" w:themeColor="text1"/>
          <w:sz w:val="44"/>
        </w:rPr>
      </w:pPr>
    </w:p>
    <w:p w14:paraId="70C5804F" w14:textId="77777777" w:rsidR="002172C9" w:rsidRDefault="002172C9" w:rsidP="008F1345">
      <w:pPr>
        <w:shd w:val="clear" w:color="auto" w:fill="FFFFFF"/>
        <w:spacing w:line="240" w:lineRule="auto"/>
        <w:ind w:right="9"/>
        <w:jc w:val="center"/>
        <w:rPr>
          <w:b/>
          <w:color w:val="000000" w:themeColor="text1"/>
          <w:sz w:val="44"/>
        </w:rPr>
      </w:pPr>
    </w:p>
    <w:p w14:paraId="7E6523D5" w14:textId="77777777" w:rsidR="002172C9" w:rsidRDefault="002172C9" w:rsidP="008F1345">
      <w:pPr>
        <w:shd w:val="clear" w:color="auto" w:fill="FFFFFF"/>
        <w:spacing w:line="240" w:lineRule="auto"/>
        <w:ind w:right="9"/>
        <w:jc w:val="center"/>
        <w:rPr>
          <w:b/>
          <w:color w:val="000000" w:themeColor="text1"/>
          <w:sz w:val="44"/>
        </w:rPr>
      </w:pPr>
    </w:p>
    <w:p w14:paraId="2A9E9F90" w14:textId="77777777" w:rsidR="002172C9" w:rsidRDefault="002172C9" w:rsidP="008F1345">
      <w:pPr>
        <w:shd w:val="clear" w:color="auto" w:fill="FFFFFF"/>
        <w:spacing w:line="240" w:lineRule="auto"/>
        <w:ind w:right="9"/>
        <w:jc w:val="center"/>
        <w:rPr>
          <w:b/>
          <w:color w:val="000000" w:themeColor="text1"/>
          <w:sz w:val="44"/>
        </w:rPr>
      </w:pPr>
    </w:p>
    <w:p w14:paraId="460194E6" w14:textId="77777777" w:rsidR="002172C9" w:rsidRDefault="002172C9" w:rsidP="008F1345">
      <w:pPr>
        <w:shd w:val="clear" w:color="auto" w:fill="FFFFFF"/>
        <w:spacing w:line="240" w:lineRule="auto"/>
        <w:ind w:right="9"/>
        <w:jc w:val="center"/>
        <w:rPr>
          <w:b/>
          <w:color w:val="000000" w:themeColor="text1"/>
          <w:sz w:val="44"/>
        </w:rPr>
      </w:pPr>
    </w:p>
    <w:p w14:paraId="10FE5C68" w14:textId="77777777" w:rsidR="002172C9" w:rsidRDefault="002172C9" w:rsidP="008F1345">
      <w:pPr>
        <w:shd w:val="clear" w:color="auto" w:fill="FFFFFF"/>
        <w:spacing w:line="240" w:lineRule="auto"/>
        <w:ind w:right="9"/>
        <w:jc w:val="center"/>
        <w:rPr>
          <w:b/>
          <w:color w:val="000000" w:themeColor="text1"/>
          <w:sz w:val="44"/>
        </w:rPr>
      </w:pPr>
    </w:p>
    <w:p w14:paraId="6E4E05B4" w14:textId="77777777" w:rsidR="002172C9" w:rsidRDefault="002172C9" w:rsidP="008F1345">
      <w:pPr>
        <w:shd w:val="clear" w:color="auto" w:fill="FFFFFF"/>
        <w:spacing w:line="240" w:lineRule="auto"/>
        <w:ind w:right="9"/>
        <w:jc w:val="center"/>
        <w:rPr>
          <w:b/>
          <w:color w:val="000000" w:themeColor="text1"/>
          <w:sz w:val="44"/>
        </w:rPr>
      </w:pPr>
    </w:p>
    <w:p w14:paraId="57166073" w14:textId="77777777" w:rsidR="002172C9" w:rsidRDefault="002172C9" w:rsidP="008F1345">
      <w:pPr>
        <w:shd w:val="clear" w:color="auto" w:fill="FFFFFF"/>
        <w:spacing w:line="240" w:lineRule="auto"/>
        <w:ind w:right="9"/>
        <w:jc w:val="center"/>
        <w:rPr>
          <w:b/>
          <w:color w:val="000000" w:themeColor="text1"/>
          <w:sz w:val="44"/>
        </w:rPr>
      </w:pPr>
    </w:p>
    <w:p w14:paraId="751F77D9" w14:textId="77777777" w:rsidR="002172C9" w:rsidRDefault="002172C9" w:rsidP="008F1345">
      <w:pPr>
        <w:shd w:val="clear" w:color="auto" w:fill="FFFFFF"/>
        <w:spacing w:line="240" w:lineRule="auto"/>
        <w:ind w:right="9"/>
        <w:jc w:val="center"/>
        <w:rPr>
          <w:b/>
          <w:color w:val="000000" w:themeColor="text1"/>
          <w:sz w:val="44"/>
        </w:rPr>
      </w:pPr>
    </w:p>
    <w:p w14:paraId="337AE6BF" w14:textId="77777777" w:rsidR="002172C9" w:rsidRDefault="002172C9" w:rsidP="008F1345">
      <w:pPr>
        <w:shd w:val="clear" w:color="auto" w:fill="FFFFFF"/>
        <w:spacing w:line="240" w:lineRule="auto"/>
        <w:ind w:right="9"/>
        <w:jc w:val="center"/>
        <w:rPr>
          <w:b/>
          <w:color w:val="000000" w:themeColor="text1"/>
          <w:sz w:val="44"/>
        </w:rPr>
      </w:pPr>
    </w:p>
    <w:p w14:paraId="36B3978B" w14:textId="77777777" w:rsidR="008F1345" w:rsidRPr="006B0396" w:rsidRDefault="008F1345" w:rsidP="008F1345">
      <w:pPr>
        <w:shd w:val="clear" w:color="auto" w:fill="FFFFFF"/>
        <w:spacing w:line="240" w:lineRule="auto"/>
        <w:ind w:right="9"/>
        <w:jc w:val="center"/>
        <w:rPr>
          <w:b/>
          <w:color w:val="000000" w:themeColor="text1"/>
          <w:sz w:val="44"/>
        </w:rPr>
      </w:pPr>
    </w:p>
    <w:p w14:paraId="61C63D31" w14:textId="5DBA1463" w:rsidR="008F1345" w:rsidRPr="006B0396" w:rsidRDefault="008F1345" w:rsidP="008F1345">
      <w:pPr>
        <w:shd w:val="clear" w:color="auto" w:fill="FFFFFF"/>
        <w:spacing w:line="240" w:lineRule="auto"/>
        <w:ind w:right="9"/>
        <w:jc w:val="center"/>
        <w:rPr>
          <w:b/>
          <w:color w:val="000000" w:themeColor="text1"/>
          <w:sz w:val="44"/>
        </w:rPr>
      </w:pPr>
      <w:r w:rsidRPr="006B0396">
        <w:rPr>
          <w:b/>
          <w:color w:val="000000" w:themeColor="text1"/>
          <w:sz w:val="44"/>
        </w:rPr>
        <w:t>Annexe n°</w:t>
      </w:r>
      <w:r>
        <w:rPr>
          <w:b/>
          <w:color w:val="000000" w:themeColor="text1"/>
          <w:sz w:val="44"/>
        </w:rPr>
        <w:t>36</w:t>
      </w:r>
      <w:r w:rsidRPr="006B0396">
        <w:rPr>
          <w:b/>
          <w:color w:val="000000" w:themeColor="text1"/>
          <w:sz w:val="44"/>
        </w:rPr>
        <w:t xml:space="preserve"> : </w:t>
      </w:r>
      <w:r>
        <w:rPr>
          <w:b/>
          <w:color w:val="000000" w:themeColor="text1"/>
          <w:sz w:val="44"/>
        </w:rPr>
        <w:t>Rapport d’évaluation des enseignements</w:t>
      </w:r>
    </w:p>
    <w:p w14:paraId="6E3368DF" w14:textId="547F5E43" w:rsidR="00424982" w:rsidRPr="006B0396" w:rsidRDefault="00424982" w:rsidP="00D81BFF">
      <w:pPr>
        <w:shd w:val="clear" w:color="auto" w:fill="FFFFFF"/>
        <w:spacing w:line="240" w:lineRule="auto"/>
        <w:ind w:right="9"/>
        <w:jc w:val="center"/>
        <w:rPr>
          <w:b/>
          <w:color w:val="000000" w:themeColor="text1"/>
          <w:sz w:val="44"/>
        </w:rPr>
      </w:pPr>
    </w:p>
    <w:p w14:paraId="35502527" w14:textId="79CE8CAB" w:rsidR="00424982" w:rsidRDefault="00424982" w:rsidP="00D81BFF">
      <w:pPr>
        <w:shd w:val="clear" w:color="auto" w:fill="FFFFFF"/>
        <w:spacing w:line="240" w:lineRule="auto"/>
        <w:ind w:right="9"/>
        <w:jc w:val="center"/>
        <w:rPr>
          <w:b/>
          <w:color w:val="000000" w:themeColor="text1"/>
          <w:sz w:val="44"/>
        </w:rPr>
      </w:pPr>
    </w:p>
    <w:p w14:paraId="62E4A82E" w14:textId="77777777" w:rsidR="002172C9" w:rsidRDefault="002172C9" w:rsidP="00D81BFF">
      <w:pPr>
        <w:shd w:val="clear" w:color="auto" w:fill="FFFFFF"/>
        <w:spacing w:line="240" w:lineRule="auto"/>
        <w:ind w:right="9"/>
        <w:jc w:val="center"/>
        <w:rPr>
          <w:b/>
          <w:color w:val="000000" w:themeColor="text1"/>
          <w:sz w:val="44"/>
        </w:rPr>
      </w:pPr>
    </w:p>
    <w:p w14:paraId="2F312874" w14:textId="77777777" w:rsidR="002172C9" w:rsidRDefault="002172C9" w:rsidP="00D81BFF">
      <w:pPr>
        <w:shd w:val="clear" w:color="auto" w:fill="FFFFFF"/>
        <w:spacing w:line="240" w:lineRule="auto"/>
        <w:ind w:right="9"/>
        <w:jc w:val="center"/>
        <w:rPr>
          <w:b/>
          <w:color w:val="000000" w:themeColor="text1"/>
          <w:sz w:val="44"/>
        </w:rPr>
      </w:pPr>
    </w:p>
    <w:p w14:paraId="20445A8D" w14:textId="77777777" w:rsidR="002172C9" w:rsidRDefault="002172C9" w:rsidP="00D81BFF">
      <w:pPr>
        <w:shd w:val="clear" w:color="auto" w:fill="FFFFFF"/>
        <w:spacing w:line="240" w:lineRule="auto"/>
        <w:ind w:right="9"/>
        <w:jc w:val="center"/>
        <w:rPr>
          <w:b/>
          <w:color w:val="000000" w:themeColor="text1"/>
          <w:sz w:val="44"/>
        </w:rPr>
      </w:pPr>
    </w:p>
    <w:p w14:paraId="6F09070F" w14:textId="77777777" w:rsidR="002172C9" w:rsidRDefault="002172C9" w:rsidP="00D81BFF">
      <w:pPr>
        <w:shd w:val="clear" w:color="auto" w:fill="FFFFFF"/>
        <w:spacing w:line="240" w:lineRule="auto"/>
        <w:ind w:right="9"/>
        <w:jc w:val="center"/>
        <w:rPr>
          <w:b/>
          <w:color w:val="000000" w:themeColor="text1"/>
          <w:sz w:val="44"/>
        </w:rPr>
      </w:pPr>
    </w:p>
    <w:p w14:paraId="4062E76C" w14:textId="77777777" w:rsidR="002172C9" w:rsidRDefault="002172C9" w:rsidP="00D81BFF">
      <w:pPr>
        <w:shd w:val="clear" w:color="auto" w:fill="FFFFFF"/>
        <w:spacing w:line="240" w:lineRule="auto"/>
        <w:ind w:right="9"/>
        <w:jc w:val="center"/>
        <w:rPr>
          <w:b/>
          <w:color w:val="000000" w:themeColor="text1"/>
          <w:sz w:val="44"/>
        </w:rPr>
      </w:pPr>
    </w:p>
    <w:p w14:paraId="2C920C31" w14:textId="77777777" w:rsidR="002172C9" w:rsidRDefault="002172C9" w:rsidP="00D81BFF">
      <w:pPr>
        <w:shd w:val="clear" w:color="auto" w:fill="FFFFFF"/>
        <w:spacing w:line="240" w:lineRule="auto"/>
        <w:ind w:right="9"/>
        <w:jc w:val="center"/>
        <w:rPr>
          <w:b/>
          <w:color w:val="000000" w:themeColor="text1"/>
          <w:sz w:val="44"/>
        </w:rPr>
      </w:pPr>
    </w:p>
    <w:p w14:paraId="33EA198A" w14:textId="77777777" w:rsidR="002172C9" w:rsidRDefault="002172C9" w:rsidP="00D81BFF">
      <w:pPr>
        <w:shd w:val="clear" w:color="auto" w:fill="FFFFFF"/>
        <w:spacing w:line="240" w:lineRule="auto"/>
        <w:ind w:right="9"/>
        <w:jc w:val="center"/>
        <w:rPr>
          <w:b/>
          <w:color w:val="000000" w:themeColor="text1"/>
          <w:sz w:val="44"/>
        </w:rPr>
      </w:pPr>
    </w:p>
    <w:p w14:paraId="2CB2E4E4" w14:textId="77777777" w:rsidR="002172C9" w:rsidRDefault="002172C9" w:rsidP="00D81BFF">
      <w:pPr>
        <w:shd w:val="clear" w:color="auto" w:fill="FFFFFF"/>
        <w:spacing w:line="240" w:lineRule="auto"/>
        <w:ind w:right="9"/>
        <w:jc w:val="center"/>
        <w:rPr>
          <w:b/>
          <w:color w:val="000000" w:themeColor="text1"/>
          <w:sz w:val="44"/>
        </w:rPr>
      </w:pPr>
    </w:p>
    <w:p w14:paraId="3C00B0C7" w14:textId="77777777" w:rsidR="002172C9" w:rsidRDefault="002172C9" w:rsidP="00D81BFF">
      <w:pPr>
        <w:shd w:val="clear" w:color="auto" w:fill="FFFFFF"/>
        <w:spacing w:line="240" w:lineRule="auto"/>
        <w:ind w:right="9"/>
        <w:jc w:val="center"/>
        <w:rPr>
          <w:b/>
          <w:color w:val="000000" w:themeColor="text1"/>
          <w:sz w:val="44"/>
        </w:rPr>
      </w:pPr>
    </w:p>
    <w:p w14:paraId="1DE5393B" w14:textId="77777777" w:rsidR="002172C9" w:rsidRDefault="002172C9" w:rsidP="00D81BFF">
      <w:pPr>
        <w:shd w:val="clear" w:color="auto" w:fill="FFFFFF"/>
        <w:spacing w:line="240" w:lineRule="auto"/>
        <w:ind w:right="9"/>
        <w:jc w:val="center"/>
        <w:rPr>
          <w:b/>
          <w:color w:val="000000" w:themeColor="text1"/>
          <w:sz w:val="44"/>
        </w:rPr>
      </w:pPr>
    </w:p>
    <w:p w14:paraId="6CEB5857" w14:textId="77777777" w:rsidR="002172C9" w:rsidRDefault="002172C9" w:rsidP="002172C9"/>
    <w:p w14:paraId="1BA8E710" w14:textId="77777777" w:rsidR="002172C9" w:rsidRPr="00ED4E26" w:rsidRDefault="002172C9" w:rsidP="002172C9"/>
    <w:p w14:paraId="39B50231" w14:textId="77777777" w:rsidR="002172C9" w:rsidRPr="00ED4E26" w:rsidRDefault="002172C9" w:rsidP="002172C9"/>
    <w:p w14:paraId="7021E02C" w14:textId="77777777" w:rsidR="002172C9" w:rsidRPr="00ED4E26" w:rsidRDefault="002172C9" w:rsidP="002172C9">
      <w:r>
        <w:rPr>
          <w:noProof/>
        </w:rPr>
        <w:drawing>
          <wp:anchor distT="0" distB="0" distL="114300" distR="114300" simplePos="0" relativeHeight="251719680" behindDoc="0" locked="0" layoutInCell="1" allowOverlap="1" wp14:anchorId="75BBEF14" wp14:editId="45CFCB5A">
            <wp:simplePos x="0" y="0"/>
            <wp:positionH relativeFrom="page">
              <wp:posOffset>2815590</wp:posOffset>
            </wp:positionH>
            <wp:positionV relativeFrom="margin">
              <wp:posOffset>548640</wp:posOffset>
            </wp:positionV>
            <wp:extent cx="2239010" cy="1696720"/>
            <wp:effectExtent l="76200" t="57150" r="46990" b="113030"/>
            <wp:wrapSquare wrapText="bothSides"/>
            <wp:docPr id="23491342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EA1F809" w14:textId="77777777" w:rsidR="002172C9" w:rsidRPr="00ED4E26" w:rsidRDefault="002172C9" w:rsidP="002172C9"/>
    <w:p w14:paraId="06B55B72" w14:textId="77777777" w:rsidR="002172C9" w:rsidRPr="00ED4E26" w:rsidRDefault="002172C9" w:rsidP="002172C9"/>
    <w:p w14:paraId="7681E6A6" w14:textId="77777777" w:rsidR="002172C9" w:rsidRPr="00ED4E26" w:rsidRDefault="002172C9" w:rsidP="002172C9"/>
    <w:p w14:paraId="707A5E05" w14:textId="77777777" w:rsidR="002172C9" w:rsidRPr="00ED4E26" w:rsidRDefault="002172C9" w:rsidP="002172C9"/>
    <w:p w14:paraId="2175DF6D" w14:textId="77777777" w:rsidR="002172C9" w:rsidRPr="00ED4E26" w:rsidRDefault="002172C9" w:rsidP="002172C9"/>
    <w:p w14:paraId="42092AF2" w14:textId="77777777" w:rsidR="002172C9" w:rsidRPr="00ED4E26" w:rsidRDefault="002172C9" w:rsidP="002172C9"/>
    <w:p w14:paraId="74C1514A" w14:textId="77777777" w:rsidR="002172C9" w:rsidRPr="00ED4E26" w:rsidRDefault="002172C9" w:rsidP="002172C9"/>
    <w:p w14:paraId="375879BF" w14:textId="77777777" w:rsidR="002172C9" w:rsidRPr="00ED4E26" w:rsidRDefault="002172C9" w:rsidP="002172C9"/>
    <w:p w14:paraId="58436396" w14:textId="77777777" w:rsidR="002172C9" w:rsidRPr="00ED4E26" w:rsidRDefault="002172C9" w:rsidP="002172C9"/>
    <w:p w14:paraId="2C504B1C" w14:textId="77777777" w:rsidR="002172C9" w:rsidRPr="00ED4E26" w:rsidRDefault="002172C9" w:rsidP="002172C9">
      <w:pPr>
        <w:jc w:val="center"/>
      </w:pPr>
    </w:p>
    <w:p w14:paraId="1F5E2DF1" w14:textId="77777777" w:rsidR="002172C9" w:rsidRPr="00ED4E26" w:rsidRDefault="002172C9" w:rsidP="002172C9"/>
    <w:p w14:paraId="7B1535F0" w14:textId="77777777" w:rsidR="002172C9" w:rsidRDefault="002172C9" w:rsidP="002172C9">
      <w:pPr>
        <w:jc w:val="center"/>
        <w:rPr>
          <w:color w:val="146C6C"/>
          <w:sz w:val="72"/>
        </w:rPr>
      </w:pPr>
      <w:r>
        <w:rPr>
          <w:color w:val="146C6C"/>
          <w:sz w:val="72"/>
        </w:rPr>
        <w:t>Rapport d’évaluation des enseignements</w:t>
      </w:r>
    </w:p>
    <w:p w14:paraId="77C32BA6" w14:textId="77777777" w:rsidR="002172C9" w:rsidRDefault="002172C9" w:rsidP="002172C9">
      <w:pPr>
        <w:jc w:val="center"/>
        <w:rPr>
          <w:color w:val="146C6C"/>
          <w:sz w:val="72"/>
        </w:rPr>
      </w:pPr>
      <w:r>
        <w:rPr>
          <w:color w:val="146C6C"/>
          <w:sz w:val="72"/>
        </w:rPr>
        <w:t>2023-2024</w:t>
      </w:r>
    </w:p>
    <w:p w14:paraId="156E7C10" w14:textId="77777777" w:rsidR="002172C9" w:rsidRPr="00ED4E26" w:rsidRDefault="002172C9" w:rsidP="002172C9"/>
    <w:p w14:paraId="4A9A35EC" w14:textId="77777777" w:rsidR="002172C9" w:rsidRPr="00ED4E26" w:rsidRDefault="002172C9" w:rsidP="002172C9"/>
    <w:p w14:paraId="19137CD9" w14:textId="77777777" w:rsidR="002172C9" w:rsidRPr="00ED4E26" w:rsidRDefault="002172C9" w:rsidP="002172C9"/>
    <w:p w14:paraId="1BA949B5" w14:textId="77777777" w:rsidR="002172C9" w:rsidRPr="00ED4E26" w:rsidRDefault="002172C9" w:rsidP="002172C9"/>
    <w:p w14:paraId="487D530F" w14:textId="77777777" w:rsidR="002172C9" w:rsidRPr="00ED4E26" w:rsidRDefault="002172C9" w:rsidP="002172C9"/>
    <w:p w14:paraId="0AE84A08" w14:textId="77777777" w:rsidR="002172C9" w:rsidRPr="00ED4E26" w:rsidRDefault="002172C9" w:rsidP="002172C9"/>
    <w:p w14:paraId="0C6CD7BF" w14:textId="77777777" w:rsidR="002172C9" w:rsidRPr="00ED4E26" w:rsidRDefault="002172C9" w:rsidP="002172C9"/>
    <w:p w14:paraId="469D6EC3" w14:textId="77777777" w:rsidR="002172C9" w:rsidRPr="00ED4E26" w:rsidRDefault="002172C9" w:rsidP="002172C9"/>
    <w:p w14:paraId="20AF0768" w14:textId="77777777" w:rsidR="002172C9" w:rsidRDefault="002172C9" w:rsidP="002172C9">
      <w:r>
        <w:t>Juillet 2023</w:t>
      </w:r>
    </w:p>
    <w:p w14:paraId="5EE406F2" w14:textId="77777777" w:rsidR="002172C9" w:rsidRDefault="002172C9" w:rsidP="00D81BFF">
      <w:pPr>
        <w:shd w:val="clear" w:color="auto" w:fill="FFFFFF"/>
        <w:spacing w:line="240" w:lineRule="auto"/>
        <w:ind w:right="9"/>
        <w:jc w:val="center"/>
        <w:rPr>
          <w:b/>
          <w:color w:val="000000" w:themeColor="text1"/>
          <w:sz w:val="44"/>
        </w:rPr>
      </w:pPr>
    </w:p>
    <w:p w14:paraId="5426BB5D" w14:textId="77777777" w:rsidR="002172C9" w:rsidRDefault="002172C9" w:rsidP="00D81BFF">
      <w:pPr>
        <w:shd w:val="clear" w:color="auto" w:fill="FFFFFF"/>
        <w:spacing w:line="240" w:lineRule="auto"/>
        <w:ind w:right="9"/>
        <w:jc w:val="center"/>
        <w:rPr>
          <w:b/>
          <w:color w:val="000000" w:themeColor="text1"/>
          <w:sz w:val="44"/>
        </w:rPr>
      </w:pPr>
    </w:p>
    <w:p w14:paraId="1FEB043E" w14:textId="77777777" w:rsidR="002172C9" w:rsidRDefault="002172C9" w:rsidP="00D81BFF">
      <w:pPr>
        <w:shd w:val="clear" w:color="auto" w:fill="FFFFFF"/>
        <w:spacing w:line="240" w:lineRule="auto"/>
        <w:ind w:right="9"/>
        <w:jc w:val="center"/>
        <w:rPr>
          <w:b/>
          <w:color w:val="000000" w:themeColor="text1"/>
          <w:sz w:val="44"/>
        </w:rPr>
      </w:pPr>
    </w:p>
    <w:p w14:paraId="47B607F1" w14:textId="77777777" w:rsidR="002172C9" w:rsidRDefault="002172C9" w:rsidP="00D81BFF">
      <w:pPr>
        <w:shd w:val="clear" w:color="auto" w:fill="FFFFFF"/>
        <w:spacing w:line="240" w:lineRule="auto"/>
        <w:ind w:right="9"/>
        <w:jc w:val="center"/>
        <w:rPr>
          <w:b/>
          <w:color w:val="000000" w:themeColor="text1"/>
          <w:sz w:val="44"/>
        </w:rPr>
      </w:pPr>
    </w:p>
    <w:p w14:paraId="2AC2C6B5" w14:textId="77777777" w:rsidR="002172C9" w:rsidRDefault="002172C9" w:rsidP="00D81BFF">
      <w:pPr>
        <w:shd w:val="clear" w:color="auto" w:fill="FFFFFF"/>
        <w:spacing w:line="240" w:lineRule="auto"/>
        <w:ind w:right="9"/>
        <w:jc w:val="center"/>
        <w:rPr>
          <w:b/>
          <w:color w:val="000000" w:themeColor="text1"/>
          <w:sz w:val="44"/>
        </w:rPr>
      </w:pPr>
    </w:p>
    <w:p w14:paraId="003C0996" w14:textId="77777777" w:rsidR="002172C9" w:rsidRDefault="002172C9" w:rsidP="00D81BFF">
      <w:pPr>
        <w:shd w:val="clear" w:color="auto" w:fill="FFFFFF"/>
        <w:spacing w:line="240" w:lineRule="auto"/>
        <w:ind w:right="9"/>
        <w:jc w:val="center"/>
        <w:rPr>
          <w:b/>
          <w:color w:val="000000" w:themeColor="text1"/>
          <w:sz w:val="44"/>
        </w:rPr>
      </w:pPr>
    </w:p>
    <w:p w14:paraId="66CBB8A6" w14:textId="77777777" w:rsidR="002172C9" w:rsidRDefault="002172C9" w:rsidP="00D81BFF">
      <w:pPr>
        <w:shd w:val="clear" w:color="auto" w:fill="FFFFFF"/>
        <w:spacing w:line="240" w:lineRule="auto"/>
        <w:ind w:right="9"/>
        <w:jc w:val="center"/>
        <w:rPr>
          <w:b/>
          <w:color w:val="000000" w:themeColor="text1"/>
          <w:sz w:val="44"/>
        </w:rPr>
      </w:pPr>
    </w:p>
    <w:p w14:paraId="7672AC0F" w14:textId="77777777" w:rsidR="002172C9" w:rsidRDefault="002172C9" w:rsidP="00D81BFF">
      <w:pPr>
        <w:shd w:val="clear" w:color="auto" w:fill="FFFFFF"/>
        <w:spacing w:line="240" w:lineRule="auto"/>
        <w:ind w:right="9"/>
        <w:jc w:val="center"/>
        <w:rPr>
          <w:b/>
          <w:color w:val="000000" w:themeColor="text1"/>
          <w:sz w:val="44"/>
        </w:rPr>
      </w:pPr>
    </w:p>
    <w:p w14:paraId="2D1509C3" w14:textId="77777777" w:rsidR="002172C9" w:rsidRDefault="002172C9" w:rsidP="00D81BFF">
      <w:pPr>
        <w:shd w:val="clear" w:color="auto" w:fill="FFFFFF"/>
        <w:spacing w:line="240" w:lineRule="auto"/>
        <w:ind w:right="9"/>
        <w:jc w:val="center"/>
        <w:rPr>
          <w:b/>
          <w:color w:val="000000" w:themeColor="text1"/>
          <w:sz w:val="44"/>
        </w:rPr>
      </w:pPr>
    </w:p>
    <w:p w14:paraId="5B392BE9" w14:textId="77777777" w:rsidR="002172C9" w:rsidRDefault="002172C9" w:rsidP="00D81BFF">
      <w:pPr>
        <w:shd w:val="clear" w:color="auto" w:fill="FFFFFF"/>
        <w:spacing w:line="240" w:lineRule="auto"/>
        <w:ind w:right="9"/>
        <w:jc w:val="center"/>
        <w:rPr>
          <w:b/>
          <w:color w:val="000000" w:themeColor="text1"/>
          <w:sz w:val="44"/>
        </w:rPr>
      </w:pPr>
    </w:p>
    <w:p w14:paraId="7C13BF23" w14:textId="77777777" w:rsidR="002172C9" w:rsidRDefault="002172C9" w:rsidP="00D81BFF">
      <w:pPr>
        <w:shd w:val="clear" w:color="auto" w:fill="FFFFFF"/>
        <w:spacing w:line="240" w:lineRule="auto"/>
        <w:ind w:right="9"/>
        <w:jc w:val="center"/>
        <w:rPr>
          <w:b/>
          <w:color w:val="000000" w:themeColor="text1"/>
          <w:sz w:val="44"/>
        </w:rPr>
      </w:pPr>
    </w:p>
    <w:p w14:paraId="27829AF1" w14:textId="77777777" w:rsidR="002172C9" w:rsidRDefault="002172C9" w:rsidP="00D81BFF">
      <w:pPr>
        <w:shd w:val="clear" w:color="auto" w:fill="FFFFFF"/>
        <w:spacing w:line="240" w:lineRule="auto"/>
        <w:ind w:right="9"/>
        <w:jc w:val="center"/>
        <w:rPr>
          <w:b/>
          <w:color w:val="000000" w:themeColor="text1"/>
          <w:sz w:val="44"/>
        </w:rPr>
      </w:pPr>
    </w:p>
    <w:p w14:paraId="17D5129D" w14:textId="77777777" w:rsidR="002172C9" w:rsidRDefault="002172C9" w:rsidP="00D81BFF">
      <w:pPr>
        <w:shd w:val="clear" w:color="auto" w:fill="FFFFFF"/>
        <w:spacing w:line="240" w:lineRule="auto"/>
        <w:ind w:right="9"/>
        <w:jc w:val="center"/>
        <w:rPr>
          <w:b/>
          <w:color w:val="000000" w:themeColor="text1"/>
          <w:sz w:val="44"/>
        </w:rPr>
      </w:pPr>
    </w:p>
    <w:p w14:paraId="4E4EDB29" w14:textId="77777777" w:rsidR="002172C9" w:rsidRDefault="002172C9" w:rsidP="00D81BFF">
      <w:pPr>
        <w:shd w:val="clear" w:color="auto" w:fill="FFFFFF"/>
        <w:spacing w:line="240" w:lineRule="auto"/>
        <w:ind w:right="9"/>
        <w:jc w:val="center"/>
        <w:rPr>
          <w:b/>
          <w:color w:val="000000" w:themeColor="text1"/>
          <w:sz w:val="44"/>
        </w:rPr>
      </w:pPr>
    </w:p>
    <w:p w14:paraId="5D6A3F4D" w14:textId="77777777" w:rsidR="002172C9" w:rsidRDefault="002172C9" w:rsidP="00D81BFF">
      <w:pPr>
        <w:shd w:val="clear" w:color="auto" w:fill="FFFFFF"/>
        <w:spacing w:line="240" w:lineRule="auto"/>
        <w:ind w:right="9"/>
        <w:jc w:val="center"/>
        <w:rPr>
          <w:b/>
          <w:color w:val="000000" w:themeColor="text1"/>
          <w:sz w:val="44"/>
        </w:rPr>
      </w:pPr>
    </w:p>
    <w:p w14:paraId="5D8E3560" w14:textId="77777777" w:rsidR="002172C9" w:rsidRDefault="002172C9" w:rsidP="00D81BFF">
      <w:pPr>
        <w:shd w:val="clear" w:color="auto" w:fill="FFFFFF"/>
        <w:spacing w:line="240" w:lineRule="auto"/>
        <w:ind w:right="9"/>
        <w:jc w:val="center"/>
        <w:rPr>
          <w:b/>
          <w:color w:val="000000" w:themeColor="text1"/>
          <w:sz w:val="44"/>
        </w:rPr>
      </w:pPr>
    </w:p>
    <w:p w14:paraId="00890FEF" w14:textId="77777777" w:rsidR="002172C9" w:rsidRDefault="002172C9" w:rsidP="00D81BFF">
      <w:pPr>
        <w:shd w:val="clear" w:color="auto" w:fill="FFFFFF"/>
        <w:spacing w:line="240" w:lineRule="auto"/>
        <w:ind w:right="9"/>
        <w:jc w:val="center"/>
        <w:rPr>
          <w:b/>
          <w:color w:val="000000" w:themeColor="text1"/>
          <w:sz w:val="44"/>
        </w:rPr>
      </w:pPr>
    </w:p>
    <w:p w14:paraId="7CAF6EC1" w14:textId="77777777" w:rsidR="002172C9" w:rsidRDefault="002172C9" w:rsidP="00D81BFF">
      <w:pPr>
        <w:shd w:val="clear" w:color="auto" w:fill="FFFFFF"/>
        <w:spacing w:line="240" w:lineRule="auto"/>
        <w:ind w:right="9"/>
        <w:jc w:val="center"/>
        <w:rPr>
          <w:b/>
          <w:color w:val="000000" w:themeColor="text1"/>
          <w:sz w:val="44"/>
        </w:rPr>
      </w:pPr>
    </w:p>
    <w:p w14:paraId="2CC990A9" w14:textId="77777777" w:rsidR="002172C9" w:rsidRDefault="002172C9" w:rsidP="00D81BFF">
      <w:pPr>
        <w:shd w:val="clear" w:color="auto" w:fill="FFFFFF"/>
        <w:spacing w:line="240" w:lineRule="auto"/>
        <w:ind w:right="9"/>
        <w:jc w:val="center"/>
        <w:rPr>
          <w:b/>
          <w:color w:val="000000" w:themeColor="text1"/>
          <w:sz w:val="44"/>
        </w:rPr>
      </w:pPr>
    </w:p>
    <w:p w14:paraId="0A1D9087" w14:textId="77777777" w:rsidR="002172C9" w:rsidRDefault="002172C9" w:rsidP="00D81BFF">
      <w:pPr>
        <w:shd w:val="clear" w:color="auto" w:fill="FFFFFF"/>
        <w:spacing w:line="240" w:lineRule="auto"/>
        <w:ind w:right="9"/>
        <w:jc w:val="center"/>
        <w:rPr>
          <w:b/>
          <w:color w:val="000000" w:themeColor="text1"/>
          <w:sz w:val="44"/>
        </w:rPr>
      </w:pPr>
    </w:p>
    <w:p w14:paraId="0DC34810" w14:textId="77777777" w:rsidR="002172C9" w:rsidRDefault="002172C9" w:rsidP="00D81BFF">
      <w:pPr>
        <w:shd w:val="clear" w:color="auto" w:fill="FFFFFF"/>
        <w:spacing w:line="240" w:lineRule="auto"/>
        <w:ind w:right="9"/>
        <w:jc w:val="center"/>
        <w:rPr>
          <w:b/>
          <w:color w:val="000000" w:themeColor="text1"/>
          <w:sz w:val="44"/>
        </w:rPr>
      </w:pPr>
    </w:p>
    <w:p w14:paraId="5E1658F4" w14:textId="77777777" w:rsidR="002172C9" w:rsidRPr="006B0396" w:rsidRDefault="002172C9" w:rsidP="00D81BFF">
      <w:pPr>
        <w:shd w:val="clear" w:color="auto" w:fill="FFFFFF"/>
        <w:spacing w:line="240" w:lineRule="auto"/>
        <w:ind w:right="9"/>
        <w:jc w:val="center"/>
        <w:rPr>
          <w:b/>
          <w:color w:val="000000" w:themeColor="text1"/>
          <w:sz w:val="44"/>
        </w:rPr>
      </w:pPr>
    </w:p>
    <w:p w14:paraId="03F7798E" w14:textId="153B33B4" w:rsidR="00424982" w:rsidRDefault="008F1345" w:rsidP="008F1345">
      <w:pPr>
        <w:shd w:val="clear" w:color="auto" w:fill="FFFFFF"/>
        <w:spacing w:line="240" w:lineRule="auto"/>
        <w:ind w:right="9"/>
        <w:jc w:val="center"/>
        <w:rPr>
          <w:b/>
          <w:iCs/>
          <w:color w:val="000000" w:themeColor="text1"/>
          <w:sz w:val="44"/>
        </w:rPr>
      </w:pPr>
      <w:r w:rsidRPr="006B0396">
        <w:rPr>
          <w:b/>
          <w:color w:val="000000" w:themeColor="text1"/>
          <w:sz w:val="44"/>
        </w:rPr>
        <w:t>Annexe n°</w:t>
      </w:r>
      <w:r>
        <w:rPr>
          <w:b/>
          <w:color w:val="000000" w:themeColor="text1"/>
          <w:sz w:val="44"/>
        </w:rPr>
        <w:t>37</w:t>
      </w:r>
      <w:r w:rsidRPr="006B0396">
        <w:rPr>
          <w:b/>
          <w:color w:val="000000" w:themeColor="text1"/>
          <w:sz w:val="44"/>
        </w:rPr>
        <w:t xml:space="preserve"> : </w:t>
      </w:r>
      <w:r>
        <w:rPr>
          <w:b/>
          <w:color w:val="000000" w:themeColor="text1"/>
          <w:sz w:val="44"/>
        </w:rPr>
        <w:t>Rapport d’évaluation de</w:t>
      </w:r>
      <w:r w:rsidR="002172C9">
        <w:rPr>
          <w:b/>
          <w:color w:val="000000" w:themeColor="text1"/>
          <w:sz w:val="44"/>
        </w:rPr>
        <w:t xml:space="preserve">s </w:t>
      </w:r>
      <w:r w:rsidRPr="008F1345">
        <w:rPr>
          <w:b/>
          <w:iCs/>
          <w:color w:val="000000" w:themeColor="text1"/>
          <w:sz w:val="44"/>
        </w:rPr>
        <w:t>formation</w:t>
      </w:r>
      <w:r w:rsidR="002172C9">
        <w:rPr>
          <w:b/>
          <w:iCs/>
          <w:color w:val="000000" w:themeColor="text1"/>
          <w:sz w:val="44"/>
        </w:rPr>
        <w:t xml:space="preserve">s </w:t>
      </w:r>
      <w:r w:rsidRPr="008F1345">
        <w:rPr>
          <w:b/>
          <w:iCs/>
          <w:color w:val="000000" w:themeColor="text1"/>
          <w:sz w:val="44"/>
        </w:rPr>
        <w:t>(administration, pédagogie, étudiants)</w:t>
      </w:r>
    </w:p>
    <w:p w14:paraId="58E753A1" w14:textId="77777777" w:rsidR="002172C9" w:rsidRDefault="002172C9" w:rsidP="008F1345">
      <w:pPr>
        <w:shd w:val="clear" w:color="auto" w:fill="FFFFFF"/>
        <w:spacing w:line="240" w:lineRule="auto"/>
        <w:ind w:right="9"/>
        <w:jc w:val="center"/>
        <w:rPr>
          <w:b/>
          <w:iCs/>
          <w:color w:val="000000" w:themeColor="text1"/>
          <w:sz w:val="44"/>
        </w:rPr>
      </w:pPr>
    </w:p>
    <w:p w14:paraId="79DB8A8B" w14:textId="77777777" w:rsidR="002172C9" w:rsidRDefault="002172C9" w:rsidP="008F1345">
      <w:pPr>
        <w:shd w:val="clear" w:color="auto" w:fill="FFFFFF"/>
        <w:spacing w:line="240" w:lineRule="auto"/>
        <w:ind w:right="9"/>
        <w:jc w:val="center"/>
        <w:rPr>
          <w:b/>
          <w:iCs/>
          <w:color w:val="000000" w:themeColor="text1"/>
          <w:sz w:val="44"/>
        </w:rPr>
      </w:pPr>
    </w:p>
    <w:p w14:paraId="335C0C16" w14:textId="77777777" w:rsidR="002172C9" w:rsidRDefault="002172C9" w:rsidP="008F1345">
      <w:pPr>
        <w:shd w:val="clear" w:color="auto" w:fill="FFFFFF"/>
        <w:spacing w:line="240" w:lineRule="auto"/>
        <w:ind w:right="9"/>
        <w:jc w:val="center"/>
        <w:rPr>
          <w:b/>
          <w:iCs/>
          <w:color w:val="000000" w:themeColor="text1"/>
          <w:sz w:val="44"/>
        </w:rPr>
      </w:pPr>
    </w:p>
    <w:p w14:paraId="111FA043" w14:textId="77777777" w:rsidR="002172C9" w:rsidRDefault="002172C9" w:rsidP="008F1345">
      <w:pPr>
        <w:shd w:val="clear" w:color="auto" w:fill="FFFFFF"/>
        <w:spacing w:line="240" w:lineRule="auto"/>
        <w:ind w:right="9"/>
        <w:jc w:val="center"/>
        <w:rPr>
          <w:b/>
          <w:iCs/>
          <w:color w:val="000000" w:themeColor="text1"/>
          <w:sz w:val="44"/>
        </w:rPr>
      </w:pPr>
    </w:p>
    <w:p w14:paraId="7E4BE2C4" w14:textId="77777777" w:rsidR="002172C9" w:rsidRDefault="002172C9" w:rsidP="008F1345">
      <w:pPr>
        <w:shd w:val="clear" w:color="auto" w:fill="FFFFFF"/>
        <w:spacing w:line="240" w:lineRule="auto"/>
        <w:ind w:right="9"/>
        <w:jc w:val="center"/>
        <w:rPr>
          <w:b/>
          <w:iCs/>
          <w:color w:val="000000" w:themeColor="text1"/>
          <w:sz w:val="44"/>
        </w:rPr>
      </w:pPr>
    </w:p>
    <w:p w14:paraId="1006A82C" w14:textId="77777777" w:rsidR="002172C9" w:rsidRDefault="002172C9" w:rsidP="008F1345">
      <w:pPr>
        <w:shd w:val="clear" w:color="auto" w:fill="FFFFFF"/>
        <w:spacing w:line="240" w:lineRule="auto"/>
        <w:ind w:right="9"/>
        <w:jc w:val="center"/>
        <w:rPr>
          <w:b/>
          <w:iCs/>
          <w:color w:val="000000" w:themeColor="text1"/>
          <w:sz w:val="44"/>
        </w:rPr>
      </w:pPr>
    </w:p>
    <w:p w14:paraId="24961246" w14:textId="77777777" w:rsidR="002172C9" w:rsidRDefault="002172C9" w:rsidP="008F1345">
      <w:pPr>
        <w:shd w:val="clear" w:color="auto" w:fill="FFFFFF"/>
        <w:spacing w:line="240" w:lineRule="auto"/>
        <w:ind w:right="9"/>
        <w:jc w:val="center"/>
        <w:rPr>
          <w:b/>
          <w:iCs/>
          <w:color w:val="000000" w:themeColor="text1"/>
          <w:sz w:val="44"/>
        </w:rPr>
      </w:pPr>
    </w:p>
    <w:p w14:paraId="5C0D0C13" w14:textId="77777777" w:rsidR="002172C9" w:rsidRDefault="002172C9" w:rsidP="008F1345">
      <w:pPr>
        <w:shd w:val="clear" w:color="auto" w:fill="FFFFFF"/>
        <w:spacing w:line="240" w:lineRule="auto"/>
        <w:ind w:right="9"/>
        <w:jc w:val="center"/>
        <w:rPr>
          <w:b/>
          <w:iCs/>
          <w:color w:val="000000" w:themeColor="text1"/>
          <w:sz w:val="44"/>
        </w:rPr>
      </w:pPr>
    </w:p>
    <w:p w14:paraId="21D63004" w14:textId="77777777" w:rsidR="002172C9" w:rsidRDefault="002172C9" w:rsidP="008F1345">
      <w:pPr>
        <w:shd w:val="clear" w:color="auto" w:fill="FFFFFF"/>
        <w:spacing w:line="240" w:lineRule="auto"/>
        <w:ind w:right="9"/>
        <w:jc w:val="center"/>
        <w:rPr>
          <w:b/>
          <w:iCs/>
          <w:color w:val="000000" w:themeColor="text1"/>
          <w:sz w:val="44"/>
        </w:rPr>
      </w:pPr>
    </w:p>
    <w:p w14:paraId="6BAC3F56" w14:textId="77777777" w:rsidR="002172C9" w:rsidRDefault="002172C9" w:rsidP="008F1345">
      <w:pPr>
        <w:shd w:val="clear" w:color="auto" w:fill="FFFFFF"/>
        <w:spacing w:line="240" w:lineRule="auto"/>
        <w:ind w:right="9"/>
        <w:jc w:val="center"/>
        <w:rPr>
          <w:b/>
          <w:iCs/>
          <w:color w:val="000000" w:themeColor="text1"/>
          <w:sz w:val="44"/>
        </w:rPr>
      </w:pPr>
    </w:p>
    <w:p w14:paraId="7F262A1C" w14:textId="77777777" w:rsidR="002172C9" w:rsidRDefault="002172C9" w:rsidP="008F1345">
      <w:pPr>
        <w:shd w:val="clear" w:color="auto" w:fill="FFFFFF"/>
        <w:spacing w:line="240" w:lineRule="auto"/>
        <w:ind w:right="9"/>
        <w:jc w:val="center"/>
        <w:rPr>
          <w:b/>
          <w:iCs/>
          <w:color w:val="000000" w:themeColor="text1"/>
          <w:sz w:val="44"/>
        </w:rPr>
      </w:pPr>
    </w:p>
    <w:p w14:paraId="5349D4DE" w14:textId="77777777" w:rsidR="002172C9" w:rsidRDefault="002172C9" w:rsidP="008F1345">
      <w:pPr>
        <w:shd w:val="clear" w:color="auto" w:fill="FFFFFF"/>
        <w:spacing w:line="240" w:lineRule="auto"/>
        <w:ind w:right="9"/>
        <w:jc w:val="center"/>
        <w:rPr>
          <w:b/>
          <w:iCs/>
          <w:color w:val="000000" w:themeColor="text1"/>
          <w:sz w:val="44"/>
        </w:rPr>
      </w:pPr>
    </w:p>
    <w:p w14:paraId="76AC1896" w14:textId="77777777" w:rsidR="002172C9" w:rsidRDefault="002172C9" w:rsidP="008F1345">
      <w:pPr>
        <w:shd w:val="clear" w:color="auto" w:fill="FFFFFF"/>
        <w:spacing w:line="240" w:lineRule="auto"/>
        <w:ind w:right="9"/>
        <w:jc w:val="center"/>
        <w:rPr>
          <w:b/>
          <w:iCs/>
          <w:color w:val="000000" w:themeColor="text1"/>
          <w:sz w:val="44"/>
        </w:rPr>
      </w:pPr>
    </w:p>
    <w:p w14:paraId="62B00263" w14:textId="77777777" w:rsidR="002172C9" w:rsidRDefault="002172C9" w:rsidP="002172C9"/>
    <w:p w14:paraId="15586B88" w14:textId="77777777" w:rsidR="002172C9" w:rsidRPr="00ED4E26" w:rsidRDefault="002172C9" w:rsidP="002172C9"/>
    <w:p w14:paraId="7C21F288" w14:textId="77777777" w:rsidR="002172C9" w:rsidRPr="00ED4E26" w:rsidRDefault="002172C9" w:rsidP="002172C9"/>
    <w:p w14:paraId="3D62391A" w14:textId="77777777" w:rsidR="002172C9" w:rsidRPr="00ED4E26" w:rsidRDefault="002172C9" w:rsidP="002172C9">
      <w:r>
        <w:rPr>
          <w:noProof/>
        </w:rPr>
        <w:drawing>
          <wp:anchor distT="0" distB="0" distL="114300" distR="114300" simplePos="0" relativeHeight="251721728" behindDoc="0" locked="0" layoutInCell="1" allowOverlap="1" wp14:anchorId="21529F2C" wp14:editId="79B12157">
            <wp:simplePos x="0" y="0"/>
            <wp:positionH relativeFrom="page">
              <wp:posOffset>2815590</wp:posOffset>
            </wp:positionH>
            <wp:positionV relativeFrom="margin">
              <wp:posOffset>548640</wp:posOffset>
            </wp:positionV>
            <wp:extent cx="2239010" cy="1696720"/>
            <wp:effectExtent l="76200" t="57150" r="46990" b="113030"/>
            <wp:wrapSquare wrapText="bothSides"/>
            <wp:docPr id="139817274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7C357149" w14:textId="77777777" w:rsidR="002172C9" w:rsidRPr="00ED4E26" w:rsidRDefault="002172C9" w:rsidP="002172C9"/>
    <w:p w14:paraId="2947EB5E" w14:textId="77777777" w:rsidR="002172C9" w:rsidRPr="00ED4E26" w:rsidRDefault="002172C9" w:rsidP="002172C9"/>
    <w:p w14:paraId="471D33B7" w14:textId="77777777" w:rsidR="002172C9" w:rsidRPr="00ED4E26" w:rsidRDefault="002172C9" w:rsidP="002172C9"/>
    <w:p w14:paraId="4655C0A8" w14:textId="77777777" w:rsidR="002172C9" w:rsidRPr="00ED4E26" w:rsidRDefault="002172C9" w:rsidP="002172C9"/>
    <w:p w14:paraId="62CCCA51" w14:textId="77777777" w:rsidR="002172C9" w:rsidRPr="00ED4E26" w:rsidRDefault="002172C9" w:rsidP="002172C9"/>
    <w:p w14:paraId="657A64BC" w14:textId="77777777" w:rsidR="002172C9" w:rsidRPr="00ED4E26" w:rsidRDefault="002172C9" w:rsidP="002172C9"/>
    <w:p w14:paraId="23775BF0" w14:textId="77777777" w:rsidR="002172C9" w:rsidRPr="00ED4E26" w:rsidRDefault="002172C9" w:rsidP="002172C9"/>
    <w:p w14:paraId="350EBF49" w14:textId="77777777" w:rsidR="002172C9" w:rsidRPr="00ED4E26" w:rsidRDefault="002172C9" w:rsidP="002172C9"/>
    <w:p w14:paraId="11CD16BC" w14:textId="77777777" w:rsidR="002172C9" w:rsidRPr="00ED4E26" w:rsidRDefault="002172C9" w:rsidP="002172C9"/>
    <w:p w14:paraId="03EDDB27" w14:textId="77777777" w:rsidR="002172C9" w:rsidRPr="00ED4E26" w:rsidRDefault="002172C9" w:rsidP="002172C9">
      <w:pPr>
        <w:jc w:val="center"/>
      </w:pPr>
    </w:p>
    <w:p w14:paraId="56FD2B20" w14:textId="77777777" w:rsidR="002172C9" w:rsidRPr="00ED4E26" w:rsidRDefault="002172C9" w:rsidP="002172C9"/>
    <w:p w14:paraId="496C6129" w14:textId="77777777" w:rsidR="002172C9" w:rsidRDefault="002172C9" w:rsidP="002172C9">
      <w:pPr>
        <w:jc w:val="center"/>
        <w:rPr>
          <w:color w:val="146C6C"/>
          <w:sz w:val="72"/>
        </w:rPr>
      </w:pPr>
      <w:r>
        <w:rPr>
          <w:color w:val="146C6C"/>
          <w:sz w:val="72"/>
        </w:rPr>
        <w:t>Rapport d’évaluation des formations</w:t>
      </w:r>
    </w:p>
    <w:p w14:paraId="5DD8495E" w14:textId="77777777" w:rsidR="002172C9" w:rsidRDefault="002172C9" w:rsidP="002172C9">
      <w:pPr>
        <w:jc w:val="center"/>
        <w:rPr>
          <w:color w:val="146C6C"/>
          <w:sz w:val="72"/>
        </w:rPr>
      </w:pPr>
      <w:r>
        <w:rPr>
          <w:color w:val="146C6C"/>
          <w:sz w:val="72"/>
        </w:rPr>
        <w:t>2022-2023</w:t>
      </w:r>
    </w:p>
    <w:p w14:paraId="4D83956E" w14:textId="77777777" w:rsidR="002172C9" w:rsidRPr="00ED4E26" w:rsidRDefault="002172C9" w:rsidP="002172C9"/>
    <w:p w14:paraId="4C088795" w14:textId="77777777" w:rsidR="002172C9" w:rsidRPr="00ED4E26" w:rsidRDefault="002172C9" w:rsidP="002172C9"/>
    <w:p w14:paraId="7E464B2C" w14:textId="77777777" w:rsidR="002172C9" w:rsidRPr="00ED4E26" w:rsidRDefault="002172C9" w:rsidP="002172C9"/>
    <w:p w14:paraId="69BED456" w14:textId="77777777" w:rsidR="002172C9" w:rsidRPr="00ED4E26" w:rsidRDefault="002172C9" w:rsidP="002172C9"/>
    <w:p w14:paraId="58E4E319" w14:textId="77777777" w:rsidR="002172C9" w:rsidRPr="00ED4E26" w:rsidRDefault="002172C9" w:rsidP="002172C9"/>
    <w:p w14:paraId="5FE91996" w14:textId="77777777" w:rsidR="002172C9" w:rsidRPr="00ED4E26" w:rsidRDefault="002172C9" w:rsidP="002172C9"/>
    <w:p w14:paraId="0C8771BA" w14:textId="77777777" w:rsidR="002172C9" w:rsidRPr="00ED4E26" w:rsidRDefault="002172C9" w:rsidP="002172C9"/>
    <w:p w14:paraId="4322A511" w14:textId="77777777" w:rsidR="002172C9" w:rsidRPr="00ED4E26" w:rsidRDefault="002172C9" w:rsidP="002172C9"/>
    <w:p w14:paraId="2323555E" w14:textId="77777777" w:rsidR="002172C9" w:rsidRDefault="002172C9" w:rsidP="002172C9">
      <w:r>
        <w:t>Juillet 2023</w:t>
      </w:r>
    </w:p>
    <w:p w14:paraId="1D8EC8F9" w14:textId="77777777" w:rsidR="002172C9" w:rsidRDefault="002172C9" w:rsidP="002172C9"/>
    <w:p w14:paraId="09C0B96C" w14:textId="77777777" w:rsidR="002172C9" w:rsidRDefault="002172C9" w:rsidP="002172C9"/>
    <w:p w14:paraId="41962A38" w14:textId="77777777" w:rsidR="002172C9" w:rsidRDefault="002172C9" w:rsidP="002172C9"/>
    <w:p w14:paraId="38DE72D9" w14:textId="77777777" w:rsidR="002172C9" w:rsidRDefault="002172C9" w:rsidP="002172C9"/>
    <w:p w14:paraId="48E8B3C4" w14:textId="77777777" w:rsidR="002172C9" w:rsidRDefault="002172C9" w:rsidP="002172C9"/>
    <w:p w14:paraId="2245443E" w14:textId="77777777" w:rsidR="002172C9" w:rsidRDefault="002172C9" w:rsidP="002172C9"/>
    <w:p w14:paraId="5657B06D" w14:textId="77777777" w:rsidR="002172C9" w:rsidRDefault="002172C9" w:rsidP="002172C9"/>
    <w:p w14:paraId="7D181E62" w14:textId="77777777" w:rsidR="002172C9" w:rsidRDefault="002172C9" w:rsidP="002172C9"/>
    <w:p w14:paraId="5BBEC246" w14:textId="77777777" w:rsidR="002172C9" w:rsidRPr="006B0396" w:rsidRDefault="002172C9" w:rsidP="008F1345">
      <w:pPr>
        <w:shd w:val="clear" w:color="auto" w:fill="FFFFFF"/>
        <w:spacing w:line="240" w:lineRule="auto"/>
        <w:ind w:right="9"/>
        <w:jc w:val="center"/>
        <w:rPr>
          <w:b/>
          <w:color w:val="000000" w:themeColor="text1"/>
          <w:sz w:val="44"/>
        </w:rPr>
      </w:pPr>
    </w:p>
    <w:p w14:paraId="4B9B8E88" w14:textId="36C40280" w:rsidR="00424982" w:rsidRDefault="00424982" w:rsidP="00D81BFF">
      <w:pPr>
        <w:shd w:val="clear" w:color="auto" w:fill="FFFFFF"/>
        <w:spacing w:line="240" w:lineRule="auto"/>
        <w:ind w:right="9"/>
        <w:jc w:val="center"/>
        <w:rPr>
          <w:b/>
          <w:color w:val="000000" w:themeColor="text1"/>
          <w:sz w:val="44"/>
        </w:rPr>
      </w:pPr>
    </w:p>
    <w:p w14:paraId="4B16283D" w14:textId="77777777" w:rsidR="002172C9" w:rsidRDefault="002172C9" w:rsidP="00D81BFF">
      <w:pPr>
        <w:shd w:val="clear" w:color="auto" w:fill="FFFFFF"/>
        <w:spacing w:line="240" w:lineRule="auto"/>
        <w:ind w:right="9"/>
        <w:jc w:val="center"/>
        <w:rPr>
          <w:b/>
          <w:color w:val="000000" w:themeColor="text1"/>
          <w:sz w:val="44"/>
        </w:rPr>
      </w:pPr>
    </w:p>
    <w:p w14:paraId="606BBFFC" w14:textId="77777777" w:rsidR="002172C9" w:rsidRDefault="002172C9" w:rsidP="00D81BFF">
      <w:pPr>
        <w:shd w:val="clear" w:color="auto" w:fill="FFFFFF"/>
        <w:spacing w:line="240" w:lineRule="auto"/>
        <w:ind w:right="9"/>
        <w:jc w:val="center"/>
        <w:rPr>
          <w:b/>
          <w:color w:val="000000" w:themeColor="text1"/>
          <w:sz w:val="44"/>
        </w:rPr>
      </w:pPr>
    </w:p>
    <w:p w14:paraId="45429B47" w14:textId="77777777" w:rsidR="002172C9" w:rsidRDefault="002172C9" w:rsidP="00D81BFF">
      <w:pPr>
        <w:shd w:val="clear" w:color="auto" w:fill="FFFFFF"/>
        <w:spacing w:line="240" w:lineRule="auto"/>
        <w:ind w:right="9"/>
        <w:jc w:val="center"/>
        <w:rPr>
          <w:b/>
          <w:color w:val="000000" w:themeColor="text1"/>
          <w:sz w:val="44"/>
        </w:rPr>
      </w:pPr>
    </w:p>
    <w:p w14:paraId="22C80B16" w14:textId="77777777" w:rsidR="002172C9" w:rsidRDefault="002172C9" w:rsidP="00D81BFF">
      <w:pPr>
        <w:shd w:val="clear" w:color="auto" w:fill="FFFFFF"/>
        <w:spacing w:line="240" w:lineRule="auto"/>
        <w:ind w:right="9"/>
        <w:jc w:val="center"/>
        <w:rPr>
          <w:b/>
          <w:color w:val="000000" w:themeColor="text1"/>
          <w:sz w:val="44"/>
        </w:rPr>
      </w:pPr>
    </w:p>
    <w:p w14:paraId="04CFA992" w14:textId="77777777" w:rsidR="002172C9" w:rsidRDefault="002172C9" w:rsidP="00D81BFF">
      <w:pPr>
        <w:shd w:val="clear" w:color="auto" w:fill="FFFFFF"/>
        <w:spacing w:line="240" w:lineRule="auto"/>
        <w:ind w:right="9"/>
        <w:jc w:val="center"/>
        <w:rPr>
          <w:b/>
          <w:color w:val="000000" w:themeColor="text1"/>
          <w:sz w:val="44"/>
        </w:rPr>
      </w:pPr>
    </w:p>
    <w:p w14:paraId="382B0164" w14:textId="77777777" w:rsidR="002172C9" w:rsidRDefault="002172C9" w:rsidP="00D81BFF">
      <w:pPr>
        <w:shd w:val="clear" w:color="auto" w:fill="FFFFFF"/>
        <w:spacing w:line="240" w:lineRule="auto"/>
        <w:ind w:right="9"/>
        <w:jc w:val="center"/>
        <w:rPr>
          <w:b/>
          <w:color w:val="000000" w:themeColor="text1"/>
          <w:sz w:val="44"/>
        </w:rPr>
      </w:pPr>
    </w:p>
    <w:p w14:paraId="2BB769DA" w14:textId="77777777" w:rsidR="002172C9" w:rsidRDefault="002172C9" w:rsidP="00D81BFF">
      <w:pPr>
        <w:shd w:val="clear" w:color="auto" w:fill="FFFFFF"/>
        <w:spacing w:line="240" w:lineRule="auto"/>
        <w:ind w:right="9"/>
        <w:jc w:val="center"/>
        <w:rPr>
          <w:b/>
          <w:color w:val="000000" w:themeColor="text1"/>
          <w:sz w:val="44"/>
        </w:rPr>
      </w:pPr>
    </w:p>
    <w:p w14:paraId="4A4161F7" w14:textId="77777777" w:rsidR="002172C9" w:rsidRDefault="002172C9" w:rsidP="00D81BFF">
      <w:pPr>
        <w:shd w:val="clear" w:color="auto" w:fill="FFFFFF"/>
        <w:spacing w:line="240" w:lineRule="auto"/>
        <w:ind w:right="9"/>
        <w:jc w:val="center"/>
        <w:rPr>
          <w:b/>
          <w:color w:val="000000" w:themeColor="text1"/>
          <w:sz w:val="44"/>
        </w:rPr>
      </w:pPr>
    </w:p>
    <w:p w14:paraId="542E22A4" w14:textId="77777777" w:rsidR="002172C9" w:rsidRDefault="002172C9" w:rsidP="00D81BFF">
      <w:pPr>
        <w:shd w:val="clear" w:color="auto" w:fill="FFFFFF"/>
        <w:spacing w:line="240" w:lineRule="auto"/>
        <w:ind w:right="9"/>
        <w:jc w:val="center"/>
        <w:rPr>
          <w:b/>
          <w:color w:val="000000" w:themeColor="text1"/>
          <w:sz w:val="44"/>
        </w:rPr>
      </w:pPr>
    </w:p>
    <w:p w14:paraId="0CC2D3B3" w14:textId="77777777" w:rsidR="002172C9" w:rsidRDefault="002172C9" w:rsidP="00D81BFF">
      <w:pPr>
        <w:shd w:val="clear" w:color="auto" w:fill="FFFFFF"/>
        <w:spacing w:line="240" w:lineRule="auto"/>
        <w:ind w:right="9"/>
        <w:jc w:val="center"/>
        <w:rPr>
          <w:b/>
          <w:color w:val="000000" w:themeColor="text1"/>
          <w:sz w:val="44"/>
        </w:rPr>
      </w:pPr>
    </w:p>
    <w:p w14:paraId="46175306" w14:textId="77777777" w:rsidR="002172C9" w:rsidRDefault="002172C9" w:rsidP="00D81BFF">
      <w:pPr>
        <w:shd w:val="clear" w:color="auto" w:fill="FFFFFF"/>
        <w:spacing w:line="240" w:lineRule="auto"/>
        <w:ind w:right="9"/>
        <w:jc w:val="center"/>
        <w:rPr>
          <w:b/>
          <w:color w:val="000000" w:themeColor="text1"/>
          <w:sz w:val="44"/>
        </w:rPr>
      </w:pPr>
    </w:p>
    <w:p w14:paraId="25129449" w14:textId="77777777" w:rsidR="002172C9" w:rsidRPr="006B0396" w:rsidRDefault="002172C9" w:rsidP="00D81BFF">
      <w:pPr>
        <w:shd w:val="clear" w:color="auto" w:fill="FFFFFF"/>
        <w:spacing w:line="240" w:lineRule="auto"/>
        <w:ind w:right="9"/>
        <w:jc w:val="center"/>
        <w:rPr>
          <w:b/>
          <w:color w:val="000000" w:themeColor="text1"/>
          <w:sz w:val="44"/>
        </w:rPr>
      </w:pPr>
    </w:p>
    <w:p w14:paraId="11AE5101" w14:textId="16838061" w:rsidR="008F1345" w:rsidRDefault="008F1345" w:rsidP="008F1345">
      <w:pPr>
        <w:shd w:val="clear" w:color="auto" w:fill="FFFFFF"/>
        <w:spacing w:line="240" w:lineRule="auto"/>
        <w:ind w:right="9"/>
        <w:jc w:val="center"/>
        <w:rPr>
          <w:b/>
          <w:iCs/>
          <w:color w:val="000000" w:themeColor="text1"/>
          <w:sz w:val="44"/>
        </w:rPr>
      </w:pPr>
      <w:r w:rsidRPr="008F1345">
        <w:rPr>
          <w:b/>
          <w:bCs/>
          <w:iCs/>
          <w:color w:val="000000" w:themeColor="text1"/>
          <w:sz w:val="44"/>
        </w:rPr>
        <w:t>Annexe n°</w:t>
      </w:r>
      <w:proofErr w:type="gramStart"/>
      <w:r>
        <w:rPr>
          <w:b/>
          <w:bCs/>
          <w:iCs/>
          <w:color w:val="000000" w:themeColor="text1"/>
          <w:sz w:val="44"/>
        </w:rPr>
        <w:t>38</w:t>
      </w:r>
      <w:r w:rsidRPr="008F1345">
        <w:rPr>
          <w:b/>
          <w:bCs/>
          <w:iCs/>
          <w:color w:val="000000" w:themeColor="text1"/>
          <w:sz w:val="44"/>
        </w:rPr>
        <w:t>:</w:t>
      </w:r>
      <w:proofErr w:type="gramEnd"/>
      <w:r w:rsidRPr="008F1345">
        <w:rPr>
          <w:b/>
          <w:bCs/>
          <w:iCs/>
          <w:color w:val="000000" w:themeColor="text1"/>
          <w:sz w:val="44"/>
        </w:rPr>
        <w:t xml:space="preserve"> </w:t>
      </w:r>
      <w:r w:rsidRPr="008F1345">
        <w:rPr>
          <w:b/>
          <w:iCs/>
          <w:color w:val="000000" w:themeColor="text1"/>
          <w:sz w:val="44"/>
        </w:rPr>
        <w:t>Organisation semestrielle du parcours de l’offre en unités d’enseignement du programme</w:t>
      </w:r>
    </w:p>
    <w:p w14:paraId="1F0FF4AD" w14:textId="77777777" w:rsidR="002172C9" w:rsidRDefault="002172C9" w:rsidP="008F1345">
      <w:pPr>
        <w:shd w:val="clear" w:color="auto" w:fill="FFFFFF"/>
        <w:spacing w:line="240" w:lineRule="auto"/>
        <w:ind w:right="9"/>
        <w:jc w:val="center"/>
        <w:rPr>
          <w:b/>
          <w:iCs/>
          <w:color w:val="000000" w:themeColor="text1"/>
          <w:sz w:val="44"/>
        </w:rPr>
      </w:pPr>
    </w:p>
    <w:p w14:paraId="6A583826" w14:textId="77777777" w:rsidR="002172C9" w:rsidRDefault="002172C9" w:rsidP="002172C9">
      <w:pPr>
        <w:shd w:val="clear" w:color="auto" w:fill="FFFFFF"/>
        <w:spacing w:line="240" w:lineRule="auto"/>
        <w:ind w:right="9"/>
        <w:jc w:val="right"/>
        <w:rPr>
          <w:b/>
          <w:iCs/>
          <w:color w:val="000000" w:themeColor="text1"/>
          <w:sz w:val="44"/>
        </w:rPr>
      </w:pPr>
    </w:p>
    <w:p w14:paraId="4F606857" w14:textId="77777777" w:rsidR="002172C9" w:rsidRDefault="002172C9" w:rsidP="002172C9">
      <w:pPr>
        <w:shd w:val="clear" w:color="auto" w:fill="FFFFFF"/>
        <w:spacing w:line="240" w:lineRule="auto"/>
        <w:ind w:right="9"/>
        <w:jc w:val="right"/>
        <w:rPr>
          <w:b/>
          <w:iCs/>
          <w:color w:val="000000" w:themeColor="text1"/>
          <w:sz w:val="44"/>
        </w:rPr>
      </w:pPr>
    </w:p>
    <w:p w14:paraId="65BC0309" w14:textId="77777777" w:rsidR="002172C9" w:rsidRDefault="002172C9" w:rsidP="002172C9">
      <w:pPr>
        <w:shd w:val="clear" w:color="auto" w:fill="FFFFFF"/>
        <w:spacing w:line="240" w:lineRule="auto"/>
        <w:ind w:right="9"/>
        <w:jc w:val="right"/>
        <w:rPr>
          <w:b/>
          <w:iCs/>
          <w:color w:val="000000" w:themeColor="text1"/>
          <w:sz w:val="44"/>
        </w:rPr>
      </w:pPr>
    </w:p>
    <w:p w14:paraId="7BAB8BC6" w14:textId="77777777" w:rsidR="002172C9" w:rsidRDefault="002172C9" w:rsidP="002172C9">
      <w:pPr>
        <w:shd w:val="clear" w:color="auto" w:fill="FFFFFF"/>
        <w:spacing w:line="240" w:lineRule="auto"/>
        <w:ind w:right="9"/>
        <w:jc w:val="right"/>
        <w:rPr>
          <w:b/>
          <w:iCs/>
          <w:color w:val="000000" w:themeColor="text1"/>
          <w:sz w:val="44"/>
        </w:rPr>
      </w:pPr>
    </w:p>
    <w:p w14:paraId="42051923" w14:textId="77777777" w:rsidR="002172C9" w:rsidRDefault="002172C9" w:rsidP="002172C9">
      <w:pPr>
        <w:shd w:val="clear" w:color="auto" w:fill="FFFFFF"/>
        <w:spacing w:line="240" w:lineRule="auto"/>
        <w:ind w:right="9"/>
        <w:jc w:val="right"/>
        <w:rPr>
          <w:b/>
          <w:iCs/>
          <w:color w:val="000000" w:themeColor="text1"/>
          <w:sz w:val="44"/>
        </w:rPr>
      </w:pPr>
    </w:p>
    <w:p w14:paraId="5DCF13E2" w14:textId="77777777" w:rsidR="002172C9" w:rsidRDefault="002172C9" w:rsidP="002172C9">
      <w:pPr>
        <w:shd w:val="clear" w:color="auto" w:fill="FFFFFF"/>
        <w:spacing w:line="240" w:lineRule="auto"/>
        <w:ind w:right="9"/>
        <w:jc w:val="right"/>
        <w:rPr>
          <w:b/>
          <w:iCs/>
          <w:color w:val="000000" w:themeColor="text1"/>
          <w:sz w:val="44"/>
        </w:rPr>
      </w:pPr>
    </w:p>
    <w:p w14:paraId="1F779AA8" w14:textId="77777777" w:rsidR="002172C9" w:rsidRDefault="002172C9" w:rsidP="002172C9">
      <w:pPr>
        <w:shd w:val="clear" w:color="auto" w:fill="FFFFFF"/>
        <w:spacing w:line="240" w:lineRule="auto"/>
        <w:ind w:right="9"/>
        <w:jc w:val="right"/>
        <w:rPr>
          <w:b/>
          <w:iCs/>
          <w:color w:val="000000" w:themeColor="text1"/>
          <w:sz w:val="44"/>
        </w:rPr>
      </w:pPr>
    </w:p>
    <w:p w14:paraId="019C75CC" w14:textId="77777777" w:rsidR="002172C9" w:rsidRDefault="002172C9" w:rsidP="002172C9">
      <w:pPr>
        <w:shd w:val="clear" w:color="auto" w:fill="FFFFFF"/>
        <w:spacing w:line="240" w:lineRule="auto"/>
        <w:ind w:right="9"/>
        <w:jc w:val="right"/>
        <w:rPr>
          <w:b/>
          <w:iCs/>
          <w:color w:val="000000" w:themeColor="text1"/>
          <w:sz w:val="44"/>
        </w:rPr>
      </w:pPr>
    </w:p>
    <w:p w14:paraId="74611C0C" w14:textId="77777777" w:rsidR="002172C9" w:rsidRDefault="002172C9" w:rsidP="002172C9">
      <w:pPr>
        <w:shd w:val="clear" w:color="auto" w:fill="FFFFFF"/>
        <w:spacing w:line="240" w:lineRule="auto"/>
        <w:ind w:right="9"/>
        <w:jc w:val="right"/>
        <w:rPr>
          <w:b/>
          <w:iCs/>
          <w:color w:val="000000" w:themeColor="text1"/>
          <w:sz w:val="44"/>
        </w:rPr>
      </w:pPr>
    </w:p>
    <w:p w14:paraId="1471039F" w14:textId="77777777" w:rsidR="002172C9" w:rsidRDefault="002172C9" w:rsidP="002172C9">
      <w:pPr>
        <w:shd w:val="clear" w:color="auto" w:fill="FFFFFF"/>
        <w:spacing w:line="240" w:lineRule="auto"/>
        <w:ind w:right="9"/>
        <w:jc w:val="right"/>
        <w:rPr>
          <w:b/>
          <w:iCs/>
          <w:color w:val="000000" w:themeColor="text1"/>
          <w:sz w:val="44"/>
        </w:rPr>
      </w:pPr>
    </w:p>
    <w:p w14:paraId="1DC46B69" w14:textId="77777777" w:rsidR="002172C9" w:rsidRDefault="002172C9" w:rsidP="002172C9">
      <w:pPr>
        <w:shd w:val="clear" w:color="auto" w:fill="FFFFFF"/>
        <w:spacing w:line="240" w:lineRule="auto"/>
        <w:ind w:right="9"/>
        <w:jc w:val="right"/>
        <w:rPr>
          <w:b/>
          <w:iCs/>
          <w:color w:val="000000" w:themeColor="text1"/>
          <w:sz w:val="44"/>
        </w:rPr>
      </w:pPr>
    </w:p>
    <w:p w14:paraId="6626C48A" w14:textId="77777777" w:rsidR="002172C9" w:rsidRDefault="002172C9" w:rsidP="002172C9">
      <w:pPr>
        <w:shd w:val="clear" w:color="auto" w:fill="FFFFFF"/>
        <w:spacing w:line="240" w:lineRule="auto"/>
        <w:ind w:right="9"/>
        <w:jc w:val="right"/>
        <w:rPr>
          <w:b/>
          <w:iCs/>
          <w:color w:val="000000" w:themeColor="text1"/>
          <w:sz w:val="44"/>
        </w:rPr>
      </w:pPr>
    </w:p>
    <w:p w14:paraId="05287099" w14:textId="77777777" w:rsidR="002172C9" w:rsidRDefault="002172C9" w:rsidP="002172C9">
      <w:pPr>
        <w:shd w:val="clear" w:color="auto" w:fill="FFFFFF"/>
        <w:spacing w:line="240" w:lineRule="auto"/>
        <w:ind w:right="9"/>
        <w:jc w:val="right"/>
        <w:rPr>
          <w:b/>
          <w:iCs/>
          <w:color w:val="000000" w:themeColor="text1"/>
          <w:sz w:val="44"/>
        </w:rPr>
      </w:pPr>
    </w:p>
    <w:p w14:paraId="3A8FA484" w14:textId="77777777" w:rsidR="002172C9" w:rsidRDefault="002172C9" w:rsidP="002172C9">
      <w:pPr>
        <w:shd w:val="clear" w:color="auto" w:fill="FFFFFF"/>
        <w:spacing w:line="240" w:lineRule="auto"/>
        <w:ind w:right="9"/>
        <w:jc w:val="right"/>
        <w:rPr>
          <w:b/>
          <w:iCs/>
          <w:color w:val="000000" w:themeColor="text1"/>
          <w:sz w:val="44"/>
        </w:rPr>
      </w:pPr>
    </w:p>
    <w:p w14:paraId="2F29910B" w14:textId="77777777" w:rsidR="002172C9" w:rsidRDefault="002172C9" w:rsidP="002172C9">
      <w:pPr>
        <w:shd w:val="clear" w:color="auto" w:fill="FFFFFF"/>
        <w:spacing w:line="240" w:lineRule="auto"/>
        <w:ind w:right="9"/>
        <w:jc w:val="right"/>
        <w:rPr>
          <w:b/>
          <w:iCs/>
          <w:color w:val="000000" w:themeColor="text1"/>
          <w:sz w:val="44"/>
        </w:rPr>
      </w:pPr>
    </w:p>
    <w:p w14:paraId="79DBC35D" w14:textId="77777777" w:rsidR="002172C9" w:rsidRDefault="002172C9" w:rsidP="002172C9">
      <w:pPr>
        <w:shd w:val="clear" w:color="auto" w:fill="FFFFFF"/>
        <w:spacing w:line="240" w:lineRule="auto"/>
        <w:ind w:right="9"/>
        <w:jc w:val="right"/>
        <w:rPr>
          <w:b/>
          <w:iCs/>
          <w:color w:val="000000" w:themeColor="text1"/>
          <w:sz w:val="44"/>
        </w:rPr>
      </w:pPr>
    </w:p>
    <w:p w14:paraId="5C1E337C" w14:textId="77777777" w:rsidR="002172C9" w:rsidRDefault="002172C9" w:rsidP="002172C9">
      <w:pPr>
        <w:shd w:val="clear" w:color="auto" w:fill="FFFFFF"/>
        <w:spacing w:line="240" w:lineRule="auto"/>
        <w:ind w:right="9"/>
        <w:jc w:val="right"/>
        <w:rPr>
          <w:b/>
          <w:iCs/>
          <w:color w:val="000000" w:themeColor="text1"/>
          <w:sz w:val="44"/>
        </w:rPr>
      </w:pPr>
    </w:p>
    <w:p w14:paraId="1F6CC593" w14:textId="77777777" w:rsidR="002172C9" w:rsidRDefault="002172C9" w:rsidP="008F1345">
      <w:pPr>
        <w:shd w:val="clear" w:color="auto" w:fill="FFFFFF"/>
        <w:spacing w:line="240" w:lineRule="auto"/>
        <w:ind w:right="9"/>
        <w:jc w:val="center"/>
        <w:rPr>
          <w:b/>
          <w:iCs/>
          <w:color w:val="000000" w:themeColor="text1"/>
          <w:sz w:val="44"/>
        </w:rPr>
      </w:pPr>
    </w:p>
    <w:p w14:paraId="14E37588" w14:textId="77777777" w:rsidR="002172C9" w:rsidRDefault="002172C9" w:rsidP="008F1345">
      <w:pPr>
        <w:shd w:val="clear" w:color="auto" w:fill="FFFFFF"/>
        <w:spacing w:line="240" w:lineRule="auto"/>
        <w:ind w:right="9"/>
        <w:jc w:val="center"/>
        <w:rPr>
          <w:b/>
          <w:iCs/>
          <w:color w:val="000000" w:themeColor="text1"/>
          <w:sz w:val="44"/>
        </w:rPr>
      </w:pPr>
    </w:p>
    <w:p w14:paraId="7FE33C98" w14:textId="77777777" w:rsidR="002172C9" w:rsidRDefault="002172C9" w:rsidP="008F1345">
      <w:pPr>
        <w:shd w:val="clear" w:color="auto" w:fill="FFFFFF"/>
        <w:spacing w:line="240" w:lineRule="auto"/>
        <w:ind w:right="9"/>
        <w:jc w:val="center"/>
        <w:rPr>
          <w:b/>
          <w:iCs/>
          <w:color w:val="000000" w:themeColor="text1"/>
          <w:sz w:val="44"/>
        </w:rPr>
      </w:pPr>
    </w:p>
    <w:p w14:paraId="38B55876" w14:textId="77777777" w:rsidR="002172C9" w:rsidRDefault="002172C9" w:rsidP="008F1345">
      <w:pPr>
        <w:shd w:val="clear" w:color="auto" w:fill="FFFFFF"/>
        <w:spacing w:line="240" w:lineRule="auto"/>
        <w:ind w:right="9"/>
        <w:jc w:val="center"/>
        <w:rPr>
          <w:b/>
          <w:iCs/>
          <w:color w:val="000000" w:themeColor="text1"/>
          <w:sz w:val="44"/>
        </w:rPr>
      </w:pPr>
    </w:p>
    <w:p w14:paraId="0F647EEF" w14:textId="77777777" w:rsidR="002172C9" w:rsidRDefault="002172C9" w:rsidP="008F1345">
      <w:pPr>
        <w:shd w:val="clear" w:color="auto" w:fill="FFFFFF"/>
        <w:spacing w:line="240" w:lineRule="auto"/>
        <w:ind w:right="9"/>
        <w:jc w:val="center"/>
        <w:rPr>
          <w:b/>
          <w:iCs/>
          <w:color w:val="000000" w:themeColor="text1"/>
          <w:sz w:val="44"/>
        </w:rPr>
      </w:pPr>
    </w:p>
    <w:p w14:paraId="7BD7F421" w14:textId="77777777" w:rsidR="002172C9" w:rsidRPr="008F1345" w:rsidRDefault="002172C9" w:rsidP="008F1345">
      <w:pPr>
        <w:shd w:val="clear" w:color="auto" w:fill="FFFFFF"/>
        <w:spacing w:line="240" w:lineRule="auto"/>
        <w:ind w:right="9"/>
        <w:jc w:val="center"/>
        <w:rPr>
          <w:b/>
          <w:iCs/>
          <w:color w:val="000000" w:themeColor="text1"/>
          <w:sz w:val="44"/>
        </w:rPr>
      </w:pPr>
    </w:p>
    <w:p w14:paraId="08AB83D4" w14:textId="77777777" w:rsidR="008F1345" w:rsidRDefault="008F1345" w:rsidP="008F1345">
      <w:pPr>
        <w:shd w:val="clear" w:color="auto" w:fill="FFFFFF"/>
        <w:spacing w:line="240" w:lineRule="auto"/>
        <w:ind w:right="9"/>
        <w:jc w:val="center"/>
        <w:rPr>
          <w:b/>
          <w:iCs/>
          <w:color w:val="000000" w:themeColor="text1"/>
          <w:sz w:val="44"/>
          <w:lang w:val="fr-ML"/>
        </w:rPr>
      </w:pPr>
      <w:r w:rsidRPr="008F1345">
        <w:rPr>
          <w:b/>
          <w:bCs/>
          <w:iCs/>
          <w:color w:val="000000" w:themeColor="text1"/>
          <w:sz w:val="44"/>
        </w:rPr>
        <w:t>Annexe n°</w:t>
      </w:r>
      <w:proofErr w:type="gramStart"/>
      <w:r w:rsidRPr="008F1345">
        <w:rPr>
          <w:b/>
          <w:bCs/>
          <w:iCs/>
          <w:color w:val="000000" w:themeColor="text1"/>
          <w:sz w:val="44"/>
        </w:rPr>
        <w:t>39:</w:t>
      </w:r>
      <w:proofErr w:type="gramEnd"/>
      <w:r w:rsidRPr="008F1345">
        <w:rPr>
          <w:b/>
          <w:bCs/>
          <w:iCs/>
          <w:color w:val="000000" w:themeColor="text1"/>
          <w:sz w:val="44"/>
        </w:rPr>
        <w:t xml:space="preserve"> </w:t>
      </w:r>
      <w:r w:rsidRPr="008F1345">
        <w:rPr>
          <w:b/>
          <w:iCs/>
          <w:color w:val="000000" w:themeColor="text1"/>
          <w:sz w:val="44"/>
          <w:lang w:val="fr-ML"/>
        </w:rPr>
        <w:t>Descriptif du syllabus</w:t>
      </w:r>
    </w:p>
    <w:p w14:paraId="4E3940E4" w14:textId="77777777" w:rsidR="002172C9" w:rsidRDefault="002172C9" w:rsidP="008F1345">
      <w:pPr>
        <w:shd w:val="clear" w:color="auto" w:fill="FFFFFF"/>
        <w:spacing w:line="240" w:lineRule="auto"/>
        <w:ind w:right="9"/>
        <w:jc w:val="center"/>
        <w:rPr>
          <w:b/>
          <w:iCs/>
          <w:color w:val="000000" w:themeColor="text1"/>
          <w:sz w:val="44"/>
          <w:lang w:val="fr-ML"/>
        </w:rPr>
      </w:pPr>
    </w:p>
    <w:p w14:paraId="67F743E8" w14:textId="77777777" w:rsidR="002172C9" w:rsidRDefault="002172C9" w:rsidP="008F1345">
      <w:pPr>
        <w:shd w:val="clear" w:color="auto" w:fill="FFFFFF"/>
        <w:spacing w:line="240" w:lineRule="auto"/>
        <w:ind w:right="9"/>
        <w:jc w:val="center"/>
        <w:rPr>
          <w:b/>
          <w:iCs/>
          <w:color w:val="000000" w:themeColor="text1"/>
          <w:sz w:val="44"/>
          <w:lang w:val="fr-ML"/>
        </w:rPr>
      </w:pPr>
    </w:p>
    <w:p w14:paraId="3C464011" w14:textId="77777777" w:rsidR="002172C9" w:rsidRDefault="002172C9" w:rsidP="008F1345">
      <w:pPr>
        <w:shd w:val="clear" w:color="auto" w:fill="FFFFFF"/>
        <w:spacing w:line="240" w:lineRule="auto"/>
        <w:ind w:right="9"/>
        <w:jc w:val="center"/>
        <w:rPr>
          <w:b/>
          <w:iCs/>
          <w:color w:val="000000" w:themeColor="text1"/>
          <w:sz w:val="44"/>
          <w:lang w:val="fr-ML"/>
        </w:rPr>
      </w:pPr>
    </w:p>
    <w:p w14:paraId="26CA94CD" w14:textId="77777777" w:rsidR="002172C9" w:rsidRDefault="002172C9" w:rsidP="008F1345">
      <w:pPr>
        <w:shd w:val="clear" w:color="auto" w:fill="FFFFFF"/>
        <w:spacing w:line="240" w:lineRule="auto"/>
        <w:ind w:right="9"/>
        <w:jc w:val="center"/>
        <w:rPr>
          <w:b/>
          <w:iCs/>
          <w:color w:val="000000" w:themeColor="text1"/>
          <w:sz w:val="44"/>
          <w:lang w:val="fr-ML"/>
        </w:rPr>
      </w:pPr>
    </w:p>
    <w:p w14:paraId="61C88E49" w14:textId="77777777" w:rsidR="002172C9" w:rsidRDefault="002172C9" w:rsidP="008F1345">
      <w:pPr>
        <w:shd w:val="clear" w:color="auto" w:fill="FFFFFF"/>
        <w:spacing w:line="240" w:lineRule="auto"/>
        <w:ind w:right="9"/>
        <w:jc w:val="center"/>
        <w:rPr>
          <w:b/>
          <w:iCs/>
          <w:color w:val="000000" w:themeColor="text1"/>
          <w:sz w:val="44"/>
          <w:lang w:val="fr-ML"/>
        </w:rPr>
      </w:pPr>
    </w:p>
    <w:p w14:paraId="45A0A8BB" w14:textId="77777777" w:rsidR="002172C9" w:rsidRDefault="002172C9" w:rsidP="008F1345">
      <w:pPr>
        <w:shd w:val="clear" w:color="auto" w:fill="FFFFFF"/>
        <w:spacing w:line="240" w:lineRule="auto"/>
        <w:ind w:right="9"/>
        <w:jc w:val="center"/>
        <w:rPr>
          <w:b/>
          <w:iCs/>
          <w:color w:val="000000" w:themeColor="text1"/>
          <w:sz w:val="44"/>
          <w:lang w:val="fr-ML"/>
        </w:rPr>
      </w:pPr>
    </w:p>
    <w:p w14:paraId="27C27A31" w14:textId="77777777" w:rsidR="002172C9" w:rsidRDefault="002172C9" w:rsidP="008F1345">
      <w:pPr>
        <w:shd w:val="clear" w:color="auto" w:fill="FFFFFF"/>
        <w:spacing w:line="240" w:lineRule="auto"/>
        <w:ind w:right="9"/>
        <w:jc w:val="center"/>
        <w:rPr>
          <w:b/>
          <w:iCs/>
          <w:color w:val="000000" w:themeColor="text1"/>
          <w:sz w:val="44"/>
          <w:lang w:val="fr-ML"/>
        </w:rPr>
      </w:pPr>
    </w:p>
    <w:p w14:paraId="4034D6E4" w14:textId="77777777" w:rsidR="002172C9" w:rsidRDefault="002172C9" w:rsidP="008F1345">
      <w:pPr>
        <w:shd w:val="clear" w:color="auto" w:fill="FFFFFF"/>
        <w:spacing w:line="240" w:lineRule="auto"/>
        <w:ind w:right="9"/>
        <w:jc w:val="center"/>
        <w:rPr>
          <w:b/>
          <w:iCs/>
          <w:color w:val="000000" w:themeColor="text1"/>
          <w:sz w:val="44"/>
          <w:lang w:val="fr-ML"/>
        </w:rPr>
      </w:pPr>
    </w:p>
    <w:p w14:paraId="0BF96409" w14:textId="77777777" w:rsidR="002172C9" w:rsidRDefault="002172C9" w:rsidP="008F1345">
      <w:pPr>
        <w:shd w:val="clear" w:color="auto" w:fill="FFFFFF"/>
        <w:spacing w:line="240" w:lineRule="auto"/>
        <w:ind w:right="9"/>
        <w:jc w:val="center"/>
        <w:rPr>
          <w:b/>
          <w:iCs/>
          <w:color w:val="000000" w:themeColor="text1"/>
          <w:sz w:val="44"/>
          <w:lang w:val="fr-ML"/>
        </w:rPr>
      </w:pPr>
    </w:p>
    <w:p w14:paraId="29CE6D1C" w14:textId="77777777" w:rsidR="002172C9" w:rsidRDefault="002172C9" w:rsidP="008F1345">
      <w:pPr>
        <w:shd w:val="clear" w:color="auto" w:fill="FFFFFF"/>
        <w:spacing w:line="240" w:lineRule="auto"/>
        <w:ind w:right="9"/>
        <w:jc w:val="center"/>
        <w:rPr>
          <w:b/>
          <w:iCs/>
          <w:color w:val="000000" w:themeColor="text1"/>
          <w:sz w:val="44"/>
          <w:lang w:val="fr-ML"/>
        </w:rPr>
      </w:pPr>
    </w:p>
    <w:p w14:paraId="7F8B6FB2" w14:textId="77777777" w:rsidR="002172C9" w:rsidRDefault="002172C9" w:rsidP="008F1345">
      <w:pPr>
        <w:shd w:val="clear" w:color="auto" w:fill="FFFFFF"/>
        <w:spacing w:line="240" w:lineRule="auto"/>
        <w:ind w:right="9"/>
        <w:jc w:val="center"/>
        <w:rPr>
          <w:b/>
          <w:iCs/>
          <w:color w:val="000000" w:themeColor="text1"/>
          <w:sz w:val="44"/>
          <w:lang w:val="fr-ML"/>
        </w:rPr>
      </w:pPr>
    </w:p>
    <w:p w14:paraId="433931A3" w14:textId="77777777" w:rsidR="002172C9" w:rsidRDefault="002172C9" w:rsidP="008F1345">
      <w:pPr>
        <w:shd w:val="clear" w:color="auto" w:fill="FFFFFF"/>
        <w:spacing w:line="240" w:lineRule="auto"/>
        <w:ind w:right="9"/>
        <w:jc w:val="center"/>
        <w:rPr>
          <w:b/>
          <w:iCs/>
          <w:color w:val="000000" w:themeColor="text1"/>
          <w:sz w:val="44"/>
          <w:lang w:val="fr-ML"/>
        </w:rPr>
      </w:pPr>
    </w:p>
    <w:p w14:paraId="0EA2E0FF" w14:textId="77777777" w:rsidR="002172C9" w:rsidRDefault="002172C9" w:rsidP="008F1345">
      <w:pPr>
        <w:shd w:val="clear" w:color="auto" w:fill="FFFFFF"/>
        <w:spacing w:line="240" w:lineRule="auto"/>
        <w:ind w:right="9"/>
        <w:jc w:val="center"/>
        <w:rPr>
          <w:b/>
          <w:iCs/>
          <w:color w:val="000000" w:themeColor="text1"/>
          <w:sz w:val="44"/>
          <w:lang w:val="fr-ML"/>
        </w:rPr>
      </w:pPr>
    </w:p>
    <w:p w14:paraId="69546348" w14:textId="77777777" w:rsidR="002172C9" w:rsidRDefault="002172C9" w:rsidP="008F1345">
      <w:pPr>
        <w:shd w:val="clear" w:color="auto" w:fill="FFFFFF"/>
        <w:spacing w:line="240" w:lineRule="auto"/>
        <w:ind w:right="9"/>
        <w:jc w:val="center"/>
        <w:rPr>
          <w:b/>
          <w:iCs/>
          <w:color w:val="000000" w:themeColor="text1"/>
          <w:sz w:val="44"/>
          <w:lang w:val="fr-ML"/>
        </w:rPr>
      </w:pPr>
    </w:p>
    <w:p w14:paraId="55A3F428" w14:textId="77777777" w:rsidR="002172C9" w:rsidRDefault="002172C9" w:rsidP="008F1345">
      <w:pPr>
        <w:shd w:val="clear" w:color="auto" w:fill="FFFFFF"/>
        <w:spacing w:line="240" w:lineRule="auto"/>
        <w:ind w:right="9"/>
        <w:jc w:val="center"/>
        <w:rPr>
          <w:b/>
          <w:iCs/>
          <w:color w:val="000000" w:themeColor="text1"/>
          <w:sz w:val="44"/>
          <w:lang w:val="fr-ML"/>
        </w:rPr>
      </w:pPr>
    </w:p>
    <w:p w14:paraId="1399E666" w14:textId="77777777" w:rsidR="002172C9" w:rsidRDefault="002172C9" w:rsidP="008F1345">
      <w:pPr>
        <w:shd w:val="clear" w:color="auto" w:fill="FFFFFF"/>
        <w:spacing w:line="240" w:lineRule="auto"/>
        <w:ind w:right="9"/>
        <w:jc w:val="center"/>
        <w:rPr>
          <w:b/>
          <w:iCs/>
          <w:color w:val="000000" w:themeColor="text1"/>
          <w:sz w:val="44"/>
          <w:lang w:val="fr-ML"/>
        </w:rPr>
      </w:pPr>
    </w:p>
    <w:p w14:paraId="3B84D07B" w14:textId="77777777" w:rsidR="002172C9" w:rsidRDefault="002172C9" w:rsidP="008F1345">
      <w:pPr>
        <w:shd w:val="clear" w:color="auto" w:fill="FFFFFF"/>
        <w:spacing w:line="240" w:lineRule="auto"/>
        <w:ind w:right="9"/>
        <w:jc w:val="center"/>
        <w:rPr>
          <w:b/>
          <w:iCs/>
          <w:color w:val="000000" w:themeColor="text1"/>
          <w:sz w:val="44"/>
          <w:lang w:val="fr-ML"/>
        </w:rPr>
      </w:pPr>
    </w:p>
    <w:p w14:paraId="10A6D9A4" w14:textId="77777777" w:rsidR="002172C9" w:rsidRDefault="002172C9" w:rsidP="008F1345">
      <w:pPr>
        <w:shd w:val="clear" w:color="auto" w:fill="FFFFFF"/>
        <w:spacing w:line="240" w:lineRule="auto"/>
        <w:ind w:right="9"/>
        <w:jc w:val="center"/>
        <w:rPr>
          <w:b/>
          <w:iCs/>
          <w:color w:val="000000" w:themeColor="text1"/>
          <w:sz w:val="44"/>
          <w:lang w:val="fr-ML"/>
        </w:rPr>
      </w:pPr>
    </w:p>
    <w:p w14:paraId="2C1EEB4E" w14:textId="77777777" w:rsidR="002172C9" w:rsidRDefault="002172C9" w:rsidP="008F1345">
      <w:pPr>
        <w:shd w:val="clear" w:color="auto" w:fill="FFFFFF"/>
        <w:spacing w:line="240" w:lineRule="auto"/>
        <w:ind w:right="9"/>
        <w:jc w:val="center"/>
        <w:rPr>
          <w:b/>
          <w:iCs/>
          <w:color w:val="000000" w:themeColor="text1"/>
          <w:sz w:val="44"/>
          <w:lang w:val="fr-ML"/>
        </w:rPr>
      </w:pPr>
    </w:p>
    <w:p w14:paraId="63A9BBBE" w14:textId="77777777" w:rsidR="002172C9" w:rsidRDefault="002172C9" w:rsidP="008F1345">
      <w:pPr>
        <w:shd w:val="clear" w:color="auto" w:fill="FFFFFF"/>
        <w:spacing w:line="240" w:lineRule="auto"/>
        <w:ind w:right="9"/>
        <w:jc w:val="center"/>
        <w:rPr>
          <w:b/>
          <w:iCs/>
          <w:color w:val="000000" w:themeColor="text1"/>
          <w:sz w:val="44"/>
          <w:lang w:val="fr-ML"/>
        </w:rPr>
      </w:pPr>
    </w:p>
    <w:p w14:paraId="32FCA6F0" w14:textId="77777777" w:rsidR="002172C9" w:rsidRDefault="002172C9" w:rsidP="008F1345">
      <w:pPr>
        <w:shd w:val="clear" w:color="auto" w:fill="FFFFFF"/>
        <w:spacing w:line="240" w:lineRule="auto"/>
        <w:ind w:right="9"/>
        <w:jc w:val="center"/>
        <w:rPr>
          <w:b/>
          <w:iCs/>
          <w:color w:val="000000" w:themeColor="text1"/>
          <w:sz w:val="44"/>
          <w:lang w:val="fr-ML"/>
        </w:rPr>
      </w:pPr>
    </w:p>
    <w:p w14:paraId="20525409" w14:textId="77777777" w:rsidR="002172C9" w:rsidRDefault="002172C9" w:rsidP="008F1345">
      <w:pPr>
        <w:shd w:val="clear" w:color="auto" w:fill="FFFFFF"/>
        <w:spacing w:line="240" w:lineRule="auto"/>
        <w:ind w:right="9"/>
        <w:jc w:val="center"/>
        <w:rPr>
          <w:b/>
          <w:iCs/>
          <w:color w:val="000000" w:themeColor="text1"/>
          <w:sz w:val="44"/>
          <w:lang w:val="fr-ML"/>
        </w:rPr>
      </w:pPr>
    </w:p>
    <w:p w14:paraId="59DA8F50" w14:textId="77777777" w:rsidR="002172C9" w:rsidRDefault="002172C9" w:rsidP="008F1345">
      <w:pPr>
        <w:shd w:val="clear" w:color="auto" w:fill="FFFFFF"/>
        <w:spacing w:line="240" w:lineRule="auto"/>
        <w:ind w:right="9"/>
        <w:jc w:val="center"/>
        <w:rPr>
          <w:b/>
          <w:iCs/>
          <w:color w:val="000000" w:themeColor="text1"/>
          <w:sz w:val="44"/>
          <w:lang w:val="fr-ML"/>
        </w:rPr>
      </w:pPr>
    </w:p>
    <w:p w14:paraId="3C5E821B" w14:textId="77777777" w:rsidR="002172C9" w:rsidRDefault="002172C9" w:rsidP="008F1345">
      <w:pPr>
        <w:shd w:val="clear" w:color="auto" w:fill="FFFFFF"/>
        <w:spacing w:line="240" w:lineRule="auto"/>
        <w:ind w:right="9"/>
        <w:jc w:val="center"/>
        <w:rPr>
          <w:b/>
          <w:iCs/>
          <w:color w:val="000000" w:themeColor="text1"/>
          <w:sz w:val="44"/>
          <w:lang w:val="fr-ML"/>
        </w:rPr>
      </w:pPr>
    </w:p>
    <w:p w14:paraId="07231270" w14:textId="77777777" w:rsidR="002172C9" w:rsidRDefault="002172C9" w:rsidP="008F1345">
      <w:pPr>
        <w:shd w:val="clear" w:color="auto" w:fill="FFFFFF"/>
        <w:spacing w:line="240" w:lineRule="auto"/>
        <w:ind w:right="9"/>
        <w:jc w:val="center"/>
        <w:rPr>
          <w:b/>
          <w:iCs/>
          <w:color w:val="000000" w:themeColor="text1"/>
          <w:sz w:val="44"/>
          <w:lang w:val="fr-ML"/>
        </w:rPr>
      </w:pPr>
    </w:p>
    <w:p w14:paraId="40D398A3" w14:textId="77777777" w:rsidR="002172C9" w:rsidRPr="008F1345" w:rsidRDefault="002172C9" w:rsidP="008F1345">
      <w:pPr>
        <w:shd w:val="clear" w:color="auto" w:fill="FFFFFF"/>
        <w:spacing w:line="240" w:lineRule="auto"/>
        <w:ind w:right="9"/>
        <w:jc w:val="center"/>
        <w:rPr>
          <w:b/>
          <w:iCs/>
          <w:color w:val="000000" w:themeColor="text1"/>
          <w:sz w:val="44"/>
          <w:lang w:val="fr-ML"/>
        </w:rPr>
      </w:pPr>
    </w:p>
    <w:p w14:paraId="1FAC0123"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40:</w:t>
      </w:r>
      <w:proofErr w:type="gramEnd"/>
      <w:r w:rsidRPr="00684C90">
        <w:rPr>
          <w:b/>
          <w:bCs/>
          <w:iCs/>
          <w:color w:val="000000" w:themeColor="text1"/>
          <w:sz w:val="44"/>
        </w:rPr>
        <w:t xml:space="preserve"> </w:t>
      </w:r>
      <w:r w:rsidRPr="00684C90">
        <w:rPr>
          <w:b/>
          <w:iCs/>
          <w:color w:val="000000" w:themeColor="text1"/>
          <w:sz w:val="44"/>
          <w:lang w:val="fr-ML"/>
        </w:rPr>
        <w:t>Carnet de stage</w:t>
      </w:r>
    </w:p>
    <w:p w14:paraId="07A5F4EE" w14:textId="77777777" w:rsidR="002172C9" w:rsidRDefault="002172C9" w:rsidP="00684C90">
      <w:pPr>
        <w:shd w:val="clear" w:color="auto" w:fill="FFFFFF"/>
        <w:spacing w:line="240" w:lineRule="auto"/>
        <w:ind w:right="9"/>
        <w:jc w:val="center"/>
        <w:rPr>
          <w:b/>
          <w:iCs/>
          <w:color w:val="000000" w:themeColor="text1"/>
          <w:sz w:val="44"/>
          <w:lang w:val="fr-ML"/>
        </w:rPr>
      </w:pPr>
    </w:p>
    <w:p w14:paraId="3E17CDCE" w14:textId="77777777" w:rsidR="002172C9" w:rsidRDefault="002172C9" w:rsidP="00684C90">
      <w:pPr>
        <w:shd w:val="clear" w:color="auto" w:fill="FFFFFF"/>
        <w:spacing w:line="240" w:lineRule="auto"/>
        <w:ind w:right="9"/>
        <w:jc w:val="center"/>
        <w:rPr>
          <w:b/>
          <w:iCs/>
          <w:color w:val="000000" w:themeColor="text1"/>
          <w:sz w:val="44"/>
          <w:lang w:val="fr-ML"/>
        </w:rPr>
      </w:pPr>
    </w:p>
    <w:p w14:paraId="3D6D0B01" w14:textId="77777777" w:rsidR="002172C9" w:rsidRDefault="002172C9" w:rsidP="00684C90">
      <w:pPr>
        <w:shd w:val="clear" w:color="auto" w:fill="FFFFFF"/>
        <w:spacing w:line="240" w:lineRule="auto"/>
        <w:ind w:right="9"/>
        <w:jc w:val="center"/>
        <w:rPr>
          <w:b/>
          <w:iCs/>
          <w:color w:val="000000" w:themeColor="text1"/>
          <w:sz w:val="44"/>
          <w:lang w:val="fr-ML"/>
        </w:rPr>
      </w:pPr>
    </w:p>
    <w:p w14:paraId="4B009CCA" w14:textId="77777777" w:rsidR="002172C9" w:rsidRDefault="002172C9" w:rsidP="00684C90">
      <w:pPr>
        <w:shd w:val="clear" w:color="auto" w:fill="FFFFFF"/>
        <w:spacing w:line="240" w:lineRule="auto"/>
        <w:ind w:right="9"/>
        <w:jc w:val="center"/>
        <w:rPr>
          <w:b/>
          <w:iCs/>
          <w:color w:val="000000" w:themeColor="text1"/>
          <w:sz w:val="44"/>
          <w:lang w:val="fr-ML"/>
        </w:rPr>
      </w:pPr>
    </w:p>
    <w:p w14:paraId="1C8709CB" w14:textId="77777777" w:rsidR="002172C9" w:rsidRDefault="002172C9" w:rsidP="00684C90">
      <w:pPr>
        <w:shd w:val="clear" w:color="auto" w:fill="FFFFFF"/>
        <w:spacing w:line="240" w:lineRule="auto"/>
        <w:ind w:right="9"/>
        <w:jc w:val="center"/>
        <w:rPr>
          <w:b/>
          <w:iCs/>
          <w:color w:val="000000" w:themeColor="text1"/>
          <w:sz w:val="44"/>
          <w:lang w:val="fr-ML"/>
        </w:rPr>
      </w:pPr>
    </w:p>
    <w:p w14:paraId="31381708" w14:textId="77777777" w:rsidR="002172C9" w:rsidRDefault="002172C9" w:rsidP="00684C90">
      <w:pPr>
        <w:shd w:val="clear" w:color="auto" w:fill="FFFFFF"/>
        <w:spacing w:line="240" w:lineRule="auto"/>
        <w:ind w:right="9"/>
        <w:jc w:val="center"/>
        <w:rPr>
          <w:b/>
          <w:iCs/>
          <w:color w:val="000000" w:themeColor="text1"/>
          <w:sz w:val="44"/>
          <w:lang w:val="fr-ML"/>
        </w:rPr>
      </w:pPr>
    </w:p>
    <w:p w14:paraId="3BAF2075" w14:textId="77777777" w:rsidR="002172C9" w:rsidRDefault="002172C9" w:rsidP="00684C90">
      <w:pPr>
        <w:shd w:val="clear" w:color="auto" w:fill="FFFFFF"/>
        <w:spacing w:line="240" w:lineRule="auto"/>
        <w:ind w:right="9"/>
        <w:jc w:val="center"/>
        <w:rPr>
          <w:b/>
          <w:iCs/>
          <w:color w:val="000000" w:themeColor="text1"/>
          <w:sz w:val="44"/>
          <w:lang w:val="fr-ML"/>
        </w:rPr>
      </w:pPr>
    </w:p>
    <w:p w14:paraId="7CBED36F" w14:textId="77777777" w:rsidR="002172C9" w:rsidRDefault="002172C9" w:rsidP="00684C90">
      <w:pPr>
        <w:shd w:val="clear" w:color="auto" w:fill="FFFFFF"/>
        <w:spacing w:line="240" w:lineRule="auto"/>
        <w:ind w:right="9"/>
        <w:jc w:val="center"/>
        <w:rPr>
          <w:b/>
          <w:iCs/>
          <w:color w:val="000000" w:themeColor="text1"/>
          <w:sz w:val="44"/>
          <w:lang w:val="fr-ML"/>
        </w:rPr>
      </w:pPr>
    </w:p>
    <w:p w14:paraId="1A216216" w14:textId="77777777" w:rsidR="002172C9" w:rsidRDefault="002172C9" w:rsidP="00684C90">
      <w:pPr>
        <w:shd w:val="clear" w:color="auto" w:fill="FFFFFF"/>
        <w:spacing w:line="240" w:lineRule="auto"/>
        <w:ind w:right="9"/>
        <w:jc w:val="center"/>
        <w:rPr>
          <w:b/>
          <w:iCs/>
          <w:color w:val="000000" w:themeColor="text1"/>
          <w:sz w:val="44"/>
          <w:lang w:val="fr-ML"/>
        </w:rPr>
      </w:pPr>
    </w:p>
    <w:p w14:paraId="1B661395" w14:textId="77777777" w:rsidR="002172C9" w:rsidRDefault="002172C9" w:rsidP="00684C90">
      <w:pPr>
        <w:shd w:val="clear" w:color="auto" w:fill="FFFFFF"/>
        <w:spacing w:line="240" w:lineRule="auto"/>
        <w:ind w:right="9"/>
        <w:jc w:val="center"/>
        <w:rPr>
          <w:b/>
          <w:iCs/>
          <w:color w:val="000000" w:themeColor="text1"/>
          <w:sz w:val="44"/>
          <w:lang w:val="fr-ML"/>
        </w:rPr>
      </w:pPr>
    </w:p>
    <w:p w14:paraId="37471425" w14:textId="77777777" w:rsidR="002172C9" w:rsidRDefault="002172C9" w:rsidP="00684C90">
      <w:pPr>
        <w:shd w:val="clear" w:color="auto" w:fill="FFFFFF"/>
        <w:spacing w:line="240" w:lineRule="auto"/>
        <w:ind w:right="9"/>
        <w:jc w:val="center"/>
        <w:rPr>
          <w:b/>
          <w:iCs/>
          <w:color w:val="000000" w:themeColor="text1"/>
          <w:sz w:val="44"/>
          <w:lang w:val="fr-ML"/>
        </w:rPr>
      </w:pPr>
    </w:p>
    <w:p w14:paraId="756E8252" w14:textId="77777777" w:rsidR="002172C9" w:rsidRDefault="002172C9" w:rsidP="00684C90">
      <w:pPr>
        <w:shd w:val="clear" w:color="auto" w:fill="FFFFFF"/>
        <w:spacing w:line="240" w:lineRule="auto"/>
        <w:ind w:right="9"/>
        <w:jc w:val="center"/>
        <w:rPr>
          <w:b/>
          <w:iCs/>
          <w:color w:val="000000" w:themeColor="text1"/>
          <w:sz w:val="44"/>
          <w:lang w:val="fr-ML"/>
        </w:rPr>
      </w:pPr>
    </w:p>
    <w:p w14:paraId="7ADFA5A3" w14:textId="77777777" w:rsidR="002172C9" w:rsidRDefault="002172C9" w:rsidP="00684C90">
      <w:pPr>
        <w:shd w:val="clear" w:color="auto" w:fill="FFFFFF"/>
        <w:spacing w:line="240" w:lineRule="auto"/>
        <w:ind w:right="9"/>
        <w:jc w:val="center"/>
        <w:rPr>
          <w:b/>
          <w:iCs/>
          <w:color w:val="000000" w:themeColor="text1"/>
          <w:sz w:val="44"/>
          <w:lang w:val="fr-ML"/>
        </w:rPr>
      </w:pPr>
    </w:p>
    <w:p w14:paraId="35FCAFD3" w14:textId="77777777" w:rsidR="002172C9" w:rsidRDefault="002172C9" w:rsidP="00684C90">
      <w:pPr>
        <w:shd w:val="clear" w:color="auto" w:fill="FFFFFF"/>
        <w:spacing w:line="240" w:lineRule="auto"/>
        <w:ind w:right="9"/>
        <w:jc w:val="center"/>
        <w:rPr>
          <w:b/>
          <w:iCs/>
          <w:color w:val="000000" w:themeColor="text1"/>
          <w:sz w:val="44"/>
          <w:lang w:val="fr-ML"/>
        </w:rPr>
      </w:pPr>
    </w:p>
    <w:p w14:paraId="153CB79F" w14:textId="77777777" w:rsidR="002172C9" w:rsidRDefault="002172C9" w:rsidP="00684C90">
      <w:pPr>
        <w:shd w:val="clear" w:color="auto" w:fill="FFFFFF"/>
        <w:spacing w:line="240" w:lineRule="auto"/>
        <w:ind w:right="9"/>
        <w:jc w:val="center"/>
        <w:rPr>
          <w:b/>
          <w:iCs/>
          <w:color w:val="000000" w:themeColor="text1"/>
          <w:sz w:val="44"/>
          <w:lang w:val="fr-ML"/>
        </w:rPr>
      </w:pPr>
    </w:p>
    <w:p w14:paraId="6DCF5CF3" w14:textId="77777777" w:rsidR="002172C9" w:rsidRDefault="002172C9" w:rsidP="00684C90">
      <w:pPr>
        <w:shd w:val="clear" w:color="auto" w:fill="FFFFFF"/>
        <w:spacing w:line="240" w:lineRule="auto"/>
        <w:ind w:right="9"/>
        <w:jc w:val="center"/>
        <w:rPr>
          <w:b/>
          <w:iCs/>
          <w:color w:val="000000" w:themeColor="text1"/>
          <w:sz w:val="44"/>
          <w:lang w:val="fr-ML"/>
        </w:rPr>
      </w:pPr>
    </w:p>
    <w:p w14:paraId="408AAC78" w14:textId="77777777" w:rsidR="002172C9" w:rsidRDefault="002172C9" w:rsidP="00684C90">
      <w:pPr>
        <w:shd w:val="clear" w:color="auto" w:fill="FFFFFF"/>
        <w:spacing w:line="240" w:lineRule="auto"/>
        <w:ind w:right="9"/>
        <w:jc w:val="center"/>
        <w:rPr>
          <w:b/>
          <w:iCs/>
          <w:color w:val="000000" w:themeColor="text1"/>
          <w:sz w:val="44"/>
          <w:lang w:val="fr-ML"/>
        </w:rPr>
      </w:pPr>
    </w:p>
    <w:p w14:paraId="6D2A65B5" w14:textId="77777777" w:rsidR="002172C9" w:rsidRDefault="002172C9" w:rsidP="00684C90">
      <w:pPr>
        <w:shd w:val="clear" w:color="auto" w:fill="FFFFFF"/>
        <w:spacing w:line="240" w:lineRule="auto"/>
        <w:ind w:right="9"/>
        <w:jc w:val="center"/>
        <w:rPr>
          <w:b/>
          <w:iCs/>
          <w:color w:val="000000" w:themeColor="text1"/>
          <w:sz w:val="44"/>
          <w:lang w:val="fr-ML"/>
        </w:rPr>
      </w:pPr>
    </w:p>
    <w:p w14:paraId="4753A58D" w14:textId="77777777" w:rsidR="002172C9" w:rsidRDefault="002172C9" w:rsidP="00684C90">
      <w:pPr>
        <w:shd w:val="clear" w:color="auto" w:fill="FFFFFF"/>
        <w:spacing w:line="240" w:lineRule="auto"/>
        <w:ind w:right="9"/>
        <w:jc w:val="center"/>
        <w:rPr>
          <w:b/>
          <w:iCs/>
          <w:color w:val="000000" w:themeColor="text1"/>
          <w:sz w:val="44"/>
          <w:lang w:val="fr-ML"/>
        </w:rPr>
      </w:pPr>
    </w:p>
    <w:p w14:paraId="5FAB0206" w14:textId="77777777" w:rsidR="002172C9" w:rsidRDefault="002172C9" w:rsidP="00684C90">
      <w:pPr>
        <w:shd w:val="clear" w:color="auto" w:fill="FFFFFF"/>
        <w:spacing w:line="240" w:lineRule="auto"/>
        <w:ind w:right="9"/>
        <w:jc w:val="center"/>
        <w:rPr>
          <w:b/>
          <w:iCs/>
          <w:color w:val="000000" w:themeColor="text1"/>
          <w:sz w:val="44"/>
          <w:lang w:val="fr-ML"/>
        </w:rPr>
      </w:pPr>
    </w:p>
    <w:p w14:paraId="58198328" w14:textId="77777777" w:rsidR="002172C9" w:rsidRDefault="002172C9" w:rsidP="00684C90">
      <w:pPr>
        <w:shd w:val="clear" w:color="auto" w:fill="FFFFFF"/>
        <w:spacing w:line="240" w:lineRule="auto"/>
        <w:ind w:right="9"/>
        <w:jc w:val="center"/>
        <w:rPr>
          <w:b/>
          <w:iCs/>
          <w:color w:val="000000" w:themeColor="text1"/>
          <w:sz w:val="44"/>
          <w:lang w:val="fr-ML"/>
        </w:rPr>
      </w:pPr>
    </w:p>
    <w:p w14:paraId="7C85D863" w14:textId="77777777" w:rsidR="002172C9" w:rsidRDefault="002172C9" w:rsidP="00684C90">
      <w:pPr>
        <w:shd w:val="clear" w:color="auto" w:fill="FFFFFF"/>
        <w:spacing w:line="240" w:lineRule="auto"/>
        <w:ind w:right="9"/>
        <w:jc w:val="center"/>
        <w:rPr>
          <w:b/>
          <w:iCs/>
          <w:color w:val="000000" w:themeColor="text1"/>
          <w:sz w:val="44"/>
          <w:lang w:val="fr-ML"/>
        </w:rPr>
      </w:pPr>
    </w:p>
    <w:p w14:paraId="51B0EE51" w14:textId="77777777" w:rsidR="002172C9" w:rsidRDefault="002172C9" w:rsidP="00684C90">
      <w:pPr>
        <w:shd w:val="clear" w:color="auto" w:fill="FFFFFF"/>
        <w:spacing w:line="240" w:lineRule="auto"/>
        <w:ind w:right="9"/>
        <w:jc w:val="center"/>
        <w:rPr>
          <w:b/>
          <w:iCs/>
          <w:color w:val="000000" w:themeColor="text1"/>
          <w:sz w:val="44"/>
          <w:lang w:val="fr-ML"/>
        </w:rPr>
      </w:pPr>
    </w:p>
    <w:p w14:paraId="761F6AA7" w14:textId="77777777" w:rsidR="002172C9" w:rsidRDefault="002172C9" w:rsidP="00684C90">
      <w:pPr>
        <w:shd w:val="clear" w:color="auto" w:fill="FFFFFF"/>
        <w:spacing w:line="240" w:lineRule="auto"/>
        <w:ind w:right="9"/>
        <w:jc w:val="center"/>
        <w:rPr>
          <w:b/>
          <w:iCs/>
          <w:color w:val="000000" w:themeColor="text1"/>
          <w:sz w:val="44"/>
          <w:lang w:val="fr-ML"/>
        </w:rPr>
      </w:pPr>
    </w:p>
    <w:p w14:paraId="224A6AB6" w14:textId="77777777" w:rsidR="002172C9" w:rsidRDefault="002172C9" w:rsidP="00684C90">
      <w:pPr>
        <w:shd w:val="clear" w:color="auto" w:fill="FFFFFF"/>
        <w:spacing w:line="240" w:lineRule="auto"/>
        <w:ind w:right="9"/>
        <w:jc w:val="center"/>
        <w:rPr>
          <w:b/>
          <w:iCs/>
          <w:color w:val="000000" w:themeColor="text1"/>
          <w:sz w:val="44"/>
          <w:lang w:val="fr-ML"/>
        </w:rPr>
      </w:pPr>
    </w:p>
    <w:p w14:paraId="5AF22085" w14:textId="77777777" w:rsidR="002172C9" w:rsidRPr="00684C90" w:rsidRDefault="002172C9" w:rsidP="00684C90">
      <w:pPr>
        <w:shd w:val="clear" w:color="auto" w:fill="FFFFFF"/>
        <w:spacing w:line="240" w:lineRule="auto"/>
        <w:ind w:right="9"/>
        <w:jc w:val="center"/>
        <w:rPr>
          <w:b/>
          <w:iCs/>
          <w:color w:val="000000" w:themeColor="text1"/>
          <w:sz w:val="44"/>
          <w:lang w:val="fr-ML"/>
        </w:rPr>
      </w:pPr>
    </w:p>
    <w:p w14:paraId="24B44C32"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41:</w:t>
      </w:r>
      <w:proofErr w:type="gramEnd"/>
      <w:r w:rsidRPr="00684C90">
        <w:rPr>
          <w:b/>
          <w:bCs/>
          <w:iCs/>
          <w:color w:val="000000" w:themeColor="text1"/>
          <w:sz w:val="44"/>
        </w:rPr>
        <w:t xml:space="preserve"> </w:t>
      </w:r>
      <w:r w:rsidRPr="00684C90">
        <w:rPr>
          <w:b/>
          <w:iCs/>
          <w:color w:val="000000" w:themeColor="text1"/>
          <w:sz w:val="44"/>
          <w:lang w:val="fr-ML"/>
        </w:rPr>
        <w:t>Lettre de mise en stage</w:t>
      </w:r>
    </w:p>
    <w:p w14:paraId="5CA04120" w14:textId="77777777" w:rsidR="002172C9" w:rsidRDefault="002172C9" w:rsidP="00684C90">
      <w:pPr>
        <w:shd w:val="clear" w:color="auto" w:fill="FFFFFF"/>
        <w:spacing w:line="240" w:lineRule="auto"/>
        <w:ind w:right="9"/>
        <w:jc w:val="center"/>
        <w:rPr>
          <w:b/>
          <w:iCs/>
          <w:color w:val="000000" w:themeColor="text1"/>
          <w:sz w:val="44"/>
          <w:lang w:val="fr-ML"/>
        </w:rPr>
      </w:pPr>
    </w:p>
    <w:p w14:paraId="1A22E665" w14:textId="77777777" w:rsidR="002172C9" w:rsidRDefault="002172C9" w:rsidP="00684C90">
      <w:pPr>
        <w:shd w:val="clear" w:color="auto" w:fill="FFFFFF"/>
        <w:spacing w:line="240" w:lineRule="auto"/>
        <w:ind w:right="9"/>
        <w:jc w:val="center"/>
        <w:rPr>
          <w:b/>
          <w:iCs/>
          <w:color w:val="000000" w:themeColor="text1"/>
          <w:sz w:val="44"/>
          <w:lang w:val="fr-ML"/>
        </w:rPr>
      </w:pPr>
    </w:p>
    <w:p w14:paraId="78F7B97D" w14:textId="77777777" w:rsidR="002172C9" w:rsidRDefault="002172C9" w:rsidP="00684C90">
      <w:pPr>
        <w:shd w:val="clear" w:color="auto" w:fill="FFFFFF"/>
        <w:spacing w:line="240" w:lineRule="auto"/>
        <w:ind w:right="9"/>
        <w:jc w:val="center"/>
        <w:rPr>
          <w:b/>
          <w:iCs/>
          <w:color w:val="000000" w:themeColor="text1"/>
          <w:sz w:val="44"/>
          <w:lang w:val="fr-ML"/>
        </w:rPr>
      </w:pPr>
    </w:p>
    <w:p w14:paraId="0F7174FF" w14:textId="77777777" w:rsidR="002172C9" w:rsidRDefault="002172C9" w:rsidP="00684C90">
      <w:pPr>
        <w:shd w:val="clear" w:color="auto" w:fill="FFFFFF"/>
        <w:spacing w:line="240" w:lineRule="auto"/>
        <w:ind w:right="9"/>
        <w:jc w:val="center"/>
        <w:rPr>
          <w:b/>
          <w:iCs/>
          <w:color w:val="000000" w:themeColor="text1"/>
          <w:sz w:val="44"/>
          <w:lang w:val="fr-ML"/>
        </w:rPr>
      </w:pPr>
    </w:p>
    <w:p w14:paraId="7B20D367" w14:textId="77777777" w:rsidR="002172C9" w:rsidRDefault="002172C9" w:rsidP="00684C90">
      <w:pPr>
        <w:shd w:val="clear" w:color="auto" w:fill="FFFFFF"/>
        <w:spacing w:line="240" w:lineRule="auto"/>
        <w:ind w:right="9"/>
        <w:jc w:val="center"/>
        <w:rPr>
          <w:b/>
          <w:iCs/>
          <w:color w:val="000000" w:themeColor="text1"/>
          <w:sz w:val="44"/>
          <w:lang w:val="fr-ML"/>
        </w:rPr>
      </w:pPr>
    </w:p>
    <w:p w14:paraId="7EC82E3D" w14:textId="77777777" w:rsidR="002172C9" w:rsidRDefault="002172C9" w:rsidP="00684C90">
      <w:pPr>
        <w:shd w:val="clear" w:color="auto" w:fill="FFFFFF"/>
        <w:spacing w:line="240" w:lineRule="auto"/>
        <w:ind w:right="9"/>
        <w:jc w:val="center"/>
        <w:rPr>
          <w:b/>
          <w:iCs/>
          <w:color w:val="000000" w:themeColor="text1"/>
          <w:sz w:val="44"/>
          <w:lang w:val="fr-ML"/>
        </w:rPr>
      </w:pPr>
    </w:p>
    <w:p w14:paraId="600231BD" w14:textId="77777777" w:rsidR="002172C9" w:rsidRDefault="002172C9" w:rsidP="00684C90">
      <w:pPr>
        <w:shd w:val="clear" w:color="auto" w:fill="FFFFFF"/>
        <w:spacing w:line="240" w:lineRule="auto"/>
        <w:ind w:right="9"/>
        <w:jc w:val="center"/>
        <w:rPr>
          <w:b/>
          <w:iCs/>
          <w:color w:val="000000" w:themeColor="text1"/>
          <w:sz w:val="44"/>
          <w:lang w:val="fr-ML"/>
        </w:rPr>
      </w:pPr>
    </w:p>
    <w:p w14:paraId="26B2FBF5" w14:textId="77777777" w:rsidR="002172C9" w:rsidRDefault="002172C9" w:rsidP="00684C90">
      <w:pPr>
        <w:shd w:val="clear" w:color="auto" w:fill="FFFFFF"/>
        <w:spacing w:line="240" w:lineRule="auto"/>
        <w:ind w:right="9"/>
        <w:jc w:val="center"/>
        <w:rPr>
          <w:b/>
          <w:iCs/>
          <w:color w:val="000000" w:themeColor="text1"/>
          <w:sz w:val="44"/>
          <w:lang w:val="fr-ML"/>
        </w:rPr>
      </w:pPr>
    </w:p>
    <w:p w14:paraId="1CE132A4" w14:textId="77777777" w:rsidR="002172C9" w:rsidRDefault="002172C9" w:rsidP="00684C90">
      <w:pPr>
        <w:shd w:val="clear" w:color="auto" w:fill="FFFFFF"/>
        <w:spacing w:line="240" w:lineRule="auto"/>
        <w:ind w:right="9"/>
        <w:jc w:val="center"/>
        <w:rPr>
          <w:b/>
          <w:iCs/>
          <w:color w:val="000000" w:themeColor="text1"/>
          <w:sz w:val="44"/>
          <w:lang w:val="fr-ML"/>
        </w:rPr>
      </w:pPr>
    </w:p>
    <w:p w14:paraId="4113E743" w14:textId="77777777" w:rsidR="002172C9" w:rsidRDefault="002172C9" w:rsidP="00684C90">
      <w:pPr>
        <w:shd w:val="clear" w:color="auto" w:fill="FFFFFF"/>
        <w:spacing w:line="240" w:lineRule="auto"/>
        <w:ind w:right="9"/>
        <w:jc w:val="center"/>
        <w:rPr>
          <w:b/>
          <w:iCs/>
          <w:color w:val="000000" w:themeColor="text1"/>
          <w:sz w:val="44"/>
          <w:lang w:val="fr-ML"/>
        </w:rPr>
      </w:pPr>
    </w:p>
    <w:p w14:paraId="79B5DCE8" w14:textId="77777777" w:rsidR="002172C9" w:rsidRDefault="002172C9" w:rsidP="00684C90">
      <w:pPr>
        <w:shd w:val="clear" w:color="auto" w:fill="FFFFFF"/>
        <w:spacing w:line="240" w:lineRule="auto"/>
        <w:ind w:right="9"/>
        <w:jc w:val="center"/>
        <w:rPr>
          <w:b/>
          <w:iCs/>
          <w:color w:val="000000" w:themeColor="text1"/>
          <w:sz w:val="44"/>
          <w:lang w:val="fr-ML"/>
        </w:rPr>
      </w:pPr>
    </w:p>
    <w:p w14:paraId="0AFAE909" w14:textId="77777777" w:rsidR="002172C9" w:rsidRDefault="002172C9" w:rsidP="00684C90">
      <w:pPr>
        <w:shd w:val="clear" w:color="auto" w:fill="FFFFFF"/>
        <w:spacing w:line="240" w:lineRule="auto"/>
        <w:ind w:right="9"/>
        <w:jc w:val="center"/>
        <w:rPr>
          <w:b/>
          <w:iCs/>
          <w:color w:val="000000" w:themeColor="text1"/>
          <w:sz w:val="44"/>
          <w:lang w:val="fr-ML"/>
        </w:rPr>
      </w:pPr>
    </w:p>
    <w:p w14:paraId="383FE780" w14:textId="77777777" w:rsidR="002172C9" w:rsidRDefault="002172C9" w:rsidP="00684C90">
      <w:pPr>
        <w:shd w:val="clear" w:color="auto" w:fill="FFFFFF"/>
        <w:spacing w:line="240" w:lineRule="auto"/>
        <w:ind w:right="9"/>
        <w:jc w:val="center"/>
        <w:rPr>
          <w:b/>
          <w:iCs/>
          <w:color w:val="000000" w:themeColor="text1"/>
          <w:sz w:val="44"/>
          <w:lang w:val="fr-ML"/>
        </w:rPr>
      </w:pPr>
    </w:p>
    <w:p w14:paraId="66AA0D87" w14:textId="77777777" w:rsidR="002172C9" w:rsidRDefault="002172C9" w:rsidP="00684C90">
      <w:pPr>
        <w:shd w:val="clear" w:color="auto" w:fill="FFFFFF"/>
        <w:spacing w:line="240" w:lineRule="auto"/>
        <w:ind w:right="9"/>
        <w:jc w:val="center"/>
        <w:rPr>
          <w:b/>
          <w:iCs/>
          <w:color w:val="000000" w:themeColor="text1"/>
          <w:sz w:val="44"/>
          <w:lang w:val="fr-ML"/>
        </w:rPr>
      </w:pPr>
    </w:p>
    <w:p w14:paraId="3B33B2A9" w14:textId="77777777" w:rsidR="002172C9" w:rsidRDefault="002172C9" w:rsidP="00684C90">
      <w:pPr>
        <w:shd w:val="clear" w:color="auto" w:fill="FFFFFF"/>
        <w:spacing w:line="240" w:lineRule="auto"/>
        <w:ind w:right="9"/>
        <w:jc w:val="center"/>
        <w:rPr>
          <w:b/>
          <w:iCs/>
          <w:color w:val="000000" w:themeColor="text1"/>
          <w:sz w:val="44"/>
          <w:lang w:val="fr-ML"/>
        </w:rPr>
      </w:pPr>
    </w:p>
    <w:p w14:paraId="147263B1" w14:textId="77777777" w:rsidR="002172C9" w:rsidRDefault="002172C9" w:rsidP="00684C90">
      <w:pPr>
        <w:shd w:val="clear" w:color="auto" w:fill="FFFFFF"/>
        <w:spacing w:line="240" w:lineRule="auto"/>
        <w:ind w:right="9"/>
        <w:jc w:val="center"/>
        <w:rPr>
          <w:b/>
          <w:iCs/>
          <w:color w:val="000000" w:themeColor="text1"/>
          <w:sz w:val="44"/>
          <w:lang w:val="fr-ML"/>
        </w:rPr>
      </w:pPr>
    </w:p>
    <w:p w14:paraId="2868383C" w14:textId="77777777" w:rsidR="002172C9" w:rsidRDefault="002172C9" w:rsidP="00684C90">
      <w:pPr>
        <w:shd w:val="clear" w:color="auto" w:fill="FFFFFF"/>
        <w:spacing w:line="240" w:lineRule="auto"/>
        <w:ind w:right="9"/>
        <w:jc w:val="center"/>
        <w:rPr>
          <w:b/>
          <w:iCs/>
          <w:color w:val="000000" w:themeColor="text1"/>
          <w:sz w:val="44"/>
          <w:lang w:val="fr-ML"/>
        </w:rPr>
      </w:pPr>
    </w:p>
    <w:p w14:paraId="207B50CC" w14:textId="77777777" w:rsidR="002172C9" w:rsidRDefault="002172C9" w:rsidP="00684C90">
      <w:pPr>
        <w:shd w:val="clear" w:color="auto" w:fill="FFFFFF"/>
        <w:spacing w:line="240" w:lineRule="auto"/>
        <w:ind w:right="9"/>
        <w:jc w:val="center"/>
        <w:rPr>
          <w:b/>
          <w:iCs/>
          <w:color w:val="000000" w:themeColor="text1"/>
          <w:sz w:val="44"/>
          <w:lang w:val="fr-ML"/>
        </w:rPr>
      </w:pPr>
    </w:p>
    <w:p w14:paraId="24C9A153" w14:textId="77777777" w:rsidR="002172C9" w:rsidRDefault="002172C9" w:rsidP="00684C90">
      <w:pPr>
        <w:shd w:val="clear" w:color="auto" w:fill="FFFFFF"/>
        <w:spacing w:line="240" w:lineRule="auto"/>
        <w:ind w:right="9"/>
        <w:jc w:val="center"/>
        <w:rPr>
          <w:b/>
          <w:iCs/>
          <w:color w:val="000000" w:themeColor="text1"/>
          <w:sz w:val="44"/>
          <w:lang w:val="fr-ML"/>
        </w:rPr>
      </w:pPr>
    </w:p>
    <w:p w14:paraId="5C9CFE0B" w14:textId="77777777" w:rsidR="004E63BD" w:rsidRDefault="004E63BD" w:rsidP="00684C90">
      <w:pPr>
        <w:shd w:val="clear" w:color="auto" w:fill="FFFFFF"/>
        <w:spacing w:line="240" w:lineRule="auto"/>
        <w:ind w:right="9"/>
        <w:jc w:val="center"/>
        <w:rPr>
          <w:b/>
          <w:iCs/>
          <w:color w:val="000000" w:themeColor="text1"/>
          <w:sz w:val="44"/>
          <w:lang w:val="fr-ML"/>
        </w:rPr>
      </w:pPr>
    </w:p>
    <w:p w14:paraId="37455237" w14:textId="77777777" w:rsidR="004E63BD" w:rsidRDefault="004E63BD" w:rsidP="00684C90">
      <w:pPr>
        <w:shd w:val="clear" w:color="auto" w:fill="FFFFFF"/>
        <w:spacing w:line="240" w:lineRule="auto"/>
        <w:ind w:right="9"/>
        <w:jc w:val="center"/>
        <w:rPr>
          <w:b/>
          <w:iCs/>
          <w:color w:val="000000" w:themeColor="text1"/>
          <w:sz w:val="44"/>
          <w:lang w:val="fr-ML"/>
        </w:rPr>
      </w:pPr>
    </w:p>
    <w:p w14:paraId="0EEF4C45" w14:textId="77777777" w:rsidR="002172C9" w:rsidRDefault="002172C9" w:rsidP="00684C90">
      <w:pPr>
        <w:shd w:val="clear" w:color="auto" w:fill="FFFFFF"/>
        <w:spacing w:line="240" w:lineRule="auto"/>
        <w:ind w:right="9"/>
        <w:jc w:val="center"/>
        <w:rPr>
          <w:b/>
          <w:iCs/>
          <w:color w:val="000000" w:themeColor="text1"/>
          <w:sz w:val="44"/>
          <w:lang w:val="fr-ML"/>
        </w:rPr>
      </w:pPr>
    </w:p>
    <w:p w14:paraId="79EEF227" w14:textId="77777777" w:rsidR="002172C9" w:rsidRDefault="002172C9" w:rsidP="00684C90">
      <w:pPr>
        <w:shd w:val="clear" w:color="auto" w:fill="FFFFFF"/>
        <w:spacing w:line="240" w:lineRule="auto"/>
        <w:ind w:right="9"/>
        <w:jc w:val="center"/>
        <w:rPr>
          <w:b/>
          <w:iCs/>
          <w:color w:val="000000" w:themeColor="text1"/>
          <w:sz w:val="44"/>
          <w:lang w:val="fr-ML"/>
        </w:rPr>
      </w:pPr>
    </w:p>
    <w:p w14:paraId="6EC579A4" w14:textId="77777777" w:rsidR="002172C9" w:rsidRDefault="002172C9" w:rsidP="00684C90">
      <w:pPr>
        <w:shd w:val="clear" w:color="auto" w:fill="FFFFFF"/>
        <w:spacing w:line="240" w:lineRule="auto"/>
        <w:ind w:right="9"/>
        <w:jc w:val="center"/>
        <w:rPr>
          <w:b/>
          <w:iCs/>
          <w:color w:val="000000" w:themeColor="text1"/>
          <w:sz w:val="44"/>
          <w:lang w:val="fr-ML"/>
        </w:rPr>
      </w:pPr>
    </w:p>
    <w:p w14:paraId="1315F43C" w14:textId="77777777" w:rsidR="002172C9" w:rsidRDefault="002172C9" w:rsidP="00684C90">
      <w:pPr>
        <w:shd w:val="clear" w:color="auto" w:fill="FFFFFF"/>
        <w:spacing w:line="240" w:lineRule="auto"/>
        <w:ind w:right="9"/>
        <w:jc w:val="center"/>
        <w:rPr>
          <w:b/>
          <w:iCs/>
          <w:color w:val="000000" w:themeColor="text1"/>
          <w:sz w:val="44"/>
          <w:lang w:val="fr-ML"/>
        </w:rPr>
      </w:pPr>
    </w:p>
    <w:p w14:paraId="69DB365D" w14:textId="77777777" w:rsidR="002172C9" w:rsidRPr="00684C90" w:rsidRDefault="002172C9" w:rsidP="00684C90">
      <w:pPr>
        <w:shd w:val="clear" w:color="auto" w:fill="FFFFFF"/>
        <w:spacing w:line="240" w:lineRule="auto"/>
        <w:ind w:right="9"/>
        <w:jc w:val="center"/>
        <w:rPr>
          <w:b/>
          <w:iCs/>
          <w:color w:val="000000" w:themeColor="text1"/>
          <w:sz w:val="44"/>
          <w:lang w:val="fr-ML"/>
        </w:rPr>
      </w:pPr>
    </w:p>
    <w:p w14:paraId="33DBE1A6"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42:</w:t>
      </w:r>
      <w:proofErr w:type="gramEnd"/>
      <w:r w:rsidRPr="00684C90">
        <w:rPr>
          <w:b/>
          <w:bCs/>
          <w:iCs/>
          <w:color w:val="000000" w:themeColor="text1"/>
          <w:sz w:val="44"/>
        </w:rPr>
        <w:t xml:space="preserve"> </w:t>
      </w:r>
      <w:r w:rsidRPr="00684C90">
        <w:rPr>
          <w:b/>
          <w:iCs/>
          <w:color w:val="000000" w:themeColor="text1"/>
          <w:sz w:val="44"/>
          <w:lang w:val="fr-ML"/>
        </w:rPr>
        <w:t>Charte des stages</w:t>
      </w:r>
    </w:p>
    <w:p w14:paraId="2F34EE52" w14:textId="77777777" w:rsidR="002172C9" w:rsidRDefault="002172C9" w:rsidP="00684C90">
      <w:pPr>
        <w:shd w:val="clear" w:color="auto" w:fill="FFFFFF"/>
        <w:spacing w:line="240" w:lineRule="auto"/>
        <w:ind w:right="9"/>
        <w:jc w:val="center"/>
        <w:rPr>
          <w:b/>
          <w:iCs/>
          <w:color w:val="000000" w:themeColor="text1"/>
          <w:sz w:val="44"/>
          <w:lang w:val="fr-ML"/>
        </w:rPr>
      </w:pPr>
    </w:p>
    <w:p w14:paraId="61175130" w14:textId="77777777" w:rsidR="002172C9" w:rsidRDefault="002172C9" w:rsidP="00684C90">
      <w:pPr>
        <w:shd w:val="clear" w:color="auto" w:fill="FFFFFF"/>
        <w:spacing w:line="240" w:lineRule="auto"/>
        <w:ind w:right="9"/>
        <w:jc w:val="center"/>
        <w:rPr>
          <w:b/>
          <w:iCs/>
          <w:color w:val="000000" w:themeColor="text1"/>
          <w:sz w:val="44"/>
          <w:lang w:val="fr-ML"/>
        </w:rPr>
      </w:pPr>
    </w:p>
    <w:p w14:paraId="0050E6C6" w14:textId="77777777" w:rsidR="002172C9" w:rsidRDefault="002172C9" w:rsidP="00684C90">
      <w:pPr>
        <w:shd w:val="clear" w:color="auto" w:fill="FFFFFF"/>
        <w:spacing w:line="240" w:lineRule="auto"/>
        <w:ind w:right="9"/>
        <w:jc w:val="center"/>
        <w:rPr>
          <w:b/>
          <w:iCs/>
          <w:color w:val="000000" w:themeColor="text1"/>
          <w:sz w:val="44"/>
          <w:lang w:val="fr-ML"/>
        </w:rPr>
      </w:pPr>
    </w:p>
    <w:p w14:paraId="61F8D983" w14:textId="77777777" w:rsidR="002172C9" w:rsidRDefault="002172C9" w:rsidP="00684C90">
      <w:pPr>
        <w:shd w:val="clear" w:color="auto" w:fill="FFFFFF"/>
        <w:spacing w:line="240" w:lineRule="auto"/>
        <w:ind w:right="9"/>
        <w:jc w:val="center"/>
        <w:rPr>
          <w:b/>
          <w:iCs/>
          <w:color w:val="000000" w:themeColor="text1"/>
          <w:sz w:val="44"/>
          <w:lang w:val="fr-ML"/>
        </w:rPr>
      </w:pPr>
    </w:p>
    <w:p w14:paraId="6EEB795F" w14:textId="77777777" w:rsidR="002172C9" w:rsidRDefault="002172C9" w:rsidP="00684C90">
      <w:pPr>
        <w:shd w:val="clear" w:color="auto" w:fill="FFFFFF"/>
        <w:spacing w:line="240" w:lineRule="auto"/>
        <w:ind w:right="9"/>
        <w:jc w:val="center"/>
        <w:rPr>
          <w:b/>
          <w:iCs/>
          <w:color w:val="000000" w:themeColor="text1"/>
          <w:sz w:val="44"/>
          <w:lang w:val="fr-ML"/>
        </w:rPr>
      </w:pPr>
    </w:p>
    <w:p w14:paraId="1D4288DC" w14:textId="77777777" w:rsidR="002172C9" w:rsidRDefault="002172C9" w:rsidP="00684C90">
      <w:pPr>
        <w:shd w:val="clear" w:color="auto" w:fill="FFFFFF"/>
        <w:spacing w:line="240" w:lineRule="auto"/>
        <w:ind w:right="9"/>
        <w:jc w:val="center"/>
        <w:rPr>
          <w:b/>
          <w:iCs/>
          <w:color w:val="000000" w:themeColor="text1"/>
          <w:sz w:val="44"/>
          <w:lang w:val="fr-ML"/>
        </w:rPr>
      </w:pPr>
    </w:p>
    <w:p w14:paraId="011785B5" w14:textId="77777777" w:rsidR="002172C9" w:rsidRDefault="002172C9" w:rsidP="00684C90">
      <w:pPr>
        <w:shd w:val="clear" w:color="auto" w:fill="FFFFFF"/>
        <w:spacing w:line="240" w:lineRule="auto"/>
        <w:ind w:right="9"/>
        <w:jc w:val="center"/>
        <w:rPr>
          <w:b/>
          <w:iCs/>
          <w:color w:val="000000" w:themeColor="text1"/>
          <w:sz w:val="44"/>
          <w:lang w:val="fr-ML"/>
        </w:rPr>
      </w:pPr>
    </w:p>
    <w:p w14:paraId="7053365D" w14:textId="77777777" w:rsidR="002172C9" w:rsidRDefault="002172C9" w:rsidP="00684C90">
      <w:pPr>
        <w:shd w:val="clear" w:color="auto" w:fill="FFFFFF"/>
        <w:spacing w:line="240" w:lineRule="auto"/>
        <w:ind w:right="9"/>
        <w:jc w:val="center"/>
        <w:rPr>
          <w:b/>
          <w:iCs/>
          <w:color w:val="000000" w:themeColor="text1"/>
          <w:sz w:val="44"/>
          <w:lang w:val="fr-ML"/>
        </w:rPr>
      </w:pPr>
    </w:p>
    <w:p w14:paraId="46025905" w14:textId="77777777" w:rsidR="002172C9" w:rsidRDefault="002172C9" w:rsidP="00684C90">
      <w:pPr>
        <w:shd w:val="clear" w:color="auto" w:fill="FFFFFF"/>
        <w:spacing w:line="240" w:lineRule="auto"/>
        <w:ind w:right="9"/>
        <w:jc w:val="center"/>
        <w:rPr>
          <w:b/>
          <w:iCs/>
          <w:color w:val="000000" w:themeColor="text1"/>
          <w:sz w:val="44"/>
          <w:lang w:val="fr-ML"/>
        </w:rPr>
      </w:pPr>
    </w:p>
    <w:p w14:paraId="46322F86" w14:textId="77777777" w:rsidR="002172C9" w:rsidRDefault="002172C9" w:rsidP="00684C90">
      <w:pPr>
        <w:shd w:val="clear" w:color="auto" w:fill="FFFFFF"/>
        <w:spacing w:line="240" w:lineRule="auto"/>
        <w:ind w:right="9"/>
        <w:jc w:val="center"/>
        <w:rPr>
          <w:b/>
          <w:iCs/>
          <w:color w:val="000000" w:themeColor="text1"/>
          <w:sz w:val="44"/>
          <w:lang w:val="fr-ML"/>
        </w:rPr>
      </w:pPr>
    </w:p>
    <w:p w14:paraId="149D3F66" w14:textId="77777777" w:rsidR="002172C9" w:rsidRDefault="002172C9" w:rsidP="00684C90">
      <w:pPr>
        <w:shd w:val="clear" w:color="auto" w:fill="FFFFFF"/>
        <w:spacing w:line="240" w:lineRule="auto"/>
        <w:ind w:right="9"/>
        <w:jc w:val="center"/>
        <w:rPr>
          <w:b/>
          <w:iCs/>
          <w:color w:val="000000" w:themeColor="text1"/>
          <w:sz w:val="44"/>
          <w:lang w:val="fr-ML"/>
        </w:rPr>
      </w:pPr>
    </w:p>
    <w:p w14:paraId="73D0402C" w14:textId="77777777" w:rsidR="002172C9" w:rsidRDefault="002172C9" w:rsidP="00684C90">
      <w:pPr>
        <w:shd w:val="clear" w:color="auto" w:fill="FFFFFF"/>
        <w:spacing w:line="240" w:lineRule="auto"/>
        <w:ind w:right="9"/>
        <w:jc w:val="center"/>
        <w:rPr>
          <w:b/>
          <w:iCs/>
          <w:color w:val="000000" w:themeColor="text1"/>
          <w:sz w:val="44"/>
          <w:lang w:val="fr-ML"/>
        </w:rPr>
      </w:pPr>
    </w:p>
    <w:p w14:paraId="7ED7695B" w14:textId="77777777" w:rsidR="002172C9" w:rsidRDefault="002172C9" w:rsidP="00684C90">
      <w:pPr>
        <w:shd w:val="clear" w:color="auto" w:fill="FFFFFF"/>
        <w:spacing w:line="240" w:lineRule="auto"/>
        <w:ind w:right="9"/>
        <w:jc w:val="center"/>
        <w:rPr>
          <w:b/>
          <w:iCs/>
          <w:color w:val="000000" w:themeColor="text1"/>
          <w:sz w:val="44"/>
          <w:lang w:val="fr-ML"/>
        </w:rPr>
      </w:pPr>
    </w:p>
    <w:p w14:paraId="4B8133C9" w14:textId="77777777" w:rsidR="004841BD" w:rsidRDefault="004841BD" w:rsidP="00684C90">
      <w:pPr>
        <w:shd w:val="clear" w:color="auto" w:fill="FFFFFF"/>
        <w:spacing w:line="240" w:lineRule="auto"/>
        <w:ind w:right="9"/>
        <w:jc w:val="center"/>
        <w:rPr>
          <w:b/>
          <w:iCs/>
          <w:color w:val="000000" w:themeColor="text1"/>
          <w:sz w:val="44"/>
          <w:lang w:val="fr-ML"/>
        </w:rPr>
      </w:pPr>
    </w:p>
    <w:p w14:paraId="18B54108" w14:textId="77777777" w:rsidR="004841BD" w:rsidRDefault="004841BD" w:rsidP="00684C90">
      <w:pPr>
        <w:shd w:val="clear" w:color="auto" w:fill="FFFFFF"/>
        <w:spacing w:line="240" w:lineRule="auto"/>
        <w:ind w:right="9"/>
        <w:jc w:val="center"/>
        <w:rPr>
          <w:b/>
          <w:iCs/>
          <w:color w:val="000000" w:themeColor="text1"/>
          <w:sz w:val="44"/>
          <w:lang w:val="fr-ML"/>
        </w:rPr>
      </w:pPr>
    </w:p>
    <w:p w14:paraId="6D3B8008" w14:textId="77777777" w:rsidR="002172C9" w:rsidRDefault="002172C9" w:rsidP="00684C90">
      <w:pPr>
        <w:shd w:val="clear" w:color="auto" w:fill="FFFFFF"/>
        <w:spacing w:line="240" w:lineRule="auto"/>
        <w:ind w:right="9"/>
        <w:jc w:val="center"/>
        <w:rPr>
          <w:b/>
          <w:iCs/>
          <w:color w:val="000000" w:themeColor="text1"/>
          <w:sz w:val="44"/>
          <w:lang w:val="fr-ML"/>
        </w:rPr>
      </w:pPr>
    </w:p>
    <w:p w14:paraId="790D9929" w14:textId="77777777" w:rsidR="002172C9" w:rsidRDefault="002172C9" w:rsidP="00684C90">
      <w:pPr>
        <w:shd w:val="clear" w:color="auto" w:fill="FFFFFF"/>
        <w:spacing w:line="240" w:lineRule="auto"/>
        <w:ind w:right="9"/>
        <w:jc w:val="center"/>
        <w:rPr>
          <w:b/>
          <w:iCs/>
          <w:color w:val="000000" w:themeColor="text1"/>
          <w:sz w:val="44"/>
          <w:lang w:val="fr-ML"/>
        </w:rPr>
      </w:pPr>
    </w:p>
    <w:p w14:paraId="39282246" w14:textId="77777777" w:rsidR="002172C9" w:rsidRDefault="002172C9" w:rsidP="00684C90">
      <w:pPr>
        <w:shd w:val="clear" w:color="auto" w:fill="FFFFFF"/>
        <w:spacing w:line="240" w:lineRule="auto"/>
        <w:ind w:right="9"/>
        <w:jc w:val="center"/>
        <w:rPr>
          <w:b/>
          <w:iCs/>
          <w:color w:val="000000" w:themeColor="text1"/>
          <w:sz w:val="44"/>
          <w:lang w:val="fr-ML"/>
        </w:rPr>
      </w:pPr>
    </w:p>
    <w:p w14:paraId="42C5F400" w14:textId="77777777" w:rsidR="004841BD" w:rsidRDefault="004841BD" w:rsidP="004841BD"/>
    <w:p w14:paraId="3F2E6E2E" w14:textId="77777777" w:rsidR="004841BD" w:rsidRPr="00ED4E26" w:rsidRDefault="004841BD" w:rsidP="004841BD"/>
    <w:p w14:paraId="7345ADCE" w14:textId="77777777" w:rsidR="004841BD" w:rsidRPr="00ED4E26" w:rsidRDefault="004841BD" w:rsidP="004841BD">
      <w:r>
        <w:rPr>
          <w:noProof/>
        </w:rPr>
        <w:drawing>
          <wp:anchor distT="0" distB="0" distL="114300" distR="114300" simplePos="0" relativeHeight="251723776" behindDoc="0" locked="0" layoutInCell="1" allowOverlap="1" wp14:anchorId="4504A62C" wp14:editId="5E67C4FE">
            <wp:simplePos x="0" y="0"/>
            <wp:positionH relativeFrom="margin">
              <wp:align>center</wp:align>
            </wp:positionH>
            <wp:positionV relativeFrom="margin">
              <wp:posOffset>425400</wp:posOffset>
            </wp:positionV>
            <wp:extent cx="2239010" cy="1696720"/>
            <wp:effectExtent l="76200" t="57150" r="46990" b="113030"/>
            <wp:wrapSquare wrapText="bothSides"/>
            <wp:docPr id="160181049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329A288" w14:textId="77777777" w:rsidR="004841BD" w:rsidRPr="00ED4E26" w:rsidRDefault="004841BD" w:rsidP="004841BD"/>
    <w:p w14:paraId="7F4D2E6B" w14:textId="77777777" w:rsidR="004841BD" w:rsidRPr="00ED4E26" w:rsidRDefault="004841BD" w:rsidP="004841BD"/>
    <w:p w14:paraId="4EFAB81B" w14:textId="77777777" w:rsidR="004841BD" w:rsidRPr="00ED4E26" w:rsidRDefault="004841BD" w:rsidP="004841BD"/>
    <w:p w14:paraId="0375B9C1" w14:textId="77777777" w:rsidR="004841BD" w:rsidRPr="00ED4E26" w:rsidRDefault="004841BD" w:rsidP="004841BD"/>
    <w:p w14:paraId="5663E1B3" w14:textId="77777777" w:rsidR="004841BD" w:rsidRPr="00ED4E26" w:rsidRDefault="004841BD" w:rsidP="004841BD"/>
    <w:p w14:paraId="50D67FE5" w14:textId="77777777" w:rsidR="004841BD" w:rsidRPr="00ED4E26" w:rsidRDefault="004841BD" w:rsidP="004841BD"/>
    <w:p w14:paraId="4FF5554C" w14:textId="77777777" w:rsidR="004841BD" w:rsidRPr="00ED4E26" w:rsidRDefault="004841BD" w:rsidP="004841BD"/>
    <w:p w14:paraId="11D62E09" w14:textId="77777777" w:rsidR="004841BD" w:rsidRPr="00ED4E26" w:rsidRDefault="004841BD" w:rsidP="004841BD"/>
    <w:p w14:paraId="60B0D88C" w14:textId="77777777" w:rsidR="004841BD" w:rsidRPr="00ED4E26" w:rsidRDefault="004841BD" w:rsidP="004841BD"/>
    <w:p w14:paraId="7B70656C" w14:textId="77777777" w:rsidR="004841BD" w:rsidRPr="00ED4E26" w:rsidRDefault="004841BD" w:rsidP="004841BD"/>
    <w:p w14:paraId="21EFD606" w14:textId="77777777" w:rsidR="004841BD" w:rsidRPr="00ED4E26" w:rsidRDefault="004841BD" w:rsidP="004841BD">
      <w:pPr>
        <w:jc w:val="center"/>
      </w:pPr>
    </w:p>
    <w:p w14:paraId="08F26C57" w14:textId="77777777" w:rsidR="004841BD" w:rsidRPr="00ED4E26" w:rsidRDefault="004841BD" w:rsidP="004841BD"/>
    <w:p w14:paraId="5732F602" w14:textId="77777777" w:rsidR="004841BD" w:rsidRDefault="004841BD" w:rsidP="004841BD">
      <w:pPr>
        <w:jc w:val="center"/>
        <w:rPr>
          <w:color w:val="146C6C"/>
          <w:sz w:val="72"/>
        </w:rPr>
      </w:pPr>
      <w:r>
        <w:rPr>
          <w:color w:val="146C6C"/>
          <w:sz w:val="72"/>
        </w:rPr>
        <w:t>Charte des stages</w:t>
      </w:r>
    </w:p>
    <w:p w14:paraId="5914919A" w14:textId="77777777" w:rsidR="004841BD" w:rsidRPr="00ED4E26" w:rsidRDefault="004841BD" w:rsidP="004841BD"/>
    <w:p w14:paraId="0522A9D9" w14:textId="77777777" w:rsidR="004841BD" w:rsidRPr="00ED4E26" w:rsidRDefault="004841BD" w:rsidP="004841BD"/>
    <w:p w14:paraId="1DDAA8B3" w14:textId="77777777" w:rsidR="004841BD" w:rsidRPr="00ED4E26" w:rsidRDefault="004841BD" w:rsidP="004841BD"/>
    <w:p w14:paraId="68869DB6" w14:textId="77777777" w:rsidR="004841BD" w:rsidRPr="00ED4E26" w:rsidRDefault="004841BD" w:rsidP="004841BD"/>
    <w:p w14:paraId="0F5D4249" w14:textId="77777777" w:rsidR="004841BD" w:rsidRPr="00ED4E26" w:rsidRDefault="004841BD" w:rsidP="004841BD"/>
    <w:p w14:paraId="07C4A4F8" w14:textId="77777777" w:rsidR="004841BD" w:rsidRPr="00ED4E26" w:rsidRDefault="004841BD" w:rsidP="004841BD"/>
    <w:p w14:paraId="1DF96549" w14:textId="77777777" w:rsidR="004841BD" w:rsidRPr="00ED4E26" w:rsidRDefault="004841BD" w:rsidP="004841BD"/>
    <w:p w14:paraId="03AF54ED" w14:textId="77777777" w:rsidR="004841BD" w:rsidRPr="00ED4E26" w:rsidRDefault="004841BD" w:rsidP="004841BD"/>
    <w:p w14:paraId="7859AC6F" w14:textId="77777777" w:rsidR="004841BD" w:rsidRDefault="004841BD" w:rsidP="004841BD">
      <w:r>
        <w:t>Août 2020</w:t>
      </w:r>
    </w:p>
    <w:p w14:paraId="23392233" w14:textId="77777777" w:rsidR="004841BD" w:rsidRDefault="004841BD" w:rsidP="004841BD"/>
    <w:p w14:paraId="61E1CC60" w14:textId="77777777" w:rsidR="004841BD" w:rsidRDefault="004841BD" w:rsidP="004841BD"/>
    <w:p w14:paraId="2E6A7484" w14:textId="77777777" w:rsidR="004841BD" w:rsidRDefault="004841BD" w:rsidP="004841BD"/>
    <w:p w14:paraId="3702188D" w14:textId="77777777" w:rsidR="002172C9" w:rsidRDefault="002172C9" w:rsidP="00684C90">
      <w:pPr>
        <w:shd w:val="clear" w:color="auto" w:fill="FFFFFF"/>
        <w:spacing w:line="240" w:lineRule="auto"/>
        <w:ind w:right="9"/>
        <w:jc w:val="center"/>
        <w:rPr>
          <w:b/>
          <w:iCs/>
          <w:color w:val="000000" w:themeColor="text1"/>
          <w:sz w:val="44"/>
          <w:lang w:val="fr-ML"/>
        </w:rPr>
      </w:pPr>
    </w:p>
    <w:p w14:paraId="62A37451" w14:textId="77777777" w:rsidR="004841BD" w:rsidRDefault="004841BD" w:rsidP="00684C90">
      <w:pPr>
        <w:shd w:val="clear" w:color="auto" w:fill="FFFFFF"/>
        <w:spacing w:line="240" w:lineRule="auto"/>
        <w:ind w:right="9"/>
        <w:jc w:val="center"/>
        <w:rPr>
          <w:b/>
          <w:iCs/>
          <w:color w:val="000000" w:themeColor="text1"/>
          <w:sz w:val="44"/>
          <w:lang w:val="fr-ML"/>
        </w:rPr>
      </w:pPr>
    </w:p>
    <w:p w14:paraId="53DE1D6F" w14:textId="77777777" w:rsidR="004841BD" w:rsidRDefault="004841BD" w:rsidP="00684C90">
      <w:pPr>
        <w:shd w:val="clear" w:color="auto" w:fill="FFFFFF"/>
        <w:spacing w:line="240" w:lineRule="auto"/>
        <w:ind w:right="9"/>
        <w:jc w:val="center"/>
        <w:rPr>
          <w:b/>
          <w:iCs/>
          <w:color w:val="000000" w:themeColor="text1"/>
          <w:sz w:val="44"/>
          <w:lang w:val="fr-ML"/>
        </w:rPr>
      </w:pPr>
    </w:p>
    <w:p w14:paraId="21CACA35" w14:textId="77777777" w:rsidR="004841BD" w:rsidRDefault="004841BD" w:rsidP="00684C90">
      <w:pPr>
        <w:shd w:val="clear" w:color="auto" w:fill="FFFFFF"/>
        <w:spacing w:line="240" w:lineRule="auto"/>
        <w:ind w:right="9"/>
        <w:jc w:val="center"/>
        <w:rPr>
          <w:b/>
          <w:iCs/>
          <w:color w:val="000000" w:themeColor="text1"/>
          <w:sz w:val="44"/>
          <w:lang w:val="fr-ML"/>
        </w:rPr>
      </w:pPr>
    </w:p>
    <w:p w14:paraId="1570A598" w14:textId="77777777" w:rsidR="004841BD" w:rsidRDefault="004841BD" w:rsidP="00684C90">
      <w:pPr>
        <w:shd w:val="clear" w:color="auto" w:fill="FFFFFF"/>
        <w:spacing w:line="240" w:lineRule="auto"/>
        <w:ind w:right="9"/>
        <w:jc w:val="center"/>
        <w:rPr>
          <w:b/>
          <w:iCs/>
          <w:color w:val="000000" w:themeColor="text1"/>
          <w:sz w:val="44"/>
          <w:lang w:val="fr-ML"/>
        </w:rPr>
      </w:pPr>
    </w:p>
    <w:p w14:paraId="191C2A48" w14:textId="77777777" w:rsidR="004841BD" w:rsidRDefault="004841BD" w:rsidP="00684C90">
      <w:pPr>
        <w:shd w:val="clear" w:color="auto" w:fill="FFFFFF"/>
        <w:spacing w:line="240" w:lineRule="auto"/>
        <w:ind w:right="9"/>
        <w:jc w:val="center"/>
        <w:rPr>
          <w:b/>
          <w:iCs/>
          <w:color w:val="000000" w:themeColor="text1"/>
          <w:sz w:val="44"/>
          <w:lang w:val="fr-ML"/>
        </w:rPr>
      </w:pPr>
    </w:p>
    <w:p w14:paraId="5B2CD902" w14:textId="77777777" w:rsidR="004841BD" w:rsidRDefault="004841BD" w:rsidP="00684C90">
      <w:pPr>
        <w:shd w:val="clear" w:color="auto" w:fill="FFFFFF"/>
        <w:spacing w:line="240" w:lineRule="auto"/>
        <w:ind w:right="9"/>
        <w:jc w:val="center"/>
        <w:rPr>
          <w:b/>
          <w:iCs/>
          <w:color w:val="000000" w:themeColor="text1"/>
          <w:sz w:val="44"/>
          <w:lang w:val="fr-ML"/>
        </w:rPr>
      </w:pPr>
    </w:p>
    <w:p w14:paraId="49542C85" w14:textId="77777777" w:rsidR="004841BD" w:rsidRDefault="004841BD" w:rsidP="00684C90">
      <w:pPr>
        <w:shd w:val="clear" w:color="auto" w:fill="FFFFFF"/>
        <w:spacing w:line="240" w:lineRule="auto"/>
        <w:ind w:right="9"/>
        <w:jc w:val="center"/>
        <w:rPr>
          <w:b/>
          <w:iCs/>
          <w:color w:val="000000" w:themeColor="text1"/>
          <w:sz w:val="44"/>
          <w:lang w:val="fr-ML"/>
        </w:rPr>
      </w:pPr>
    </w:p>
    <w:p w14:paraId="65DAEC92" w14:textId="77777777" w:rsidR="004841BD" w:rsidRDefault="004841BD" w:rsidP="00684C90">
      <w:pPr>
        <w:shd w:val="clear" w:color="auto" w:fill="FFFFFF"/>
        <w:spacing w:line="240" w:lineRule="auto"/>
        <w:ind w:right="9"/>
        <w:jc w:val="center"/>
        <w:rPr>
          <w:b/>
          <w:iCs/>
          <w:color w:val="000000" w:themeColor="text1"/>
          <w:sz w:val="44"/>
          <w:lang w:val="fr-ML"/>
        </w:rPr>
      </w:pPr>
    </w:p>
    <w:p w14:paraId="30018F20" w14:textId="77777777" w:rsidR="004841BD" w:rsidRDefault="004841BD" w:rsidP="00684C90">
      <w:pPr>
        <w:shd w:val="clear" w:color="auto" w:fill="FFFFFF"/>
        <w:spacing w:line="240" w:lineRule="auto"/>
        <w:ind w:right="9"/>
        <w:jc w:val="center"/>
        <w:rPr>
          <w:b/>
          <w:iCs/>
          <w:color w:val="000000" w:themeColor="text1"/>
          <w:sz w:val="44"/>
          <w:lang w:val="fr-ML"/>
        </w:rPr>
      </w:pPr>
    </w:p>
    <w:p w14:paraId="572395EC" w14:textId="77777777" w:rsidR="004841BD" w:rsidRDefault="004841BD" w:rsidP="00684C90">
      <w:pPr>
        <w:shd w:val="clear" w:color="auto" w:fill="FFFFFF"/>
        <w:spacing w:line="240" w:lineRule="auto"/>
        <w:ind w:right="9"/>
        <w:jc w:val="center"/>
        <w:rPr>
          <w:b/>
          <w:iCs/>
          <w:color w:val="000000" w:themeColor="text1"/>
          <w:sz w:val="44"/>
          <w:lang w:val="fr-ML"/>
        </w:rPr>
      </w:pPr>
    </w:p>
    <w:p w14:paraId="7DED1AA4" w14:textId="77777777" w:rsidR="004841BD" w:rsidRDefault="004841BD" w:rsidP="00684C90">
      <w:pPr>
        <w:shd w:val="clear" w:color="auto" w:fill="FFFFFF"/>
        <w:spacing w:line="240" w:lineRule="auto"/>
        <w:ind w:right="9"/>
        <w:jc w:val="center"/>
        <w:rPr>
          <w:b/>
          <w:iCs/>
          <w:color w:val="000000" w:themeColor="text1"/>
          <w:sz w:val="44"/>
          <w:lang w:val="fr-ML"/>
        </w:rPr>
      </w:pPr>
    </w:p>
    <w:p w14:paraId="5CA29F8A" w14:textId="77777777" w:rsidR="004841BD" w:rsidRDefault="004841BD" w:rsidP="00684C90">
      <w:pPr>
        <w:shd w:val="clear" w:color="auto" w:fill="FFFFFF"/>
        <w:spacing w:line="240" w:lineRule="auto"/>
        <w:ind w:right="9"/>
        <w:jc w:val="center"/>
        <w:rPr>
          <w:b/>
          <w:iCs/>
          <w:color w:val="000000" w:themeColor="text1"/>
          <w:sz w:val="44"/>
          <w:lang w:val="fr-ML"/>
        </w:rPr>
      </w:pPr>
    </w:p>
    <w:p w14:paraId="66C056BD" w14:textId="77777777" w:rsidR="004841BD" w:rsidRDefault="004841BD" w:rsidP="00684C90">
      <w:pPr>
        <w:shd w:val="clear" w:color="auto" w:fill="FFFFFF"/>
        <w:spacing w:line="240" w:lineRule="auto"/>
        <w:ind w:right="9"/>
        <w:jc w:val="center"/>
        <w:rPr>
          <w:b/>
          <w:iCs/>
          <w:color w:val="000000" w:themeColor="text1"/>
          <w:sz w:val="44"/>
          <w:lang w:val="fr-ML"/>
        </w:rPr>
      </w:pPr>
    </w:p>
    <w:p w14:paraId="6D550FFB" w14:textId="77777777" w:rsidR="004841BD" w:rsidRDefault="004841BD" w:rsidP="00684C90">
      <w:pPr>
        <w:shd w:val="clear" w:color="auto" w:fill="FFFFFF"/>
        <w:spacing w:line="240" w:lineRule="auto"/>
        <w:ind w:right="9"/>
        <w:jc w:val="center"/>
        <w:rPr>
          <w:b/>
          <w:iCs/>
          <w:color w:val="000000" w:themeColor="text1"/>
          <w:sz w:val="44"/>
          <w:lang w:val="fr-ML"/>
        </w:rPr>
      </w:pPr>
    </w:p>
    <w:p w14:paraId="3D0C38E6" w14:textId="77777777" w:rsidR="004841BD" w:rsidRDefault="004841BD" w:rsidP="00684C90">
      <w:pPr>
        <w:shd w:val="clear" w:color="auto" w:fill="FFFFFF"/>
        <w:spacing w:line="240" w:lineRule="auto"/>
        <w:ind w:right="9"/>
        <w:jc w:val="center"/>
        <w:rPr>
          <w:b/>
          <w:iCs/>
          <w:color w:val="000000" w:themeColor="text1"/>
          <w:sz w:val="44"/>
          <w:lang w:val="fr-ML"/>
        </w:rPr>
      </w:pPr>
    </w:p>
    <w:p w14:paraId="20029F1E" w14:textId="77777777" w:rsidR="004841BD" w:rsidRDefault="004841BD" w:rsidP="00684C90">
      <w:pPr>
        <w:shd w:val="clear" w:color="auto" w:fill="FFFFFF"/>
        <w:spacing w:line="240" w:lineRule="auto"/>
        <w:ind w:right="9"/>
        <w:jc w:val="center"/>
        <w:rPr>
          <w:b/>
          <w:iCs/>
          <w:color w:val="000000" w:themeColor="text1"/>
          <w:sz w:val="44"/>
          <w:lang w:val="fr-ML"/>
        </w:rPr>
      </w:pPr>
    </w:p>
    <w:p w14:paraId="041CABC4" w14:textId="77777777" w:rsidR="004841BD" w:rsidRDefault="004841BD" w:rsidP="00684C90">
      <w:pPr>
        <w:shd w:val="clear" w:color="auto" w:fill="FFFFFF"/>
        <w:spacing w:line="240" w:lineRule="auto"/>
        <w:ind w:right="9"/>
        <w:jc w:val="center"/>
        <w:rPr>
          <w:b/>
          <w:iCs/>
          <w:color w:val="000000" w:themeColor="text1"/>
          <w:sz w:val="44"/>
          <w:lang w:val="fr-ML"/>
        </w:rPr>
      </w:pPr>
    </w:p>
    <w:p w14:paraId="54E35DD2" w14:textId="77777777" w:rsidR="004841BD" w:rsidRPr="00684C90" w:rsidRDefault="004841BD" w:rsidP="00684C90">
      <w:pPr>
        <w:shd w:val="clear" w:color="auto" w:fill="FFFFFF"/>
        <w:spacing w:line="240" w:lineRule="auto"/>
        <w:ind w:right="9"/>
        <w:jc w:val="center"/>
        <w:rPr>
          <w:b/>
          <w:iCs/>
          <w:color w:val="000000" w:themeColor="text1"/>
          <w:sz w:val="44"/>
          <w:lang w:val="fr-ML"/>
        </w:rPr>
      </w:pPr>
    </w:p>
    <w:p w14:paraId="7AC56D85" w14:textId="77777777" w:rsidR="00684C90" w:rsidRDefault="00684C90" w:rsidP="00684C90">
      <w:pPr>
        <w:shd w:val="clear" w:color="auto" w:fill="FFFFFF"/>
        <w:spacing w:line="240" w:lineRule="auto"/>
        <w:ind w:right="9"/>
        <w:jc w:val="center"/>
        <w:rPr>
          <w:b/>
          <w:iCs/>
          <w:color w:val="000000" w:themeColor="text1"/>
          <w:sz w:val="44"/>
          <w:lang w:val="fr-ML"/>
        </w:rPr>
      </w:pPr>
      <w:bookmarkStart w:id="18" w:name="_Hlk180504492"/>
      <w:r w:rsidRPr="00684C90">
        <w:rPr>
          <w:b/>
          <w:bCs/>
          <w:iCs/>
          <w:color w:val="000000" w:themeColor="text1"/>
          <w:sz w:val="44"/>
        </w:rPr>
        <w:t>Annexe n°</w:t>
      </w:r>
      <w:proofErr w:type="gramStart"/>
      <w:r w:rsidRPr="00684C90">
        <w:rPr>
          <w:b/>
          <w:bCs/>
          <w:iCs/>
          <w:color w:val="000000" w:themeColor="text1"/>
          <w:sz w:val="44"/>
        </w:rPr>
        <w:t>43:</w:t>
      </w:r>
      <w:proofErr w:type="gramEnd"/>
      <w:r w:rsidRPr="00684C90">
        <w:rPr>
          <w:b/>
          <w:bCs/>
          <w:iCs/>
          <w:color w:val="000000" w:themeColor="text1"/>
          <w:sz w:val="44"/>
        </w:rPr>
        <w:t xml:space="preserve"> </w:t>
      </w:r>
      <w:r w:rsidRPr="00684C90">
        <w:rPr>
          <w:b/>
          <w:iCs/>
          <w:color w:val="000000" w:themeColor="text1"/>
          <w:sz w:val="44"/>
          <w:lang w:val="fr-ML"/>
        </w:rPr>
        <w:t>Liste des enseignants-chercheurs</w:t>
      </w:r>
    </w:p>
    <w:p w14:paraId="36203232" w14:textId="77777777" w:rsidR="004841BD" w:rsidRDefault="004841BD" w:rsidP="00684C90">
      <w:pPr>
        <w:shd w:val="clear" w:color="auto" w:fill="FFFFFF"/>
        <w:spacing w:line="240" w:lineRule="auto"/>
        <w:ind w:right="9"/>
        <w:jc w:val="center"/>
        <w:rPr>
          <w:b/>
          <w:iCs/>
          <w:color w:val="000000" w:themeColor="text1"/>
          <w:sz w:val="44"/>
          <w:lang w:val="fr-ML"/>
        </w:rPr>
      </w:pPr>
    </w:p>
    <w:p w14:paraId="79A59B71" w14:textId="77777777" w:rsidR="004841BD" w:rsidRDefault="004841BD" w:rsidP="00684C90">
      <w:pPr>
        <w:shd w:val="clear" w:color="auto" w:fill="FFFFFF"/>
        <w:spacing w:line="240" w:lineRule="auto"/>
        <w:ind w:right="9"/>
        <w:jc w:val="center"/>
        <w:rPr>
          <w:b/>
          <w:iCs/>
          <w:color w:val="000000" w:themeColor="text1"/>
          <w:sz w:val="44"/>
          <w:lang w:val="fr-ML"/>
        </w:rPr>
      </w:pPr>
    </w:p>
    <w:p w14:paraId="3C0170E7" w14:textId="77777777" w:rsidR="004841BD" w:rsidRDefault="004841BD" w:rsidP="00684C90">
      <w:pPr>
        <w:shd w:val="clear" w:color="auto" w:fill="FFFFFF"/>
        <w:spacing w:line="240" w:lineRule="auto"/>
        <w:ind w:right="9"/>
        <w:jc w:val="center"/>
        <w:rPr>
          <w:b/>
          <w:iCs/>
          <w:color w:val="000000" w:themeColor="text1"/>
          <w:sz w:val="44"/>
          <w:lang w:val="fr-ML"/>
        </w:rPr>
      </w:pPr>
    </w:p>
    <w:p w14:paraId="3858E20A" w14:textId="77777777" w:rsidR="004841BD" w:rsidRDefault="004841BD" w:rsidP="00684C90">
      <w:pPr>
        <w:shd w:val="clear" w:color="auto" w:fill="FFFFFF"/>
        <w:spacing w:line="240" w:lineRule="auto"/>
        <w:ind w:right="9"/>
        <w:jc w:val="center"/>
        <w:rPr>
          <w:b/>
          <w:iCs/>
          <w:color w:val="000000" w:themeColor="text1"/>
          <w:sz w:val="44"/>
          <w:lang w:val="fr-ML"/>
        </w:rPr>
      </w:pPr>
    </w:p>
    <w:p w14:paraId="20E33A46" w14:textId="77777777" w:rsidR="004841BD" w:rsidRDefault="004841BD" w:rsidP="00684C90">
      <w:pPr>
        <w:shd w:val="clear" w:color="auto" w:fill="FFFFFF"/>
        <w:spacing w:line="240" w:lineRule="auto"/>
        <w:ind w:right="9"/>
        <w:jc w:val="center"/>
        <w:rPr>
          <w:b/>
          <w:iCs/>
          <w:color w:val="000000" w:themeColor="text1"/>
          <w:sz w:val="44"/>
          <w:lang w:val="fr-ML"/>
        </w:rPr>
      </w:pPr>
    </w:p>
    <w:p w14:paraId="389AFDCF" w14:textId="77777777" w:rsidR="004841BD" w:rsidRDefault="004841BD" w:rsidP="00684C90">
      <w:pPr>
        <w:shd w:val="clear" w:color="auto" w:fill="FFFFFF"/>
        <w:spacing w:line="240" w:lineRule="auto"/>
        <w:ind w:right="9"/>
        <w:jc w:val="center"/>
        <w:rPr>
          <w:b/>
          <w:iCs/>
          <w:color w:val="000000" w:themeColor="text1"/>
          <w:sz w:val="44"/>
          <w:lang w:val="fr-ML"/>
        </w:rPr>
      </w:pPr>
    </w:p>
    <w:p w14:paraId="02C91E05" w14:textId="77777777" w:rsidR="004841BD" w:rsidRDefault="004841BD" w:rsidP="00684C90">
      <w:pPr>
        <w:shd w:val="clear" w:color="auto" w:fill="FFFFFF"/>
        <w:spacing w:line="240" w:lineRule="auto"/>
        <w:ind w:right="9"/>
        <w:jc w:val="center"/>
        <w:rPr>
          <w:b/>
          <w:iCs/>
          <w:color w:val="000000" w:themeColor="text1"/>
          <w:sz w:val="44"/>
          <w:lang w:val="fr-ML"/>
        </w:rPr>
      </w:pPr>
    </w:p>
    <w:p w14:paraId="7D397295" w14:textId="77777777" w:rsidR="004841BD" w:rsidRDefault="004841BD" w:rsidP="00684C90">
      <w:pPr>
        <w:shd w:val="clear" w:color="auto" w:fill="FFFFFF"/>
        <w:spacing w:line="240" w:lineRule="auto"/>
        <w:ind w:right="9"/>
        <w:jc w:val="center"/>
        <w:rPr>
          <w:b/>
          <w:iCs/>
          <w:color w:val="000000" w:themeColor="text1"/>
          <w:sz w:val="44"/>
          <w:lang w:val="fr-ML"/>
        </w:rPr>
      </w:pPr>
    </w:p>
    <w:p w14:paraId="6ADE4085" w14:textId="77777777" w:rsidR="004841BD" w:rsidRDefault="004841BD" w:rsidP="00684C90">
      <w:pPr>
        <w:shd w:val="clear" w:color="auto" w:fill="FFFFFF"/>
        <w:spacing w:line="240" w:lineRule="auto"/>
        <w:ind w:right="9"/>
        <w:jc w:val="center"/>
        <w:rPr>
          <w:b/>
          <w:iCs/>
          <w:color w:val="000000" w:themeColor="text1"/>
          <w:sz w:val="44"/>
          <w:lang w:val="fr-ML"/>
        </w:rPr>
      </w:pPr>
    </w:p>
    <w:p w14:paraId="5D56DF1E" w14:textId="77777777" w:rsidR="004841BD" w:rsidRDefault="004841BD" w:rsidP="00684C90">
      <w:pPr>
        <w:shd w:val="clear" w:color="auto" w:fill="FFFFFF"/>
        <w:spacing w:line="240" w:lineRule="auto"/>
        <w:ind w:right="9"/>
        <w:jc w:val="center"/>
        <w:rPr>
          <w:b/>
          <w:iCs/>
          <w:color w:val="000000" w:themeColor="text1"/>
          <w:sz w:val="44"/>
          <w:lang w:val="fr-ML"/>
        </w:rPr>
      </w:pPr>
    </w:p>
    <w:p w14:paraId="2A16FF6C" w14:textId="77777777" w:rsidR="004841BD" w:rsidRDefault="004841BD" w:rsidP="00684C90">
      <w:pPr>
        <w:shd w:val="clear" w:color="auto" w:fill="FFFFFF"/>
        <w:spacing w:line="240" w:lineRule="auto"/>
        <w:ind w:right="9"/>
        <w:jc w:val="center"/>
        <w:rPr>
          <w:b/>
          <w:iCs/>
          <w:color w:val="000000" w:themeColor="text1"/>
          <w:sz w:val="44"/>
          <w:lang w:val="fr-ML"/>
        </w:rPr>
      </w:pPr>
    </w:p>
    <w:p w14:paraId="338E7A70" w14:textId="77777777" w:rsidR="004841BD" w:rsidRDefault="004841BD" w:rsidP="00684C90">
      <w:pPr>
        <w:shd w:val="clear" w:color="auto" w:fill="FFFFFF"/>
        <w:spacing w:line="240" w:lineRule="auto"/>
        <w:ind w:right="9"/>
        <w:jc w:val="center"/>
        <w:rPr>
          <w:b/>
          <w:iCs/>
          <w:color w:val="000000" w:themeColor="text1"/>
          <w:sz w:val="44"/>
          <w:lang w:val="fr-ML"/>
        </w:rPr>
      </w:pPr>
    </w:p>
    <w:p w14:paraId="0E4B8EE6" w14:textId="77777777" w:rsidR="004841BD" w:rsidRDefault="004841BD" w:rsidP="00684C90">
      <w:pPr>
        <w:shd w:val="clear" w:color="auto" w:fill="FFFFFF"/>
        <w:spacing w:line="240" w:lineRule="auto"/>
        <w:ind w:right="9"/>
        <w:jc w:val="center"/>
        <w:rPr>
          <w:b/>
          <w:iCs/>
          <w:color w:val="000000" w:themeColor="text1"/>
          <w:sz w:val="44"/>
          <w:lang w:val="fr-ML"/>
        </w:rPr>
      </w:pPr>
    </w:p>
    <w:p w14:paraId="3D42493F" w14:textId="77777777" w:rsidR="004841BD" w:rsidRDefault="004841BD" w:rsidP="00684C90">
      <w:pPr>
        <w:shd w:val="clear" w:color="auto" w:fill="FFFFFF"/>
        <w:spacing w:line="240" w:lineRule="auto"/>
        <w:ind w:right="9"/>
        <w:jc w:val="center"/>
        <w:rPr>
          <w:b/>
          <w:iCs/>
          <w:color w:val="000000" w:themeColor="text1"/>
          <w:sz w:val="44"/>
          <w:lang w:val="fr-ML"/>
        </w:rPr>
      </w:pPr>
    </w:p>
    <w:p w14:paraId="40E6077A" w14:textId="77777777" w:rsidR="004841BD" w:rsidRDefault="004841BD" w:rsidP="00684C90">
      <w:pPr>
        <w:shd w:val="clear" w:color="auto" w:fill="FFFFFF"/>
        <w:spacing w:line="240" w:lineRule="auto"/>
        <w:ind w:right="9"/>
        <w:jc w:val="center"/>
        <w:rPr>
          <w:b/>
          <w:iCs/>
          <w:color w:val="000000" w:themeColor="text1"/>
          <w:sz w:val="44"/>
          <w:lang w:val="fr-ML"/>
        </w:rPr>
      </w:pPr>
    </w:p>
    <w:p w14:paraId="4C523052" w14:textId="77777777" w:rsidR="004841BD" w:rsidRDefault="004841BD" w:rsidP="00684C90">
      <w:pPr>
        <w:shd w:val="clear" w:color="auto" w:fill="FFFFFF"/>
        <w:spacing w:line="240" w:lineRule="auto"/>
        <w:ind w:right="9"/>
        <w:jc w:val="center"/>
        <w:rPr>
          <w:b/>
          <w:iCs/>
          <w:color w:val="000000" w:themeColor="text1"/>
          <w:sz w:val="44"/>
          <w:lang w:val="fr-ML"/>
        </w:rPr>
      </w:pPr>
    </w:p>
    <w:p w14:paraId="198FCC3B" w14:textId="77777777" w:rsidR="004841BD" w:rsidRDefault="004841BD" w:rsidP="00684C90">
      <w:pPr>
        <w:shd w:val="clear" w:color="auto" w:fill="FFFFFF"/>
        <w:spacing w:line="240" w:lineRule="auto"/>
        <w:ind w:right="9"/>
        <w:jc w:val="center"/>
        <w:rPr>
          <w:b/>
          <w:iCs/>
          <w:color w:val="000000" w:themeColor="text1"/>
          <w:sz w:val="44"/>
          <w:lang w:val="fr-ML"/>
        </w:rPr>
      </w:pPr>
    </w:p>
    <w:p w14:paraId="156C3A06" w14:textId="77777777" w:rsidR="004841BD" w:rsidRDefault="004841BD" w:rsidP="00684C90">
      <w:pPr>
        <w:shd w:val="clear" w:color="auto" w:fill="FFFFFF"/>
        <w:spacing w:line="240" w:lineRule="auto"/>
        <w:ind w:right="9"/>
        <w:jc w:val="center"/>
        <w:rPr>
          <w:b/>
          <w:iCs/>
          <w:color w:val="000000" w:themeColor="text1"/>
          <w:sz w:val="44"/>
          <w:lang w:val="fr-ML"/>
        </w:rPr>
      </w:pPr>
    </w:p>
    <w:p w14:paraId="7532FFB2" w14:textId="77777777" w:rsidR="004841BD" w:rsidRDefault="004841BD" w:rsidP="00684C90">
      <w:pPr>
        <w:shd w:val="clear" w:color="auto" w:fill="FFFFFF"/>
        <w:spacing w:line="240" w:lineRule="auto"/>
        <w:ind w:right="9"/>
        <w:jc w:val="center"/>
        <w:rPr>
          <w:b/>
          <w:iCs/>
          <w:color w:val="000000" w:themeColor="text1"/>
          <w:sz w:val="44"/>
          <w:lang w:val="fr-ML"/>
        </w:rPr>
      </w:pPr>
    </w:p>
    <w:p w14:paraId="48D444BD" w14:textId="77777777" w:rsidR="004841BD" w:rsidRDefault="004841BD" w:rsidP="00684C90">
      <w:pPr>
        <w:shd w:val="clear" w:color="auto" w:fill="FFFFFF"/>
        <w:spacing w:line="240" w:lineRule="auto"/>
        <w:ind w:right="9"/>
        <w:jc w:val="center"/>
        <w:rPr>
          <w:b/>
          <w:iCs/>
          <w:color w:val="000000" w:themeColor="text1"/>
          <w:sz w:val="44"/>
          <w:lang w:val="fr-ML"/>
        </w:rPr>
      </w:pPr>
    </w:p>
    <w:p w14:paraId="3837EC21" w14:textId="77777777" w:rsidR="004841BD" w:rsidRDefault="004841BD" w:rsidP="00684C90">
      <w:pPr>
        <w:shd w:val="clear" w:color="auto" w:fill="FFFFFF"/>
        <w:spacing w:line="240" w:lineRule="auto"/>
        <w:ind w:right="9"/>
        <w:jc w:val="center"/>
        <w:rPr>
          <w:b/>
          <w:iCs/>
          <w:color w:val="000000" w:themeColor="text1"/>
          <w:sz w:val="44"/>
          <w:lang w:val="fr-ML"/>
        </w:rPr>
      </w:pPr>
    </w:p>
    <w:p w14:paraId="1354C52B" w14:textId="77777777" w:rsidR="004841BD" w:rsidRDefault="004841BD" w:rsidP="00684C90">
      <w:pPr>
        <w:shd w:val="clear" w:color="auto" w:fill="FFFFFF"/>
        <w:spacing w:line="240" w:lineRule="auto"/>
        <w:ind w:right="9"/>
        <w:jc w:val="center"/>
        <w:rPr>
          <w:b/>
          <w:iCs/>
          <w:color w:val="000000" w:themeColor="text1"/>
          <w:sz w:val="44"/>
          <w:lang w:val="fr-ML"/>
        </w:rPr>
      </w:pPr>
    </w:p>
    <w:p w14:paraId="55259C3A" w14:textId="77777777" w:rsidR="004E63BD" w:rsidRDefault="004E63BD" w:rsidP="00684C90">
      <w:pPr>
        <w:shd w:val="clear" w:color="auto" w:fill="FFFFFF"/>
        <w:spacing w:line="240" w:lineRule="auto"/>
        <w:ind w:right="9"/>
        <w:jc w:val="center"/>
        <w:rPr>
          <w:b/>
          <w:iCs/>
          <w:color w:val="000000" w:themeColor="text1"/>
          <w:sz w:val="44"/>
          <w:lang w:val="fr-ML"/>
        </w:rPr>
      </w:pPr>
    </w:p>
    <w:p w14:paraId="279F9567" w14:textId="77777777" w:rsidR="004E63BD" w:rsidRDefault="004E63BD" w:rsidP="00684C90">
      <w:pPr>
        <w:shd w:val="clear" w:color="auto" w:fill="FFFFFF"/>
        <w:spacing w:line="240" w:lineRule="auto"/>
        <w:ind w:right="9"/>
        <w:jc w:val="center"/>
        <w:rPr>
          <w:b/>
          <w:iCs/>
          <w:color w:val="000000" w:themeColor="text1"/>
          <w:sz w:val="44"/>
          <w:lang w:val="fr-ML"/>
        </w:rPr>
      </w:pPr>
    </w:p>
    <w:p w14:paraId="3EF63DDB" w14:textId="77777777" w:rsidR="004E63BD" w:rsidRDefault="004E63BD" w:rsidP="00684C90">
      <w:pPr>
        <w:shd w:val="clear" w:color="auto" w:fill="FFFFFF"/>
        <w:spacing w:line="240" w:lineRule="auto"/>
        <w:ind w:right="9"/>
        <w:jc w:val="center"/>
        <w:rPr>
          <w:b/>
          <w:iCs/>
          <w:color w:val="000000" w:themeColor="text1"/>
          <w:sz w:val="44"/>
          <w:lang w:val="fr-ML"/>
        </w:rPr>
      </w:pPr>
    </w:p>
    <w:p w14:paraId="0048D529" w14:textId="77777777" w:rsidR="004E63BD" w:rsidRDefault="004E63BD" w:rsidP="00684C90">
      <w:pPr>
        <w:shd w:val="clear" w:color="auto" w:fill="FFFFFF"/>
        <w:spacing w:line="240" w:lineRule="auto"/>
        <w:ind w:right="9"/>
        <w:jc w:val="center"/>
        <w:rPr>
          <w:b/>
          <w:iCs/>
          <w:color w:val="000000" w:themeColor="text1"/>
          <w:sz w:val="44"/>
          <w:lang w:val="fr-ML"/>
        </w:rPr>
      </w:pPr>
    </w:p>
    <w:p w14:paraId="26AD409A" w14:textId="77777777" w:rsidR="004E63BD" w:rsidRDefault="004E63BD" w:rsidP="00684C90">
      <w:pPr>
        <w:shd w:val="clear" w:color="auto" w:fill="FFFFFF"/>
        <w:spacing w:line="240" w:lineRule="auto"/>
        <w:ind w:right="9"/>
        <w:jc w:val="center"/>
        <w:rPr>
          <w:b/>
          <w:iCs/>
          <w:color w:val="000000" w:themeColor="text1"/>
          <w:sz w:val="44"/>
          <w:lang w:val="fr-ML"/>
        </w:rPr>
      </w:pPr>
    </w:p>
    <w:p w14:paraId="4E2933B3" w14:textId="77777777" w:rsidR="004E63BD" w:rsidRDefault="004E63BD" w:rsidP="00684C90">
      <w:pPr>
        <w:shd w:val="clear" w:color="auto" w:fill="FFFFFF"/>
        <w:spacing w:line="240" w:lineRule="auto"/>
        <w:ind w:right="9"/>
        <w:jc w:val="center"/>
        <w:rPr>
          <w:b/>
          <w:iCs/>
          <w:color w:val="000000" w:themeColor="text1"/>
          <w:sz w:val="44"/>
          <w:lang w:val="fr-ML"/>
        </w:rPr>
      </w:pPr>
    </w:p>
    <w:p w14:paraId="332AF14B" w14:textId="77777777" w:rsidR="004E63BD" w:rsidRDefault="004E63BD" w:rsidP="00684C90">
      <w:pPr>
        <w:shd w:val="clear" w:color="auto" w:fill="FFFFFF"/>
        <w:spacing w:line="240" w:lineRule="auto"/>
        <w:ind w:right="9"/>
        <w:jc w:val="center"/>
        <w:rPr>
          <w:b/>
          <w:iCs/>
          <w:color w:val="000000" w:themeColor="text1"/>
          <w:sz w:val="44"/>
          <w:lang w:val="fr-ML"/>
        </w:rPr>
      </w:pPr>
    </w:p>
    <w:p w14:paraId="35DBD1CB" w14:textId="77777777" w:rsidR="004E63BD" w:rsidRDefault="004E63BD" w:rsidP="00684C90">
      <w:pPr>
        <w:shd w:val="clear" w:color="auto" w:fill="FFFFFF"/>
        <w:spacing w:line="240" w:lineRule="auto"/>
        <w:ind w:right="9"/>
        <w:jc w:val="center"/>
        <w:rPr>
          <w:b/>
          <w:iCs/>
          <w:color w:val="000000" w:themeColor="text1"/>
          <w:sz w:val="44"/>
          <w:lang w:val="fr-ML"/>
        </w:rPr>
      </w:pPr>
    </w:p>
    <w:p w14:paraId="0618538B" w14:textId="77777777" w:rsidR="004841BD" w:rsidRDefault="004841BD" w:rsidP="00684C90">
      <w:pPr>
        <w:shd w:val="clear" w:color="auto" w:fill="FFFFFF"/>
        <w:spacing w:line="240" w:lineRule="auto"/>
        <w:ind w:right="9"/>
        <w:jc w:val="center"/>
        <w:rPr>
          <w:b/>
          <w:iCs/>
          <w:color w:val="000000" w:themeColor="text1"/>
          <w:sz w:val="44"/>
          <w:lang w:val="fr-ML"/>
        </w:rPr>
      </w:pPr>
    </w:p>
    <w:p w14:paraId="5A2AA918" w14:textId="77777777" w:rsidR="004841BD" w:rsidRPr="00684C90" w:rsidRDefault="004841BD" w:rsidP="00684C90">
      <w:pPr>
        <w:shd w:val="clear" w:color="auto" w:fill="FFFFFF"/>
        <w:spacing w:line="240" w:lineRule="auto"/>
        <w:ind w:right="9"/>
        <w:jc w:val="center"/>
        <w:rPr>
          <w:b/>
          <w:iCs/>
          <w:color w:val="000000" w:themeColor="text1"/>
          <w:sz w:val="44"/>
          <w:lang w:val="fr-ML"/>
        </w:rPr>
      </w:pPr>
    </w:p>
    <w:bookmarkEnd w:id="18"/>
    <w:p w14:paraId="0DE7CBFE" w14:textId="77777777" w:rsidR="00684C90" w:rsidRDefault="00684C90" w:rsidP="00684C90">
      <w:pPr>
        <w:shd w:val="clear" w:color="auto" w:fill="FFFFFF"/>
        <w:spacing w:line="240" w:lineRule="auto"/>
        <w:ind w:right="9"/>
        <w:jc w:val="center"/>
        <w:rPr>
          <w:b/>
          <w:iCs/>
          <w:color w:val="000000" w:themeColor="text1"/>
          <w:sz w:val="44"/>
          <w:lang w:val="fr-ML"/>
        </w:rPr>
      </w:pPr>
      <w:r w:rsidRPr="00684C90">
        <w:rPr>
          <w:b/>
          <w:bCs/>
          <w:iCs/>
          <w:color w:val="000000" w:themeColor="text1"/>
          <w:sz w:val="44"/>
        </w:rPr>
        <w:t>Annexe n°</w:t>
      </w:r>
      <w:proofErr w:type="gramStart"/>
      <w:r w:rsidRPr="00684C90">
        <w:rPr>
          <w:b/>
          <w:bCs/>
          <w:iCs/>
          <w:color w:val="000000" w:themeColor="text1"/>
          <w:sz w:val="44"/>
        </w:rPr>
        <w:t>44:</w:t>
      </w:r>
      <w:proofErr w:type="gramEnd"/>
      <w:r w:rsidRPr="00684C90">
        <w:rPr>
          <w:b/>
          <w:bCs/>
          <w:iCs/>
          <w:color w:val="000000" w:themeColor="text1"/>
          <w:sz w:val="44"/>
        </w:rPr>
        <w:t xml:space="preserve"> </w:t>
      </w:r>
      <w:r w:rsidRPr="00684C90">
        <w:rPr>
          <w:b/>
          <w:iCs/>
          <w:color w:val="000000" w:themeColor="text1"/>
          <w:sz w:val="44"/>
          <w:lang w:val="fr-ML"/>
        </w:rPr>
        <w:t>Décision portant organisation et fonctionnement des équipes pédagogiques</w:t>
      </w:r>
    </w:p>
    <w:p w14:paraId="1B93BA97" w14:textId="77777777" w:rsidR="004841BD" w:rsidRDefault="004841BD" w:rsidP="00684C90">
      <w:pPr>
        <w:shd w:val="clear" w:color="auto" w:fill="FFFFFF"/>
        <w:spacing w:line="240" w:lineRule="auto"/>
        <w:ind w:right="9"/>
        <w:jc w:val="center"/>
        <w:rPr>
          <w:b/>
          <w:iCs/>
          <w:color w:val="000000" w:themeColor="text1"/>
          <w:sz w:val="44"/>
          <w:lang w:val="fr-ML"/>
        </w:rPr>
      </w:pPr>
    </w:p>
    <w:p w14:paraId="32E41A7C" w14:textId="77777777" w:rsidR="004841BD" w:rsidRDefault="004841BD" w:rsidP="00684C90">
      <w:pPr>
        <w:shd w:val="clear" w:color="auto" w:fill="FFFFFF"/>
        <w:spacing w:line="240" w:lineRule="auto"/>
        <w:ind w:right="9"/>
        <w:jc w:val="center"/>
        <w:rPr>
          <w:b/>
          <w:iCs/>
          <w:color w:val="000000" w:themeColor="text1"/>
          <w:sz w:val="44"/>
          <w:lang w:val="fr-ML"/>
        </w:rPr>
      </w:pPr>
    </w:p>
    <w:p w14:paraId="5E052681" w14:textId="77777777" w:rsidR="004841BD" w:rsidRDefault="004841BD" w:rsidP="00684C90">
      <w:pPr>
        <w:shd w:val="clear" w:color="auto" w:fill="FFFFFF"/>
        <w:spacing w:line="240" w:lineRule="auto"/>
        <w:ind w:right="9"/>
        <w:jc w:val="center"/>
        <w:rPr>
          <w:b/>
          <w:iCs/>
          <w:color w:val="000000" w:themeColor="text1"/>
          <w:sz w:val="44"/>
          <w:lang w:val="fr-ML"/>
        </w:rPr>
      </w:pPr>
    </w:p>
    <w:p w14:paraId="36B6CC33" w14:textId="77777777" w:rsidR="004841BD" w:rsidRDefault="004841BD" w:rsidP="00684C90">
      <w:pPr>
        <w:shd w:val="clear" w:color="auto" w:fill="FFFFFF"/>
        <w:spacing w:line="240" w:lineRule="auto"/>
        <w:ind w:right="9"/>
        <w:jc w:val="center"/>
        <w:rPr>
          <w:b/>
          <w:iCs/>
          <w:color w:val="000000" w:themeColor="text1"/>
          <w:sz w:val="44"/>
          <w:lang w:val="fr-ML"/>
        </w:rPr>
      </w:pPr>
    </w:p>
    <w:p w14:paraId="1A2F1C27" w14:textId="77777777" w:rsidR="004841BD" w:rsidRDefault="004841BD" w:rsidP="00684C90">
      <w:pPr>
        <w:shd w:val="clear" w:color="auto" w:fill="FFFFFF"/>
        <w:spacing w:line="240" w:lineRule="auto"/>
        <w:ind w:right="9"/>
        <w:jc w:val="center"/>
        <w:rPr>
          <w:b/>
          <w:iCs/>
          <w:color w:val="000000" w:themeColor="text1"/>
          <w:sz w:val="44"/>
          <w:lang w:val="fr-ML"/>
        </w:rPr>
      </w:pPr>
    </w:p>
    <w:p w14:paraId="6BBA0BC9" w14:textId="77777777" w:rsidR="004841BD" w:rsidRDefault="004841BD" w:rsidP="00684C90">
      <w:pPr>
        <w:shd w:val="clear" w:color="auto" w:fill="FFFFFF"/>
        <w:spacing w:line="240" w:lineRule="auto"/>
        <w:ind w:right="9"/>
        <w:jc w:val="center"/>
        <w:rPr>
          <w:b/>
          <w:iCs/>
          <w:color w:val="000000" w:themeColor="text1"/>
          <w:sz w:val="44"/>
          <w:lang w:val="fr-ML"/>
        </w:rPr>
      </w:pPr>
    </w:p>
    <w:p w14:paraId="006F31CB" w14:textId="77777777" w:rsidR="004841BD" w:rsidRDefault="004841BD" w:rsidP="00684C90">
      <w:pPr>
        <w:shd w:val="clear" w:color="auto" w:fill="FFFFFF"/>
        <w:spacing w:line="240" w:lineRule="auto"/>
        <w:ind w:right="9"/>
        <w:jc w:val="center"/>
        <w:rPr>
          <w:b/>
          <w:iCs/>
          <w:color w:val="000000" w:themeColor="text1"/>
          <w:sz w:val="44"/>
          <w:lang w:val="fr-ML"/>
        </w:rPr>
      </w:pPr>
    </w:p>
    <w:p w14:paraId="5AE01A64" w14:textId="77777777" w:rsidR="004841BD" w:rsidRDefault="004841BD" w:rsidP="00684C90">
      <w:pPr>
        <w:shd w:val="clear" w:color="auto" w:fill="FFFFFF"/>
        <w:spacing w:line="240" w:lineRule="auto"/>
        <w:ind w:right="9"/>
        <w:jc w:val="center"/>
        <w:rPr>
          <w:b/>
          <w:iCs/>
          <w:color w:val="000000" w:themeColor="text1"/>
          <w:sz w:val="44"/>
          <w:lang w:val="fr-ML"/>
        </w:rPr>
      </w:pPr>
    </w:p>
    <w:p w14:paraId="4C33C799" w14:textId="77777777" w:rsidR="004841BD" w:rsidRDefault="004841BD" w:rsidP="00684C90">
      <w:pPr>
        <w:shd w:val="clear" w:color="auto" w:fill="FFFFFF"/>
        <w:spacing w:line="240" w:lineRule="auto"/>
        <w:ind w:right="9"/>
        <w:jc w:val="center"/>
        <w:rPr>
          <w:b/>
          <w:iCs/>
          <w:color w:val="000000" w:themeColor="text1"/>
          <w:sz w:val="44"/>
          <w:lang w:val="fr-ML"/>
        </w:rPr>
      </w:pPr>
    </w:p>
    <w:p w14:paraId="502CB467" w14:textId="77777777" w:rsidR="004841BD" w:rsidRDefault="004841BD" w:rsidP="00684C90">
      <w:pPr>
        <w:shd w:val="clear" w:color="auto" w:fill="FFFFFF"/>
        <w:spacing w:line="240" w:lineRule="auto"/>
        <w:ind w:right="9"/>
        <w:jc w:val="center"/>
        <w:rPr>
          <w:b/>
          <w:iCs/>
          <w:color w:val="000000" w:themeColor="text1"/>
          <w:sz w:val="44"/>
          <w:lang w:val="fr-ML"/>
        </w:rPr>
      </w:pPr>
    </w:p>
    <w:p w14:paraId="68E57AFD" w14:textId="77777777" w:rsidR="004841BD" w:rsidRDefault="004841BD" w:rsidP="00684C90">
      <w:pPr>
        <w:shd w:val="clear" w:color="auto" w:fill="FFFFFF"/>
        <w:spacing w:line="240" w:lineRule="auto"/>
        <w:ind w:right="9"/>
        <w:jc w:val="center"/>
        <w:rPr>
          <w:b/>
          <w:iCs/>
          <w:color w:val="000000" w:themeColor="text1"/>
          <w:sz w:val="44"/>
          <w:lang w:val="fr-ML"/>
        </w:rPr>
      </w:pPr>
    </w:p>
    <w:p w14:paraId="01592E97" w14:textId="77777777" w:rsidR="004841BD" w:rsidRPr="005C0981" w:rsidRDefault="004841BD" w:rsidP="004841BD">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25824" behindDoc="0" locked="0" layoutInCell="1" allowOverlap="1" wp14:anchorId="05C9B63C" wp14:editId="2660C2FC">
            <wp:simplePos x="0" y="0"/>
            <wp:positionH relativeFrom="page">
              <wp:posOffset>2973143</wp:posOffset>
            </wp:positionH>
            <wp:positionV relativeFrom="margin">
              <wp:posOffset>-464052</wp:posOffset>
            </wp:positionV>
            <wp:extent cx="1379220" cy="1045210"/>
            <wp:effectExtent l="76200" t="57150" r="49530" b="97790"/>
            <wp:wrapSquare wrapText="bothSides"/>
            <wp:docPr id="106180986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55D1199" w14:textId="77777777" w:rsidR="004841BD" w:rsidRPr="005C0981" w:rsidRDefault="004841BD" w:rsidP="004841BD">
      <w:pPr>
        <w:shd w:val="clear" w:color="auto" w:fill="FFFFFF"/>
        <w:spacing w:line="240" w:lineRule="auto"/>
        <w:ind w:right="9"/>
        <w:jc w:val="center"/>
        <w:rPr>
          <w:b/>
          <w:color w:val="000000" w:themeColor="text1"/>
          <w:sz w:val="44"/>
        </w:rPr>
      </w:pPr>
    </w:p>
    <w:p w14:paraId="6E790F81" w14:textId="77777777" w:rsidR="004841BD" w:rsidRPr="005C0981" w:rsidRDefault="004841BD" w:rsidP="004841BD">
      <w:pPr>
        <w:shd w:val="clear" w:color="auto" w:fill="FFFFFF"/>
        <w:spacing w:line="240" w:lineRule="auto"/>
        <w:ind w:right="9"/>
        <w:jc w:val="center"/>
        <w:rPr>
          <w:b/>
          <w:color w:val="000000" w:themeColor="text1"/>
          <w:sz w:val="20"/>
          <w:szCs w:val="8"/>
        </w:rPr>
      </w:pPr>
    </w:p>
    <w:p w14:paraId="3554AF31" w14:textId="77777777" w:rsidR="004841BD" w:rsidRPr="00524A5D" w:rsidRDefault="004841BD" w:rsidP="004841BD">
      <w:pPr>
        <w:spacing w:line="240" w:lineRule="auto"/>
        <w:jc w:val="center"/>
        <w:rPr>
          <w:rFonts w:ascii="Arial" w:eastAsia="Calibri" w:hAnsi="Arial" w:cs="Arial"/>
          <w:b/>
          <w:bCs/>
          <w:color w:val="000000" w:themeColor="text1"/>
          <w:sz w:val="40"/>
          <w:szCs w:val="40"/>
          <w:lang w:eastAsia="en-US"/>
        </w:rPr>
      </w:pPr>
      <w:r w:rsidRPr="00524A5D">
        <w:rPr>
          <w:rFonts w:ascii="Arial" w:eastAsia="Calibri" w:hAnsi="Arial" w:cs="Arial"/>
          <w:b/>
          <w:bCs/>
          <w:color w:val="000000" w:themeColor="text1"/>
          <w:sz w:val="40"/>
          <w:szCs w:val="40"/>
          <w:lang w:eastAsia="en-US"/>
        </w:rPr>
        <w:t>DÉCISION N°007-DG/UPFHOB-MALI/210922</w:t>
      </w:r>
    </w:p>
    <w:p w14:paraId="0CD1B0DD" w14:textId="77777777" w:rsidR="004841BD" w:rsidRPr="00524A5D" w:rsidRDefault="004841BD" w:rsidP="004841BD">
      <w:pPr>
        <w:spacing w:line="240" w:lineRule="auto"/>
        <w:jc w:val="center"/>
        <w:rPr>
          <w:rFonts w:ascii="Arial" w:eastAsia="Calibri" w:hAnsi="Arial" w:cs="Arial"/>
          <w:b/>
          <w:bCs/>
          <w:color w:val="000000" w:themeColor="text1"/>
          <w:sz w:val="22"/>
          <w:lang w:eastAsia="en-US"/>
        </w:rPr>
      </w:pPr>
      <w:r w:rsidRPr="00524A5D">
        <w:rPr>
          <w:rFonts w:ascii="Arial" w:eastAsia="Calibri" w:hAnsi="Arial" w:cs="Arial"/>
          <w:b/>
          <w:bCs/>
          <w:color w:val="000000" w:themeColor="text1"/>
          <w:sz w:val="28"/>
          <w:szCs w:val="28"/>
          <w:lang w:eastAsia="en-US"/>
        </w:rPr>
        <w:t>PORTANT CREATION, ORGANISATION DES ÉQUIPES PEDAGOGIQUES</w:t>
      </w:r>
    </w:p>
    <w:p w14:paraId="637ABB64" w14:textId="77777777" w:rsidR="004841BD" w:rsidRPr="00A142B9" w:rsidRDefault="004841BD" w:rsidP="004841BD">
      <w:pPr>
        <w:spacing w:line="240" w:lineRule="auto"/>
        <w:jc w:val="center"/>
        <w:rPr>
          <w:rFonts w:ascii="Arial" w:eastAsia="Calibri" w:hAnsi="Arial" w:cs="Arial"/>
          <w:color w:val="000000" w:themeColor="text1"/>
          <w:szCs w:val="24"/>
          <w:lang w:eastAsia="en-US"/>
        </w:rPr>
      </w:pPr>
    </w:p>
    <w:p w14:paraId="7673D280" w14:textId="77777777" w:rsidR="004841BD" w:rsidRDefault="004841BD" w:rsidP="004841BD">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45F7D46" w14:textId="77777777" w:rsidR="004841BD" w:rsidRPr="00B40486" w:rsidRDefault="004841BD" w:rsidP="004841BD">
      <w:pPr>
        <w:spacing w:line="276" w:lineRule="auto"/>
        <w:jc w:val="center"/>
        <w:rPr>
          <w:rFonts w:ascii="Arial" w:eastAsia="Calibri" w:hAnsi="Arial" w:cs="Arial"/>
          <w:b/>
          <w:bCs/>
          <w:color w:val="000000" w:themeColor="text1"/>
          <w:szCs w:val="24"/>
          <w:lang w:eastAsia="en-US"/>
        </w:rPr>
      </w:pPr>
    </w:p>
    <w:p w14:paraId="6E55BB2C" w14:textId="77777777" w:rsidR="004841BD" w:rsidRPr="00B40486" w:rsidRDefault="004841BD" w:rsidP="004841BD">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69FA7188" w14:textId="77777777" w:rsidR="004841BD" w:rsidRPr="005C0981" w:rsidRDefault="004841BD" w:rsidP="004841BD">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47E253A2" w14:textId="77777777" w:rsidR="004841BD" w:rsidRPr="005C0981" w:rsidRDefault="004841BD" w:rsidP="004841BD">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50AF56E6" w14:textId="77777777" w:rsidR="004841BD" w:rsidRPr="00B40486" w:rsidRDefault="004841BD" w:rsidP="004841BD">
      <w:pPr>
        <w:tabs>
          <w:tab w:val="left" w:pos="7845"/>
        </w:tabs>
        <w:spacing w:line="276" w:lineRule="auto"/>
        <w:jc w:val="left"/>
        <w:rPr>
          <w:rFonts w:ascii="Arial" w:eastAsia="Calibri" w:hAnsi="Arial" w:cs="Arial"/>
          <w:bCs/>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bCs/>
          <w:color w:val="000000" w:themeColor="text1"/>
          <w:szCs w:val="24"/>
          <w:lang w:eastAsia="en-US"/>
        </w:rPr>
        <w:t xml:space="preserve"> la mission de l'UPFHOB-MALI d'offrir un enseignement supérieur de qualité et accessible,</w:t>
      </w:r>
    </w:p>
    <w:p w14:paraId="71A5A8B7" w14:textId="77777777" w:rsidR="004841BD" w:rsidRPr="00B40486" w:rsidRDefault="004841BD" w:rsidP="004841BD">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7B467BA6"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5A028338"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1 :</w:t>
      </w:r>
      <w:r w:rsidRPr="00B40486">
        <w:rPr>
          <w:rFonts w:ascii="Arial" w:eastAsia="Calibri" w:hAnsi="Arial" w:cs="Arial"/>
          <w:color w:val="000000" w:themeColor="text1"/>
          <w:szCs w:val="24"/>
          <w:lang w:eastAsia="en-US"/>
        </w:rPr>
        <w:t xml:space="preserve"> Il est créé des </w:t>
      </w:r>
      <w:r>
        <w:rPr>
          <w:rFonts w:ascii="Arial" w:eastAsia="Calibri" w:hAnsi="Arial" w:cs="Arial"/>
          <w:b/>
          <w:bCs/>
          <w:color w:val="000000" w:themeColor="text1"/>
          <w:szCs w:val="24"/>
          <w:lang w:eastAsia="en-US"/>
        </w:rPr>
        <w:t>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au sein de l’Université P</w:t>
      </w:r>
      <w:r>
        <w:rPr>
          <w:rFonts w:ascii="Arial" w:eastAsia="Calibri" w:hAnsi="Arial" w:cs="Arial"/>
          <w:color w:val="000000" w:themeColor="text1"/>
          <w:szCs w:val="24"/>
          <w:lang w:eastAsia="en-US"/>
        </w:rPr>
        <w:t>rivée Félix Houphouët Boigny-</w:t>
      </w:r>
      <w:r w:rsidRPr="00B40486">
        <w:rPr>
          <w:rFonts w:ascii="Arial" w:eastAsia="Calibri" w:hAnsi="Arial" w:cs="Arial"/>
          <w:color w:val="000000" w:themeColor="text1"/>
          <w:szCs w:val="24"/>
          <w:lang w:eastAsia="en-US"/>
        </w:rPr>
        <w:t>Mali (UPFHOB-MALI), pour chaque programme ou département académique.</w:t>
      </w:r>
    </w:p>
    <w:p w14:paraId="2D70D52F" w14:textId="77777777" w:rsidR="004841BD"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2 :</w:t>
      </w:r>
      <w:r w:rsidRPr="00B40486">
        <w:rPr>
          <w:rFonts w:ascii="Arial" w:eastAsia="Calibri" w:hAnsi="Arial" w:cs="Arial"/>
          <w:color w:val="000000" w:themeColor="text1"/>
          <w:szCs w:val="24"/>
          <w:lang w:eastAsia="en-US"/>
        </w:rPr>
        <w:t xml:space="preserve"> </w:t>
      </w:r>
      <w:r>
        <w:rPr>
          <w:rFonts w:ascii="Arial" w:eastAsia="Calibri" w:hAnsi="Arial" w:cs="Arial"/>
          <w:b/>
          <w:bCs/>
          <w:color w:val="000000" w:themeColor="text1"/>
          <w:szCs w:val="24"/>
          <w:lang w:eastAsia="en-US"/>
        </w:rPr>
        <w:t>Missions des 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w:t>
      </w:r>
    </w:p>
    <w:p w14:paraId="5CAF3DBF"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pédagogiques ont pour mission de :</w:t>
      </w:r>
    </w:p>
    <w:p w14:paraId="49E0A1C7"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Assurer la coordination et la cohérence des enseignements dans chaque programme académique ;</w:t>
      </w:r>
    </w:p>
    <w:p w14:paraId="49AB1D85"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Planifier les cours et activités pédagogiques en fonction des objectifs de formation et des besoins des étudiants ;</w:t>
      </w:r>
    </w:p>
    <w:p w14:paraId="44984312"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Suivre et évaluer la progression des étudiants et proposer des actions de soutien si nécessaire ;</w:t>
      </w:r>
    </w:p>
    <w:p w14:paraId="2051D585"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Favoriser l'innovation pédagogique et encourager l'utilisation de nouvelles méthodes d'enseignement ;</w:t>
      </w:r>
    </w:p>
    <w:p w14:paraId="7E7909D5" w14:textId="77777777" w:rsidR="004841BD" w:rsidRPr="00B40486" w:rsidRDefault="004841BD" w:rsidP="004841BD">
      <w:pPr>
        <w:numPr>
          <w:ilvl w:val="0"/>
          <w:numId w:val="86"/>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Collaborer pour harmoniser les méthodes d’évaluation et les contenus des cours.</w:t>
      </w:r>
    </w:p>
    <w:p w14:paraId="047B2B44" w14:textId="77777777" w:rsidR="004841BD"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3 :</w:t>
      </w:r>
      <w:r w:rsidRPr="00B40486">
        <w:rPr>
          <w:rFonts w:ascii="Arial" w:eastAsia="Calibri" w:hAnsi="Arial" w:cs="Arial"/>
          <w:color w:val="000000" w:themeColor="text1"/>
          <w:szCs w:val="24"/>
          <w:lang w:eastAsia="en-US"/>
        </w:rPr>
        <w:t xml:space="preserve"> </w:t>
      </w:r>
      <w:r>
        <w:rPr>
          <w:rFonts w:ascii="Arial" w:eastAsia="Calibri" w:hAnsi="Arial" w:cs="Arial"/>
          <w:b/>
          <w:bCs/>
          <w:color w:val="000000" w:themeColor="text1"/>
          <w:szCs w:val="24"/>
          <w:lang w:eastAsia="en-US"/>
        </w:rPr>
        <w:t>Composition des équipes p</w:t>
      </w:r>
      <w:r w:rsidRPr="00B40486">
        <w:rPr>
          <w:rFonts w:ascii="Arial" w:eastAsia="Calibri" w:hAnsi="Arial" w:cs="Arial"/>
          <w:b/>
          <w:bCs/>
          <w:color w:val="000000" w:themeColor="text1"/>
          <w:szCs w:val="24"/>
          <w:lang w:eastAsia="en-US"/>
        </w:rPr>
        <w:t>édagogiques</w:t>
      </w:r>
      <w:r w:rsidRPr="00B40486">
        <w:rPr>
          <w:rFonts w:ascii="Arial" w:eastAsia="Calibri" w:hAnsi="Arial" w:cs="Arial"/>
          <w:color w:val="000000" w:themeColor="text1"/>
          <w:szCs w:val="24"/>
          <w:lang w:eastAsia="en-US"/>
        </w:rPr>
        <w:t xml:space="preserve"> </w:t>
      </w:r>
    </w:p>
    <w:p w14:paraId="04377EFD"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Chaque équipe pédagogique est composée de :</w:t>
      </w:r>
    </w:p>
    <w:p w14:paraId="600F54A0" w14:textId="77777777" w:rsidR="004841BD" w:rsidRPr="00B40486" w:rsidRDefault="004841BD" w:rsidP="004841BD">
      <w:pPr>
        <w:numPr>
          <w:ilvl w:val="0"/>
          <w:numId w:val="87"/>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 xml:space="preserve">Un </w:t>
      </w:r>
      <w:r>
        <w:rPr>
          <w:rFonts w:ascii="Arial" w:eastAsia="Calibri" w:hAnsi="Arial" w:cs="Arial"/>
          <w:b/>
          <w:bCs/>
          <w:color w:val="000000" w:themeColor="text1"/>
          <w:szCs w:val="24"/>
          <w:lang w:eastAsia="en-US"/>
        </w:rPr>
        <w:t>responsable p</w:t>
      </w:r>
      <w:r w:rsidRPr="00B40486">
        <w:rPr>
          <w:rFonts w:ascii="Arial" w:eastAsia="Calibri" w:hAnsi="Arial" w:cs="Arial"/>
          <w:b/>
          <w:bCs/>
          <w:color w:val="000000" w:themeColor="text1"/>
          <w:szCs w:val="24"/>
          <w:lang w:eastAsia="en-US"/>
        </w:rPr>
        <w:t>édagogique</w:t>
      </w:r>
      <w:r w:rsidRPr="00B40486">
        <w:rPr>
          <w:rFonts w:ascii="Arial" w:eastAsia="Calibri" w:hAnsi="Arial" w:cs="Arial"/>
          <w:color w:val="000000" w:themeColor="text1"/>
          <w:szCs w:val="24"/>
          <w:lang w:eastAsia="en-US"/>
        </w:rPr>
        <w:t>, qui coordonne les activités de l’équipe ;</w:t>
      </w:r>
    </w:p>
    <w:p w14:paraId="472E581D" w14:textId="77777777" w:rsidR="004841BD" w:rsidRPr="00B40486" w:rsidRDefault="004841BD" w:rsidP="004841BD">
      <w:pPr>
        <w:numPr>
          <w:ilvl w:val="0"/>
          <w:numId w:val="87"/>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Des enseignants et formateurs intervenant dans le programme ou le département ;</w:t>
      </w:r>
    </w:p>
    <w:p w14:paraId="57F73024" w14:textId="77777777" w:rsidR="004841BD" w:rsidRPr="00B40486" w:rsidRDefault="004841BD" w:rsidP="004841BD">
      <w:pPr>
        <w:numPr>
          <w:ilvl w:val="0"/>
          <w:numId w:val="87"/>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représentant du personnel administratif pour faciliter la logistique et l’organisation des activités pédagogiques ;</w:t>
      </w:r>
    </w:p>
    <w:p w14:paraId="40FECC97" w14:textId="77777777" w:rsidR="004841BD" w:rsidRPr="00B40486" w:rsidRDefault="004841BD" w:rsidP="004841BD">
      <w:pPr>
        <w:numPr>
          <w:ilvl w:val="0"/>
          <w:numId w:val="87"/>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représentant des étudiants, pour intégrer leur retour d'expérience dans les décisions pédagogiques.</w:t>
      </w:r>
    </w:p>
    <w:p w14:paraId="09FB8BD5"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4 :</w:t>
      </w:r>
      <w:r w:rsidRPr="00B40486">
        <w:rPr>
          <w:rFonts w:ascii="Arial" w:eastAsia="Calibri" w:hAnsi="Arial" w:cs="Arial"/>
          <w:color w:val="000000" w:themeColor="text1"/>
          <w:szCs w:val="24"/>
          <w:lang w:eastAsia="en-US"/>
        </w:rPr>
        <w:t xml:space="preserve"> </w:t>
      </w:r>
      <w:r w:rsidRPr="00B40486">
        <w:rPr>
          <w:rFonts w:ascii="Arial" w:eastAsia="Calibri" w:hAnsi="Arial" w:cs="Arial"/>
          <w:b/>
          <w:bCs/>
          <w:color w:val="000000" w:themeColor="text1"/>
          <w:szCs w:val="24"/>
          <w:lang w:eastAsia="en-US"/>
        </w:rPr>
        <w:t>Fonctionnement des équipes pédagogiques</w:t>
      </w:r>
    </w:p>
    <w:p w14:paraId="12302F17" w14:textId="77777777" w:rsidR="004841BD" w:rsidRPr="00B40486" w:rsidRDefault="004841BD" w:rsidP="004841BD">
      <w:pPr>
        <w:numPr>
          <w:ilvl w:val="0"/>
          <w:numId w:val="88"/>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pédagogiques se réunissent au moins une fois par mois et chaque fois que nécessaire, sur convocation du Responsable Pédagogique ;</w:t>
      </w:r>
    </w:p>
    <w:p w14:paraId="5D8B4E7C" w14:textId="77777777" w:rsidR="004841BD" w:rsidRPr="00B40486" w:rsidRDefault="004841BD" w:rsidP="004841BD">
      <w:pPr>
        <w:numPr>
          <w:ilvl w:val="0"/>
          <w:numId w:val="88"/>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lastRenderedPageBreak/>
        <w:t>Les décisions sont prises de manière collégiale pour garantir une approche intégrée et cohérente ;</w:t>
      </w:r>
    </w:p>
    <w:p w14:paraId="444ECFAD" w14:textId="77777777" w:rsidR="004841BD" w:rsidRPr="00B40486" w:rsidRDefault="004841BD" w:rsidP="004841BD">
      <w:pPr>
        <w:numPr>
          <w:ilvl w:val="0"/>
          <w:numId w:val="88"/>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Un rapport de chaque réunion est rédigé et soumis à la direction académique pour suivi et action.</w:t>
      </w:r>
    </w:p>
    <w:p w14:paraId="1E81F784" w14:textId="77777777" w:rsidR="004841BD" w:rsidRPr="00B40486" w:rsidRDefault="004841BD" w:rsidP="004841BD">
      <w:pPr>
        <w:spacing w:line="276" w:lineRule="auto"/>
        <w:jc w:val="left"/>
        <w:rPr>
          <w:rFonts w:ascii="Arial" w:eastAsia="Calibri" w:hAnsi="Arial" w:cs="Arial"/>
          <w:color w:val="000000" w:themeColor="text1"/>
          <w:szCs w:val="24"/>
          <w:lang w:val="en-US" w:eastAsia="en-US"/>
        </w:rPr>
      </w:pPr>
      <w:r w:rsidRPr="00B40486">
        <w:rPr>
          <w:rFonts w:ascii="Arial" w:eastAsia="Calibri" w:hAnsi="Arial" w:cs="Arial"/>
          <w:b/>
          <w:bCs/>
          <w:color w:val="000000" w:themeColor="text1"/>
          <w:szCs w:val="24"/>
          <w:lang w:val="en-US" w:eastAsia="en-US"/>
        </w:rPr>
        <w:t xml:space="preserve">Article </w:t>
      </w:r>
      <w:proofErr w:type="gramStart"/>
      <w:r w:rsidRPr="00B40486">
        <w:rPr>
          <w:rFonts w:ascii="Arial" w:eastAsia="Calibri" w:hAnsi="Arial" w:cs="Arial"/>
          <w:b/>
          <w:bCs/>
          <w:color w:val="000000" w:themeColor="text1"/>
          <w:szCs w:val="24"/>
          <w:lang w:val="en-US" w:eastAsia="en-US"/>
        </w:rPr>
        <w:t>5 :</w:t>
      </w:r>
      <w:proofErr w:type="gramEnd"/>
      <w:r w:rsidRPr="00B40486">
        <w:rPr>
          <w:rFonts w:ascii="Arial" w:eastAsia="Calibri" w:hAnsi="Arial" w:cs="Arial"/>
          <w:color w:val="000000" w:themeColor="text1"/>
          <w:szCs w:val="24"/>
          <w:lang w:val="en-US" w:eastAsia="en-US"/>
        </w:rPr>
        <w:t xml:space="preserve"> </w:t>
      </w:r>
      <w:r>
        <w:rPr>
          <w:rFonts w:ascii="Arial" w:eastAsia="Calibri" w:hAnsi="Arial" w:cs="Arial"/>
          <w:b/>
          <w:bCs/>
          <w:color w:val="000000" w:themeColor="text1"/>
          <w:szCs w:val="24"/>
          <w:lang w:val="en-US" w:eastAsia="en-US"/>
        </w:rPr>
        <w:t>Attributions et r</w:t>
      </w:r>
      <w:r w:rsidRPr="00B40486">
        <w:rPr>
          <w:rFonts w:ascii="Arial" w:eastAsia="Calibri" w:hAnsi="Arial" w:cs="Arial"/>
          <w:b/>
          <w:bCs/>
          <w:color w:val="000000" w:themeColor="text1"/>
          <w:szCs w:val="24"/>
          <w:lang w:val="en-US" w:eastAsia="en-US"/>
        </w:rPr>
        <w:t>esponsabilités</w:t>
      </w:r>
    </w:p>
    <w:p w14:paraId="7B014A5B" w14:textId="77777777" w:rsidR="004841BD" w:rsidRPr="00B40486" w:rsidRDefault="004841BD" w:rsidP="004841BD">
      <w:pPr>
        <w:numPr>
          <w:ilvl w:val="0"/>
          <w:numId w:val="89"/>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 xml:space="preserve">Le </w:t>
      </w:r>
      <w:r>
        <w:rPr>
          <w:rFonts w:ascii="Arial" w:eastAsia="Calibri" w:hAnsi="Arial" w:cs="Arial"/>
          <w:b/>
          <w:bCs/>
          <w:color w:val="000000" w:themeColor="text1"/>
          <w:szCs w:val="24"/>
          <w:lang w:eastAsia="en-US"/>
        </w:rPr>
        <w:t>responsable p</w:t>
      </w:r>
      <w:r w:rsidRPr="00B40486">
        <w:rPr>
          <w:rFonts w:ascii="Arial" w:eastAsia="Calibri" w:hAnsi="Arial" w:cs="Arial"/>
          <w:b/>
          <w:bCs/>
          <w:color w:val="000000" w:themeColor="text1"/>
          <w:szCs w:val="24"/>
          <w:lang w:eastAsia="en-US"/>
        </w:rPr>
        <w:t>édagogique</w:t>
      </w:r>
      <w:r w:rsidRPr="00B40486">
        <w:rPr>
          <w:rFonts w:ascii="Arial" w:eastAsia="Calibri" w:hAnsi="Arial" w:cs="Arial"/>
          <w:color w:val="000000" w:themeColor="text1"/>
          <w:szCs w:val="24"/>
          <w:lang w:eastAsia="en-US"/>
        </w:rPr>
        <w:t xml:space="preserve"> est chargé de l’organisation des réunions, de la coordination des activités, et de l'application des orientations pédagogiques décidées ;</w:t>
      </w:r>
    </w:p>
    <w:p w14:paraId="7B8E893B" w14:textId="77777777" w:rsidR="004841BD" w:rsidRPr="00B40486" w:rsidRDefault="004841BD" w:rsidP="004841BD">
      <w:pPr>
        <w:numPr>
          <w:ilvl w:val="0"/>
          <w:numId w:val="89"/>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enseignants sont responsables de la mise en œuvre des méthodes pédagogiques et de la transmission des contenus de manière harmonisée ;</w:t>
      </w:r>
    </w:p>
    <w:p w14:paraId="26338629" w14:textId="77777777" w:rsidR="004841BD" w:rsidRPr="00B40486" w:rsidRDefault="004841BD" w:rsidP="004841BD">
      <w:pPr>
        <w:numPr>
          <w:ilvl w:val="0"/>
          <w:numId w:val="89"/>
        </w:numPr>
        <w:spacing w:line="276" w:lineRule="auto"/>
        <w:jc w:val="left"/>
        <w:rPr>
          <w:rFonts w:ascii="Arial" w:eastAsia="Calibri" w:hAnsi="Arial" w:cs="Arial"/>
          <w:color w:val="000000" w:themeColor="text1"/>
          <w:szCs w:val="24"/>
          <w:lang w:eastAsia="en-US"/>
        </w:rPr>
      </w:pPr>
      <w:r w:rsidRPr="00B40486">
        <w:rPr>
          <w:rFonts w:ascii="Arial" w:eastAsia="Calibri" w:hAnsi="Arial" w:cs="Arial"/>
          <w:color w:val="000000" w:themeColor="text1"/>
          <w:szCs w:val="24"/>
          <w:lang w:eastAsia="en-US"/>
        </w:rPr>
        <w:t>Les équipes sont tenues de proposer des améliorations continues dans la planification et la réalisation des programmes.</w:t>
      </w:r>
    </w:p>
    <w:p w14:paraId="21AE91C3" w14:textId="77777777" w:rsidR="004841BD" w:rsidRPr="00B40486" w:rsidRDefault="004841BD" w:rsidP="004841BD">
      <w:pPr>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Article 6 :</w:t>
      </w:r>
      <w:r w:rsidRPr="00B40486">
        <w:rPr>
          <w:rFonts w:ascii="Arial" w:eastAsia="Calibri" w:hAnsi="Arial" w:cs="Arial"/>
          <w:color w:val="000000" w:themeColor="text1"/>
          <w:szCs w:val="24"/>
          <w:lang w:eastAsia="en-US"/>
        </w:rPr>
        <w:t xml:space="preserve"> La présente décision prend effet à compter de la date de sa signature et sera communiquée aux parties concernées pour exécution.</w:t>
      </w:r>
    </w:p>
    <w:p w14:paraId="411AA887"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36C00FD8"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012CB248" w14:textId="77777777" w:rsidR="004841BD" w:rsidRDefault="004841BD" w:rsidP="004841BD">
      <w:pPr>
        <w:spacing w:line="276" w:lineRule="auto"/>
        <w:jc w:val="left"/>
        <w:rPr>
          <w:rFonts w:ascii="Arial" w:eastAsia="Calibri" w:hAnsi="Arial" w:cs="Arial"/>
          <w:b/>
          <w:bCs/>
          <w:color w:val="000000" w:themeColor="text1"/>
          <w:szCs w:val="24"/>
          <w:lang w:eastAsia="en-US"/>
        </w:rPr>
      </w:pPr>
    </w:p>
    <w:p w14:paraId="2AC01B58" w14:textId="77777777" w:rsidR="004841BD" w:rsidRPr="00B40486" w:rsidRDefault="004841BD" w:rsidP="004841BD">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21 </w:t>
      </w:r>
      <w:r w:rsidRPr="00B40486">
        <w:rPr>
          <w:rFonts w:ascii="Arial" w:eastAsia="Calibri" w:hAnsi="Arial" w:cs="Arial"/>
          <w:bCs/>
          <w:color w:val="000000" w:themeColor="text1"/>
          <w:lang w:eastAsia="en-US"/>
        </w:rPr>
        <w:t>septembre 2022</w:t>
      </w:r>
    </w:p>
    <w:p w14:paraId="26E5D8BC"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5AB87A80"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72406CA8"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2C955D9F" w14:textId="77777777" w:rsidR="004841BD" w:rsidRDefault="004841BD" w:rsidP="004841BD">
      <w:pPr>
        <w:tabs>
          <w:tab w:val="left" w:pos="7845"/>
        </w:tabs>
        <w:spacing w:line="276" w:lineRule="auto"/>
        <w:jc w:val="right"/>
        <w:rPr>
          <w:rFonts w:ascii="Arial" w:eastAsia="Calibri" w:hAnsi="Arial" w:cs="Arial"/>
          <w:b/>
          <w:bCs/>
          <w:color w:val="000000" w:themeColor="text1"/>
          <w:lang w:eastAsia="en-US"/>
        </w:rPr>
      </w:pPr>
    </w:p>
    <w:p w14:paraId="79356883" w14:textId="77777777" w:rsidR="004841BD" w:rsidRPr="00B40486" w:rsidRDefault="004841BD" w:rsidP="004841BD">
      <w:pPr>
        <w:tabs>
          <w:tab w:val="left" w:pos="7845"/>
        </w:tabs>
        <w:spacing w:line="276" w:lineRule="auto"/>
        <w:jc w:val="right"/>
        <w:rPr>
          <w:rFonts w:ascii="Arial" w:eastAsia="Calibri" w:hAnsi="Arial" w:cs="Arial"/>
          <w:b/>
          <w:bCs/>
          <w:color w:val="000000" w:themeColor="text1"/>
          <w:lang w:eastAsia="en-US"/>
        </w:rPr>
      </w:pPr>
    </w:p>
    <w:p w14:paraId="10F75BEF" w14:textId="77777777" w:rsidR="004841BD" w:rsidRDefault="004841BD" w:rsidP="004841BD">
      <w:pPr>
        <w:spacing w:line="276" w:lineRule="auto"/>
        <w:rPr>
          <w:b/>
          <w:bCs/>
          <w:szCs w:val="24"/>
          <w:lang w:eastAsia="en-US"/>
        </w:rPr>
      </w:pPr>
    </w:p>
    <w:p w14:paraId="7C8E9A7D" w14:textId="77777777" w:rsidR="004841BD" w:rsidRDefault="004841BD" w:rsidP="004841BD">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5696CCB5" w14:textId="77777777" w:rsidR="004841BD" w:rsidRDefault="004841BD" w:rsidP="00684C90">
      <w:pPr>
        <w:shd w:val="clear" w:color="auto" w:fill="FFFFFF"/>
        <w:spacing w:line="240" w:lineRule="auto"/>
        <w:ind w:right="9"/>
        <w:jc w:val="center"/>
        <w:rPr>
          <w:b/>
          <w:iCs/>
          <w:color w:val="000000" w:themeColor="text1"/>
          <w:sz w:val="44"/>
          <w:lang w:val="fr-ML"/>
        </w:rPr>
      </w:pPr>
    </w:p>
    <w:p w14:paraId="70898CE2" w14:textId="77777777" w:rsidR="004841BD" w:rsidRDefault="004841BD" w:rsidP="00684C90">
      <w:pPr>
        <w:shd w:val="clear" w:color="auto" w:fill="FFFFFF"/>
        <w:spacing w:line="240" w:lineRule="auto"/>
        <w:ind w:right="9"/>
        <w:jc w:val="center"/>
        <w:rPr>
          <w:b/>
          <w:iCs/>
          <w:color w:val="000000" w:themeColor="text1"/>
          <w:sz w:val="44"/>
          <w:lang w:val="fr-ML"/>
        </w:rPr>
      </w:pPr>
    </w:p>
    <w:p w14:paraId="4A2F2DF3" w14:textId="77777777" w:rsidR="004841BD" w:rsidRDefault="004841BD" w:rsidP="00684C90">
      <w:pPr>
        <w:shd w:val="clear" w:color="auto" w:fill="FFFFFF"/>
        <w:spacing w:line="240" w:lineRule="auto"/>
        <w:ind w:right="9"/>
        <w:jc w:val="center"/>
        <w:rPr>
          <w:b/>
          <w:iCs/>
          <w:color w:val="000000" w:themeColor="text1"/>
          <w:sz w:val="44"/>
          <w:lang w:val="fr-ML"/>
        </w:rPr>
      </w:pPr>
    </w:p>
    <w:p w14:paraId="70559075" w14:textId="77777777" w:rsidR="004841BD" w:rsidRDefault="004841BD" w:rsidP="00684C90">
      <w:pPr>
        <w:shd w:val="clear" w:color="auto" w:fill="FFFFFF"/>
        <w:spacing w:line="240" w:lineRule="auto"/>
        <w:ind w:right="9"/>
        <w:jc w:val="center"/>
        <w:rPr>
          <w:b/>
          <w:iCs/>
          <w:color w:val="000000" w:themeColor="text1"/>
          <w:sz w:val="44"/>
          <w:lang w:val="fr-ML"/>
        </w:rPr>
      </w:pPr>
    </w:p>
    <w:p w14:paraId="4BF0494C" w14:textId="77777777" w:rsidR="004841BD" w:rsidRDefault="004841BD" w:rsidP="00684C90">
      <w:pPr>
        <w:shd w:val="clear" w:color="auto" w:fill="FFFFFF"/>
        <w:spacing w:line="240" w:lineRule="auto"/>
        <w:ind w:right="9"/>
        <w:jc w:val="center"/>
        <w:rPr>
          <w:b/>
          <w:iCs/>
          <w:color w:val="000000" w:themeColor="text1"/>
          <w:sz w:val="44"/>
          <w:lang w:val="fr-ML"/>
        </w:rPr>
      </w:pPr>
    </w:p>
    <w:p w14:paraId="07D92F58" w14:textId="77777777" w:rsidR="004841BD" w:rsidRDefault="004841BD" w:rsidP="00684C90">
      <w:pPr>
        <w:shd w:val="clear" w:color="auto" w:fill="FFFFFF"/>
        <w:spacing w:line="240" w:lineRule="auto"/>
        <w:ind w:right="9"/>
        <w:jc w:val="center"/>
        <w:rPr>
          <w:b/>
          <w:iCs/>
          <w:color w:val="000000" w:themeColor="text1"/>
          <w:sz w:val="44"/>
          <w:lang w:val="fr-ML"/>
        </w:rPr>
      </w:pPr>
    </w:p>
    <w:p w14:paraId="5ACCC37A" w14:textId="77777777" w:rsidR="004841BD" w:rsidRDefault="004841BD" w:rsidP="00684C90">
      <w:pPr>
        <w:shd w:val="clear" w:color="auto" w:fill="FFFFFF"/>
        <w:spacing w:line="240" w:lineRule="auto"/>
        <w:ind w:right="9"/>
        <w:jc w:val="center"/>
        <w:rPr>
          <w:b/>
          <w:iCs/>
          <w:color w:val="000000" w:themeColor="text1"/>
          <w:sz w:val="44"/>
          <w:lang w:val="fr-ML"/>
        </w:rPr>
      </w:pPr>
    </w:p>
    <w:p w14:paraId="09807C2E" w14:textId="77777777" w:rsidR="004841BD" w:rsidRDefault="004841BD" w:rsidP="00684C90">
      <w:pPr>
        <w:shd w:val="clear" w:color="auto" w:fill="FFFFFF"/>
        <w:spacing w:line="240" w:lineRule="auto"/>
        <w:ind w:right="9"/>
        <w:jc w:val="center"/>
        <w:rPr>
          <w:b/>
          <w:iCs/>
          <w:color w:val="000000" w:themeColor="text1"/>
          <w:sz w:val="44"/>
          <w:lang w:val="fr-ML"/>
        </w:rPr>
      </w:pPr>
    </w:p>
    <w:p w14:paraId="30604967" w14:textId="77777777" w:rsidR="004841BD" w:rsidRDefault="004841BD" w:rsidP="00684C90">
      <w:pPr>
        <w:shd w:val="clear" w:color="auto" w:fill="FFFFFF"/>
        <w:spacing w:line="240" w:lineRule="auto"/>
        <w:ind w:right="9"/>
        <w:jc w:val="center"/>
        <w:rPr>
          <w:b/>
          <w:iCs/>
          <w:color w:val="000000" w:themeColor="text1"/>
          <w:sz w:val="44"/>
          <w:lang w:val="fr-ML"/>
        </w:rPr>
      </w:pPr>
    </w:p>
    <w:p w14:paraId="2D672608" w14:textId="77777777" w:rsidR="004841BD" w:rsidRDefault="004841BD" w:rsidP="00684C90">
      <w:pPr>
        <w:shd w:val="clear" w:color="auto" w:fill="FFFFFF"/>
        <w:spacing w:line="240" w:lineRule="auto"/>
        <w:ind w:right="9"/>
        <w:jc w:val="center"/>
        <w:rPr>
          <w:b/>
          <w:iCs/>
          <w:color w:val="000000" w:themeColor="text1"/>
          <w:sz w:val="44"/>
          <w:lang w:val="fr-ML"/>
        </w:rPr>
      </w:pPr>
    </w:p>
    <w:p w14:paraId="732584C3" w14:textId="77777777" w:rsidR="004841BD" w:rsidRDefault="004841BD" w:rsidP="00684C90">
      <w:pPr>
        <w:shd w:val="clear" w:color="auto" w:fill="FFFFFF"/>
        <w:spacing w:line="240" w:lineRule="auto"/>
        <w:ind w:right="9"/>
        <w:jc w:val="center"/>
        <w:rPr>
          <w:b/>
          <w:iCs/>
          <w:color w:val="000000" w:themeColor="text1"/>
          <w:sz w:val="44"/>
          <w:lang w:val="fr-ML"/>
        </w:rPr>
      </w:pPr>
    </w:p>
    <w:p w14:paraId="53DAFB4B" w14:textId="77777777" w:rsidR="004841BD" w:rsidRDefault="004841BD" w:rsidP="00684C90">
      <w:pPr>
        <w:shd w:val="clear" w:color="auto" w:fill="FFFFFF"/>
        <w:spacing w:line="240" w:lineRule="auto"/>
        <w:ind w:right="9"/>
        <w:jc w:val="center"/>
        <w:rPr>
          <w:b/>
          <w:iCs/>
          <w:color w:val="000000" w:themeColor="text1"/>
          <w:sz w:val="44"/>
          <w:lang w:val="fr-ML"/>
        </w:rPr>
      </w:pPr>
    </w:p>
    <w:p w14:paraId="4DC633A3" w14:textId="77777777" w:rsidR="004841BD" w:rsidRDefault="004841BD" w:rsidP="00684C90">
      <w:pPr>
        <w:shd w:val="clear" w:color="auto" w:fill="FFFFFF"/>
        <w:spacing w:line="240" w:lineRule="auto"/>
        <w:ind w:right="9"/>
        <w:jc w:val="center"/>
        <w:rPr>
          <w:b/>
          <w:iCs/>
          <w:color w:val="000000" w:themeColor="text1"/>
          <w:sz w:val="44"/>
          <w:lang w:val="fr-ML"/>
        </w:rPr>
      </w:pPr>
    </w:p>
    <w:p w14:paraId="70B688C6" w14:textId="77777777" w:rsidR="004841BD" w:rsidRDefault="004841BD" w:rsidP="00684C90">
      <w:pPr>
        <w:shd w:val="clear" w:color="auto" w:fill="FFFFFF"/>
        <w:spacing w:line="240" w:lineRule="auto"/>
        <w:ind w:right="9"/>
        <w:jc w:val="center"/>
        <w:rPr>
          <w:b/>
          <w:iCs/>
          <w:color w:val="000000" w:themeColor="text1"/>
          <w:sz w:val="44"/>
          <w:lang w:val="fr-ML"/>
        </w:rPr>
      </w:pPr>
    </w:p>
    <w:p w14:paraId="06CDC561" w14:textId="77777777" w:rsidR="004841BD" w:rsidRDefault="004841BD" w:rsidP="00684C90">
      <w:pPr>
        <w:shd w:val="clear" w:color="auto" w:fill="FFFFFF"/>
        <w:spacing w:line="240" w:lineRule="auto"/>
        <w:ind w:right="9"/>
        <w:jc w:val="center"/>
        <w:rPr>
          <w:b/>
          <w:iCs/>
          <w:color w:val="000000" w:themeColor="text1"/>
          <w:sz w:val="44"/>
          <w:lang w:val="fr-ML"/>
        </w:rPr>
      </w:pPr>
    </w:p>
    <w:p w14:paraId="3EDE35A8" w14:textId="77777777" w:rsidR="004841BD" w:rsidRDefault="004841BD" w:rsidP="00684C90">
      <w:pPr>
        <w:shd w:val="clear" w:color="auto" w:fill="FFFFFF"/>
        <w:spacing w:line="240" w:lineRule="auto"/>
        <w:ind w:right="9"/>
        <w:jc w:val="center"/>
        <w:rPr>
          <w:b/>
          <w:iCs/>
          <w:color w:val="000000" w:themeColor="text1"/>
          <w:sz w:val="44"/>
          <w:lang w:val="fr-ML"/>
        </w:rPr>
      </w:pPr>
    </w:p>
    <w:p w14:paraId="126F5CB2" w14:textId="77777777" w:rsidR="004841BD" w:rsidRDefault="004841BD" w:rsidP="00684C90">
      <w:pPr>
        <w:shd w:val="clear" w:color="auto" w:fill="FFFFFF"/>
        <w:spacing w:line="240" w:lineRule="auto"/>
        <w:ind w:right="9"/>
        <w:jc w:val="center"/>
        <w:rPr>
          <w:b/>
          <w:iCs/>
          <w:color w:val="000000" w:themeColor="text1"/>
          <w:sz w:val="44"/>
          <w:lang w:val="fr-ML"/>
        </w:rPr>
      </w:pPr>
    </w:p>
    <w:p w14:paraId="242C5C10" w14:textId="77777777" w:rsidR="004841BD" w:rsidRDefault="004841BD" w:rsidP="00684C90">
      <w:pPr>
        <w:shd w:val="clear" w:color="auto" w:fill="FFFFFF"/>
        <w:spacing w:line="240" w:lineRule="auto"/>
        <w:ind w:right="9"/>
        <w:jc w:val="center"/>
        <w:rPr>
          <w:b/>
          <w:iCs/>
          <w:color w:val="000000" w:themeColor="text1"/>
          <w:sz w:val="44"/>
          <w:lang w:val="fr-ML"/>
        </w:rPr>
      </w:pPr>
    </w:p>
    <w:p w14:paraId="7C31C9B3" w14:textId="77777777" w:rsidR="004841BD" w:rsidRDefault="004841BD" w:rsidP="00684C90">
      <w:pPr>
        <w:shd w:val="clear" w:color="auto" w:fill="FFFFFF"/>
        <w:spacing w:line="240" w:lineRule="auto"/>
        <w:ind w:right="9"/>
        <w:jc w:val="center"/>
        <w:rPr>
          <w:b/>
          <w:iCs/>
          <w:color w:val="000000" w:themeColor="text1"/>
          <w:sz w:val="44"/>
          <w:lang w:val="fr-ML"/>
        </w:rPr>
      </w:pPr>
    </w:p>
    <w:p w14:paraId="1EBF9125" w14:textId="77777777" w:rsidR="004841BD" w:rsidRDefault="004841BD" w:rsidP="00684C90">
      <w:pPr>
        <w:shd w:val="clear" w:color="auto" w:fill="FFFFFF"/>
        <w:spacing w:line="240" w:lineRule="auto"/>
        <w:ind w:right="9"/>
        <w:jc w:val="center"/>
        <w:rPr>
          <w:b/>
          <w:iCs/>
          <w:color w:val="000000" w:themeColor="text1"/>
          <w:sz w:val="44"/>
          <w:lang w:val="fr-ML"/>
        </w:rPr>
      </w:pPr>
    </w:p>
    <w:p w14:paraId="2B8CA945" w14:textId="77777777" w:rsidR="004841BD" w:rsidRDefault="004841BD" w:rsidP="00684C90">
      <w:pPr>
        <w:shd w:val="clear" w:color="auto" w:fill="FFFFFF"/>
        <w:spacing w:line="240" w:lineRule="auto"/>
        <w:ind w:right="9"/>
        <w:jc w:val="center"/>
        <w:rPr>
          <w:b/>
          <w:iCs/>
          <w:color w:val="000000" w:themeColor="text1"/>
          <w:sz w:val="44"/>
          <w:lang w:val="fr-ML"/>
        </w:rPr>
      </w:pPr>
    </w:p>
    <w:p w14:paraId="0006AF9A" w14:textId="77777777" w:rsidR="004841BD" w:rsidRDefault="004841BD" w:rsidP="00684C90">
      <w:pPr>
        <w:shd w:val="clear" w:color="auto" w:fill="FFFFFF"/>
        <w:spacing w:line="240" w:lineRule="auto"/>
        <w:ind w:right="9"/>
        <w:jc w:val="center"/>
        <w:rPr>
          <w:b/>
          <w:iCs/>
          <w:color w:val="000000" w:themeColor="text1"/>
          <w:sz w:val="44"/>
          <w:lang w:val="fr-ML"/>
        </w:rPr>
      </w:pPr>
    </w:p>
    <w:p w14:paraId="570C7C16" w14:textId="7777777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45:</w:t>
      </w:r>
      <w:proofErr w:type="gramEnd"/>
      <w:r w:rsidRPr="00684C90">
        <w:rPr>
          <w:b/>
          <w:bCs/>
          <w:iCs/>
          <w:color w:val="000000" w:themeColor="text1"/>
          <w:sz w:val="44"/>
        </w:rPr>
        <w:t xml:space="preserve"> </w:t>
      </w:r>
      <w:r w:rsidRPr="00684C90">
        <w:rPr>
          <w:b/>
          <w:iCs/>
          <w:color w:val="000000" w:themeColor="text1"/>
          <w:sz w:val="44"/>
        </w:rPr>
        <w:t>Liste des enseignants issus du monde professionnel</w:t>
      </w:r>
    </w:p>
    <w:p w14:paraId="6C5CCFC9" w14:textId="77777777" w:rsidR="004841BD" w:rsidRDefault="004841BD" w:rsidP="00684C90">
      <w:pPr>
        <w:shd w:val="clear" w:color="auto" w:fill="FFFFFF"/>
        <w:spacing w:line="240" w:lineRule="auto"/>
        <w:ind w:right="9"/>
        <w:jc w:val="center"/>
        <w:rPr>
          <w:b/>
          <w:iCs/>
          <w:color w:val="000000" w:themeColor="text1"/>
          <w:sz w:val="44"/>
        </w:rPr>
      </w:pPr>
    </w:p>
    <w:p w14:paraId="66C9B764" w14:textId="77777777" w:rsidR="004841BD" w:rsidRDefault="004841BD" w:rsidP="00684C90">
      <w:pPr>
        <w:shd w:val="clear" w:color="auto" w:fill="FFFFFF"/>
        <w:spacing w:line="240" w:lineRule="auto"/>
        <w:ind w:right="9"/>
        <w:jc w:val="center"/>
        <w:rPr>
          <w:b/>
          <w:iCs/>
          <w:color w:val="000000" w:themeColor="text1"/>
          <w:sz w:val="44"/>
        </w:rPr>
      </w:pPr>
    </w:p>
    <w:p w14:paraId="4377A1DD" w14:textId="77777777" w:rsidR="004841BD" w:rsidRDefault="004841BD" w:rsidP="00684C90">
      <w:pPr>
        <w:shd w:val="clear" w:color="auto" w:fill="FFFFFF"/>
        <w:spacing w:line="240" w:lineRule="auto"/>
        <w:ind w:right="9"/>
        <w:jc w:val="center"/>
        <w:rPr>
          <w:b/>
          <w:iCs/>
          <w:color w:val="000000" w:themeColor="text1"/>
          <w:sz w:val="44"/>
        </w:rPr>
      </w:pPr>
    </w:p>
    <w:p w14:paraId="39CEE23C" w14:textId="77777777" w:rsidR="004841BD" w:rsidRDefault="004841BD" w:rsidP="00684C90">
      <w:pPr>
        <w:shd w:val="clear" w:color="auto" w:fill="FFFFFF"/>
        <w:spacing w:line="240" w:lineRule="auto"/>
        <w:ind w:right="9"/>
        <w:jc w:val="center"/>
        <w:rPr>
          <w:b/>
          <w:iCs/>
          <w:color w:val="000000" w:themeColor="text1"/>
          <w:sz w:val="44"/>
        </w:rPr>
      </w:pPr>
    </w:p>
    <w:p w14:paraId="6C6D8139" w14:textId="77777777" w:rsidR="004841BD" w:rsidRDefault="004841BD" w:rsidP="00684C90">
      <w:pPr>
        <w:shd w:val="clear" w:color="auto" w:fill="FFFFFF"/>
        <w:spacing w:line="240" w:lineRule="auto"/>
        <w:ind w:right="9"/>
        <w:jc w:val="center"/>
        <w:rPr>
          <w:b/>
          <w:iCs/>
          <w:color w:val="000000" w:themeColor="text1"/>
          <w:sz w:val="44"/>
        </w:rPr>
      </w:pPr>
    </w:p>
    <w:p w14:paraId="5C0F9A53" w14:textId="77777777" w:rsidR="004841BD" w:rsidRDefault="004841BD" w:rsidP="00684C90">
      <w:pPr>
        <w:shd w:val="clear" w:color="auto" w:fill="FFFFFF"/>
        <w:spacing w:line="240" w:lineRule="auto"/>
        <w:ind w:right="9"/>
        <w:jc w:val="center"/>
        <w:rPr>
          <w:b/>
          <w:iCs/>
          <w:color w:val="000000" w:themeColor="text1"/>
          <w:sz w:val="44"/>
        </w:rPr>
      </w:pPr>
    </w:p>
    <w:p w14:paraId="6BA53D58" w14:textId="77777777" w:rsidR="004841BD" w:rsidRDefault="004841BD" w:rsidP="00684C90">
      <w:pPr>
        <w:shd w:val="clear" w:color="auto" w:fill="FFFFFF"/>
        <w:spacing w:line="240" w:lineRule="auto"/>
        <w:ind w:right="9"/>
        <w:jc w:val="center"/>
        <w:rPr>
          <w:b/>
          <w:iCs/>
          <w:color w:val="000000" w:themeColor="text1"/>
          <w:sz w:val="44"/>
        </w:rPr>
      </w:pPr>
    </w:p>
    <w:p w14:paraId="5777D877" w14:textId="77777777" w:rsidR="004841BD" w:rsidRDefault="004841BD" w:rsidP="00684C90">
      <w:pPr>
        <w:shd w:val="clear" w:color="auto" w:fill="FFFFFF"/>
        <w:spacing w:line="240" w:lineRule="auto"/>
        <w:ind w:right="9"/>
        <w:jc w:val="center"/>
        <w:rPr>
          <w:b/>
          <w:iCs/>
          <w:color w:val="000000" w:themeColor="text1"/>
          <w:sz w:val="44"/>
        </w:rPr>
      </w:pPr>
    </w:p>
    <w:p w14:paraId="52C84ED2" w14:textId="77777777" w:rsidR="004841BD" w:rsidRDefault="004841BD" w:rsidP="00684C90">
      <w:pPr>
        <w:shd w:val="clear" w:color="auto" w:fill="FFFFFF"/>
        <w:spacing w:line="240" w:lineRule="auto"/>
        <w:ind w:right="9"/>
        <w:jc w:val="center"/>
        <w:rPr>
          <w:b/>
          <w:iCs/>
          <w:color w:val="000000" w:themeColor="text1"/>
          <w:sz w:val="44"/>
        </w:rPr>
      </w:pPr>
    </w:p>
    <w:p w14:paraId="2506FF90" w14:textId="77777777" w:rsidR="004841BD" w:rsidRDefault="004841BD" w:rsidP="00684C90">
      <w:pPr>
        <w:shd w:val="clear" w:color="auto" w:fill="FFFFFF"/>
        <w:spacing w:line="240" w:lineRule="auto"/>
        <w:ind w:right="9"/>
        <w:jc w:val="center"/>
        <w:rPr>
          <w:b/>
          <w:iCs/>
          <w:color w:val="000000" w:themeColor="text1"/>
          <w:sz w:val="44"/>
        </w:rPr>
      </w:pPr>
    </w:p>
    <w:p w14:paraId="0CF82164" w14:textId="77777777" w:rsidR="004841BD" w:rsidRDefault="004841BD" w:rsidP="00684C90">
      <w:pPr>
        <w:shd w:val="clear" w:color="auto" w:fill="FFFFFF"/>
        <w:spacing w:line="240" w:lineRule="auto"/>
        <w:ind w:right="9"/>
        <w:jc w:val="center"/>
        <w:rPr>
          <w:b/>
          <w:iCs/>
          <w:color w:val="000000" w:themeColor="text1"/>
          <w:sz w:val="44"/>
        </w:rPr>
      </w:pPr>
    </w:p>
    <w:p w14:paraId="1048F6A8" w14:textId="77777777" w:rsidR="004841BD" w:rsidRDefault="004841BD" w:rsidP="00684C90">
      <w:pPr>
        <w:shd w:val="clear" w:color="auto" w:fill="FFFFFF"/>
        <w:spacing w:line="240" w:lineRule="auto"/>
        <w:ind w:right="9"/>
        <w:jc w:val="center"/>
        <w:rPr>
          <w:b/>
          <w:iCs/>
          <w:color w:val="000000" w:themeColor="text1"/>
          <w:sz w:val="44"/>
        </w:rPr>
      </w:pPr>
    </w:p>
    <w:p w14:paraId="47157DE4" w14:textId="77777777" w:rsidR="004841BD" w:rsidRDefault="004841BD" w:rsidP="00684C90">
      <w:pPr>
        <w:shd w:val="clear" w:color="auto" w:fill="FFFFFF"/>
        <w:spacing w:line="240" w:lineRule="auto"/>
        <w:ind w:right="9"/>
        <w:jc w:val="center"/>
        <w:rPr>
          <w:b/>
          <w:iCs/>
          <w:color w:val="000000" w:themeColor="text1"/>
          <w:sz w:val="44"/>
        </w:rPr>
      </w:pPr>
    </w:p>
    <w:p w14:paraId="66AA62E7" w14:textId="77777777" w:rsidR="004841BD" w:rsidRDefault="004841BD" w:rsidP="00684C90">
      <w:pPr>
        <w:shd w:val="clear" w:color="auto" w:fill="FFFFFF"/>
        <w:spacing w:line="240" w:lineRule="auto"/>
        <w:ind w:right="9"/>
        <w:jc w:val="center"/>
        <w:rPr>
          <w:b/>
          <w:iCs/>
          <w:color w:val="000000" w:themeColor="text1"/>
          <w:sz w:val="44"/>
        </w:rPr>
      </w:pPr>
    </w:p>
    <w:p w14:paraId="0DB41450" w14:textId="77777777" w:rsidR="004841BD" w:rsidRDefault="004841BD" w:rsidP="00684C90">
      <w:pPr>
        <w:shd w:val="clear" w:color="auto" w:fill="FFFFFF"/>
        <w:spacing w:line="240" w:lineRule="auto"/>
        <w:ind w:right="9"/>
        <w:jc w:val="center"/>
        <w:rPr>
          <w:b/>
          <w:iCs/>
          <w:color w:val="000000" w:themeColor="text1"/>
          <w:sz w:val="44"/>
        </w:rPr>
      </w:pPr>
    </w:p>
    <w:p w14:paraId="3E92019B" w14:textId="77777777" w:rsidR="004841BD" w:rsidRDefault="004841BD" w:rsidP="00684C90">
      <w:pPr>
        <w:shd w:val="clear" w:color="auto" w:fill="FFFFFF"/>
        <w:spacing w:line="240" w:lineRule="auto"/>
        <w:ind w:right="9"/>
        <w:jc w:val="center"/>
        <w:rPr>
          <w:b/>
          <w:iCs/>
          <w:color w:val="000000" w:themeColor="text1"/>
          <w:sz w:val="44"/>
        </w:rPr>
      </w:pPr>
    </w:p>
    <w:p w14:paraId="7D7425BD" w14:textId="77777777" w:rsidR="004841BD" w:rsidRDefault="004841BD" w:rsidP="00684C90">
      <w:pPr>
        <w:shd w:val="clear" w:color="auto" w:fill="FFFFFF"/>
        <w:spacing w:line="240" w:lineRule="auto"/>
        <w:ind w:right="9"/>
        <w:jc w:val="center"/>
        <w:rPr>
          <w:b/>
          <w:iCs/>
          <w:color w:val="000000" w:themeColor="text1"/>
          <w:sz w:val="44"/>
        </w:rPr>
      </w:pPr>
    </w:p>
    <w:p w14:paraId="7649393F" w14:textId="77777777" w:rsidR="004841BD" w:rsidRDefault="004841BD" w:rsidP="00684C90">
      <w:pPr>
        <w:shd w:val="clear" w:color="auto" w:fill="FFFFFF"/>
        <w:spacing w:line="240" w:lineRule="auto"/>
        <w:ind w:right="9"/>
        <w:jc w:val="center"/>
        <w:rPr>
          <w:b/>
          <w:iCs/>
          <w:color w:val="000000" w:themeColor="text1"/>
          <w:sz w:val="44"/>
        </w:rPr>
      </w:pPr>
    </w:p>
    <w:p w14:paraId="3C5694B0" w14:textId="77777777" w:rsidR="004841BD" w:rsidRDefault="004841BD" w:rsidP="00684C90">
      <w:pPr>
        <w:shd w:val="clear" w:color="auto" w:fill="FFFFFF"/>
        <w:spacing w:line="240" w:lineRule="auto"/>
        <w:ind w:right="9"/>
        <w:jc w:val="center"/>
        <w:rPr>
          <w:b/>
          <w:iCs/>
          <w:color w:val="000000" w:themeColor="text1"/>
          <w:sz w:val="44"/>
        </w:rPr>
      </w:pPr>
    </w:p>
    <w:p w14:paraId="03F5F7C2" w14:textId="77777777" w:rsidR="004841BD" w:rsidRDefault="004841BD" w:rsidP="00684C90">
      <w:pPr>
        <w:shd w:val="clear" w:color="auto" w:fill="FFFFFF"/>
        <w:spacing w:line="240" w:lineRule="auto"/>
        <w:ind w:right="9"/>
        <w:jc w:val="center"/>
        <w:rPr>
          <w:b/>
          <w:iCs/>
          <w:color w:val="000000" w:themeColor="text1"/>
          <w:sz w:val="44"/>
        </w:rPr>
      </w:pPr>
    </w:p>
    <w:p w14:paraId="2B3809BE" w14:textId="77777777" w:rsidR="004841BD" w:rsidRDefault="004841BD" w:rsidP="00684C90">
      <w:pPr>
        <w:shd w:val="clear" w:color="auto" w:fill="FFFFFF"/>
        <w:spacing w:line="240" w:lineRule="auto"/>
        <w:ind w:right="9"/>
        <w:jc w:val="center"/>
        <w:rPr>
          <w:b/>
          <w:iCs/>
          <w:color w:val="000000" w:themeColor="text1"/>
          <w:sz w:val="44"/>
        </w:rPr>
      </w:pPr>
    </w:p>
    <w:p w14:paraId="1D93E6E5" w14:textId="77777777" w:rsidR="004841BD" w:rsidRDefault="004841BD" w:rsidP="00684C90">
      <w:pPr>
        <w:shd w:val="clear" w:color="auto" w:fill="FFFFFF"/>
        <w:spacing w:line="240" w:lineRule="auto"/>
        <w:ind w:right="9"/>
        <w:jc w:val="center"/>
        <w:rPr>
          <w:b/>
          <w:iCs/>
          <w:color w:val="000000" w:themeColor="text1"/>
          <w:sz w:val="44"/>
        </w:rPr>
      </w:pPr>
    </w:p>
    <w:p w14:paraId="7ADA2F1E" w14:textId="77777777" w:rsidR="004841BD" w:rsidRDefault="004841BD" w:rsidP="00684C90">
      <w:pPr>
        <w:shd w:val="clear" w:color="auto" w:fill="FFFFFF"/>
        <w:spacing w:line="240" w:lineRule="auto"/>
        <w:ind w:right="9"/>
        <w:jc w:val="center"/>
        <w:rPr>
          <w:b/>
          <w:iCs/>
          <w:color w:val="000000" w:themeColor="text1"/>
          <w:sz w:val="44"/>
        </w:rPr>
      </w:pPr>
    </w:p>
    <w:p w14:paraId="212E64E3" w14:textId="77777777" w:rsidR="004841BD" w:rsidRDefault="004841BD" w:rsidP="00684C90">
      <w:pPr>
        <w:shd w:val="clear" w:color="auto" w:fill="FFFFFF"/>
        <w:spacing w:line="240" w:lineRule="auto"/>
        <w:ind w:right="9"/>
        <w:jc w:val="center"/>
        <w:rPr>
          <w:b/>
          <w:iCs/>
          <w:color w:val="000000" w:themeColor="text1"/>
          <w:sz w:val="44"/>
        </w:rPr>
      </w:pPr>
    </w:p>
    <w:p w14:paraId="58485809" w14:textId="77777777" w:rsidR="004841BD" w:rsidRDefault="004841BD" w:rsidP="00684C90">
      <w:pPr>
        <w:shd w:val="clear" w:color="auto" w:fill="FFFFFF"/>
        <w:spacing w:line="240" w:lineRule="auto"/>
        <w:ind w:right="9"/>
        <w:jc w:val="center"/>
        <w:rPr>
          <w:b/>
          <w:iCs/>
          <w:color w:val="000000" w:themeColor="text1"/>
          <w:sz w:val="44"/>
        </w:rPr>
      </w:pPr>
    </w:p>
    <w:p w14:paraId="6C710444" w14:textId="77777777" w:rsidR="004841BD" w:rsidRPr="00684C90" w:rsidRDefault="004841BD" w:rsidP="00684C90">
      <w:pPr>
        <w:shd w:val="clear" w:color="auto" w:fill="FFFFFF"/>
        <w:spacing w:line="240" w:lineRule="auto"/>
        <w:ind w:right="9"/>
        <w:jc w:val="center"/>
        <w:rPr>
          <w:b/>
          <w:iCs/>
          <w:color w:val="000000" w:themeColor="text1"/>
          <w:sz w:val="44"/>
        </w:rPr>
      </w:pPr>
    </w:p>
    <w:p w14:paraId="11A01E42" w14:textId="7777777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46:</w:t>
      </w:r>
      <w:proofErr w:type="gramEnd"/>
      <w:r w:rsidRPr="00684C90">
        <w:rPr>
          <w:b/>
          <w:bCs/>
          <w:iCs/>
          <w:color w:val="000000" w:themeColor="text1"/>
          <w:sz w:val="44"/>
        </w:rPr>
        <w:t xml:space="preserve"> </w:t>
      </w:r>
      <w:r w:rsidRPr="00684C90">
        <w:rPr>
          <w:b/>
          <w:iCs/>
          <w:color w:val="000000" w:themeColor="text1"/>
          <w:sz w:val="44"/>
        </w:rPr>
        <w:t>Infrastructures</w:t>
      </w:r>
    </w:p>
    <w:p w14:paraId="6FA68110" w14:textId="77777777" w:rsidR="004841BD" w:rsidRDefault="004841BD" w:rsidP="00684C90">
      <w:pPr>
        <w:shd w:val="clear" w:color="auto" w:fill="FFFFFF"/>
        <w:spacing w:line="240" w:lineRule="auto"/>
        <w:ind w:right="9"/>
        <w:jc w:val="center"/>
        <w:rPr>
          <w:b/>
          <w:iCs/>
          <w:color w:val="000000" w:themeColor="text1"/>
          <w:sz w:val="44"/>
        </w:rPr>
      </w:pPr>
    </w:p>
    <w:p w14:paraId="0ECA61E4" w14:textId="77777777" w:rsidR="004841BD" w:rsidRDefault="004841BD" w:rsidP="00684C90">
      <w:pPr>
        <w:shd w:val="clear" w:color="auto" w:fill="FFFFFF"/>
        <w:spacing w:line="240" w:lineRule="auto"/>
        <w:ind w:right="9"/>
        <w:jc w:val="center"/>
        <w:rPr>
          <w:b/>
          <w:iCs/>
          <w:color w:val="000000" w:themeColor="text1"/>
          <w:sz w:val="44"/>
        </w:rPr>
      </w:pPr>
    </w:p>
    <w:p w14:paraId="55C16F11" w14:textId="77777777" w:rsidR="004841BD" w:rsidRDefault="004841BD" w:rsidP="00684C90">
      <w:pPr>
        <w:shd w:val="clear" w:color="auto" w:fill="FFFFFF"/>
        <w:spacing w:line="240" w:lineRule="auto"/>
        <w:ind w:right="9"/>
        <w:jc w:val="center"/>
        <w:rPr>
          <w:b/>
          <w:iCs/>
          <w:color w:val="000000" w:themeColor="text1"/>
          <w:sz w:val="44"/>
        </w:rPr>
      </w:pPr>
    </w:p>
    <w:p w14:paraId="2FC7672B" w14:textId="77777777" w:rsidR="004841BD" w:rsidRDefault="004841BD" w:rsidP="00684C90">
      <w:pPr>
        <w:shd w:val="clear" w:color="auto" w:fill="FFFFFF"/>
        <w:spacing w:line="240" w:lineRule="auto"/>
        <w:ind w:right="9"/>
        <w:jc w:val="center"/>
        <w:rPr>
          <w:b/>
          <w:iCs/>
          <w:color w:val="000000" w:themeColor="text1"/>
          <w:sz w:val="44"/>
        </w:rPr>
      </w:pPr>
    </w:p>
    <w:p w14:paraId="5D994FAE" w14:textId="77777777" w:rsidR="004841BD" w:rsidRDefault="004841BD" w:rsidP="00684C90">
      <w:pPr>
        <w:shd w:val="clear" w:color="auto" w:fill="FFFFFF"/>
        <w:spacing w:line="240" w:lineRule="auto"/>
        <w:ind w:right="9"/>
        <w:jc w:val="center"/>
        <w:rPr>
          <w:b/>
          <w:iCs/>
          <w:color w:val="000000" w:themeColor="text1"/>
          <w:sz w:val="44"/>
        </w:rPr>
      </w:pPr>
    </w:p>
    <w:p w14:paraId="61B8EEDA" w14:textId="77777777" w:rsidR="004841BD" w:rsidRDefault="004841BD" w:rsidP="00684C90">
      <w:pPr>
        <w:shd w:val="clear" w:color="auto" w:fill="FFFFFF"/>
        <w:spacing w:line="240" w:lineRule="auto"/>
        <w:ind w:right="9"/>
        <w:jc w:val="center"/>
        <w:rPr>
          <w:b/>
          <w:iCs/>
          <w:color w:val="000000" w:themeColor="text1"/>
          <w:sz w:val="44"/>
        </w:rPr>
      </w:pPr>
    </w:p>
    <w:p w14:paraId="133537CD" w14:textId="77777777" w:rsidR="004841BD" w:rsidRDefault="004841BD" w:rsidP="00684C90">
      <w:pPr>
        <w:shd w:val="clear" w:color="auto" w:fill="FFFFFF"/>
        <w:spacing w:line="240" w:lineRule="auto"/>
        <w:ind w:right="9"/>
        <w:jc w:val="center"/>
        <w:rPr>
          <w:b/>
          <w:iCs/>
          <w:color w:val="000000" w:themeColor="text1"/>
          <w:sz w:val="44"/>
        </w:rPr>
      </w:pPr>
    </w:p>
    <w:p w14:paraId="56D9E04E" w14:textId="77777777" w:rsidR="004841BD" w:rsidRDefault="004841BD" w:rsidP="00684C90">
      <w:pPr>
        <w:shd w:val="clear" w:color="auto" w:fill="FFFFFF"/>
        <w:spacing w:line="240" w:lineRule="auto"/>
        <w:ind w:right="9"/>
        <w:jc w:val="center"/>
        <w:rPr>
          <w:b/>
          <w:iCs/>
          <w:color w:val="000000" w:themeColor="text1"/>
          <w:sz w:val="44"/>
        </w:rPr>
      </w:pPr>
    </w:p>
    <w:p w14:paraId="4534F7A3" w14:textId="77777777" w:rsidR="004841BD" w:rsidRDefault="004841BD" w:rsidP="00684C90">
      <w:pPr>
        <w:shd w:val="clear" w:color="auto" w:fill="FFFFFF"/>
        <w:spacing w:line="240" w:lineRule="auto"/>
        <w:ind w:right="9"/>
        <w:jc w:val="center"/>
        <w:rPr>
          <w:b/>
          <w:iCs/>
          <w:color w:val="000000" w:themeColor="text1"/>
          <w:sz w:val="44"/>
        </w:rPr>
      </w:pPr>
    </w:p>
    <w:p w14:paraId="3A879F96" w14:textId="77777777" w:rsidR="004841BD" w:rsidRDefault="004841BD" w:rsidP="00684C90">
      <w:pPr>
        <w:shd w:val="clear" w:color="auto" w:fill="FFFFFF"/>
        <w:spacing w:line="240" w:lineRule="auto"/>
        <w:ind w:right="9"/>
        <w:jc w:val="center"/>
        <w:rPr>
          <w:b/>
          <w:iCs/>
          <w:color w:val="000000" w:themeColor="text1"/>
          <w:sz w:val="44"/>
        </w:rPr>
      </w:pPr>
    </w:p>
    <w:p w14:paraId="697FBDFB" w14:textId="77777777" w:rsidR="004841BD" w:rsidRDefault="004841BD" w:rsidP="00684C90">
      <w:pPr>
        <w:shd w:val="clear" w:color="auto" w:fill="FFFFFF"/>
        <w:spacing w:line="240" w:lineRule="auto"/>
        <w:ind w:right="9"/>
        <w:jc w:val="center"/>
        <w:rPr>
          <w:b/>
          <w:iCs/>
          <w:color w:val="000000" w:themeColor="text1"/>
          <w:sz w:val="44"/>
        </w:rPr>
      </w:pPr>
    </w:p>
    <w:p w14:paraId="2667A616" w14:textId="77777777" w:rsidR="004841BD" w:rsidRDefault="004841BD" w:rsidP="00684C90">
      <w:pPr>
        <w:shd w:val="clear" w:color="auto" w:fill="FFFFFF"/>
        <w:spacing w:line="240" w:lineRule="auto"/>
        <w:ind w:right="9"/>
        <w:jc w:val="center"/>
        <w:rPr>
          <w:b/>
          <w:iCs/>
          <w:color w:val="000000" w:themeColor="text1"/>
          <w:sz w:val="44"/>
        </w:rPr>
      </w:pPr>
    </w:p>
    <w:p w14:paraId="5AF93540" w14:textId="77777777" w:rsidR="004841BD" w:rsidRDefault="004841BD" w:rsidP="00684C90">
      <w:pPr>
        <w:shd w:val="clear" w:color="auto" w:fill="FFFFFF"/>
        <w:spacing w:line="240" w:lineRule="auto"/>
        <w:ind w:right="9"/>
        <w:jc w:val="center"/>
        <w:rPr>
          <w:b/>
          <w:iCs/>
          <w:color w:val="000000" w:themeColor="text1"/>
          <w:sz w:val="44"/>
        </w:rPr>
      </w:pPr>
    </w:p>
    <w:p w14:paraId="3D611BAA" w14:textId="77777777" w:rsidR="004841BD" w:rsidRDefault="004841BD" w:rsidP="00684C90">
      <w:pPr>
        <w:shd w:val="clear" w:color="auto" w:fill="FFFFFF"/>
        <w:spacing w:line="240" w:lineRule="auto"/>
        <w:ind w:right="9"/>
        <w:jc w:val="center"/>
        <w:rPr>
          <w:b/>
          <w:iCs/>
          <w:color w:val="000000" w:themeColor="text1"/>
          <w:sz w:val="44"/>
        </w:rPr>
      </w:pPr>
    </w:p>
    <w:p w14:paraId="2E082AD8" w14:textId="77777777" w:rsidR="004841BD" w:rsidRDefault="004841BD" w:rsidP="00684C90">
      <w:pPr>
        <w:shd w:val="clear" w:color="auto" w:fill="FFFFFF"/>
        <w:spacing w:line="240" w:lineRule="auto"/>
        <w:ind w:right="9"/>
        <w:jc w:val="center"/>
        <w:rPr>
          <w:b/>
          <w:iCs/>
          <w:color w:val="000000" w:themeColor="text1"/>
          <w:sz w:val="44"/>
        </w:rPr>
      </w:pPr>
    </w:p>
    <w:p w14:paraId="2FF0D503" w14:textId="77777777" w:rsidR="004841BD" w:rsidRDefault="004841BD" w:rsidP="00684C90">
      <w:pPr>
        <w:shd w:val="clear" w:color="auto" w:fill="FFFFFF"/>
        <w:spacing w:line="240" w:lineRule="auto"/>
        <w:ind w:right="9"/>
        <w:jc w:val="center"/>
        <w:rPr>
          <w:b/>
          <w:iCs/>
          <w:color w:val="000000" w:themeColor="text1"/>
          <w:sz w:val="44"/>
        </w:rPr>
      </w:pPr>
    </w:p>
    <w:p w14:paraId="4551CD60" w14:textId="77777777" w:rsidR="004841BD" w:rsidRDefault="004841BD" w:rsidP="00684C90">
      <w:pPr>
        <w:shd w:val="clear" w:color="auto" w:fill="FFFFFF"/>
        <w:spacing w:line="240" w:lineRule="auto"/>
        <w:ind w:right="9"/>
        <w:jc w:val="center"/>
        <w:rPr>
          <w:b/>
          <w:iCs/>
          <w:color w:val="000000" w:themeColor="text1"/>
          <w:sz w:val="44"/>
        </w:rPr>
      </w:pPr>
    </w:p>
    <w:p w14:paraId="40E75D6A" w14:textId="77777777" w:rsidR="004841BD" w:rsidRDefault="004841BD" w:rsidP="00684C90">
      <w:pPr>
        <w:shd w:val="clear" w:color="auto" w:fill="FFFFFF"/>
        <w:spacing w:line="240" w:lineRule="auto"/>
        <w:ind w:right="9"/>
        <w:jc w:val="center"/>
        <w:rPr>
          <w:b/>
          <w:iCs/>
          <w:color w:val="000000" w:themeColor="text1"/>
          <w:sz w:val="44"/>
        </w:rPr>
      </w:pPr>
    </w:p>
    <w:p w14:paraId="617B70BA" w14:textId="77777777" w:rsidR="004841BD" w:rsidRDefault="004841BD" w:rsidP="00684C90">
      <w:pPr>
        <w:shd w:val="clear" w:color="auto" w:fill="FFFFFF"/>
        <w:spacing w:line="240" w:lineRule="auto"/>
        <w:ind w:right="9"/>
        <w:jc w:val="center"/>
        <w:rPr>
          <w:b/>
          <w:iCs/>
          <w:color w:val="000000" w:themeColor="text1"/>
          <w:sz w:val="44"/>
        </w:rPr>
      </w:pPr>
    </w:p>
    <w:p w14:paraId="409F6B51" w14:textId="77777777" w:rsidR="004841BD" w:rsidRDefault="004841BD" w:rsidP="00684C90">
      <w:pPr>
        <w:shd w:val="clear" w:color="auto" w:fill="FFFFFF"/>
        <w:spacing w:line="240" w:lineRule="auto"/>
        <w:ind w:right="9"/>
        <w:jc w:val="center"/>
        <w:rPr>
          <w:b/>
          <w:iCs/>
          <w:color w:val="000000" w:themeColor="text1"/>
          <w:sz w:val="44"/>
        </w:rPr>
      </w:pPr>
    </w:p>
    <w:p w14:paraId="6B7E7E69" w14:textId="77777777" w:rsidR="004841BD" w:rsidRDefault="004841BD" w:rsidP="00684C90">
      <w:pPr>
        <w:shd w:val="clear" w:color="auto" w:fill="FFFFFF"/>
        <w:spacing w:line="240" w:lineRule="auto"/>
        <w:ind w:right="9"/>
        <w:jc w:val="center"/>
        <w:rPr>
          <w:b/>
          <w:iCs/>
          <w:color w:val="000000" w:themeColor="text1"/>
          <w:sz w:val="44"/>
        </w:rPr>
      </w:pPr>
    </w:p>
    <w:p w14:paraId="7FCFCFDB" w14:textId="77777777" w:rsidR="004841BD" w:rsidRDefault="004841BD" w:rsidP="00684C90">
      <w:pPr>
        <w:shd w:val="clear" w:color="auto" w:fill="FFFFFF"/>
        <w:spacing w:line="240" w:lineRule="auto"/>
        <w:ind w:right="9"/>
        <w:jc w:val="center"/>
        <w:rPr>
          <w:b/>
          <w:iCs/>
          <w:color w:val="000000" w:themeColor="text1"/>
          <w:sz w:val="44"/>
        </w:rPr>
      </w:pPr>
    </w:p>
    <w:p w14:paraId="7FF6B164" w14:textId="77777777" w:rsidR="004841BD" w:rsidRDefault="004841BD" w:rsidP="00684C90">
      <w:pPr>
        <w:shd w:val="clear" w:color="auto" w:fill="FFFFFF"/>
        <w:spacing w:line="240" w:lineRule="auto"/>
        <w:ind w:right="9"/>
        <w:jc w:val="center"/>
        <w:rPr>
          <w:b/>
          <w:iCs/>
          <w:color w:val="000000" w:themeColor="text1"/>
          <w:sz w:val="44"/>
        </w:rPr>
      </w:pPr>
    </w:p>
    <w:p w14:paraId="454B09FB" w14:textId="77777777" w:rsidR="004841BD" w:rsidRDefault="004841BD" w:rsidP="00684C90">
      <w:pPr>
        <w:shd w:val="clear" w:color="auto" w:fill="FFFFFF"/>
        <w:spacing w:line="240" w:lineRule="auto"/>
        <w:ind w:right="9"/>
        <w:jc w:val="center"/>
        <w:rPr>
          <w:b/>
          <w:iCs/>
          <w:color w:val="000000" w:themeColor="text1"/>
          <w:sz w:val="44"/>
        </w:rPr>
      </w:pPr>
    </w:p>
    <w:p w14:paraId="0037115D" w14:textId="77777777" w:rsidR="004841BD" w:rsidRDefault="004841BD" w:rsidP="00684C90">
      <w:pPr>
        <w:shd w:val="clear" w:color="auto" w:fill="FFFFFF"/>
        <w:spacing w:line="240" w:lineRule="auto"/>
        <w:ind w:right="9"/>
        <w:jc w:val="center"/>
        <w:rPr>
          <w:b/>
          <w:iCs/>
          <w:color w:val="000000" w:themeColor="text1"/>
          <w:sz w:val="44"/>
        </w:rPr>
      </w:pPr>
    </w:p>
    <w:p w14:paraId="679D4495" w14:textId="77777777" w:rsidR="004841BD" w:rsidRPr="00684C90" w:rsidRDefault="004841BD" w:rsidP="00684C90">
      <w:pPr>
        <w:shd w:val="clear" w:color="auto" w:fill="FFFFFF"/>
        <w:spacing w:line="240" w:lineRule="auto"/>
        <w:ind w:right="9"/>
        <w:jc w:val="center"/>
        <w:rPr>
          <w:b/>
          <w:iCs/>
          <w:color w:val="000000" w:themeColor="text1"/>
          <w:sz w:val="44"/>
        </w:rPr>
      </w:pPr>
    </w:p>
    <w:p w14:paraId="27F32F81" w14:textId="77777777" w:rsidR="00684C90" w:rsidRDefault="00684C90" w:rsidP="00684C90">
      <w:pPr>
        <w:shd w:val="clear" w:color="auto" w:fill="FFFFFF"/>
        <w:spacing w:line="240" w:lineRule="auto"/>
        <w:ind w:right="9"/>
        <w:jc w:val="center"/>
        <w:rPr>
          <w:b/>
          <w:bCs/>
          <w:iCs/>
          <w:color w:val="FF0000"/>
          <w:szCs w:val="24"/>
        </w:rPr>
      </w:pPr>
      <w:r w:rsidRPr="00684C90">
        <w:rPr>
          <w:b/>
          <w:bCs/>
          <w:iCs/>
          <w:color w:val="000000" w:themeColor="text1"/>
          <w:sz w:val="44"/>
        </w:rPr>
        <w:t>Annexe n°</w:t>
      </w:r>
      <w:proofErr w:type="gramStart"/>
      <w:r w:rsidRPr="00684C90">
        <w:rPr>
          <w:b/>
          <w:bCs/>
          <w:iCs/>
          <w:color w:val="000000" w:themeColor="text1"/>
          <w:sz w:val="44"/>
        </w:rPr>
        <w:t>47:</w:t>
      </w:r>
      <w:proofErr w:type="gramEnd"/>
      <w:r w:rsidRPr="00684C90">
        <w:rPr>
          <w:b/>
          <w:bCs/>
          <w:iCs/>
          <w:color w:val="000000" w:themeColor="text1"/>
          <w:sz w:val="44"/>
        </w:rPr>
        <w:t xml:space="preserve"> </w:t>
      </w:r>
      <w:r w:rsidRPr="00684C90">
        <w:rPr>
          <w:b/>
          <w:iCs/>
          <w:color w:val="000000" w:themeColor="text1"/>
          <w:sz w:val="44"/>
        </w:rPr>
        <w:t>Equipements</w:t>
      </w:r>
      <w:r w:rsidRPr="00684C90">
        <w:rPr>
          <w:b/>
          <w:bCs/>
          <w:iCs/>
          <w:color w:val="FF0000"/>
          <w:szCs w:val="24"/>
        </w:rPr>
        <w:t xml:space="preserve"> </w:t>
      </w:r>
    </w:p>
    <w:p w14:paraId="65C8058D" w14:textId="77777777" w:rsidR="004841BD" w:rsidRDefault="004841BD" w:rsidP="00684C90">
      <w:pPr>
        <w:shd w:val="clear" w:color="auto" w:fill="FFFFFF"/>
        <w:spacing w:line="240" w:lineRule="auto"/>
        <w:ind w:right="9"/>
        <w:jc w:val="center"/>
        <w:rPr>
          <w:b/>
          <w:bCs/>
          <w:iCs/>
          <w:color w:val="FF0000"/>
          <w:szCs w:val="24"/>
        </w:rPr>
      </w:pPr>
    </w:p>
    <w:p w14:paraId="54FB75BD" w14:textId="77777777" w:rsidR="004841BD" w:rsidRDefault="004841BD" w:rsidP="00684C90">
      <w:pPr>
        <w:shd w:val="clear" w:color="auto" w:fill="FFFFFF"/>
        <w:spacing w:line="240" w:lineRule="auto"/>
        <w:ind w:right="9"/>
        <w:jc w:val="center"/>
        <w:rPr>
          <w:b/>
          <w:bCs/>
          <w:iCs/>
          <w:color w:val="FF0000"/>
          <w:szCs w:val="24"/>
        </w:rPr>
      </w:pPr>
    </w:p>
    <w:p w14:paraId="410AC68D" w14:textId="77777777" w:rsidR="004841BD" w:rsidRDefault="004841BD" w:rsidP="00684C90">
      <w:pPr>
        <w:shd w:val="clear" w:color="auto" w:fill="FFFFFF"/>
        <w:spacing w:line="240" w:lineRule="auto"/>
        <w:ind w:right="9"/>
        <w:jc w:val="center"/>
        <w:rPr>
          <w:b/>
          <w:bCs/>
          <w:iCs/>
          <w:color w:val="FF0000"/>
          <w:szCs w:val="24"/>
        </w:rPr>
      </w:pPr>
    </w:p>
    <w:p w14:paraId="3E89BC4D" w14:textId="77777777" w:rsidR="004841BD" w:rsidRDefault="004841BD" w:rsidP="00684C90">
      <w:pPr>
        <w:shd w:val="clear" w:color="auto" w:fill="FFFFFF"/>
        <w:spacing w:line="240" w:lineRule="auto"/>
        <w:ind w:right="9"/>
        <w:jc w:val="center"/>
        <w:rPr>
          <w:b/>
          <w:bCs/>
          <w:iCs/>
          <w:color w:val="FF0000"/>
          <w:szCs w:val="24"/>
        </w:rPr>
      </w:pPr>
    </w:p>
    <w:p w14:paraId="1C4C3709" w14:textId="77777777" w:rsidR="004841BD" w:rsidRDefault="004841BD" w:rsidP="00684C90">
      <w:pPr>
        <w:shd w:val="clear" w:color="auto" w:fill="FFFFFF"/>
        <w:spacing w:line="240" w:lineRule="auto"/>
        <w:ind w:right="9"/>
        <w:jc w:val="center"/>
        <w:rPr>
          <w:b/>
          <w:bCs/>
          <w:iCs/>
          <w:color w:val="FF0000"/>
          <w:szCs w:val="24"/>
        </w:rPr>
      </w:pPr>
    </w:p>
    <w:p w14:paraId="0BBA2DD6" w14:textId="77777777" w:rsidR="004841BD" w:rsidRDefault="004841BD" w:rsidP="00684C90">
      <w:pPr>
        <w:shd w:val="clear" w:color="auto" w:fill="FFFFFF"/>
        <w:spacing w:line="240" w:lineRule="auto"/>
        <w:ind w:right="9"/>
        <w:jc w:val="center"/>
        <w:rPr>
          <w:b/>
          <w:bCs/>
          <w:iCs/>
          <w:color w:val="FF0000"/>
          <w:szCs w:val="24"/>
        </w:rPr>
      </w:pPr>
    </w:p>
    <w:p w14:paraId="5BFA10A2" w14:textId="77777777" w:rsidR="004841BD" w:rsidRDefault="004841BD" w:rsidP="00684C90">
      <w:pPr>
        <w:shd w:val="clear" w:color="auto" w:fill="FFFFFF"/>
        <w:spacing w:line="240" w:lineRule="auto"/>
        <w:ind w:right="9"/>
        <w:jc w:val="center"/>
        <w:rPr>
          <w:b/>
          <w:bCs/>
          <w:iCs/>
          <w:color w:val="FF0000"/>
          <w:szCs w:val="24"/>
        </w:rPr>
      </w:pPr>
    </w:p>
    <w:p w14:paraId="429E3000" w14:textId="77777777" w:rsidR="004841BD" w:rsidRDefault="004841BD" w:rsidP="00684C90">
      <w:pPr>
        <w:shd w:val="clear" w:color="auto" w:fill="FFFFFF"/>
        <w:spacing w:line="240" w:lineRule="auto"/>
        <w:ind w:right="9"/>
        <w:jc w:val="center"/>
        <w:rPr>
          <w:b/>
          <w:bCs/>
          <w:iCs/>
          <w:color w:val="FF0000"/>
          <w:szCs w:val="24"/>
        </w:rPr>
      </w:pPr>
    </w:p>
    <w:p w14:paraId="40AE57E3" w14:textId="77777777" w:rsidR="004841BD" w:rsidRDefault="004841BD" w:rsidP="00684C90">
      <w:pPr>
        <w:shd w:val="clear" w:color="auto" w:fill="FFFFFF"/>
        <w:spacing w:line="240" w:lineRule="auto"/>
        <w:ind w:right="9"/>
        <w:jc w:val="center"/>
        <w:rPr>
          <w:b/>
          <w:bCs/>
          <w:iCs/>
          <w:color w:val="FF0000"/>
          <w:szCs w:val="24"/>
        </w:rPr>
      </w:pPr>
    </w:p>
    <w:p w14:paraId="580B18B0" w14:textId="77777777" w:rsidR="004841BD" w:rsidRDefault="004841BD" w:rsidP="00684C90">
      <w:pPr>
        <w:shd w:val="clear" w:color="auto" w:fill="FFFFFF"/>
        <w:spacing w:line="240" w:lineRule="auto"/>
        <w:ind w:right="9"/>
        <w:jc w:val="center"/>
        <w:rPr>
          <w:b/>
          <w:bCs/>
          <w:iCs/>
          <w:color w:val="FF0000"/>
          <w:szCs w:val="24"/>
        </w:rPr>
      </w:pPr>
    </w:p>
    <w:p w14:paraId="0687575D" w14:textId="77777777" w:rsidR="004841BD" w:rsidRDefault="004841BD" w:rsidP="00684C90">
      <w:pPr>
        <w:shd w:val="clear" w:color="auto" w:fill="FFFFFF"/>
        <w:spacing w:line="240" w:lineRule="auto"/>
        <w:ind w:right="9"/>
        <w:jc w:val="center"/>
        <w:rPr>
          <w:b/>
          <w:bCs/>
          <w:iCs/>
          <w:color w:val="FF0000"/>
          <w:szCs w:val="24"/>
        </w:rPr>
      </w:pPr>
    </w:p>
    <w:p w14:paraId="5AD674A2" w14:textId="77777777" w:rsidR="004841BD" w:rsidRDefault="004841BD" w:rsidP="00684C90">
      <w:pPr>
        <w:shd w:val="clear" w:color="auto" w:fill="FFFFFF"/>
        <w:spacing w:line="240" w:lineRule="auto"/>
        <w:ind w:right="9"/>
        <w:jc w:val="center"/>
        <w:rPr>
          <w:b/>
          <w:bCs/>
          <w:iCs/>
          <w:color w:val="FF0000"/>
          <w:szCs w:val="24"/>
        </w:rPr>
      </w:pPr>
    </w:p>
    <w:p w14:paraId="2F09ADB6" w14:textId="77777777" w:rsidR="004841BD" w:rsidRDefault="004841BD" w:rsidP="00684C90">
      <w:pPr>
        <w:shd w:val="clear" w:color="auto" w:fill="FFFFFF"/>
        <w:spacing w:line="240" w:lineRule="auto"/>
        <w:ind w:right="9"/>
        <w:jc w:val="center"/>
        <w:rPr>
          <w:b/>
          <w:bCs/>
          <w:iCs/>
          <w:color w:val="FF0000"/>
          <w:szCs w:val="24"/>
        </w:rPr>
      </w:pPr>
    </w:p>
    <w:p w14:paraId="12D62A82" w14:textId="77777777" w:rsidR="004841BD" w:rsidRDefault="004841BD" w:rsidP="00684C90">
      <w:pPr>
        <w:shd w:val="clear" w:color="auto" w:fill="FFFFFF"/>
        <w:spacing w:line="240" w:lineRule="auto"/>
        <w:ind w:right="9"/>
        <w:jc w:val="center"/>
        <w:rPr>
          <w:b/>
          <w:bCs/>
          <w:iCs/>
          <w:color w:val="FF0000"/>
          <w:szCs w:val="24"/>
        </w:rPr>
      </w:pPr>
    </w:p>
    <w:p w14:paraId="7AB5B0F9" w14:textId="77777777" w:rsidR="004841BD" w:rsidRDefault="004841BD" w:rsidP="00684C90">
      <w:pPr>
        <w:shd w:val="clear" w:color="auto" w:fill="FFFFFF"/>
        <w:spacing w:line="240" w:lineRule="auto"/>
        <w:ind w:right="9"/>
        <w:jc w:val="center"/>
        <w:rPr>
          <w:b/>
          <w:bCs/>
          <w:iCs/>
          <w:color w:val="FF0000"/>
          <w:szCs w:val="24"/>
        </w:rPr>
      </w:pPr>
    </w:p>
    <w:p w14:paraId="3DA57F02" w14:textId="77777777" w:rsidR="004841BD" w:rsidRDefault="004841BD" w:rsidP="00684C90">
      <w:pPr>
        <w:shd w:val="clear" w:color="auto" w:fill="FFFFFF"/>
        <w:spacing w:line="240" w:lineRule="auto"/>
        <w:ind w:right="9"/>
        <w:jc w:val="center"/>
        <w:rPr>
          <w:b/>
          <w:bCs/>
          <w:iCs/>
          <w:color w:val="FF0000"/>
          <w:szCs w:val="24"/>
        </w:rPr>
      </w:pPr>
    </w:p>
    <w:p w14:paraId="3744483D" w14:textId="77777777" w:rsidR="004841BD" w:rsidRDefault="004841BD" w:rsidP="00684C90">
      <w:pPr>
        <w:shd w:val="clear" w:color="auto" w:fill="FFFFFF"/>
        <w:spacing w:line="240" w:lineRule="auto"/>
        <w:ind w:right="9"/>
        <w:jc w:val="center"/>
        <w:rPr>
          <w:b/>
          <w:bCs/>
          <w:iCs/>
          <w:color w:val="FF0000"/>
          <w:szCs w:val="24"/>
        </w:rPr>
      </w:pPr>
    </w:p>
    <w:p w14:paraId="3B857F8B" w14:textId="77777777" w:rsidR="004841BD" w:rsidRDefault="004841BD" w:rsidP="00684C90">
      <w:pPr>
        <w:shd w:val="clear" w:color="auto" w:fill="FFFFFF"/>
        <w:spacing w:line="240" w:lineRule="auto"/>
        <w:ind w:right="9"/>
        <w:jc w:val="center"/>
        <w:rPr>
          <w:b/>
          <w:bCs/>
          <w:iCs/>
          <w:color w:val="FF0000"/>
          <w:szCs w:val="24"/>
        </w:rPr>
      </w:pPr>
    </w:p>
    <w:p w14:paraId="010E49CF" w14:textId="77777777" w:rsidR="004841BD" w:rsidRDefault="004841BD" w:rsidP="00684C90">
      <w:pPr>
        <w:shd w:val="clear" w:color="auto" w:fill="FFFFFF"/>
        <w:spacing w:line="240" w:lineRule="auto"/>
        <w:ind w:right="9"/>
        <w:jc w:val="center"/>
        <w:rPr>
          <w:b/>
          <w:bCs/>
          <w:iCs/>
          <w:color w:val="FF0000"/>
          <w:szCs w:val="24"/>
        </w:rPr>
      </w:pPr>
    </w:p>
    <w:p w14:paraId="4BD165E9" w14:textId="77777777" w:rsidR="004841BD" w:rsidRDefault="004841BD" w:rsidP="00684C90">
      <w:pPr>
        <w:shd w:val="clear" w:color="auto" w:fill="FFFFFF"/>
        <w:spacing w:line="240" w:lineRule="auto"/>
        <w:ind w:right="9"/>
        <w:jc w:val="center"/>
        <w:rPr>
          <w:b/>
          <w:bCs/>
          <w:iCs/>
          <w:color w:val="FF0000"/>
          <w:szCs w:val="24"/>
        </w:rPr>
      </w:pPr>
    </w:p>
    <w:p w14:paraId="0F9A3471" w14:textId="77777777" w:rsidR="004841BD" w:rsidRDefault="004841BD" w:rsidP="00684C90">
      <w:pPr>
        <w:shd w:val="clear" w:color="auto" w:fill="FFFFFF"/>
        <w:spacing w:line="240" w:lineRule="auto"/>
        <w:ind w:right="9"/>
        <w:jc w:val="center"/>
        <w:rPr>
          <w:b/>
          <w:bCs/>
          <w:iCs/>
          <w:color w:val="FF0000"/>
          <w:szCs w:val="24"/>
        </w:rPr>
      </w:pPr>
    </w:p>
    <w:p w14:paraId="42FF9155" w14:textId="77777777" w:rsidR="004841BD" w:rsidRDefault="004841BD" w:rsidP="00684C90">
      <w:pPr>
        <w:shd w:val="clear" w:color="auto" w:fill="FFFFFF"/>
        <w:spacing w:line="240" w:lineRule="auto"/>
        <w:ind w:right="9"/>
        <w:jc w:val="center"/>
        <w:rPr>
          <w:b/>
          <w:bCs/>
          <w:iCs/>
          <w:color w:val="FF0000"/>
          <w:szCs w:val="24"/>
        </w:rPr>
      </w:pPr>
    </w:p>
    <w:p w14:paraId="35349520" w14:textId="77777777" w:rsidR="004841BD" w:rsidRDefault="004841BD" w:rsidP="00684C90">
      <w:pPr>
        <w:shd w:val="clear" w:color="auto" w:fill="FFFFFF"/>
        <w:spacing w:line="240" w:lineRule="auto"/>
        <w:ind w:right="9"/>
        <w:jc w:val="center"/>
        <w:rPr>
          <w:b/>
          <w:bCs/>
          <w:iCs/>
          <w:color w:val="FF0000"/>
          <w:szCs w:val="24"/>
        </w:rPr>
      </w:pPr>
    </w:p>
    <w:p w14:paraId="4E0B460C" w14:textId="77777777" w:rsidR="004841BD" w:rsidRDefault="004841BD" w:rsidP="00684C90">
      <w:pPr>
        <w:shd w:val="clear" w:color="auto" w:fill="FFFFFF"/>
        <w:spacing w:line="240" w:lineRule="auto"/>
        <w:ind w:right="9"/>
        <w:jc w:val="center"/>
        <w:rPr>
          <w:b/>
          <w:bCs/>
          <w:iCs/>
          <w:color w:val="FF0000"/>
          <w:szCs w:val="24"/>
        </w:rPr>
      </w:pPr>
    </w:p>
    <w:p w14:paraId="6E7906DF" w14:textId="77777777" w:rsidR="004841BD" w:rsidRDefault="004841BD" w:rsidP="00684C90">
      <w:pPr>
        <w:shd w:val="clear" w:color="auto" w:fill="FFFFFF"/>
        <w:spacing w:line="240" w:lineRule="auto"/>
        <w:ind w:right="9"/>
        <w:jc w:val="center"/>
        <w:rPr>
          <w:b/>
          <w:bCs/>
          <w:iCs/>
          <w:color w:val="FF0000"/>
          <w:szCs w:val="24"/>
        </w:rPr>
      </w:pPr>
    </w:p>
    <w:p w14:paraId="6C7EC4CC" w14:textId="77777777" w:rsidR="004841BD" w:rsidRDefault="004841BD" w:rsidP="00684C90">
      <w:pPr>
        <w:shd w:val="clear" w:color="auto" w:fill="FFFFFF"/>
        <w:spacing w:line="240" w:lineRule="auto"/>
        <w:ind w:right="9"/>
        <w:jc w:val="center"/>
        <w:rPr>
          <w:b/>
          <w:bCs/>
          <w:iCs/>
          <w:color w:val="FF0000"/>
          <w:szCs w:val="24"/>
        </w:rPr>
      </w:pPr>
    </w:p>
    <w:p w14:paraId="72BDE96D" w14:textId="77777777" w:rsidR="004841BD" w:rsidRDefault="004841BD" w:rsidP="00684C90">
      <w:pPr>
        <w:shd w:val="clear" w:color="auto" w:fill="FFFFFF"/>
        <w:spacing w:line="240" w:lineRule="auto"/>
        <w:ind w:right="9"/>
        <w:jc w:val="center"/>
        <w:rPr>
          <w:b/>
          <w:bCs/>
          <w:iCs/>
          <w:color w:val="FF0000"/>
          <w:szCs w:val="24"/>
        </w:rPr>
      </w:pPr>
    </w:p>
    <w:p w14:paraId="71420B6C" w14:textId="77777777" w:rsidR="004841BD" w:rsidRDefault="004841BD" w:rsidP="00684C90">
      <w:pPr>
        <w:shd w:val="clear" w:color="auto" w:fill="FFFFFF"/>
        <w:spacing w:line="240" w:lineRule="auto"/>
        <w:ind w:right="9"/>
        <w:jc w:val="center"/>
        <w:rPr>
          <w:b/>
          <w:bCs/>
          <w:iCs/>
          <w:color w:val="FF0000"/>
          <w:szCs w:val="24"/>
        </w:rPr>
      </w:pPr>
    </w:p>
    <w:p w14:paraId="2D38559C" w14:textId="77777777" w:rsidR="004841BD" w:rsidRDefault="004841BD" w:rsidP="00684C90">
      <w:pPr>
        <w:shd w:val="clear" w:color="auto" w:fill="FFFFFF"/>
        <w:spacing w:line="240" w:lineRule="auto"/>
        <w:ind w:right="9"/>
        <w:jc w:val="center"/>
        <w:rPr>
          <w:b/>
          <w:bCs/>
          <w:iCs/>
          <w:color w:val="FF0000"/>
          <w:szCs w:val="24"/>
        </w:rPr>
      </w:pPr>
    </w:p>
    <w:p w14:paraId="57D08591" w14:textId="77777777" w:rsidR="004841BD" w:rsidRDefault="004841BD" w:rsidP="00684C90">
      <w:pPr>
        <w:shd w:val="clear" w:color="auto" w:fill="FFFFFF"/>
        <w:spacing w:line="240" w:lineRule="auto"/>
        <w:ind w:right="9"/>
        <w:jc w:val="center"/>
        <w:rPr>
          <w:b/>
          <w:bCs/>
          <w:iCs/>
          <w:color w:val="FF0000"/>
          <w:szCs w:val="24"/>
        </w:rPr>
      </w:pPr>
    </w:p>
    <w:p w14:paraId="3A6095CE" w14:textId="77777777" w:rsidR="004841BD" w:rsidRDefault="004841BD" w:rsidP="00684C90">
      <w:pPr>
        <w:shd w:val="clear" w:color="auto" w:fill="FFFFFF"/>
        <w:spacing w:line="240" w:lineRule="auto"/>
        <w:ind w:right="9"/>
        <w:jc w:val="center"/>
        <w:rPr>
          <w:b/>
          <w:bCs/>
          <w:iCs/>
          <w:color w:val="FF0000"/>
          <w:szCs w:val="24"/>
        </w:rPr>
      </w:pPr>
    </w:p>
    <w:p w14:paraId="446E27B2" w14:textId="77777777" w:rsidR="004841BD" w:rsidRDefault="004841BD" w:rsidP="00684C90">
      <w:pPr>
        <w:shd w:val="clear" w:color="auto" w:fill="FFFFFF"/>
        <w:spacing w:line="240" w:lineRule="auto"/>
        <w:ind w:right="9"/>
        <w:jc w:val="center"/>
        <w:rPr>
          <w:b/>
          <w:bCs/>
          <w:iCs/>
          <w:color w:val="FF0000"/>
          <w:szCs w:val="24"/>
        </w:rPr>
      </w:pPr>
    </w:p>
    <w:p w14:paraId="7B31C458" w14:textId="77777777" w:rsidR="004841BD" w:rsidRDefault="004841BD" w:rsidP="00684C90">
      <w:pPr>
        <w:shd w:val="clear" w:color="auto" w:fill="FFFFFF"/>
        <w:spacing w:line="240" w:lineRule="auto"/>
        <w:ind w:right="9"/>
        <w:jc w:val="center"/>
        <w:rPr>
          <w:b/>
          <w:bCs/>
          <w:iCs/>
          <w:color w:val="FF0000"/>
          <w:szCs w:val="24"/>
        </w:rPr>
      </w:pPr>
    </w:p>
    <w:p w14:paraId="0A38C0D7" w14:textId="77777777" w:rsidR="004841BD" w:rsidRDefault="004841BD" w:rsidP="00684C90">
      <w:pPr>
        <w:shd w:val="clear" w:color="auto" w:fill="FFFFFF"/>
        <w:spacing w:line="240" w:lineRule="auto"/>
        <w:ind w:right="9"/>
        <w:jc w:val="center"/>
        <w:rPr>
          <w:b/>
          <w:bCs/>
          <w:iCs/>
          <w:color w:val="FF0000"/>
          <w:szCs w:val="24"/>
        </w:rPr>
      </w:pPr>
    </w:p>
    <w:p w14:paraId="5032757C" w14:textId="77777777" w:rsidR="004841BD" w:rsidRDefault="004841BD" w:rsidP="00684C90">
      <w:pPr>
        <w:shd w:val="clear" w:color="auto" w:fill="FFFFFF"/>
        <w:spacing w:line="240" w:lineRule="auto"/>
        <w:ind w:right="9"/>
        <w:jc w:val="center"/>
        <w:rPr>
          <w:b/>
          <w:bCs/>
          <w:iCs/>
          <w:color w:val="FF0000"/>
          <w:szCs w:val="24"/>
        </w:rPr>
      </w:pPr>
    </w:p>
    <w:p w14:paraId="2209935B" w14:textId="77777777" w:rsidR="004841BD" w:rsidRDefault="004841BD" w:rsidP="00684C90">
      <w:pPr>
        <w:shd w:val="clear" w:color="auto" w:fill="FFFFFF"/>
        <w:spacing w:line="240" w:lineRule="auto"/>
        <w:ind w:right="9"/>
        <w:jc w:val="center"/>
        <w:rPr>
          <w:b/>
          <w:bCs/>
          <w:iCs/>
          <w:color w:val="FF0000"/>
          <w:szCs w:val="24"/>
        </w:rPr>
      </w:pPr>
    </w:p>
    <w:p w14:paraId="573C8304" w14:textId="77777777" w:rsidR="004841BD" w:rsidRDefault="004841BD" w:rsidP="00684C90">
      <w:pPr>
        <w:shd w:val="clear" w:color="auto" w:fill="FFFFFF"/>
        <w:spacing w:line="240" w:lineRule="auto"/>
        <w:ind w:right="9"/>
        <w:jc w:val="center"/>
        <w:rPr>
          <w:b/>
          <w:bCs/>
          <w:iCs/>
          <w:color w:val="FF0000"/>
          <w:szCs w:val="24"/>
        </w:rPr>
      </w:pPr>
    </w:p>
    <w:p w14:paraId="559D188C" w14:textId="77777777" w:rsidR="004841BD" w:rsidRDefault="004841BD" w:rsidP="00684C90">
      <w:pPr>
        <w:shd w:val="clear" w:color="auto" w:fill="FFFFFF"/>
        <w:spacing w:line="240" w:lineRule="auto"/>
        <w:ind w:right="9"/>
        <w:jc w:val="center"/>
        <w:rPr>
          <w:b/>
          <w:bCs/>
          <w:iCs/>
          <w:color w:val="FF0000"/>
          <w:szCs w:val="24"/>
        </w:rPr>
      </w:pPr>
    </w:p>
    <w:p w14:paraId="18D98B1B" w14:textId="77777777" w:rsidR="004841BD" w:rsidRDefault="004841BD" w:rsidP="00684C90">
      <w:pPr>
        <w:shd w:val="clear" w:color="auto" w:fill="FFFFFF"/>
        <w:spacing w:line="240" w:lineRule="auto"/>
        <w:ind w:right="9"/>
        <w:jc w:val="center"/>
        <w:rPr>
          <w:b/>
          <w:bCs/>
          <w:iCs/>
          <w:color w:val="FF0000"/>
          <w:szCs w:val="24"/>
        </w:rPr>
      </w:pPr>
    </w:p>
    <w:p w14:paraId="403C24F5" w14:textId="77777777" w:rsidR="004841BD" w:rsidRDefault="004841BD" w:rsidP="00684C90">
      <w:pPr>
        <w:shd w:val="clear" w:color="auto" w:fill="FFFFFF"/>
        <w:spacing w:line="240" w:lineRule="auto"/>
        <w:ind w:right="9"/>
        <w:jc w:val="center"/>
        <w:rPr>
          <w:b/>
          <w:bCs/>
          <w:iCs/>
          <w:color w:val="FF0000"/>
          <w:szCs w:val="24"/>
        </w:rPr>
      </w:pPr>
    </w:p>
    <w:p w14:paraId="0B1B2FF8" w14:textId="77777777" w:rsidR="004841BD" w:rsidRDefault="004841BD" w:rsidP="00684C90">
      <w:pPr>
        <w:shd w:val="clear" w:color="auto" w:fill="FFFFFF"/>
        <w:spacing w:line="240" w:lineRule="auto"/>
        <w:ind w:right="9"/>
        <w:jc w:val="center"/>
        <w:rPr>
          <w:b/>
          <w:bCs/>
          <w:iCs/>
          <w:color w:val="FF0000"/>
          <w:szCs w:val="24"/>
        </w:rPr>
      </w:pPr>
    </w:p>
    <w:p w14:paraId="3F6C1373" w14:textId="77777777" w:rsidR="004841BD" w:rsidRDefault="004841BD" w:rsidP="00684C90">
      <w:pPr>
        <w:shd w:val="clear" w:color="auto" w:fill="FFFFFF"/>
        <w:spacing w:line="240" w:lineRule="auto"/>
        <w:ind w:right="9"/>
        <w:jc w:val="center"/>
        <w:rPr>
          <w:b/>
          <w:bCs/>
          <w:iCs/>
          <w:color w:val="FF0000"/>
          <w:szCs w:val="24"/>
        </w:rPr>
      </w:pPr>
    </w:p>
    <w:p w14:paraId="52C32366" w14:textId="2EE5FB58"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w:t>
      </w:r>
      <w:r w:rsidRPr="00684C90">
        <w:rPr>
          <w:b/>
          <w:iCs/>
          <w:color w:val="000000" w:themeColor="text1"/>
          <w:sz w:val="44"/>
        </w:rPr>
        <w:t xml:space="preserve"> </w:t>
      </w:r>
      <w:r w:rsidRPr="00684C90">
        <w:rPr>
          <w:b/>
          <w:bCs/>
          <w:iCs/>
          <w:color w:val="000000" w:themeColor="text1"/>
          <w:sz w:val="44"/>
        </w:rPr>
        <w:t xml:space="preserve">n°48 : </w:t>
      </w:r>
      <w:r w:rsidRPr="00684C90">
        <w:rPr>
          <w:b/>
          <w:iCs/>
          <w:color w:val="000000" w:themeColor="text1"/>
          <w:sz w:val="44"/>
        </w:rPr>
        <w:t xml:space="preserve">Descriptif </w:t>
      </w:r>
      <w:r w:rsidR="00412F07">
        <w:rPr>
          <w:b/>
          <w:iCs/>
          <w:color w:val="000000" w:themeColor="text1"/>
          <w:sz w:val="44"/>
        </w:rPr>
        <w:t>i</w:t>
      </w:r>
      <w:r w:rsidRPr="00684C90">
        <w:rPr>
          <w:b/>
          <w:iCs/>
          <w:color w:val="000000" w:themeColor="text1"/>
          <w:sz w:val="44"/>
        </w:rPr>
        <w:t>nformatique</w:t>
      </w:r>
    </w:p>
    <w:p w14:paraId="30DDF661" w14:textId="77777777" w:rsidR="004841BD" w:rsidRDefault="004841BD" w:rsidP="00684C90">
      <w:pPr>
        <w:shd w:val="clear" w:color="auto" w:fill="FFFFFF"/>
        <w:spacing w:line="240" w:lineRule="auto"/>
        <w:ind w:right="9"/>
        <w:jc w:val="center"/>
        <w:rPr>
          <w:b/>
          <w:iCs/>
          <w:color w:val="000000" w:themeColor="text1"/>
          <w:sz w:val="44"/>
        </w:rPr>
      </w:pPr>
    </w:p>
    <w:p w14:paraId="4A73BB21" w14:textId="77777777" w:rsidR="004841BD" w:rsidRDefault="004841BD" w:rsidP="00684C90">
      <w:pPr>
        <w:shd w:val="clear" w:color="auto" w:fill="FFFFFF"/>
        <w:spacing w:line="240" w:lineRule="auto"/>
        <w:ind w:right="9"/>
        <w:jc w:val="center"/>
        <w:rPr>
          <w:b/>
          <w:iCs/>
          <w:color w:val="000000" w:themeColor="text1"/>
          <w:sz w:val="44"/>
        </w:rPr>
      </w:pPr>
    </w:p>
    <w:p w14:paraId="7F61AC4E" w14:textId="77777777" w:rsidR="004841BD" w:rsidRDefault="004841BD" w:rsidP="00684C90">
      <w:pPr>
        <w:shd w:val="clear" w:color="auto" w:fill="FFFFFF"/>
        <w:spacing w:line="240" w:lineRule="auto"/>
        <w:ind w:right="9"/>
        <w:jc w:val="center"/>
        <w:rPr>
          <w:b/>
          <w:iCs/>
          <w:color w:val="000000" w:themeColor="text1"/>
          <w:sz w:val="44"/>
        </w:rPr>
      </w:pPr>
    </w:p>
    <w:p w14:paraId="10DFBC24" w14:textId="77777777" w:rsidR="004841BD" w:rsidRDefault="004841BD" w:rsidP="00684C90">
      <w:pPr>
        <w:shd w:val="clear" w:color="auto" w:fill="FFFFFF"/>
        <w:spacing w:line="240" w:lineRule="auto"/>
        <w:ind w:right="9"/>
        <w:jc w:val="center"/>
        <w:rPr>
          <w:b/>
          <w:iCs/>
          <w:color w:val="000000" w:themeColor="text1"/>
          <w:sz w:val="44"/>
        </w:rPr>
      </w:pPr>
    </w:p>
    <w:p w14:paraId="53F1B3C8" w14:textId="77777777" w:rsidR="004841BD" w:rsidRDefault="004841BD" w:rsidP="00684C90">
      <w:pPr>
        <w:shd w:val="clear" w:color="auto" w:fill="FFFFFF"/>
        <w:spacing w:line="240" w:lineRule="auto"/>
        <w:ind w:right="9"/>
        <w:jc w:val="center"/>
        <w:rPr>
          <w:b/>
          <w:iCs/>
          <w:color w:val="000000" w:themeColor="text1"/>
          <w:sz w:val="44"/>
        </w:rPr>
      </w:pPr>
    </w:p>
    <w:p w14:paraId="3AC9BA31" w14:textId="77777777" w:rsidR="004841BD" w:rsidRDefault="004841BD" w:rsidP="00684C90">
      <w:pPr>
        <w:shd w:val="clear" w:color="auto" w:fill="FFFFFF"/>
        <w:spacing w:line="240" w:lineRule="auto"/>
        <w:ind w:right="9"/>
        <w:jc w:val="center"/>
        <w:rPr>
          <w:b/>
          <w:iCs/>
          <w:color w:val="000000" w:themeColor="text1"/>
          <w:sz w:val="44"/>
        </w:rPr>
      </w:pPr>
    </w:p>
    <w:p w14:paraId="4A45E0FA" w14:textId="77777777" w:rsidR="004841BD" w:rsidRDefault="004841BD" w:rsidP="00684C90">
      <w:pPr>
        <w:shd w:val="clear" w:color="auto" w:fill="FFFFFF"/>
        <w:spacing w:line="240" w:lineRule="auto"/>
        <w:ind w:right="9"/>
        <w:jc w:val="center"/>
        <w:rPr>
          <w:b/>
          <w:iCs/>
          <w:color w:val="000000" w:themeColor="text1"/>
          <w:sz w:val="44"/>
        </w:rPr>
      </w:pPr>
    </w:p>
    <w:p w14:paraId="7E643437" w14:textId="77777777" w:rsidR="004841BD" w:rsidRDefault="004841BD" w:rsidP="00684C90">
      <w:pPr>
        <w:shd w:val="clear" w:color="auto" w:fill="FFFFFF"/>
        <w:spacing w:line="240" w:lineRule="auto"/>
        <w:ind w:right="9"/>
        <w:jc w:val="center"/>
        <w:rPr>
          <w:b/>
          <w:iCs/>
          <w:color w:val="000000" w:themeColor="text1"/>
          <w:sz w:val="44"/>
        </w:rPr>
      </w:pPr>
    </w:p>
    <w:p w14:paraId="1A5B4A7B" w14:textId="77777777" w:rsidR="004841BD" w:rsidRDefault="004841BD" w:rsidP="00684C90">
      <w:pPr>
        <w:shd w:val="clear" w:color="auto" w:fill="FFFFFF"/>
        <w:spacing w:line="240" w:lineRule="auto"/>
        <w:ind w:right="9"/>
        <w:jc w:val="center"/>
        <w:rPr>
          <w:b/>
          <w:iCs/>
          <w:color w:val="000000" w:themeColor="text1"/>
          <w:sz w:val="44"/>
        </w:rPr>
      </w:pPr>
    </w:p>
    <w:p w14:paraId="649A6996" w14:textId="77777777" w:rsidR="004841BD" w:rsidRDefault="004841BD" w:rsidP="00684C90">
      <w:pPr>
        <w:shd w:val="clear" w:color="auto" w:fill="FFFFFF"/>
        <w:spacing w:line="240" w:lineRule="auto"/>
        <w:ind w:right="9"/>
        <w:jc w:val="center"/>
        <w:rPr>
          <w:b/>
          <w:iCs/>
          <w:color w:val="000000" w:themeColor="text1"/>
          <w:sz w:val="44"/>
        </w:rPr>
      </w:pPr>
    </w:p>
    <w:p w14:paraId="0C953C1C" w14:textId="77777777" w:rsidR="004841BD" w:rsidRDefault="004841BD" w:rsidP="00684C90">
      <w:pPr>
        <w:shd w:val="clear" w:color="auto" w:fill="FFFFFF"/>
        <w:spacing w:line="240" w:lineRule="auto"/>
        <w:ind w:right="9"/>
        <w:jc w:val="center"/>
        <w:rPr>
          <w:b/>
          <w:iCs/>
          <w:color w:val="000000" w:themeColor="text1"/>
          <w:sz w:val="44"/>
        </w:rPr>
      </w:pPr>
    </w:p>
    <w:p w14:paraId="4609901B" w14:textId="77777777" w:rsidR="004841BD" w:rsidRDefault="004841BD" w:rsidP="00684C90">
      <w:pPr>
        <w:shd w:val="clear" w:color="auto" w:fill="FFFFFF"/>
        <w:spacing w:line="240" w:lineRule="auto"/>
        <w:ind w:right="9"/>
        <w:jc w:val="center"/>
        <w:rPr>
          <w:b/>
          <w:iCs/>
          <w:color w:val="000000" w:themeColor="text1"/>
          <w:sz w:val="44"/>
        </w:rPr>
      </w:pPr>
    </w:p>
    <w:p w14:paraId="6CFF6B28" w14:textId="77777777" w:rsidR="004841BD" w:rsidRDefault="004841BD" w:rsidP="00684C90">
      <w:pPr>
        <w:shd w:val="clear" w:color="auto" w:fill="FFFFFF"/>
        <w:spacing w:line="240" w:lineRule="auto"/>
        <w:ind w:right="9"/>
        <w:jc w:val="center"/>
        <w:rPr>
          <w:b/>
          <w:iCs/>
          <w:color w:val="000000" w:themeColor="text1"/>
          <w:sz w:val="44"/>
        </w:rPr>
      </w:pPr>
    </w:p>
    <w:p w14:paraId="3EC041DF" w14:textId="77777777" w:rsidR="004841BD" w:rsidRDefault="004841BD" w:rsidP="00684C90">
      <w:pPr>
        <w:shd w:val="clear" w:color="auto" w:fill="FFFFFF"/>
        <w:spacing w:line="240" w:lineRule="auto"/>
        <w:ind w:right="9"/>
        <w:jc w:val="center"/>
        <w:rPr>
          <w:b/>
          <w:iCs/>
          <w:color w:val="000000" w:themeColor="text1"/>
          <w:sz w:val="44"/>
        </w:rPr>
      </w:pPr>
    </w:p>
    <w:p w14:paraId="0C496247" w14:textId="77777777" w:rsidR="004841BD" w:rsidRDefault="004841BD" w:rsidP="00684C90">
      <w:pPr>
        <w:shd w:val="clear" w:color="auto" w:fill="FFFFFF"/>
        <w:spacing w:line="240" w:lineRule="auto"/>
        <w:ind w:right="9"/>
        <w:jc w:val="center"/>
        <w:rPr>
          <w:b/>
          <w:iCs/>
          <w:color w:val="000000" w:themeColor="text1"/>
          <w:sz w:val="44"/>
        </w:rPr>
      </w:pPr>
    </w:p>
    <w:p w14:paraId="5A4B778C" w14:textId="77777777" w:rsidR="004841BD" w:rsidRDefault="004841BD" w:rsidP="00684C90">
      <w:pPr>
        <w:shd w:val="clear" w:color="auto" w:fill="FFFFFF"/>
        <w:spacing w:line="240" w:lineRule="auto"/>
        <w:ind w:right="9"/>
        <w:jc w:val="center"/>
        <w:rPr>
          <w:b/>
          <w:iCs/>
          <w:color w:val="000000" w:themeColor="text1"/>
          <w:sz w:val="44"/>
        </w:rPr>
      </w:pPr>
    </w:p>
    <w:p w14:paraId="63D9771B" w14:textId="77777777" w:rsidR="004841BD" w:rsidRDefault="004841BD" w:rsidP="00684C90">
      <w:pPr>
        <w:shd w:val="clear" w:color="auto" w:fill="FFFFFF"/>
        <w:spacing w:line="240" w:lineRule="auto"/>
        <w:ind w:right="9"/>
        <w:jc w:val="center"/>
        <w:rPr>
          <w:b/>
          <w:iCs/>
          <w:color w:val="000000" w:themeColor="text1"/>
          <w:sz w:val="44"/>
        </w:rPr>
      </w:pPr>
    </w:p>
    <w:p w14:paraId="33275532" w14:textId="77777777" w:rsidR="004841BD" w:rsidRDefault="004841BD" w:rsidP="00684C90">
      <w:pPr>
        <w:shd w:val="clear" w:color="auto" w:fill="FFFFFF"/>
        <w:spacing w:line="240" w:lineRule="auto"/>
        <w:ind w:right="9"/>
        <w:jc w:val="center"/>
        <w:rPr>
          <w:b/>
          <w:iCs/>
          <w:color w:val="000000" w:themeColor="text1"/>
          <w:sz w:val="44"/>
        </w:rPr>
      </w:pPr>
    </w:p>
    <w:p w14:paraId="1243CE25" w14:textId="77777777" w:rsidR="004841BD" w:rsidRDefault="004841BD" w:rsidP="00684C90">
      <w:pPr>
        <w:shd w:val="clear" w:color="auto" w:fill="FFFFFF"/>
        <w:spacing w:line="240" w:lineRule="auto"/>
        <w:ind w:right="9"/>
        <w:jc w:val="center"/>
        <w:rPr>
          <w:b/>
          <w:iCs/>
          <w:color w:val="000000" w:themeColor="text1"/>
          <w:sz w:val="44"/>
        </w:rPr>
      </w:pPr>
    </w:p>
    <w:p w14:paraId="4125ECB6" w14:textId="77777777" w:rsidR="004841BD" w:rsidRDefault="004841BD" w:rsidP="00684C90">
      <w:pPr>
        <w:shd w:val="clear" w:color="auto" w:fill="FFFFFF"/>
        <w:spacing w:line="240" w:lineRule="auto"/>
        <w:ind w:right="9"/>
        <w:jc w:val="center"/>
        <w:rPr>
          <w:b/>
          <w:iCs/>
          <w:color w:val="000000" w:themeColor="text1"/>
          <w:sz w:val="44"/>
        </w:rPr>
      </w:pPr>
    </w:p>
    <w:p w14:paraId="28248EE2" w14:textId="77777777" w:rsidR="004841BD" w:rsidRDefault="004841BD" w:rsidP="00684C90">
      <w:pPr>
        <w:shd w:val="clear" w:color="auto" w:fill="FFFFFF"/>
        <w:spacing w:line="240" w:lineRule="auto"/>
        <w:ind w:right="9"/>
        <w:jc w:val="center"/>
        <w:rPr>
          <w:b/>
          <w:iCs/>
          <w:color w:val="000000" w:themeColor="text1"/>
          <w:sz w:val="44"/>
        </w:rPr>
      </w:pPr>
    </w:p>
    <w:p w14:paraId="5C0B3D2C" w14:textId="77777777" w:rsidR="004841BD" w:rsidRDefault="004841BD" w:rsidP="00684C90">
      <w:pPr>
        <w:shd w:val="clear" w:color="auto" w:fill="FFFFFF"/>
        <w:spacing w:line="240" w:lineRule="auto"/>
        <w:ind w:right="9"/>
        <w:jc w:val="center"/>
        <w:rPr>
          <w:b/>
          <w:iCs/>
          <w:color w:val="000000" w:themeColor="text1"/>
          <w:sz w:val="44"/>
        </w:rPr>
      </w:pPr>
    </w:p>
    <w:p w14:paraId="6A1D4875" w14:textId="77777777" w:rsidR="004841BD" w:rsidRDefault="004841BD" w:rsidP="00684C90">
      <w:pPr>
        <w:shd w:val="clear" w:color="auto" w:fill="FFFFFF"/>
        <w:spacing w:line="240" w:lineRule="auto"/>
        <w:ind w:right="9"/>
        <w:jc w:val="center"/>
        <w:rPr>
          <w:b/>
          <w:iCs/>
          <w:color w:val="000000" w:themeColor="text1"/>
          <w:sz w:val="44"/>
        </w:rPr>
      </w:pPr>
    </w:p>
    <w:p w14:paraId="21BAC247" w14:textId="77777777" w:rsidR="004841BD" w:rsidRDefault="004841BD" w:rsidP="00684C90">
      <w:pPr>
        <w:shd w:val="clear" w:color="auto" w:fill="FFFFFF"/>
        <w:spacing w:line="240" w:lineRule="auto"/>
        <w:ind w:right="9"/>
        <w:jc w:val="center"/>
        <w:rPr>
          <w:b/>
          <w:iCs/>
          <w:color w:val="000000" w:themeColor="text1"/>
          <w:sz w:val="44"/>
        </w:rPr>
      </w:pPr>
    </w:p>
    <w:p w14:paraId="05EA8F23" w14:textId="77777777" w:rsidR="004841BD" w:rsidRDefault="004841BD" w:rsidP="00684C90">
      <w:pPr>
        <w:shd w:val="clear" w:color="auto" w:fill="FFFFFF"/>
        <w:spacing w:line="240" w:lineRule="auto"/>
        <w:ind w:right="9"/>
        <w:jc w:val="center"/>
        <w:rPr>
          <w:b/>
          <w:iCs/>
          <w:color w:val="000000" w:themeColor="text1"/>
          <w:sz w:val="44"/>
        </w:rPr>
      </w:pPr>
    </w:p>
    <w:p w14:paraId="1E29948E" w14:textId="77777777" w:rsidR="004841BD" w:rsidRDefault="004841BD" w:rsidP="00684C90">
      <w:pPr>
        <w:shd w:val="clear" w:color="auto" w:fill="FFFFFF"/>
        <w:spacing w:line="240" w:lineRule="auto"/>
        <w:ind w:right="9"/>
        <w:jc w:val="center"/>
        <w:rPr>
          <w:b/>
          <w:iCs/>
          <w:color w:val="000000" w:themeColor="text1"/>
          <w:sz w:val="44"/>
        </w:rPr>
      </w:pPr>
    </w:p>
    <w:p w14:paraId="6B2E673F" w14:textId="77777777" w:rsidR="004841BD" w:rsidRDefault="004841BD" w:rsidP="00684C90">
      <w:pPr>
        <w:shd w:val="clear" w:color="auto" w:fill="FFFFFF"/>
        <w:spacing w:line="240" w:lineRule="auto"/>
        <w:ind w:right="9"/>
        <w:jc w:val="center"/>
        <w:rPr>
          <w:b/>
          <w:iCs/>
          <w:color w:val="000000" w:themeColor="text1"/>
          <w:sz w:val="44"/>
        </w:rPr>
      </w:pPr>
    </w:p>
    <w:p w14:paraId="06BCAF75" w14:textId="77777777" w:rsidR="004841BD" w:rsidRPr="00684C90" w:rsidRDefault="004841BD" w:rsidP="00684C90">
      <w:pPr>
        <w:shd w:val="clear" w:color="auto" w:fill="FFFFFF"/>
        <w:spacing w:line="240" w:lineRule="auto"/>
        <w:ind w:right="9"/>
        <w:jc w:val="center"/>
        <w:rPr>
          <w:b/>
          <w:bCs/>
          <w:iCs/>
          <w:color w:val="000000" w:themeColor="text1"/>
          <w:sz w:val="44"/>
        </w:rPr>
      </w:pPr>
    </w:p>
    <w:p w14:paraId="2331ED3A" w14:textId="42EEA282"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w:t>
      </w:r>
      <w:r w:rsidRPr="00684C90">
        <w:rPr>
          <w:b/>
          <w:iCs/>
          <w:color w:val="000000" w:themeColor="text1"/>
          <w:sz w:val="44"/>
        </w:rPr>
        <w:t xml:space="preserve"> </w:t>
      </w:r>
      <w:r w:rsidRPr="00684C90">
        <w:rPr>
          <w:b/>
          <w:bCs/>
          <w:iCs/>
          <w:color w:val="000000" w:themeColor="text1"/>
          <w:sz w:val="44"/>
        </w:rPr>
        <w:t xml:space="preserve">n°49 : </w:t>
      </w:r>
      <w:r w:rsidRPr="00684C90">
        <w:rPr>
          <w:b/>
          <w:iCs/>
          <w:color w:val="000000" w:themeColor="text1"/>
          <w:sz w:val="44"/>
        </w:rPr>
        <w:t xml:space="preserve">Plan de cours </w:t>
      </w:r>
      <w:r w:rsidR="00C96B48">
        <w:rPr>
          <w:b/>
          <w:iCs/>
          <w:color w:val="000000" w:themeColor="text1"/>
          <w:sz w:val="44"/>
        </w:rPr>
        <w:t>i</w:t>
      </w:r>
      <w:r w:rsidRPr="00684C90">
        <w:rPr>
          <w:b/>
          <w:iCs/>
          <w:color w:val="000000" w:themeColor="text1"/>
          <w:sz w:val="44"/>
        </w:rPr>
        <w:t>nformatique</w:t>
      </w:r>
    </w:p>
    <w:p w14:paraId="59C58378" w14:textId="77777777" w:rsidR="00C96B48" w:rsidRDefault="00C96B48" w:rsidP="00684C90">
      <w:pPr>
        <w:shd w:val="clear" w:color="auto" w:fill="FFFFFF"/>
        <w:spacing w:line="240" w:lineRule="auto"/>
        <w:ind w:right="9"/>
        <w:jc w:val="center"/>
        <w:rPr>
          <w:b/>
          <w:iCs/>
          <w:color w:val="000000" w:themeColor="text1"/>
          <w:sz w:val="44"/>
        </w:rPr>
      </w:pPr>
    </w:p>
    <w:p w14:paraId="165A51BD" w14:textId="77777777" w:rsidR="00C96B48" w:rsidRDefault="00C96B48" w:rsidP="00684C90">
      <w:pPr>
        <w:shd w:val="clear" w:color="auto" w:fill="FFFFFF"/>
        <w:spacing w:line="240" w:lineRule="auto"/>
        <w:ind w:right="9"/>
        <w:jc w:val="center"/>
        <w:rPr>
          <w:b/>
          <w:iCs/>
          <w:color w:val="000000" w:themeColor="text1"/>
          <w:sz w:val="44"/>
        </w:rPr>
      </w:pPr>
    </w:p>
    <w:p w14:paraId="38B96137" w14:textId="77777777" w:rsidR="00C96B48" w:rsidRDefault="00C96B48" w:rsidP="00684C90">
      <w:pPr>
        <w:shd w:val="clear" w:color="auto" w:fill="FFFFFF"/>
        <w:spacing w:line="240" w:lineRule="auto"/>
        <w:ind w:right="9"/>
        <w:jc w:val="center"/>
        <w:rPr>
          <w:b/>
          <w:iCs/>
          <w:color w:val="000000" w:themeColor="text1"/>
          <w:sz w:val="44"/>
        </w:rPr>
      </w:pPr>
    </w:p>
    <w:p w14:paraId="594A03DF" w14:textId="77777777" w:rsidR="00C96B48" w:rsidRDefault="00C96B48" w:rsidP="00684C90">
      <w:pPr>
        <w:shd w:val="clear" w:color="auto" w:fill="FFFFFF"/>
        <w:spacing w:line="240" w:lineRule="auto"/>
        <w:ind w:right="9"/>
        <w:jc w:val="center"/>
        <w:rPr>
          <w:b/>
          <w:iCs/>
          <w:color w:val="000000" w:themeColor="text1"/>
          <w:sz w:val="44"/>
        </w:rPr>
      </w:pPr>
    </w:p>
    <w:p w14:paraId="58E86384" w14:textId="77777777" w:rsidR="00C96B48" w:rsidRDefault="00C96B48" w:rsidP="00684C90">
      <w:pPr>
        <w:shd w:val="clear" w:color="auto" w:fill="FFFFFF"/>
        <w:spacing w:line="240" w:lineRule="auto"/>
        <w:ind w:right="9"/>
        <w:jc w:val="center"/>
        <w:rPr>
          <w:b/>
          <w:iCs/>
          <w:color w:val="000000" w:themeColor="text1"/>
          <w:sz w:val="44"/>
        </w:rPr>
      </w:pPr>
    </w:p>
    <w:p w14:paraId="0D301620" w14:textId="77777777" w:rsidR="00C96B48" w:rsidRDefault="00C96B48" w:rsidP="00684C90">
      <w:pPr>
        <w:shd w:val="clear" w:color="auto" w:fill="FFFFFF"/>
        <w:spacing w:line="240" w:lineRule="auto"/>
        <w:ind w:right="9"/>
        <w:jc w:val="center"/>
        <w:rPr>
          <w:b/>
          <w:iCs/>
          <w:color w:val="000000" w:themeColor="text1"/>
          <w:sz w:val="44"/>
        </w:rPr>
      </w:pPr>
    </w:p>
    <w:p w14:paraId="4E39A0A2" w14:textId="77777777" w:rsidR="00C96B48" w:rsidRDefault="00C96B48" w:rsidP="00684C90">
      <w:pPr>
        <w:shd w:val="clear" w:color="auto" w:fill="FFFFFF"/>
        <w:spacing w:line="240" w:lineRule="auto"/>
        <w:ind w:right="9"/>
        <w:jc w:val="center"/>
        <w:rPr>
          <w:b/>
          <w:iCs/>
          <w:color w:val="000000" w:themeColor="text1"/>
          <w:sz w:val="44"/>
        </w:rPr>
      </w:pPr>
    </w:p>
    <w:p w14:paraId="5329BC4C" w14:textId="77777777" w:rsidR="00C96B48" w:rsidRDefault="00C96B48" w:rsidP="00684C90">
      <w:pPr>
        <w:shd w:val="clear" w:color="auto" w:fill="FFFFFF"/>
        <w:spacing w:line="240" w:lineRule="auto"/>
        <w:ind w:right="9"/>
        <w:jc w:val="center"/>
        <w:rPr>
          <w:b/>
          <w:iCs/>
          <w:color w:val="000000" w:themeColor="text1"/>
          <w:sz w:val="44"/>
        </w:rPr>
      </w:pPr>
    </w:p>
    <w:p w14:paraId="6B8AD272" w14:textId="77777777" w:rsidR="00C96B48" w:rsidRDefault="00C96B48" w:rsidP="00684C90">
      <w:pPr>
        <w:shd w:val="clear" w:color="auto" w:fill="FFFFFF"/>
        <w:spacing w:line="240" w:lineRule="auto"/>
        <w:ind w:right="9"/>
        <w:jc w:val="center"/>
        <w:rPr>
          <w:b/>
          <w:iCs/>
          <w:color w:val="000000" w:themeColor="text1"/>
          <w:sz w:val="44"/>
        </w:rPr>
      </w:pPr>
    </w:p>
    <w:p w14:paraId="0727D9DA" w14:textId="77777777" w:rsidR="00C96B48" w:rsidRDefault="00C96B48" w:rsidP="00684C90">
      <w:pPr>
        <w:shd w:val="clear" w:color="auto" w:fill="FFFFFF"/>
        <w:spacing w:line="240" w:lineRule="auto"/>
        <w:ind w:right="9"/>
        <w:jc w:val="center"/>
        <w:rPr>
          <w:b/>
          <w:iCs/>
          <w:color w:val="000000" w:themeColor="text1"/>
          <w:sz w:val="44"/>
        </w:rPr>
      </w:pPr>
    </w:p>
    <w:p w14:paraId="295BA4E8" w14:textId="77777777" w:rsidR="00C96B48" w:rsidRDefault="00C96B48" w:rsidP="00684C90">
      <w:pPr>
        <w:shd w:val="clear" w:color="auto" w:fill="FFFFFF"/>
        <w:spacing w:line="240" w:lineRule="auto"/>
        <w:ind w:right="9"/>
        <w:jc w:val="center"/>
        <w:rPr>
          <w:b/>
          <w:iCs/>
          <w:color w:val="000000" w:themeColor="text1"/>
          <w:sz w:val="44"/>
        </w:rPr>
      </w:pPr>
    </w:p>
    <w:p w14:paraId="05253720" w14:textId="77777777" w:rsidR="00C96B48" w:rsidRDefault="00C96B48" w:rsidP="00684C90">
      <w:pPr>
        <w:shd w:val="clear" w:color="auto" w:fill="FFFFFF"/>
        <w:spacing w:line="240" w:lineRule="auto"/>
        <w:ind w:right="9"/>
        <w:jc w:val="center"/>
        <w:rPr>
          <w:b/>
          <w:iCs/>
          <w:color w:val="000000" w:themeColor="text1"/>
          <w:sz w:val="44"/>
        </w:rPr>
      </w:pPr>
    </w:p>
    <w:p w14:paraId="16162940" w14:textId="77777777" w:rsidR="00C96B48" w:rsidRDefault="00C96B48" w:rsidP="00684C90">
      <w:pPr>
        <w:shd w:val="clear" w:color="auto" w:fill="FFFFFF"/>
        <w:spacing w:line="240" w:lineRule="auto"/>
        <w:ind w:right="9"/>
        <w:jc w:val="center"/>
        <w:rPr>
          <w:b/>
          <w:iCs/>
          <w:color w:val="000000" w:themeColor="text1"/>
          <w:sz w:val="44"/>
        </w:rPr>
      </w:pPr>
    </w:p>
    <w:p w14:paraId="0C787DC8" w14:textId="77777777" w:rsidR="00C96B48" w:rsidRDefault="00C96B48" w:rsidP="00684C90">
      <w:pPr>
        <w:shd w:val="clear" w:color="auto" w:fill="FFFFFF"/>
        <w:spacing w:line="240" w:lineRule="auto"/>
        <w:ind w:right="9"/>
        <w:jc w:val="center"/>
        <w:rPr>
          <w:b/>
          <w:iCs/>
          <w:color w:val="000000" w:themeColor="text1"/>
          <w:sz w:val="44"/>
        </w:rPr>
      </w:pPr>
    </w:p>
    <w:p w14:paraId="4ECA245F" w14:textId="77777777" w:rsidR="00C96B48" w:rsidRDefault="00C96B48" w:rsidP="00684C90">
      <w:pPr>
        <w:shd w:val="clear" w:color="auto" w:fill="FFFFFF"/>
        <w:spacing w:line="240" w:lineRule="auto"/>
        <w:ind w:right="9"/>
        <w:jc w:val="center"/>
        <w:rPr>
          <w:b/>
          <w:iCs/>
          <w:color w:val="000000" w:themeColor="text1"/>
          <w:sz w:val="44"/>
        </w:rPr>
      </w:pPr>
    </w:p>
    <w:p w14:paraId="6EBECD85" w14:textId="77777777" w:rsidR="00C96B48" w:rsidRDefault="00C96B48" w:rsidP="00684C90">
      <w:pPr>
        <w:shd w:val="clear" w:color="auto" w:fill="FFFFFF"/>
        <w:spacing w:line="240" w:lineRule="auto"/>
        <w:ind w:right="9"/>
        <w:jc w:val="center"/>
        <w:rPr>
          <w:b/>
          <w:iCs/>
          <w:color w:val="000000" w:themeColor="text1"/>
          <w:sz w:val="44"/>
        </w:rPr>
      </w:pPr>
    </w:p>
    <w:p w14:paraId="1B6B43E5" w14:textId="77777777" w:rsidR="00C96B48" w:rsidRDefault="00C96B48" w:rsidP="00684C90">
      <w:pPr>
        <w:shd w:val="clear" w:color="auto" w:fill="FFFFFF"/>
        <w:spacing w:line="240" w:lineRule="auto"/>
        <w:ind w:right="9"/>
        <w:jc w:val="center"/>
        <w:rPr>
          <w:b/>
          <w:iCs/>
          <w:color w:val="000000" w:themeColor="text1"/>
          <w:sz w:val="44"/>
        </w:rPr>
      </w:pPr>
    </w:p>
    <w:p w14:paraId="2F136C29" w14:textId="77777777" w:rsidR="00C96B48" w:rsidRDefault="00C96B48" w:rsidP="00684C90">
      <w:pPr>
        <w:shd w:val="clear" w:color="auto" w:fill="FFFFFF"/>
        <w:spacing w:line="240" w:lineRule="auto"/>
        <w:ind w:right="9"/>
        <w:jc w:val="center"/>
        <w:rPr>
          <w:b/>
          <w:iCs/>
          <w:color w:val="000000" w:themeColor="text1"/>
          <w:sz w:val="44"/>
        </w:rPr>
      </w:pPr>
    </w:p>
    <w:p w14:paraId="1F8C0057" w14:textId="77777777" w:rsidR="00C96B48" w:rsidRDefault="00C96B48" w:rsidP="00684C90">
      <w:pPr>
        <w:shd w:val="clear" w:color="auto" w:fill="FFFFFF"/>
        <w:spacing w:line="240" w:lineRule="auto"/>
        <w:ind w:right="9"/>
        <w:jc w:val="center"/>
        <w:rPr>
          <w:b/>
          <w:iCs/>
          <w:color w:val="000000" w:themeColor="text1"/>
          <w:sz w:val="44"/>
        </w:rPr>
      </w:pPr>
    </w:p>
    <w:p w14:paraId="1BDB7BD0" w14:textId="77777777" w:rsidR="00C96B48" w:rsidRDefault="00C96B48" w:rsidP="00684C90">
      <w:pPr>
        <w:shd w:val="clear" w:color="auto" w:fill="FFFFFF"/>
        <w:spacing w:line="240" w:lineRule="auto"/>
        <w:ind w:right="9"/>
        <w:jc w:val="center"/>
        <w:rPr>
          <w:b/>
          <w:iCs/>
          <w:color w:val="000000" w:themeColor="text1"/>
          <w:sz w:val="44"/>
        </w:rPr>
      </w:pPr>
    </w:p>
    <w:p w14:paraId="2D03F2BE" w14:textId="77777777" w:rsidR="00C96B48" w:rsidRDefault="00C96B48" w:rsidP="00684C90">
      <w:pPr>
        <w:shd w:val="clear" w:color="auto" w:fill="FFFFFF"/>
        <w:spacing w:line="240" w:lineRule="auto"/>
        <w:ind w:right="9"/>
        <w:jc w:val="center"/>
        <w:rPr>
          <w:b/>
          <w:iCs/>
          <w:color w:val="000000" w:themeColor="text1"/>
          <w:sz w:val="44"/>
        </w:rPr>
      </w:pPr>
    </w:p>
    <w:p w14:paraId="6755156F" w14:textId="77777777" w:rsidR="00C96B48" w:rsidRDefault="00C96B48" w:rsidP="00684C90">
      <w:pPr>
        <w:shd w:val="clear" w:color="auto" w:fill="FFFFFF"/>
        <w:spacing w:line="240" w:lineRule="auto"/>
        <w:ind w:right="9"/>
        <w:jc w:val="center"/>
        <w:rPr>
          <w:b/>
          <w:iCs/>
          <w:color w:val="000000" w:themeColor="text1"/>
          <w:sz w:val="44"/>
        </w:rPr>
      </w:pPr>
    </w:p>
    <w:p w14:paraId="780BA60A" w14:textId="77777777" w:rsidR="00C96B48" w:rsidRDefault="00C96B48" w:rsidP="00684C90">
      <w:pPr>
        <w:shd w:val="clear" w:color="auto" w:fill="FFFFFF"/>
        <w:spacing w:line="240" w:lineRule="auto"/>
        <w:ind w:right="9"/>
        <w:jc w:val="center"/>
        <w:rPr>
          <w:b/>
          <w:iCs/>
          <w:color w:val="000000" w:themeColor="text1"/>
          <w:sz w:val="44"/>
        </w:rPr>
      </w:pPr>
    </w:p>
    <w:p w14:paraId="4A8B61A9" w14:textId="77777777" w:rsidR="00C96B48" w:rsidRPr="00684C90" w:rsidRDefault="00C96B48" w:rsidP="00684C90">
      <w:pPr>
        <w:shd w:val="clear" w:color="auto" w:fill="FFFFFF"/>
        <w:spacing w:line="240" w:lineRule="auto"/>
        <w:ind w:right="9"/>
        <w:jc w:val="center"/>
        <w:rPr>
          <w:b/>
          <w:iCs/>
          <w:color w:val="000000" w:themeColor="text1"/>
          <w:sz w:val="44"/>
        </w:rPr>
      </w:pPr>
    </w:p>
    <w:p w14:paraId="3514C7E5" w14:textId="4D66967F" w:rsidR="00684C90" w:rsidRPr="00684C90" w:rsidRDefault="00684C90" w:rsidP="00684C90">
      <w:pPr>
        <w:shd w:val="clear" w:color="auto" w:fill="FFFFFF"/>
        <w:spacing w:line="240" w:lineRule="auto"/>
        <w:ind w:right="9"/>
        <w:jc w:val="center"/>
        <w:rPr>
          <w:b/>
          <w:iCs/>
          <w:color w:val="000000" w:themeColor="text1"/>
          <w:sz w:val="44"/>
        </w:rPr>
      </w:pPr>
    </w:p>
    <w:p w14:paraId="77E63E89" w14:textId="3567B6F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50:</w:t>
      </w:r>
      <w:proofErr w:type="gramEnd"/>
      <w:r w:rsidRPr="00684C90">
        <w:rPr>
          <w:b/>
          <w:bCs/>
          <w:iCs/>
          <w:color w:val="000000" w:themeColor="text1"/>
          <w:sz w:val="44"/>
        </w:rPr>
        <w:t xml:space="preserve"> </w:t>
      </w:r>
      <w:r w:rsidR="00C96B48">
        <w:rPr>
          <w:b/>
          <w:iCs/>
          <w:color w:val="000000" w:themeColor="text1"/>
          <w:sz w:val="44"/>
        </w:rPr>
        <w:t xml:space="preserve">Décision </w:t>
      </w:r>
      <w:r w:rsidRPr="00684C90">
        <w:rPr>
          <w:b/>
          <w:iCs/>
          <w:color w:val="000000" w:themeColor="text1"/>
          <w:sz w:val="44"/>
        </w:rPr>
        <w:t>portant modalités des mises à niveau des étudiants en difficulté</w:t>
      </w:r>
    </w:p>
    <w:p w14:paraId="7260326E" w14:textId="77777777" w:rsidR="00C96B48" w:rsidRDefault="00C96B48" w:rsidP="00684C90">
      <w:pPr>
        <w:shd w:val="clear" w:color="auto" w:fill="FFFFFF"/>
        <w:spacing w:line="240" w:lineRule="auto"/>
        <w:ind w:right="9"/>
        <w:jc w:val="center"/>
        <w:rPr>
          <w:b/>
          <w:iCs/>
          <w:color w:val="000000" w:themeColor="text1"/>
          <w:sz w:val="44"/>
        </w:rPr>
      </w:pPr>
    </w:p>
    <w:p w14:paraId="71135F82" w14:textId="77777777" w:rsidR="00C96B48" w:rsidRDefault="00C96B48" w:rsidP="00684C90">
      <w:pPr>
        <w:shd w:val="clear" w:color="auto" w:fill="FFFFFF"/>
        <w:spacing w:line="240" w:lineRule="auto"/>
        <w:ind w:right="9"/>
        <w:jc w:val="center"/>
        <w:rPr>
          <w:b/>
          <w:iCs/>
          <w:color w:val="000000" w:themeColor="text1"/>
          <w:sz w:val="44"/>
        </w:rPr>
      </w:pPr>
    </w:p>
    <w:p w14:paraId="3D4861EF" w14:textId="77777777" w:rsidR="00C96B48" w:rsidRDefault="00C96B48" w:rsidP="00684C90">
      <w:pPr>
        <w:shd w:val="clear" w:color="auto" w:fill="FFFFFF"/>
        <w:spacing w:line="240" w:lineRule="auto"/>
        <w:ind w:right="9"/>
        <w:jc w:val="center"/>
        <w:rPr>
          <w:b/>
          <w:iCs/>
          <w:color w:val="000000" w:themeColor="text1"/>
          <w:sz w:val="44"/>
        </w:rPr>
      </w:pPr>
    </w:p>
    <w:p w14:paraId="216D1756" w14:textId="77777777" w:rsidR="00C96B48" w:rsidRDefault="00C96B48" w:rsidP="00684C90">
      <w:pPr>
        <w:shd w:val="clear" w:color="auto" w:fill="FFFFFF"/>
        <w:spacing w:line="240" w:lineRule="auto"/>
        <w:ind w:right="9"/>
        <w:jc w:val="center"/>
        <w:rPr>
          <w:b/>
          <w:iCs/>
          <w:color w:val="000000" w:themeColor="text1"/>
          <w:sz w:val="44"/>
        </w:rPr>
      </w:pPr>
    </w:p>
    <w:p w14:paraId="359B6081" w14:textId="77777777" w:rsidR="00C96B48" w:rsidRDefault="00C96B48" w:rsidP="00684C90">
      <w:pPr>
        <w:shd w:val="clear" w:color="auto" w:fill="FFFFFF"/>
        <w:spacing w:line="240" w:lineRule="auto"/>
        <w:ind w:right="9"/>
        <w:jc w:val="center"/>
        <w:rPr>
          <w:b/>
          <w:iCs/>
          <w:color w:val="000000" w:themeColor="text1"/>
          <w:sz w:val="44"/>
        </w:rPr>
      </w:pPr>
    </w:p>
    <w:p w14:paraId="63EDC645" w14:textId="77777777" w:rsidR="00C96B48" w:rsidRDefault="00C96B48" w:rsidP="00684C90">
      <w:pPr>
        <w:shd w:val="clear" w:color="auto" w:fill="FFFFFF"/>
        <w:spacing w:line="240" w:lineRule="auto"/>
        <w:ind w:right="9"/>
        <w:jc w:val="center"/>
        <w:rPr>
          <w:b/>
          <w:iCs/>
          <w:color w:val="000000" w:themeColor="text1"/>
          <w:sz w:val="44"/>
        </w:rPr>
      </w:pPr>
    </w:p>
    <w:p w14:paraId="1F0A96E9" w14:textId="77777777" w:rsidR="00C96B48" w:rsidRDefault="00C96B48" w:rsidP="00684C90">
      <w:pPr>
        <w:shd w:val="clear" w:color="auto" w:fill="FFFFFF"/>
        <w:spacing w:line="240" w:lineRule="auto"/>
        <w:ind w:right="9"/>
        <w:jc w:val="center"/>
        <w:rPr>
          <w:b/>
          <w:iCs/>
          <w:color w:val="000000" w:themeColor="text1"/>
          <w:sz w:val="44"/>
        </w:rPr>
      </w:pPr>
    </w:p>
    <w:p w14:paraId="2B774E0A" w14:textId="77777777" w:rsidR="00C96B48" w:rsidRDefault="00C96B48" w:rsidP="00684C90">
      <w:pPr>
        <w:shd w:val="clear" w:color="auto" w:fill="FFFFFF"/>
        <w:spacing w:line="240" w:lineRule="auto"/>
        <w:ind w:right="9"/>
        <w:jc w:val="center"/>
        <w:rPr>
          <w:b/>
          <w:iCs/>
          <w:color w:val="000000" w:themeColor="text1"/>
          <w:sz w:val="44"/>
        </w:rPr>
      </w:pPr>
    </w:p>
    <w:p w14:paraId="781E0301" w14:textId="77777777" w:rsidR="00C96B48" w:rsidRDefault="00C96B48" w:rsidP="00684C90">
      <w:pPr>
        <w:shd w:val="clear" w:color="auto" w:fill="FFFFFF"/>
        <w:spacing w:line="240" w:lineRule="auto"/>
        <w:ind w:right="9"/>
        <w:jc w:val="center"/>
        <w:rPr>
          <w:b/>
          <w:iCs/>
          <w:color w:val="000000" w:themeColor="text1"/>
          <w:sz w:val="44"/>
        </w:rPr>
      </w:pPr>
    </w:p>
    <w:p w14:paraId="1737F6B8" w14:textId="77777777" w:rsidR="00C96B48" w:rsidRDefault="00C96B48" w:rsidP="00684C90">
      <w:pPr>
        <w:shd w:val="clear" w:color="auto" w:fill="FFFFFF"/>
        <w:spacing w:line="240" w:lineRule="auto"/>
        <w:ind w:right="9"/>
        <w:jc w:val="center"/>
        <w:rPr>
          <w:b/>
          <w:iCs/>
          <w:color w:val="000000" w:themeColor="text1"/>
          <w:sz w:val="44"/>
        </w:rPr>
      </w:pPr>
    </w:p>
    <w:p w14:paraId="688A4FD3" w14:textId="77777777" w:rsidR="004E63BD" w:rsidRDefault="004E63BD" w:rsidP="00684C90">
      <w:pPr>
        <w:shd w:val="clear" w:color="auto" w:fill="FFFFFF"/>
        <w:spacing w:line="240" w:lineRule="auto"/>
        <w:ind w:right="9"/>
        <w:jc w:val="center"/>
        <w:rPr>
          <w:b/>
          <w:iCs/>
          <w:color w:val="000000" w:themeColor="text1"/>
          <w:sz w:val="44"/>
        </w:rPr>
      </w:pPr>
    </w:p>
    <w:p w14:paraId="3A2CC277" w14:textId="77777777" w:rsidR="004E63BD" w:rsidRDefault="004E63BD" w:rsidP="00684C90">
      <w:pPr>
        <w:shd w:val="clear" w:color="auto" w:fill="FFFFFF"/>
        <w:spacing w:line="240" w:lineRule="auto"/>
        <w:ind w:right="9"/>
        <w:jc w:val="center"/>
        <w:rPr>
          <w:b/>
          <w:iCs/>
          <w:color w:val="000000" w:themeColor="text1"/>
          <w:sz w:val="44"/>
        </w:rPr>
      </w:pPr>
    </w:p>
    <w:p w14:paraId="7A53C049" w14:textId="77777777" w:rsidR="004E63BD" w:rsidRDefault="004E63BD" w:rsidP="00684C90">
      <w:pPr>
        <w:shd w:val="clear" w:color="auto" w:fill="FFFFFF"/>
        <w:spacing w:line="240" w:lineRule="auto"/>
        <w:ind w:right="9"/>
        <w:jc w:val="center"/>
        <w:rPr>
          <w:b/>
          <w:iCs/>
          <w:color w:val="000000" w:themeColor="text1"/>
          <w:sz w:val="44"/>
        </w:rPr>
      </w:pPr>
    </w:p>
    <w:p w14:paraId="1E8CB718" w14:textId="77777777" w:rsidR="004E63BD" w:rsidRDefault="004E63BD" w:rsidP="00684C90">
      <w:pPr>
        <w:shd w:val="clear" w:color="auto" w:fill="FFFFFF"/>
        <w:spacing w:line="240" w:lineRule="auto"/>
        <w:ind w:right="9"/>
        <w:jc w:val="center"/>
        <w:rPr>
          <w:b/>
          <w:iCs/>
          <w:color w:val="000000" w:themeColor="text1"/>
          <w:sz w:val="44"/>
        </w:rPr>
      </w:pPr>
    </w:p>
    <w:p w14:paraId="0A13FF4C" w14:textId="77777777" w:rsidR="00C96B48" w:rsidRDefault="00C96B48" w:rsidP="00684C90">
      <w:pPr>
        <w:shd w:val="clear" w:color="auto" w:fill="FFFFFF"/>
        <w:spacing w:line="240" w:lineRule="auto"/>
        <w:ind w:right="9"/>
        <w:jc w:val="center"/>
        <w:rPr>
          <w:b/>
          <w:iCs/>
          <w:color w:val="000000" w:themeColor="text1"/>
          <w:sz w:val="44"/>
        </w:rPr>
      </w:pPr>
    </w:p>
    <w:p w14:paraId="7769AA8B" w14:textId="77777777" w:rsidR="00C96B48" w:rsidRDefault="00C96B48" w:rsidP="00684C90">
      <w:pPr>
        <w:shd w:val="clear" w:color="auto" w:fill="FFFFFF"/>
        <w:spacing w:line="240" w:lineRule="auto"/>
        <w:ind w:right="9"/>
        <w:jc w:val="center"/>
        <w:rPr>
          <w:b/>
          <w:iCs/>
          <w:color w:val="000000" w:themeColor="text1"/>
          <w:sz w:val="44"/>
        </w:rPr>
      </w:pPr>
    </w:p>
    <w:p w14:paraId="16581825" w14:textId="77777777" w:rsidR="00C96B48" w:rsidRDefault="00C96B48" w:rsidP="00684C90">
      <w:pPr>
        <w:shd w:val="clear" w:color="auto" w:fill="FFFFFF"/>
        <w:spacing w:line="240" w:lineRule="auto"/>
        <w:ind w:right="9"/>
        <w:jc w:val="center"/>
        <w:rPr>
          <w:b/>
          <w:iCs/>
          <w:color w:val="000000" w:themeColor="text1"/>
          <w:sz w:val="44"/>
        </w:rPr>
      </w:pPr>
    </w:p>
    <w:p w14:paraId="37F048A0" w14:textId="77777777" w:rsidR="00C96B48" w:rsidRPr="005C0981" w:rsidRDefault="00C96B48" w:rsidP="00C96B48">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27872" behindDoc="0" locked="0" layoutInCell="1" allowOverlap="1" wp14:anchorId="6631A8CB" wp14:editId="1A256C29">
            <wp:simplePos x="0" y="0"/>
            <wp:positionH relativeFrom="margin">
              <wp:align>center</wp:align>
            </wp:positionH>
            <wp:positionV relativeFrom="margin">
              <wp:posOffset>-549113</wp:posOffset>
            </wp:positionV>
            <wp:extent cx="1379220" cy="1045210"/>
            <wp:effectExtent l="76200" t="57150" r="49530" b="97790"/>
            <wp:wrapSquare wrapText="bothSides"/>
            <wp:docPr id="20696477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81EE497" w14:textId="77777777" w:rsidR="00C96B48" w:rsidRPr="005C0981" w:rsidRDefault="00C96B48" w:rsidP="00C96B48">
      <w:pPr>
        <w:shd w:val="clear" w:color="auto" w:fill="FFFFFF"/>
        <w:spacing w:line="240" w:lineRule="auto"/>
        <w:ind w:right="9"/>
        <w:jc w:val="center"/>
        <w:rPr>
          <w:b/>
          <w:color w:val="000000" w:themeColor="text1"/>
          <w:sz w:val="44"/>
        </w:rPr>
      </w:pPr>
    </w:p>
    <w:p w14:paraId="74342CC0" w14:textId="77777777" w:rsidR="00C96B48" w:rsidRPr="005C0981" w:rsidRDefault="00C96B48" w:rsidP="00C96B48">
      <w:pPr>
        <w:shd w:val="clear" w:color="auto" w:fill="FFFFFF"/>
        <w:spacing w:line="240" w:lineRule="auto"/>
        <w:ind w:right="9"/>
        <w:jc w:val="center"/>
        <w:rPr>
          <w:b/>
          <w:color w:val="000000" w:themeColor="text1"/>
          <w:sz w:val="20"/>
          <w:szCs w:val="8"/>
        </w:rPr>
      </w:pPr>
    </w:p>
    <w:p w14:paraId="10A5AEEC" w14:textId="77777777" w:rsidR="00C96B48" w:rsidRPr="00B40486" w:rsidRDefault="00C96B48" w:rsidP="00C96B48">
      <w:pPr>
        <w:spacing w:line="240" w:lineRule="auto"/>
        <w:jc w:val="center"/>
        <w:rPr>
          <w:rFonts w:ascii="Arial" w:eastAsia="Calibri" w:hAnsi="Arial" w:cs="Arial"/>
          <w:b/>
          <w:bCs/>
          <w:color w:val="000000" w:themeColor="text1"/>
          <w:sz w:val="36"/>
          <w:szCs w:val="36"/>
          <w:lang w:eastAsia="en-US"/>
        </w:rPr>
      </w:pPr>
      <w:r>
        <w:rPr>
          <w:rFonts w:ascii="Arial" w:eastAsia="Calibri" w:hAnsi="Arial" w:cs="Arial"/>
          <w:b/>
          <w:bCs/>
          <w:color w:val="000000" w:themeColor="text1"/>
          <w:sz w:val="36"/>
          <w:szCs w:val="36"/>
          <w:lang w:eastAsia="en-US"/>
        </w:rPr>
        <w:t>DÉCISION N°018-DG/UPFHOB-MALI/070823</w:t>
      </w:r>
    </w:p>
    <w:p w14:paraId="3F34603D" w14:textId="77777777" w:rsidR="00C96B48" w:rsidRDefault="00C96B48" w:rsidP="00C96B48">
      <w:pPr>
        <w:spacing w:line="240" w:lineRule="auto"/>
        <w:jc w:val="center"/>
        <w:rPr>
          <w:rFonts w:ascii="Arial" w:eastAsia="Calibri" w:hAnsi="Arial" w:cs="Arial"/>
          <w:b/>
          <w:bCs/>
          <w:color w:val="000000" w:themeColor="text1"/>
          <w:sz w:val="20"/>
          <w:szCs w:val="20"/>
          <w:lang w:eastAsia="en-US"/>
        </w:rPr>
      </w:pPr>
      <w:r>
        <w:rPr>
          <w:rFonts w:ascii="Arial" w:eastAsia="Calibri" w:hAnsi="Arial" w:cs="Arial"/>
          <w:b/>
          <w:bCs/>
          <w:color w:val="000000" w:themeColor="text1"/>
          <w:sz w:val="20"/>
          <w:szCs w:val="20"/>
          <w:lang w:eastAsia="en-US"/>
        </w:rPr>
        <w:t>PORTANT CREATION ET ORGANISAATION D’UN PROGRAMME DE MISE A NIVEAU</w:t>
      </w:r>
    </w:p>
    <w:p w14:paraId="575CC918" w14:textId="77777777" w:rsidR="00C96B48" w:rsidRPr="00A142B9" w:rsidRDefault="00C96B48" w:rsidP="00C96B48">
      <w:pPr>
        <w:spacing w:line="240" w:lineRule="auto"/>
        <w:jc w:val="center"/>
        <w:rPr>
          <w:rFonts w:ascii="Arial" w:eastAsia="Calibri" w:hAnsi="Arial" w:cs="Arial"/>
          <w:color w:val="000000" w:themeColor="text1"/>
          <w:szCs w:val="24"/>
          <w:lang w:eastAsia="en-US"/>
        </w:rPr>
      </w:pPr>
    </w:p>
    <w:p w14:paraId="1D9B7BC2"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70E77360"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7A422906" w14:textId="77777777" w:rsidR="00C96B48" w:rsidRPr="00B40486" w:rsidRDefault="00C96B48" w:rsidP="00C96B48">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572CD4D2"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6DED700D"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48F094EA" w14:textId="77777777" w:rsidR="00C96B48" w:rsidRPr="00C945A6" w:rsidRDefault="00C96B48" w:rsidP="00C96B48">
      <w:pPr>
        <w:tabs>
          <w:tab w:val="left" w:pos="7845"/>
        </w:tabs>
        <w:spacing w:line="276" w:lineRule="auto"/>
        <w:jc w:val="left"/>
        <w:rPr>
          <w:rFonts w:ascii="Arial" w:hAnsi="Arial" w:cs="Arial"/>
        </w:rPr>
      </w:pPr>
      <w:r w:rsidRPr="00C945A6">
        <w:rPr>
          <w:rStyle w:val="lev"/>
          <w:rFonts w:ascii="Arial" w:eastAsiaTheme="majorEastAsia" w:hAnsi="Arial" w:cs="Arial"/>
        </w:rPr>
        <w:t>Considérant</w:t>
      </w:r>
      <w:r w:rsidRPr="00C945A6">
        <w:rPr>
          <w:rFonts w:ascii="Arial" w:hAnsi="Arial" w:cs="Arial"/>
        </w:rPr>
        <w:t xml:space="preserve"> l’importance de la mise à niveau pour garantir l’acquisition des prérequis nécessaires et assurer la réussite des étudiants dans leurs parcours académiques,</w:t>
      </w:r>
    </w:p>
    <w:p w14:paraId="508DA7F4" w14:textId="77777777" w:rsidR="00C96B48" w:rsidRPr="00BC113F"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65711866"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1 :</w:t>
      </w:r>
      <w:r w:rsidRPr="00C945A6">
        <w:rPr>
          <w:rFonts w:ascii="Arial" w:hAnsi="Arial" w:cs="Arial"/>
          <w:szCs w:val="24"/>
          <w:lang w:eastAsia="en-US"/>
        </w:rPr>
        <w:t xml:space="preserve"> Il est mis en place un </w:t>
      </w:r>
      <w:r>
        <w:rPr>
          <w:rFonts w:ascii="Arial" w:hAnsi="Arial" w:cs="Arial"/>
          <w:b/>
          <w:bCs/>
          <w:szCs w:val="24"/>
          <w:lang w:eastAsia="en-US"/>
        </w:rPr>
        <w:t>programme de mise à n</w:t>
      </w:r>
      <w:r w:rsidRPr="00C945A6">
        <w:rPr>
          <w:rFonts w:ascii="Arial" w:hAnsi="Arial" w:cs="Arial"/>
          <w:b/>
          <w:bCs/>
          <w:szCs w:val="24"/>
          <w:lang w:eastAsia="en-US"/>
        </w:rPr>
        <w:t>iveau</w:t>
      </w:r>
      <w:r w:rsidRPr="00C945A6">
        <w:rPr>
          <w:rFonts w:ascii="Arial" w:hAnsi="Arial" w:cs="Arial"/>
          <w:szCs w:val="24"/>
          <w:lang w:eastAsia="en-US"/>
        </w:rPr>
        <w:t xml:space="preserve"> destiné aux étudiants ayant besoin de renforcer leurs compétences dans des matières essentielles pour la réussite de leur formation à l’Université Privée Félix Houphouët Boigny</w:t>
      </w:r>
      <w:r>
        <w:rPr>
          <w:rFonts w:ascii="Arial" w:hAnsi="Arial" w:cs="Arial"/>
          <w:szCs w:val="24"/>
          <w:lang w:eastAsia="en-US"/>
        </w:rPr>
        <w:t>-</w:t>
      </w:r>
      <w:r w:rsidRPr="00C945A6">
        <w:rPr>
          <w:rFonts w:ascii="Arial" w:hAnsi="Arial" w:cs="Arial"/>
          <w:szCs w:val="24"/>
          <w:lang w:eastAsia="en-US"/>
        </w:rPr>
        <w:t>Mali (UPFHOB-MALI).</w:t>
      </w:r>
    </w:p>
    <w:p w14:paraId="3EC1FC50" w14:textId="77777777" w:rsidR="00C96B48"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2 :</w:t>
      </w:r>
      <w:r w:rsidRPr="00C945A6">
        <w:rPr>
          <w:rFonts w:ascii="Arial" w:hAnsi="Arial" w:cs="Arial"/>
          <w:szCs w:val="24"/>
          <w:lang w:eastAsia="en-US"/>
        </w:rPr>
        <w:t xml:space="preserve"> </w:t>
      </w:r>
      <w:r>
        <w:rPr>
          <w:rFonts w:ascii="Arial" w:hAnsi="Arial" w:cs="Arial"/>
          <w:b/>
          <w:bCs/>
          <w:szCs w:val="24"/>
          <w:lang w:eastAsia="en-US"/>
        </w:rPr>
        <w:t>Objectifs du programme de mise à n</w:t>
      </w:r>
      <w:r w:rsidRPr="00C945A6">
        <w:rPr>
          <w:rFonts w:ascii="Arial" w:hAnsi="Arial" w:cs="Arial"/>
          <w:b/>
          <w:bCs/>
          <w:szCs w:val="24"/>
          <w:lang w:eastAsia="en-US"/>
        </w:rPr>
        <w:t>iveau</w:t>
      </w:r>
      <w:r w:rsidRPr="00C945A6">
        <w:rPr>
          <w:rFonts w:ascii="Arial" w:hAnsi="Arial" w:cs="Arial"/>
          <w:szCs w:val="24"/>
          <w:lang w:eastAsia="en-US"/>
        </w:rPr>
        <w:t xml:space="preserve"> </w:t>
      </w:r>
    </w:p>
    <w:p w14:paraId="32F95B2F"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szCs w:val="24"/>
          <w:lang w:eastAsia="en-US"/>
        </w:rPr>
        <w:t>Le programme de mise à niveau vise à :</w:t>
      </w:r>
    </w:p>
    <w:p w14:paraId="232BF6EA" w14:textId="77777777" w:rsidR="00C96B48" w:rsidRPr="00C945A6" w:rsidRDefault="00C96B48" w:rsidP="00C96B48">
      <w:pPr>
        <w:numPr>
          <w:ilvl w:val="0"/>
          <w:numId w:val="90"/>
        </w:numPr>
        <w:spacing w:line="240" w:lineRule="auto"/>
        <w:jc w:val="left"/>
        <w:rPr>
          <w:rFonts w:ascii="Arial" w:hAnsi="Arial" w:cs="Arial"/>
          <w:szCs w:val="24"/>
          <w:lang w:eastAsia="en-US"/>
        </w:rPr>
      </w:pPr>
      <w:r w:rsidRPr="00C945A6">
        <w:rPr>
          <w:rFonts w:ascii="Arial" w:hAnsi="Arial" w:cs="Arial"/>
          <w:szCs w:val="24"/>
          <w:lang w:eastAsia="en-US"/>
        </w:rPr>
        <w:t>Permettre aux étudiants d’acquérir les connaissances de base et les compétences fondamentales requises pour leur parcours académique ;</w:t>
      </w:r>
    </w:p>
    <w:p w14:paraId="68AC2481" w14:textId="77777777" w:rsidR="00C96B48" w:rsidRPr="00C945A6" w:rsidRDefault="00C96B48" w:rsidP="00C96B48">
      <w:pPr>
        <w:numPr>
          <w:ilvl w:val="0"/>
          <w:numId w:val="90"/>
        </w:numPr>
        <w:spacing w:line="240" w:lineRule="auto"/>
        <w:jc w:val="left"/>
        <w:rPr>
          <w:rFonts w:ascii="Arial" w:hAnsi="Arial" w:cs="Arial"/>
          <w:szCs w:val="24"/>
          <w:lang w:eastAsia="en-US"/>
        </w:rPr>
      </w:pPr>
      <w:r w:rsidRPr="00C945A6">
        <w:rPr>
          <w:rFonts w:ascii="Arial" w:hAnsi="Arial" w:cs="Arial"/>
          <w:szCs w:val="24"/>
          <w:lang w:eastAsia="en-US"/>
        </w:rPr>
        <w:t>Faciliter l’adaptation des nouveaux étudiants aux exigences des programmes d’études supérieures ;</w:t>
      </w:r>
    </w:p>
    <w:p w14:paraId="2F015D3A" w14:textId="77777777" w:rsidR="00C96B48" w:rsidRPr="00C945A6" w:rsidRDefault="00C96B48" w:rsidP="00C96B48">
      <w:pPr>
        <w:numPr>
          <w:ilvl w:val="0"/>
          <w:numId w:val="90"/>
        </w:numPr>
        <w:spacing w:line="240" w:lineRule="auto"/>
        <w:jc w:val="left"/>
        <w:rPr>
          <w:rFonts w:ascii="Arial" w:hAnsi="Arial" w:cs="Arial"/>
          <w:szCs w:val="24"/>
          <w:lang w:eastAsia="en-US"/>
        </w:rPr>
      </w:pPr>
      <w:r w:rsidRPr="00C945A6">
        <w:rPr>
          <w:rFonts w:ascii="Arial" w:hAnsi="Arial" w:cs="Arial"/>
          <w:szCs w:val="24"/>
          <w:lang w:eastAsia="en-US"/>
        </w:rPr>
        <w:t>Réduire les écarts de niveau entre les étudiants issus de différents parcours éducatifs et améliorer leur réussite académique.</w:t>
      </w:r>
    </w:p>
    <w:p w14:paraId="62625748"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3 :</w:t>
      </w:r>
      <w:r w:rsidRPr="00C945A6">
        <w:rPr>
          <w:rFonts w:ascii="Arial" w:hAnsi="Arial" w:cs="Arial"/>
          <w:szCs w:val="24"/>
          <w:lang w:eastAsia="en-US"/>
        </w:rPr>
        <w:t xml:space="preserve"> </w:t>
      </w:r>
      <w:r>
        <w:rPr>
          <w:rFonts w:ascii="Arial" w:hAnsi="Arial" w:cs="Arial"/>
          <w:b/>
          <w:bCs/>
          <w:szCs w:val="24"/>
          <w:lang w:eastAsia="en-US"/>
        </w:rPr>
        <w:t>Modalités d’admission au programme de mise à n</w:t>
      </w:r>
      <w:r w:rsidRPr="00C945A6">
        <w:rPr>
          <w:rFonts w:ascii="Arial" w:hAnsi="Arial" w:cs="Arial"/>
          <w:b/>
          <w:bCs/>
          <w:szCs w:val="24"/>
          <w:lang w:eastAsia="en-US"/>
        </w:rPr>
        <w:t>iveau</w:t>
      </w:r>
    </w:p>
    <w:p w14:paraId="71BB3D7E" w14:textId="77777777" w:rsidR="00C96B48" w:rsidRPr="00C945A6" w:rsidRDefault="00C96B48" w:rsidP="00C96B48">
      <w:pPr>
        <w:numPr>
          <w:ilvl w:val="0"/>
          <w:numId w:val="91"/>
        </w:numPr>
        <w:spacing w:line="240" w:lineRule="auto"/>
        <w:jc w:val="left"/>
        <w:rPr>
          <w:rFonts w:ascii="Arial" w:hAnsi="Arial" w:cs="Arial"/>
          <w:szCs w:val="24"/>
          <w:lang w:eastAsia="en-US"/>
        </w:rPr>
      </w:pPr>
      <w:r w:rsidRPr="00C945A6">
        <w:rPr>
          <w:rFonts w:ascii="Arial" w:hAnsi="Arial" w:cs="Arial"/>
          <w:szCs w:val="24"/>
          <w:lang w:eastAsia="en-US"/>
        </w:rPr>
        <w:t>Les étudiants identifiés comme ayant besoin d’une mise à niveau, sur la base de tests d’évaluation ou de leur parcours académique antérieur, seront orientés vers le programme de mise à niveau ;</w:t>
      </w:r>
    </w:p>
    <w:p w14:paraId="373310E5" w14:textId="77777777" w:rsidR="00C96B48" w:rsidRPr="00C945A6" w:rsidRDefault="00C96B48" w:rsidP="00C96B48">
      <w:pPr>
        <w:numPr>
          <w:ilvl w:val="0"/>
          <w:numId w:val="91"/>
        </w:numPr>
        <w:spacing w:line="240" w:lineRule="auto"/>
        <w:jc w:val="left"/>
        <w:rPr>
          <w:rFonts w:ascii="Arial" w:hAnsi="Arial" w:cs="Arial"/>
          <w:szCs w:val="24"/>
          <w:lang w:eastAsia="en-US"/>
        </w:rPr>
      </w:pPr>
      <w:r w:rsidRPr="00C945A6">
        <w:rPr>
          <w:rFonts w:ascii="Arial" w:hAnsi="Arial" w:cs="Arial"/>
          <w:szCs w:val="24"/>
          <w:lang w:eastAsia="en-US"/>
        </w:rPr>
        <w:t>Les étudiants peuvent également faire une demande volontaire de mise à niveau, sous réserve de l'approbation du service académique.</w:t>
      </w:r>
    </w:p>
    <w:p w14:paraId="3D1C006D"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4 :</w:t>
      </w:r>
      <w:r w:rsidRPr="00C945A6">
        <w:rPr>
          <w:rFonts w:ascii="Arial" w:hAnsi="Arial" w:cs="Arial"/>
          <w:szCs w:val="24"/>
          <w:lang w:eastAsia="en-US"/>
        </w:rPr>
        <w:t xml:space="preserve"> </w:t>
      </w:r>
      <w:r>
        <w:rPr>
          <w:rFonts w:ascii="Arial" w:hAnsi="Arial" w:cs="Arial"/>
          <w:b/>
          <w:bCs/>
          <w:szCs w:val="24"/>
          <w:lang w:eastAsia="en-US"/>
        </w:rPr>
        <w:t>Organisation du programme de mise à n</w:t>
      </w:r>
      <w:r w:rsidRPr="00C945A6">
        <w:rPr>
          <w:rFonts w:ascii="Arial" w:hAnsi="Arial" w:cs="Arial"/>
          <w:b/>
          <w:bCs/>
          <w:szCs w:val="24"/>
          <w:lang w:eastAsia="en-US"/>
        </w:rPr>
        <w:t>iveau</w:t>
      </w:r>
    </w:p>
    <w:p w14:paraId="76492A43" w14:textId="77777777" w:rsidR="00C96B48" w:rsidRPr="00C945A6" w:rsidRDefault="00C96B48" w:rsidP="00C96B48">
      <w:pPr>
        <w:numPr>
          <w:ilvl w:val="0"/>
          <w:numId w:val="92"/>
        </w:numPr>
        <w:spacing w:line="240" w:lineRule="auto"/>
        <w:jc w:val="left"/>
        <w:rPr>
          <w:rFonts w:ascii="Arial" w:hAnsi="Arial" w:cs="Arial"/>
          <w:szCs w:val="24"/>
          <w:lang w:eastAsia="en-US"/>
        </w:rPr>
      </w:pPr>
      <w:r w:rsidRPr="00C945A6">
        <w:rPr>
          <w:rFonts w:ascii="Arial" w:hAnsi="Arial" w:cs="Arial"/>
          <w:szCs w:val="24"/>
          <w:lang w:eastAsia="en-US"/>
        </w:rPr>
        <w:t>Le programme de mise à niveau comprend des modules intensifs dans les matières fondamentales (mathématiques, sciences, langues, informatique, etc.) en fonction des besoins de chaque programme ;</w:t>
      </w:r>
    </w:p>
    <w:p w14:paraId="6FE75648" w14:textId="77777777" w:rsidR="00C96B48" w:rsidRPr="00C945A6" w:rsidRDefault="00C96B48" w:rsidP="00C96B48">
      <w:pPr>
        <w:numPr>
          <w:ilvl w:val="0"/>
          <w:numId w:val="92"/>
        </w:numPr>
        <w:spacing w:line="240" w:lineRule="auto"/>
        <w:jc w:val="left"/>
        <w:rPr>
          <w:rFonts w:ascii="Arial" w:hAnsi="Arial" w:cs="Arial"/>
          <w:szCs w:val="24"/>
          <w:lang w:eastAsia="en-US"/>
        </w:rPr>
      </w:pPr>
      <w:r w:rsidRPr="00C945A6">
        <w:rPr>
          <w:rFonts w:ascii="Arial" w:hAnsi="Arial" w:cs="Arial"/>
          <w:szCs w:val="24"/>
          <w:lang w:eastAsia="en-US"/>
        </w:rPr>
        <w:t>Les sessions de mise à niveau se déroulent avant le début des cours ou en début de semestre, en fonction de la date d’inscription des étudiants ;</w:t>
      </w:r>
    </w:p>
    <w:p w14:paraId="18E5F16F" w14:textId="77777777" w:rsidR="00C96B48" w:rsidRPr="00C945A6" w:rsidRDefault="00C96B48" w:rsidP="00C96B48">
      <w:pPr>
        <w:numPr>
          <w:ilvl w:val="0"/>
          <w:numId w:val="92"/>
        </w:numPr>
        <w:spacing w:line="240" w:lineRule="auto"/>
        <w:jc w:val="left"/>
        <w:rPr>
          <w:rFonts w:ascii="Arial" w:hAnsi="Arial" w:cs="Arial"/>
          <w:szCs w:val="24"/>
          <w:lang w:eastAsia="en-US"/>
        </w:rPr>
      </w:pPr>
      <w:r w:rsidRPr="00C945A6">
        <w:rPr>
          <w:rFonts w:ascii="Arial" w:hAnsi="Arial" w:cs="Arial"/>
          <w:szCs w:val="24"/>
          <w:lang w:eastAsia="en-US"/>
        </w:rPr>
        <w:t xml:space="preserve">Des enseignants qualifiés sont affectés aux modules de mise à niveau, assurant un suivi </w:t>
      </w:r>
      <w:r>
        <w:rPr>
          <w:rFonts w:ascii="Arial" w:hAnsi="Arial" w:cs="Arial"/>
          <w:szCs w:val="24"/>
          <w:lang w:eastAsia="en-US"/>
        </w:rPr>
        <w:t>individuel</w:t>
      </w:r>
      <w:r w:rsidRPr="00C945A6">
        <w:rPr>
          <w:rFonts w:ascii="Arial" w:hAnsi="Arial" w:cs="Arial"/>
          <w:szCs w:val="24"/>
          <w:lang w:eastAsia="en-US"/>
        </w:rPr>
        <w:t>.</w:t>
      </w:r>
    </w:p>
    <w:p w14:paraId="486BEABE" w14:textId="77777777" w:rsidR="00C96B48" w:rsidRPr="00C945A6" w:rsidRDefault="00C96B48" w:rsidP="00C96B48">
      <w:pPr>
        <w:spacing w:line="240" w:lineRule="auto"/>
        <w:jc w:val="left"/>
        <w:rPr>
          <w:rFonts w:ascii="Arial" w:hAnsi="Arial" w:cs="Arial"/>
          <w:szCs w:val="24"/>
          <w:lang w:val="en-US" w:eastAsia="en-US"/>
        </w:rPr>
      </w:pPr>
      <w:r w:rsidRPr="00C945A6">
        <w:rPr>
          <w:rFonts w:ascii="Arial" w:hAnsi="Arial" w:cs="Arial"/>
          <w:b/>
          <w:bCs/>
          <w:szCs w:val="24"/>
          <w:lang w:val="en-US" w:eastAsia="en-US"/>
        </w:rPr>
        <w:t xml:space="preserve">Article </w:t>
      </w:r>
      <w:proofErr w:type="gramStart"/>
      <w:r w:rsidRPr="00C945A6">
        <w:rPr>
          <w:rFonts w:ascii="Arial" w:hAnsi="Arial" w:cs="Arial"/>
          <w:b/>
          <w:bCs/>
          <w:szCs w:val="24"/>
          <w:lang w:val="en-US" w:eastAsia="en-US"/>
        </w:rPr>
        <w:t>5 :</w:t>
      </w:r>
      <w:proofErr w:type="gramEnd"/>
      <w:r w:rsidRPr="00C945A6">
        <w:rPr>
          <w:rFonts w:ascii="Arial" w:hAnsi="Arial" w:cs="Arial"/>
          <w:szCs w:val="24"/>
          <w:lang w:val="en-US" w:eastAsia="en-US"/>
        </w:rPr>
        <w:t xml:space="preserve"> </w:t>
      </w:r>
      <w:r>
        <w:rPr>
          <w:rFonts w:ascii="Arial" w:hAnsi="Arial" w:cs="Arial"/>
          <w:b/>
          <w:bCs/>
          <w:szCs w:val="24"/>
          <w:lang w:val="en-US" w:eastAsia="en-US"/>
        </w:rPr>
        <w:t>Évaluation et v</w:t>
      </w:r>
      <w:r w:rsidRPr="00C945A6">
        <w:rPr>
          <w:rFonts w:ascii="Arial" w:hAnsi="Arial" w:cs="Arial"/>
          <w:b/>
          <w:bCs/>
          <w:szCs w:val="24"/>
          <w:lang w:val="en-US" w:eastAsia="en-US"/>
        </w:rPr>
        <w:t>alidation</w:t>
      </w:r>
    </w:p>
    <w:p w14:paraId="6F19566F" w14:textId="77777777" w:rsidR="00C96B48" w:rsidRPr="00C945A6" w:rsidRDefault="00C96B48" w:rsidP="00C96B48">
      <w:pPr>
        <w:numPr>
          <w:ilvl w:val="0"/>
          <w:numId w:val="93"/>
        </w:numPr>
        <w:spacing w:line="240" w:lineRule="auto"/>
        <w:jc w:val="left"/>
        <w:rPr>
          <w:rFonts w:ascii="Arial" w:hAnsi="Arial" w:cs="Arial"/>
          <w:szCs w:val="24"/>
          <w:lang w:eastAsia="en-US"/>
        </w:rPr>
      </w:pPr>
      <w:r w:rsidRPr="00C945A6">
        <w:rPr>
          <w:rFonts w:ascii="Arial" w:hAnsi="Arial" w:cs="Arial"/>
          <w:szCs w:val="24"/>
          <w:lang w:eastAsia="en-US"/>
        </w:rPr>
        <w:t>À l’issue du programme de mise à niveau, les étudiants seront évalués par des tests pour mesurer leur progression et leur préparation aux cours réguliers ;</w:t>
      </w:r>
    </w:p>
    <w:p w14:paraId="3A15D13E" w14:textId="77777777" w:rsidR="00C96B48" w:rsidRPr="00C945A6" w:rsidRDefault="00C96B48" w:rsidP="00C96B48">
      <w:pPr>
        <w:numPr>
          <w:ilvl w:val="0"/>
          <w:numId w:val="93"/>
        </w:numPr>
        <w:spacing w:line="240" w:lineRule="auto"/>
        <w:jc w:val="left"/>
        <w:rPr>
          <w:rFonts w:ascii="Arial" w:hAnsi="Arial" w:cs="Arial"/>
          <w:szCs w:val="24"/>
          <w:lang w:eastAsia="en-US"/>
        </w:rPr>
      </w:pPr>
      <w:r w:rsidRPr="00C945A6">
        <w:rPr>
          <w:rFonts w:ascii="Arial" w:hAnsi="Arial" w:cs="Arial"/>
          <w:szCs w:val="24"/>
          <w:lang w:eastAsia="en-US"/>
        </w:rPr>
        <w:t>Les étudiants ayant satisfait aux exigences du programme de mise à niveau recevront une attestation de suivi de mise à niveau ;</w:t>
      </w:r>
    </w:p>
    <w:p w14:paraId="7209072B" w14:textId="77777777" w:rsidR="00C96B48" w:rsidRPr="00C945A6" w:rsidRDefault="00C96B48" w:rsidP="00C96B48">
      <w:pPr>
        <w:numPr>
          <w:ilvl w:val="0"/>
          <w:numId w:val="93"/>
        </w:numPr>
        <w:spacing w:line="240" w:lineRule="auto"/>
        <w:jc w:val="left"/>
        <w:rPr>
          <w:rFonts w:ascii="Arial" w:hAnsi="Arial" w:cs="Arial"/>
          <w:szCs w:val="24"/>
          <w:lang w:eastAsia="en-US"/>
        </w:rPr>
      </w:pPr>
      <w:r w:rsidRPr="00C945A6">
        <w:rPr>
          <w:rFonts w:ascii="Arial" w:hAnsi="Arial" w:cs="Arial"/>
          <w:szCs w:val="24"/>
          <w:lang w:eastAsia="en-US"/>
        </w:rPr>
        <w:lastRenderedPageBreak/>
        <w:t>En cas d'échec à ces évaluations, des séances de renforcement supplémentaires pourront être proposées.</w:t>
      </w:r>
    </w:p>
    <w:p w14:paraId="5F65000B" w14:textId="77777777" w:rsidR="00C96B48" w:rsidRPr="00C945A6" w:rsidRDefault="00C96B48" w:rsidP="00C96B48">
      <w:pPr>
        <w:spacing w:line="240" w:lineRule="auto"/>
        <w:jc w:val="left"/>
        <w:rPr>
          <w:rFonts w:ascii="Arial" w:hAnsi="Arial" w:cs="Arial"/>
          <w:szCs w:val="24"/>
          <w:lang w:val="en-US" w:eastAsia="en-US"/>
        </w:rPr>
      </w:pPr>
      <w:r w:rsidRPr="00C945A6">
        <w:rPr>
          <w:rFonts w:ascii="Arial" w:hAnsi="Arial" w:cs="Arial"/>
          <w:b/>
          <w:bCs/>
          <w:szCs w:val="24"/>
          <w:lang w:val="en-US" w:eastAsia="en-US"/>
        </w:rPr>
        <w:t xml:space="preserve">Article </w:t>
      </w:r>
      <w:proofErr w:type="gramStart"/>
      <w:r w:rsidRPr="00C945A6">
        <w:rPr>
          <w:rFonts w:ascii="Arial" w:hAnsi="Arial" w:cs="Arial"/>
          <w:b/>
          <w:bCs/>
          <w:szCs w:val="24"/>
          <w:lang w:val="en-US" w:eastAsia="en-US"/>
        </w:rPr>
        <w:t>6 :</w:t>
      </w:r>
      <w:proofErr w:type="gramEnd"/>
      <w:r w:rsidRPr="00C945A6">
        <w:rPr>
          <w:rFonts w:ascii="Arial" w:hAnsi="Arial" w:cs="Arial"/>
          <w:szCs w:val="24"/>
          <w:lang w:val="en-US" w:eastAsia="en-US"/>
        </w:rPr>
        <w:t xml:space="preserve"> </w:t>
      </w:r>
      <w:r>
        <w:rPr>
          <w:rFonts w:ascii="Arial" w:hAnsi="Arial" w:cs="Arial"/>
          <w:b/>
          <w:bCs/>
          <w:szCs w:val="24"/>
          <w:lang w:val="en-US" w:eastAsia="en-US"/>
        </w:rPr>
        <w:t>Attributions et r</w:t>
      </w:r>
      <w:r w:rsidRPr="00C945A6">
        <w:rPr>
          <w:rFonts w:ascii="Arial" w:hAnsi="Arial" w:cs="Arial"/>
          <w:b/>
          <w:bCs/>
          <w:szCs w:val="24"/>
          <w:lang w:val="en-US" w:eastAsia="en-US"/>
        </w:rPr>
        <w:t>esponsabilités</w:t>
      </w:r>
    </w:p>
    <w:p w14:paraId="40BF96EA" w14:textId="77777777" w:rsidR="00C96B48" w:rsidRPr="00C945A6" w:rsidRDefault="00C96B48" w:rsidP="00C96B48">
      <w:pPr>
        <w:numPr>
          <w:ilvl w:val="0"/>
          <w:numId w:val="94"/>
        </w:numPr>
        <w:spacing w:line="240" w:lineRule="auto"/>
        <w:jc w:val="left"/>
        <w:rPr>
          <w:rFonts w:ascii="Arial" w:hAnsi="Arial" w:cs="Arial"/>
          <w:szCs w:val="24"/>
          <w:lang w:eastAsia="en-US"/>
        </w:rPr>
      </w:pPr>
      <w:r w:rsidRPr="00C945A6">
        <w:rPr>
          <w:rFonts w:ascii="Arial" w:hAnsi="Arial" w:cs="Arial"/>
          <w:szCs w:val="24"/>
          <w:lang w:eastAsia="en-US"/>
        </w:rPr>
        <w:t xml:space="preserve">Le </w:t>
      </w:r>
      <w:r>
        <w:rPr>
          <w:rFonts w:ascii="Arial" w:hAnsi="Arial" w:cs="Arial"/>
          <w:b/>
          <w:bCs/>
          <w:szCs w:val="24"/>
          <w:lang w:eastAsia="en-US"/>
        </w:rPr>
        <w:t>service a</w:t>
      </w:r>
      <w:r w:rsidRPr="00C945A6">
        <w:rPr>
          <w:rFonts w:ascii="Arial" w:hAnsi="Arial" w:cs="Arial"/>
          <w:b/>
          <w:bCs/>
          <w:szCs w:val="24"/>
          <w:lang w:eastAsia="en-US"/>
        </w:rPr>
        <w:t>cadémique</w:t>
      </w:r>
      <w:r w:rsidRPr="00C945A6">
        <w:rPr>
          <w:rFonts w:ascii="Arial" w:hAnsi="Arial" w:cs="Arial"/>
          <w:szCs w:val="24"/>
          <w:lang w:eastAsia="en-US"/>
        </w:rPr>
        <w:t xml:space="preserve"> est chargé de l’organisation des tests d’évaluation, de la gestion des admissions et du suivi des étudiants en mise à niveau ;</w:t>
      </w:r>
    </w:p>
    <w:p w14:paraId="110D5E96" w14:textId="77777777" w:rsidR="00C96B48" w:rsidRPr="00C945A6" w:rsidRDefault="00C96B48" w:rsidP="00C96B48">
      <w:pPr>
        <w:numPr>
          <w:ilvl w:val="0"/>
          <w:numId w:val="94"/>
        </w:numPr>
        <w:spacing w:line="240" w:lineRule="auto"/>
        <w:jc w:val="left"/>
        <w:rPr>
          <w:rFonts w:ascii="Arial" w:hAnsi="Arial" w:cs="Arial"/>
          <w:szCs w:val="24"/>
          <w:lang w:eastAsia="en-US"/>
        </w:rPr>
      </w:pPr>
      <w:r w:rsidRPr="00C945A6">
        <w:rPr>
          <w:rFonts w:ascii="Arial" w:hAnsi="Arial" w:cs="Arial"/>
          <w:szCs w:val="24"/>
          <w:lang w:eastAsia="en-US"/>
        </w:rPr>
        <w:t xml:space="preserve">Les </w:t>
      </w:r>
      <w:r>
        <w:rPr>
          <w:rFonts w:ascii="Arial" w:hAnsi="Arial" w:cs="Arial"/>
          <w:b/>
          <w:bCs/>
          <w:szCs w:val="24"/>
          <w:lang w:eastAsia="en-US"/>
        </w:rPr>
        <w:t>e</w:t>
      </w:r>
      <w:r w:rsidRPr="00C945A6">
        <w:rPr>
          <w:rFonts w:ascii="Arial" w:hAnsi="Arial" w:cs="Arial"/>
          <w:b/>
          <w:bCs/>
          <w:szCs w:val="24"/>
          <w:lang w:eastAsia="en-US"/>
        </w:rPr>
        <w:t>nseignants</w:t>
      </w:r>
      <w:r w:rsidRPr="00C945A6">
        <w:rPr>
          <w:rFonts w:ascii="Arial" w:hAnsi="Arial" w:cs="Arial"/>
          <w:szCs w:val="24"/>
          <w:lang w:eastAsia="en-US"/>
        </w:rPr>
        <w:t xml:space="preserve"> du programme de mise à niveau sont responsables de la qualité de l'enseignement et du suivi des progrès des étudiants ;</w:t>
      </w:r>
    </w:p>
    <w:p w14:paraId="48F25039" w14:textId="77777777" w:rsidR="00C96B48" w:rsidRPr="00C945A6" w:rsidRDefault="00C96B48" w:rsidP="00C96B48">
      <w:pPr>
        <w:numPr>
          <w:ilvl w:val="0"/>
          <w:numId w:val="94"/>
        </w:numPr>
        <w:spacing w:line="240" w:lineRule="auto"/>
        <w:jc w:val="left"/>
        <w:rPr>
          <w:rFonts w:ascii="Arial" w:hAnsi="Arial" w:cs="Arial"/>
          <w:szCs w:val="24"/>
          <w:lang w:eastAsia="en-US"/>
        </w:rPr>
      </w:pPr>
      <w:r w:rsidRPr="00C945A6">
        <w:rPr>
          <w:rFonts w:ascii="Arial" w:hAnsi="Arial" w:cs="Arial"/>
          <w:szCs w:val="24"/>
          <w:lang w:eastAsia="en-US"/>
        </w:rPr>
        <w:t>Les responsables de chaque programme doivent s'assurer de l'intégration harmonieuse des étudiants ayant suivi la mise à niveau dans leurs cursus réguliers.</w:t>
      </w:r>
    </w:p>
    <w:p w14:paraId="12FC693C" w14:textId="77777777" w:rsidR="00C96B48" w:rsidRPr="00C945A6" w:rsidRDefault="00C96B48" w:rsidP="00C96B48">
      <w:pPr>
        <w:spacing w:line="240" w:lineRule="auto"/>
        <w:jc w:val="left"/>
        <w:rPr>
          <w:rFonts w:ascii="Arial" w:hAnsi="Arial" w:cs="Arial"/>
          <w:szCs w:val="24"/>
          <w:lang w:eastAsia="en-US"/>
        </w:rPr>
      </w:pPr>
      <w:r w:rsidRPr="00C945A6">
        <w:rPr>
          <w:rFonts w:ascii="Arial" w:hAnsi="Arial" w:cs="Arial"/>
          <w:b/>
          <w:bCs/>
          <w:szCs w:val="24"/>
          <w:lang w:eastAsia="en-US"/>
        </w:rPr>
        <w:t>Article 7 :</w:t>
      </w:r>
      <w:r w:rsidRPr="00C945A6">
        <w:rPr>
          <w:rFonts w:ascii="Arial" w:hAnsi="Arial" w:cs="Arial"/>
          <w:szCs w:val="24"/>
          <w:lang w:eastAsia="en-US"/>
        </w:rPr>
        <w:t xml:space="preserve"> La présente décision prend effet dès sa signature et sera communiquée aux parties concernées pour exécution</w:t>
      </w:r>
    </w:p>
    <w:p w14:paraId="785DE40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4502F54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1D8993DE"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41FA8005"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07 août 2023</w:t>
      </w:r>
    </w:p>
    <w:p w14:paraId="420E0786"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2F437300"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499FA03D"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BD32AD1"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3F1E418F"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06C5D62E" w14:textId="77777777" w:rsidR="00C96B48" w:rsidRDefault="00C96B48" w:rsidP="00C96B48">
      <w:pPr>
        <w:spacing w:line="276" w:lineRule="auto"/>
        <w:rPr>
          <w:b/>
          <w:bCs/>
          <w:szCs w:val="24"/>
          <w:lang w:eastAsia="en-US"/>
        </w:rPr>
      </w:pPr>
    </w:p>
    <w:p w14:paraId="6EB66445" w14:textId="77777777"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23B37DDD" w14:textId="77777777" w:rsidR="00C96B48" w:rsidRDefault="00C96B48" w:rsidP="00684C90">
      <w:pPr>
        <w:shd w:val="clear" w:color="auto" w:fill="FFFFFF"/>
        <w:spacing w:line="240" w:lineRule="auto"/>
        <w:ind w:right="9"/>
        <w:jc w:val="center"/>
        <w:rPr>
          <w:b/>
          <w:iCs/>
          <w:color w:val="000000" w:themeColor="text1"/>
          <w:sz w:val="44"/>
        </w:rPr>
      </w:pPr>
    </w:p>
    <w:p w14:paraId="256350EA" w14:textId="77777777" w:rsidR="00C96B48" w:rsidRDefault="00C96B48" w:rsidP="00684C90">
      <w:pPr>
        <w:shd w:val="clear" w:color="auto" w:fill="FFFFFF"/>
        <w:spacing w:line="240" w:lineRule="auto"/>
        <w:ind w:right="9"/>
        <w:jc w:val="center"/>
        <w:rPr>
          <w:b/>
          <w:iCs/>
          <w:color w:val="000000" w:themeColor="text1"/>
          <w:sz w:val="44"/>
        </w:rPr>
      </w:pPr>
    </w:p>
    <w:p w14:paraId="73D43A17" w14:textId="77777777" w:rsidR="00C96B48" w:rsidRDefault="00C96B48" w:rsidP="00684C90">
      <w:pPr>
        <w:shd w:val="clear" w:color="auto" w:fill="FFFFFF"/>
        <w:spacing w:line="240" w:lineRule="auto"/>
        <w:ind w:right="9"/>
        <w:jc w:val="center"/>
        <w:rPr>
          <w:b/>
          <w:iCs/>
          <w:color w:val="000000" w:themeColor="text1"/>
          <w:sz w:val="44"/>
        </w:rPr>
      </w:pPr>
    </w:p>
    <w:p w14:paraId="4530CE14" w14:textId="77777777" w:rsidR="00C96B48" w:rsidRDefault="00C96B48" w:rsidP="00684C90">
      <w:pPr>
        <w:shd w:val="clear" w:color="auto" w:fill="FFFFFF"/>
        <w:spacing w:line="240" w:lineRule="auto"/>
        <w:ind w:right="9"/>
        <w:jc w:val="center"/>
        <w:rPr>
          <w:b/>
          <w:iCs/>
          <w:color w:val="000000" w:themeColor="text1"/>
          <w:sz w:val="44"/>
        </w:rPr>
      </w:pPr>
    </w:p>
    <w:p w14:paraId="57EC0AEB" w14:textId="77777777" w:rsidR="00C96B48" w:rsidRDefault="00C96B48" w:rsidP="00684C90">
      <w:pPr>
        <w:shd w:val="clear" w:color="auto" w:fill="FFFFFF"/>
        <w:spacing w:line="240" w:lineRule="auto"/>
        <w:ind w:right="9"/>
        <w:jc w:val="center"/>
        <w:rPr>
          <w:b/>
          <w:iCs/>
          <w:color w:val="000000" w:themeColor="text1"/>
          <w:sz w:val="44"/>
        </w:rPr>
      </w:pPr>
    </w:p>
    <w:p w14:paraId="61E917B7" w14:textId="77777777" w:rsidR="00C96B48" w:rsidRDefault="00C96B48" w:rsidP="00684C90">
      <w:pPr>
        <w:shd w:val="clear" w:color="auto" w:fill="FFFFFF"/>
        <w:spacing w:line="240" w:lineRule="auto"/>
        <w:ind w:right="9"/>
        <w:jc w:val="center"/>
        <w:rPr>
          <w:b/>
          <w:iCs/>
          <w:color w:val="000000" w:themeColor="text1"/>
          <w:sz w:val="44"/>
        </w:rPr>
      </w:pPr>
    </w:p>
    <w:p w14:paraId="156F722F" w14:textId="77777777" w:rsidR="00C96B48" w:rsidRDefault="00C96B48" w:rsidP="00684C90">
      <w:pPr>
        <w:shd w:val="clear" w:color="auto" w:fill="FFFFFF"/>
        <w:spacing w:line="240" w:lineRule="auto"/>
        <w:ind w:right="9"/>
        <w:jc w:val="center"/>
        <w:rPr>
          <w:b/>
          <w:iCs/>
          <w:color w:val="000000" w:themeColor="text1"/>
          <w:sz w:val="44"/>
        </w:rPr>
      </w:pPr>
    </w:p>
    <w:p w14:paraId="0A462E39" w14:textId="77777777" w:rsidR="00C96B48" w:rsidRDefault="00C96B48" w:rsidP="00684C90">
      <w:pPr>
        <w:shd w:val="clear" w:color="auto" w:fill="FFFFFF"/>
        <w:spacing w:line="240" w:lineRule="auto"/>
        <w:ind w:right="9"/>
        <w:jc w:val="center"/>
        <w:rPr>
          <w:b/>
          <w:iCs/>
          <w:color w:val="000000" w:themeColor="text1"/>
          <w:sz w:val="44"/>
        </w:rPr>
      </w:pPr>
    </w:p>
    <w:p w14:paraId="4EB5E239" w14:textId="77777777" w:rsidR="00C96B48" w:rsidRDefault="00C96B48" w:rsidP="00684C90">
      <w:pPr>
        <w:shd w:val="clear" w:color="auto" w:fill="FFFFFF"/>
        <w:spacing w:line="240" w:lineRule="auto"/>
        <w:ind w:right="9"/>
        <w:jc w:val="center"/>
        <w:rPr>
          <w:b/>
          <w:iCs/>
          <w:color w:val="000000" w:themeColor="text1"/>
          <w:sz w:val="44"/>
        </w:rPr>
      </w:pPr>
    </w:p>
    <w:p w14:paraId="384BE501" w14:textId="77777777" w:rsidR="00C96B48" w:rsidRDefault="00C96B48" w:rsidP="00684C90">
      <w:pPr>
        <w:shd w:val="clear" w:color="auto" w:fill="FFFFFF"/>
        <w:spacing w:line="240" w:lineRule="auto"/>
        <w:ind w:right="9"/>
        <w:jc w:val="center"/>
        <w:rPr>
          <w:b/>
          <w:iCs/>
          <w:color w:val="000000" w:themeColor="text1"/>
          <w:sz w:val="44"/>
        </w:rPr>
      </w:pPr>
    </w:p>
    <w:p w14:paraId="70422E6B" w14:textId="77777777" w:rsidR="00C96B48" w:rsidRDefault="00C96B48" w:rsidP="00684C90">
      <w:pPr>
        <w:shd w:val="clear" w:color="auto" w:fill="FFFFFF"/>
        <w:spacing w:line="240" w:lineRule="auto"/>
        <w:ind w:right="9"/>
        <w:jc w:val="center"/>
        <w:rPr>
          <w:b/>
          <w:iCs/>
          <w:color w:val="000000" w:themeColor="text1"/>
          <w:sz w:val="44"/>
        </w:rPr>
      </w:pPr>
    </w:p>
    <w:p w14:paraId="139687D5" w14:textId="77777777" w:rsidR="00C96B48" w:rsidRDefault="00C96B48" w:rsidP="00684C90">
      <w:pPr>
        <w:shd w:val="clear" w:color="auto" w:fill="FFFFFF"/>
        <w:spacing w:line="240" w:lineRule="auto"/>
        <w:ind w:right="9"/>
        <w:jc w:val="center"/>
        <w:rPr>
          <w:b/>
          <w:iCs/>
          <w:color w:val="000000" w:themeColor="text1"/>
          <w:sz w:val="44"/>
        </w:rPr>
      </w:pPr>
    </w:p>
    <w:p w14:paraId="548435CF" w14:textId="77777777" w:rsidR="00C96B48" w:rsidRDefault="00C96B48" w:rsidP="00684C90">
      <w:pPr>
        <w:shd w:val="clear" w:color="auto" w:fill="FFFFFF"/>
        <w:spacing w:line="240" w:lineRule="auto"/>
        <w:ind w:right="9"/>
        <w:jc w:val="center"/>
        <w:rPr>
          <w:b/>
          <w:iCs/>
          <w:color w:val="000000" w:themeColor="text1"/>
          <w:sz w:val="44"/>
        </w:rPr>
      </w:pPr>
    </w:p>
    <w:p w14:paraId="0090BF97" w14:textId="77777777" w:rsidR="00C96B48" w:rsidRDefault="00C96B48" w:rsidP="00684C90">
      <w:pPr>
        <w:shd w:val="clear" w:color="auto" w:fill="FFFFFF"/>
        <w:spacing w:line="240" w:lineRule="auto"/>
        <w:ind w:right="9"/>
        <w:jc w:val="center"/>
        <w:rPr>
          <w:b/>
          <w:iCs/>
          <w:color w:val="000000" w:themeColor="text1"/>
          <w:sz w:val="44"/>
        </w:rPr>
      </w:pPr>
    </w:p>
    <w:p w14:paraId="06A27773" w14:textId="77777777" w:rsidR="00C96B48" w:rsidRDefault="00C96B48" w:rsidP="00684C90">
      <w:pPr>
        <w:shd w:val="clear" w:color="auto" w:fill="FFFFFF"/>
        <w:spacing w:line="240" w:lineRule="auto"/>
        <w:ind w:right="9"/>
        <w:jc w:val="center"/>
        <w:rPr>
          <w:b/>
          <w:iCs/>
          <w:color w:val="000000" w:themeColor="text1"/>
          <w:sz w:val="44"/>
        </w:rPr>
      </w:pPr>
    </w:p>
    <w:p w14:paraId="5847E0DC" w14:textId="77777777" w:rsidR="00C96B48" w:rsidRDefault="00C96B48" w:rsidP="00684C90">
      <w:pPr>
        <w:shd w:val="clear" w:color="auto" w:fill="FFFFFF"/>
        <w:spacing w:line="240" w:lineRule="auto"/>
        <w:ind w:right="9"/>
        <w:jc w:val="center"/>
        <w:rPr>
          <w:b/>
          <w:iCs/>
          <w:color w:val="000000" w:themeColor="text1"/>
          <w:sz w:val="44"/>
        </w:rPr>
      </w:pPr>
    </w:p>
    <w:p w14:paraId="4AA0A09F" w14:textId="77777777" w:rsidR="00C96B48" w:rsidRDefault="00C96B48" w:rsidP="00684C90">
      <w:pPr>
        <w:shd w:val="clear" w:color="auto" w:fill="FFFFFF"/>
        <w:spacing w:line="240" w:lineRule="auto"/>
        <w:ind w:right="9"/>
        <w:jc w:val="center"/>
        <w:rPr>
          <w:b/>
          <w:iCs/>
          <w:color w:val="000000" w:themeColor="text1"/>
          <w:sz w:val="44"/>
        </w:rPr>
      </w:pPr>
    </w:p>
    <w:p w14:paraId="773D004C" w14:textId="77777777" w:rsidR="00C96B48" w:rsidRDefault="00C96B48" w:rsidP="00684C90">
      <w:pPr>
        <w:shd w:val="clear" w:color="auto" w:fill="FFFFFF"/>
        <w:spacing w:line="240" w:lineRule="auto"/>
        <w:ind w:right="9"/>
        <w:jc w:val="center"/>
        <w:rPr>
          <w:b/>
          <w:iCs/>
          <w:color w:val="000000" w:themeColor="text1"/>
          <w:sz w:val="44"/>
        </w:rPr>
      </w:pPr>
    </w:p>
    <w:p w14:paraId="36157CF9" w14:textId="77777777" w:rsidR="00C96B48" w:rsidRDefault="00C96B48" w:rsidP="00684C90">
      <w:pPr>
        <w:shd w:val="clear" w:color="auto" w:fill="FFFFFF"/>
        <w:spacing w:line="240" w:lineRule="auto"/>
        <w:ind w:right="9"/>
        <w:jc w:val="center"/>
        <w:rPr>
          <w:b/>
          <w:iCs/>
          <w:color w:val="000000" w:themeColor="text1"/>
          <w:sz w:val="44"/>
        </w:rPr>
      </w:pPr>
    </w:p>
    <w:p w14:paraId="5510A85F" w14:textId="77777777" w:rsidR="00C96B48" w:rsidRDefault="00C96B48" w:rsidP="00684C90">
      <w:pPr>
        <w:shd w:val="clear" w:color="auto" w:fill="FFFFFF"/>
        <w:spacing w:line="240" w:lineRule="auto"/>
        <w:ind w:right="9"/>
        <w:jc w:val="center"/>
        <w:rPr>
          <w:b/>
          <w:iCs/>
          <w:color w:val="000000" w:themeColor="text1"/>
          <w:sz w:val="44"/>
        </w:rPr>
      </w:pPr>
    </w:p>
    <w:p w14:paraId="5A27B8E8" w14:textId="77777777" w:rsidR="00C96B48" w:rsidRDefault="00C96B48" w:rsidP="00684C90">
      <w:pPr>
        <w:shd w:val="clear" w:color="auto" w:fill="FFFFFF"/>
        <w:spacing w:line="240" w:lineRule="auto"/>
        <w:ind w:right="9"/>
        <w:jc w:val="center"/>
        <w:rPr>
          <w:b/>
          <w:iCs/>
          <w:color w:val="000000" w:themeColor="text1"/>
          <w:sz w:val="44"/>
        </w:rPr>
      </w:pPr>
    </w:p>
    <w:p w14:paraId="74ECC5FC" w14:textId="77777777" w:rsidR="00C96B48" w:rsidRPr="00684C90" w:rsidRDefault="00C96B48" w:rsidP="00684C90">
      <w:pPr>
        <w:shd w:val="clear" w:color="auto" w:fill="FFFFFF"/>
        <w:spacing w:line="240" w:lineRule="auto"/>
        <w:ind w:right="9"/>
        <w:jc w:val="center"/>
        <w:rPr>
          <w:b/>
          <w:iCs/>
          <w:color w:val="000000" w:themeColor="text1"/>
          <w:sz w:val="44"/>
        </w:rPr>
      </w:pPr>
    </w:p>
    <w:p w14:paraId="56F9F984" w14:textId="77777777" w:rsidR="00684C90"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51:</w:t>
      </w:r>
      <w:proofErr w:type="gramEnd"/>
      <w:r w:rsidRPr="00684C90">
        <w:rPr>
          <w:b/>
          <w:bCs/>
          <w:iCs/>
          <w:color w:val="000000" w:themeColor="text1"/>
          <w:sz w:val="44"/>
        </w:rPr>
        <w:t xml:space="preserve"> </w:t>
      </w:r>
      <w:r w:rsidRPr="00684C90">
        <w:rPr>
          <w:b/>
          <w:iCs/>
          <w:color w:val="000000" w:themeColor="text1"/>
          <w:sz w:val="44"/>
        </w:rPr>
        <w:t>Cahier de texte de mise à niveau</w:t>
      </w:r>
    </w:p>
    <w:p w14:paraId="44FADEA9" w14:textId="77777777" w:rsidR="00C96B48" w:rsidRDefault="00C96B48" w:rsidP="00684C90">
      <w:pPr>
        <w:shd w:val="clear" w:color="auto" w:fill="FFFFFF"/>
        <w:spacing w:line="240" w:lineRule="auto"/>
        <w:ind w:right="9"/>
        <w:jc w:val="center"/>
        <w:rPr>
          <w:b/>
          <w:iCs/>
          <w:color w:val="000000" w:themeColor="text1"/>
          <w:sz w:val="44"/>
        </w:rPr>
      </w:pPr>
    </w:p>
    <w:p w14:paraId="260FD8FC" w14:textId="77777777" w:rsidR="00C96B48" w:rsidRDefault="00C96B48" w:rsidP="00684C90">
      <w:pPr>
        <w:shd w:val="clear" w:color="auto" w:fill="FFFFFF"/>
        <w:spacing w:line="240" w:lineRule="auto"/>
        <w:ind w:right="9"/>
        <w:jc w:val="center"/>
        <w:rPr>
          <w:b/>
          <w:iCs/>
          <w:color w:val="000000" w:themeColor="text1"/>
          <w:sz w:val="44"/>
        </w:rPr>
      </w:pPr>
    </w:p>
    <w:p w14:paraId="39CFAA01" w14:textId="77777777" w:rsidR="00C96B48" w:rsidRDefault="00C96B48" w:rsidP="00684C90">
      <w:pPr>
        <w:shd w:val="clear" w:color="auto" w:fill="FFFFFF"/>
        <w:spacing w:line="240" w:lineRule="auto"/>
        <w:ind w:right="9"/>
        <w:jc w:val="center"/>
        <w:rPr>
          <w:b/>
          <w:iCs/>
          <w:color w:val="000000" w:themeColor="text1"/>
          <w:sz w:val="44"/>
        </w:rPr>
      </w:pPr>
    </w:p>
    <w:p w14:paraId="65A72A38" w14:textId="77777777" w:rsidR="00C96B48" w:rsidRDefault="00C96B48" w:rsidP="00684C90">
      <w:pPr>
        <w:shd w:val="clear" w:color="auto" w:fill="FFFFFF"/>
        <w:spacing w:line="240" w:lineRule="auto"/>
        <w:ind w:right="9"/>
        <w:jc w:val="center"/>
        <w:rPr>
          <w:b/>
          <w:iCs/>
          <w:color w:val="000000" w:themeColor="text1"/>
          <w:sz w:val="44"/>
        </w:rPr>
      </w:pPr>
    </w:p>
    <w:p w14:paraId="2B18C78A" w14:textId="77777777" w:rsidR="00C96B48" w:rsidRDefault="00C96B48" w:rsidP="00684C90">
      <w:pPr>
        <w:shd w:val="clear" w:color="auto" w:fill="FFFFFF"/>
        <w:spacing w:line="240" w:lineRule="auto"/>
        <w:ind w:right="9"/>
        <w:jc w:val="center"/>
        <w:rPr>
          <w:b/>
          <w:iCs/>
          <w:color w:val="000000" w:themeColor="text1"/>
          <w:sz w:val="44"/>
        </w:rPr>
      </w:pPr>
    </w:p>
    <w:p w14:paraId="072BD5C7" w14:textId="77777777" w:rsidR="00C96B48" w:rsidRDefault="00C96B48" w:rsidP="00684C90">
      <w:pPr>
        <w:shd w:val="clear" w:color="auto" w:fill="FFFFFF"/>
        <w:spacing w:line="240" w:lineRule="auto"/>
        <w:ind w:right="9"/>
        <w:jc w:val="center"/>
        <w:rPr>
          <w:b/>
          <w:iCs/>
          <w:color w:val="000000" w:themeColor="text1"/>
          <w:sz w:val="44"/>
        </w:rPr>
      </w:pPr>
    </w:p>
    <w:p w14:paraId="2F99012D" w14:textId="77777777" w:rsidR="00C96B48" w:rsidRDefault="00C96B48" w:rsidP="00684C90">
      <w:pPr>
        <w:shd w:val="clear" w:color="auto" w:fill="FFFFFF"/>
        <w:spacing w:line="240" w:lineRule="auto"/>
        <w:ind w:right="9"/>
        <w:jc w:val="center"/>
        <w:rPr>
          <w:b/>
          <w:iCs/>
          <w:color w:val="000000" w:themeColor="text1"/>
          <w:sz w:val="44"/>
        </w:rPr>
      </w:pPr>
    </w:p>
    <w:p w14:paraId="68FAF9A6" w14:textId="77777777" w:rsidR="00C96B48" w:rsidRDefault="00C96B48" w:rsidP="00684C90">
      <w:pPr>
        <w:shd w:val="clear" w:color="auto" w:fill="FFFFFF"/>
        <w:spacing w:line="240" w:lineRule="auto"/>
        <w:ind w:right="9"/>
        <w:jc w:val="center"/>
        <w:rPr>
          <w:b/>
          <w:iCs/>
          <w:color w:val="000000" w:themeColor="text1"/>
          <w:sz w:val="44"/>
        </w:rPr>
      </w:pPr>
    </w:p>
    <w:p w14:paraId="11EBD198" w14:textId="77777777" w:rsidR="00C96B48" w:rsidRDefault="00C96B48" w:rsidP="00684C90">
      <w:pPr>
        <w:shd w:val="clear" w:color="auto" w:fill="FFFFFF"/>
        <w:spacing w:line="240" w:lineRule="auto"/>
        <w:ind w:right="9"/>
        <w:jc w:val="center"/>
        <w:rPr>
          <w:b/>
          <w:iCs/>
          <w:color w:val="000000" w:themeColor="text1"/>
          <w:sz w:val="44"/>
        </w:rPr>
      </w:pPr>
    </w:p>
    <w:p w14:paraId="5949BEEA" w14:textId="77777777" w:rsidR="00C96B48" w:rsidRDefault="00C96B48" w:rsidP="00684C90">
      <w:pPr>
        <w:shd w:val="clear" w:color="auto" w:fill="FFFFFF"/>
        <w:spacing w:line="240" w:lineRule="auto"/>
        <w:ind w:right="9"/>
        <w:jc w:val="center"/>
        <w:rPr>
          <w:b/>
          <w:iCs/>
          <w:color w:val="000000" w:themeColor="text1"/>
          <w:sz w:val="44"/>
        </w:rPr>
      </w:pPr>
    </w:p>
    <w:p w14:paraId="6AD31495" w14:textId="77777777" w:rsidR="00C96B48" w:rsidRDefault="00C96B48" w:rsidP="00684C90">
      <w:pPr>
        <w:shd w:val="clear" w:color="auto" w:fill="FFFFFF"/>
        <w:spacing w:line="240" w:lineRule="auto"/>
        <w:ind w:right="9"/>
        <w:jc w:val="center"/>
        <w:rPr>
          <w:b/>
          <w:iCs/>
          <w:color w:val="000000" w:themeColor="text1"/>
          <w:sz w:val="44"/>
        </w:rPr>
      </w:pPr>
    </w:p>
    <w:p w14:paraId="5428662E" w14:textId="77777777" w:rsidR="00C96B48" w:rsidRDefault="00C96B48" w:rsidP="00684C90">
      <w:pPr>
        <w:shd w:val="clear" w:color="auto" w:fill="FFFFFF"/>
        <w:spacing w:line="240" w:lineRule="auto"/>
        <w:ind w:right="9"/>
        <w:jc w:val="center"/>
        <w:rPr>
          <w:b/>
          <w:iCs/>
          <w:color w:val="000000" w:themeColor="text1"/>
          <w:sz w:val="44"/>
        </w:rPr>
      </w:pPr>
    </w:p>
    <w:p w14:paraId="62B895AD" w14:textId="77777777" w:rsidR="00C96B48" w:rsidRDefault="00C96B48" w:rsidP="00684C90">
      <w:pPr>
        <w:shd w:val="clear" w:color="auto" w:fill="FFFFFF"/>
        <w:spacing w:line="240" w:lineRule="auto"/>
        <w:ind w:right="9"/>
        <w:jc w:val="center"/>
        <w:rPr>
          <w:b/>
          <w:iCs/>
          <w:color w:val="000000" w:themeColor="text1"/>
          <w:sz w:val="44"/>
        </w:rPr>
      </w:pPr>
    </w:p>
    <w:p w14:paraId="2DCB79E5" w14:textId="77777777" w:rsidR="00C96B48" w:rsidRDefault="00C96B48" w:rsidP="00684C90">
      <w:pPr>
        <w:shd w:val="clear" w:color="auto" w:fill="FFFFFF"/>
        <w:spacing w:line="240" w:lineRule="auto"/>
        <w:ind w:right="9"/>
        <w:jc w:val="center"/>
        <w:rPr>
          <w:b/>
          <w:iCs/>
          <w:color w:val="000000" w:themeColor="text1"/>
          <w:sz w:val="44"/>
        </w:rPr>
      </w:pPr>
    </w:p>
    <w:p w14:paraId="6E1FD64B" w14:textId="77777777" w:rsidR="00C96B48" w:rsidRDefault="00C96B48" w:rsidP="00684C90">
      <w:pPr>
        <w:shd w:val="clear" w:color="auto" w:fill="FFFFFF"/>
        <w:spacing w:line="240" w:lineRule="auto"/>
        <w:ind w:right="9"/>
        <w:jc w:val="center"/>
        <w:rPr>
          <w:b/>
          <w:iCs/>
          <w:color w:val="000000" w:themeColor="text1"/>
          <w:sz w:val="44"/>
        </w:rPr>
      </w:pPr>
    </w:p>
    <w:p w14:paraId="2C480FED" w14:textId="77777777" w:rsidR="00C96B48" w:rsidRDefault="00C96B48" w:rsidP="00684C90">
      <w:pPr>
        <w:shd w:val="clear" w:color="auto" w:fill="FFFFFF"/>
        <w:spacing w:line="240" w:lineRule="auto"/>
        <w:ind w:right="9"/>
        <w:jc w:val="center"/>
        <w:rPr>
          <w:b/>
          <w:iCs/>
          <w:color w:val="000000" w:themeColor="text1"/>
          <w:sz w:val="44"/>
        </w:rPr>
      </w:pPr>
    </w:p>
    <w:p w14:paraId="4E186852" w14:textId="77777777" w:rsidR="00C96B48" w:rsidRDefault="00C96B48" w:rsidP="00684C90">
      <w:pPr>
        <w:shd w:val="clear" w:color="auto" w:fill="FFFFFF"/>
        <w:spacing w:line="240" w:lineRule="auto"/>
        <w:ind w:right="9"/>
        <w:jc w:val="center"/>
        <w:rPr>
          <w:b/>
          <w:iCs/>
          <w:color w:val="000000" w:themeColor="text1"/>
          <w:sz w:val="44"/>
        </w:rPr>
      </w:pPr>
    </w:p>
    <w:p w14:paraId="1EC8D5E0" w14:textId="77777777" w:rsidR="00C96B48" w:rsidRDefault="00C96B48" w:rsidP="00684C90">
      <w:pPr>
        <w:shd w:val="clear" w:color="auto" w:fill="FFFFFF"/>
        <w:spacing w:line="240" w:lineRule="auto"/>
        <w:ind w:right="9"/>
        <w:jc w:val="center"/>
        <w:rPr>
          <w:b/>
          <w:iCs/>
          <w:color w:val="000000" w:themeColor="text1"/>
          <w:sz w:val="44"/>
        </w:rPr>
      </w:pPr>
    </w:p>
    <w:p w14:paraId="36DEB887" w14:textId="77777777" w:rsidR="00C96B48" w:rsidRDefault="00C96B48" w:rsidP="00684C90">
      <w:pPr>
        <w:shd w:val="clear" w:color="auto" w:fill="FFFFFF"/>
        <w:spacing w:line="240" w:lineRule="auto"/>
        <w:ind w:right="9"/>
        <w:jc w:val="center"/>
        <w:rPr>
          <w:b/>
          <w:iCs/>
          <w:color w:val="000000" w:themeColor="text1"/>
          <w:sz w:val="44"/>
        </w:rPr>
      </w:pPr>
    </w:p>
    <w:p w14:paraId="2B657A51" w14:textId="77777777" w:rsidR="00C96B48" w:rsidRDefault="00C96B48" w:rsidP="00684C90">
      <w:pPr>
        <w:shd w:val="clear" w:color="auto" w:fill="FFFFFF"/>
        <w:spacing w:line="240" w:lineRule="auto"/>
        <w:ind w:right="9"/>
        <w:jc w:val="center"/>
        <w:rPr>
          <w:b/>
          <w:iCs/>
          <w:color w:val="000000" w:themeColor="text1"/>
          <w:sz w:val="44"/>
        </w:rPr>
      </w:pPr>
    </w:p>
    <w:p w14:paraId="2983B764" w14:textId="77777777" w:rsidR="00C96B48" w:rsidRDefault="00C96B48" w:rsidP="00684C90">
      <w:pPr>
        <w:shd w:val="clear" w:color="auto" w:fill="FFFFFF"/>
        <w:spacing w:line="240" w:lineRule="auto"/>
        <w:ind w:right="9"/>
        <w:jc w:val="center"/>
        <w:rPr>
          <w:b/>
          <w:iCs/>
          <w:color w:val="000000" w:themeColor="text1"/>
          <w:sz w:val="44"/>
        </w:rPr>
      </w:pPr>
    </w:p>
    <w:p w14:paraId="711E6278" w14:textId="77777777" w:rsidR="00C96B48" w:rsidRDefault="00C96B48" w:rsidP="00684C90">
      <w:pPr>
        <w:shd w:val="clear" w:color="auto" w:fill="FFFFFF"/>
        <w:spacing w:line="240" w:lineRule="auto"/>
        <w:ind w:right="9"/>
        <w:jc w:val="center"/>
        <w:rPr>
          <w:b/>
          <w:iCs/>
          <w:color w:val="000000" w:themeColor="text1"/>
          <w:sz w:val="44"/>
        </w:rPr>
      </w:pPr>
    </w:p>
    <w:p w14:paraId="69FADAD7" w14:textId="77777777" w:rsidR="00C96B48" w:rsidRDefault="00C96B48" w:rsidP="00684C90">
      <w:pPr>
        <w:shd w:val="clear" w:color="auto" w:fill="FFFFFF"/>
        <w:spacing w:line="240" w:lineRule="auto"/>
        <w:ind w:right="9"/>
        <w:jc w:val="center"/>
        <w:rPr>
          <w:b/>
          <w:iCs/>
          <w:color w:val="000000" w:themeColor="text1"/>
          <w:sz w:val="44"/>
        </w:rPr>
      </w:pPr>
    </w:p>
    <w:p w14:paraId="3C78B001" w14:textId="77777777" w:rsidR="00C96B48" w:rsidRDefault="00C96B48" w:rsidP="00684C90">
      <w:pPr>
        <w:shd w:val="clear" w:color="auto" w:fill="FFFFFF"/>
        <w:spacing w:line="240" w:lineRule="auto"/>
        <w:ind w:right="9"/>
        <w:jc w:val="center"/>
        <w:rPr>
          <w:b/>
          <w:iCs/>
          <w:color w:val="000000" w:themeColor="text1"/>
          <w:sz w:val="44"/>
        </w:rPr>
      </w:pPr>
    </w:p>
    <w:p w14:paraId="42ECDC23" w14:textId="77777777" w:rsidR="00C96B48" w:rsidRDefault="00C96B48" w:rsidP="00684C90">
      <w:pPr>
        <w:shd w:val="clear" w:color="auto" w:fill="FFFFFF"/>
        <w:spacing w:line="240" w:lineRule="auto"/>
        <w:ind w:right="9"/>
        <w:jc w:val="center"/>
        <w:rPr>
          <w:b/>
          <w:iCs/>
          <w:color w:val="000000" w:themeColor="text1"/>
          <w:sz w:val="44"/>
        </w:rPr>
      </w:pPr>
    </w:p>
    <w:p w14:paraId="30A9363D" w14:textId="77777777" w:rsidR="00C96B48" w:rsidRDefault="00C96B48" w:rsidP="00684C90">
      <w:pPr>
        <w:shd w:val="clear" w:color="auto" w:fill="FFFFFF"/>
        <w:spacing w:line="240" w:lineRule="auto"/>
        <w:ind w:right="9"/>
        <w:jc w:val="center"/>
        <w:rPr>
          <w:b/>
          <w:iCs/>
          <w:color w:val="000000" w:themeColor="text1"/>
          <w:sz w:val="44"/>
        </w:rPr>
      </w:pPr>
    </w:p>
    <w:p w14:paraId="20B40678" w14:textId="77777777" w:rsidR="00C96B48" w:rsidRDefault="00C96B48" w:rsidP="00684C90">
      <w:pPr>
        <w:shd w:val="clear" w:color="auto" w:fill="FFFFFF"/>
        <w:spacing w:line="240" w:lineRule="auto"/>
        <w:ind w:right="9"/>
        <w:jc w:val="center"/>
        <w:rPr>
          <w:b/>
          <w:iCs/>
          <w:color w:val="000000" w:themeColor="text1"/>
          <w:sz w:val="44"/>
        </w:rPr>
      </w:pPr>
    </w:p>
    <w:p w14:paraId="14A4F9D1" w14:textId="77777777" w:rsidR="00C96B48" w:rsidRPr="00684C90" w:rsidRDefault="00C96B48" w:rsidP="00684C90">
      <w:pPr>
        <w:shd w:val="clear" w:color="auto" w:fill="FFFFFF"/>
        <w:spacing w:line="240" w:lineRule="auto"/>
        <w:ind w:right="9"/>
        <w:jc w:val="center"/>
        <w:rPr>
          <w:b/>
          <w:iCs/>
          <w:color w:val="000000" w:themeColor="text1"/>
          <w:sz w:val="44"/>
        </w:rPr>
      </w:pPr>
    </w:p>
    <w:p w14:paraId="18A0C317" w14:textId="3C4F3D62" w:rsidR="00424982" w:rsidRDefault="00684C90" w:rsidP="00684C90">
      <w:pPr>
        <w:shd w:val="clear" w:color="auto" w:fill="FFFFFF"/>
        <w:spacing w:line="240" w:lineRule="auto"/>
        <w:ind w:right="9"/>
        <w:jc w:val="center"/>
        <w:rPr>
          <w:b/>
          <w:iCs/>
          <w:color w:val="000000" w:themeColor="text1"/>
          <w:sz w:val="44"/>
        </w:rPr>
      </w:pPr>
      <w:r w:rsidRPr="00684C90">
        <w:rPr>
          <w:b/>
          <w:bCs/>
          <w:iCs/>
          <w:color w:val="000000" w:themeColor="text1"/>
          <w:sz w:val="44"/>
        </w:rPr>
        <w:t>Annexe n°</w:t>
      </w:r>
      <w:proofErr w:type="gramStart"/>
      <w:r w:rsidRPr="00684C90">
        <w:rPr>
          <w:b/>
          <w:bCs/>
          <w:iCs/>
          <w:color w:val="000000" w:themeColor="text1"/>
          <w:sz w:val="44"/>
        </w:rPr>
        <w:t>52:</w:t>
      </w:r>
      <w:proofErr w:type="gramEnd"/>
      <w:r w:rsidRPr="00684C90">
        <w:rPr>
          <w:b/>
          <w:bCs/>
          <w:iCs/>
          <w:color w:val="000000" w:themeColor="text1"/>
          <w:sz w:val="44"/>
        </w:rPr>
        <w:t xml:space="preserve"> </w:t>
      </w:r>
      <w:r w:rsidRPr="00684C90">
        <w:rPr>
          <w:b/>
          <w:iCs/>
          <w:color w:val="000000" w:themeColor="text1"/>
          <w:sz w:val="44"/>
        </w:rPr>
        <w:t>Décision portant création, organisation, et fonctionnement du service aux étudiants</w:t>
      </w:r>
    </w:p>
    <w:p w14:paraId="4A7C9B5E" w14:textId="77777777" w:rsidR="00C96B48" w:rsidRDefault="00C96B48" w:rsidP="00684C90">
      <w:pPr>
        <w:shd w:val="clear" w:color="auto" w:fill="FFFFFF"/>
        <w:spacing w:line="240" w:lineRule="auto"/>
        <w:ind w:right="9"/>
        <w:jc w:val="center"/>
        <w:rPr>
          <w:b/>
          <w:iCs/>
          <w:color w:val="000000" w:themeColor="text1"/>
          <w:sz w:val="44"/>
        </w:rPr>
      </w:pPr>
    </w:p>
    <w:p w14:paraId="11F10AA3" w14:textId="77777777" w:rsidR="00C96B48" w:rsidRDefault="00C96B48" w:rsidP="00684C90">
      <w:pPr>
        <w:shd w:val="clear" w:color="auto" w:fill="FFFFFF"/>
        <w:spacing w:line="240" w:lineRule="auto"/>
        <w:ind w:right="9"/>
        <w:jc w:val="center"/>
        <w:rPr>
          <w:b/>
          <w:iCs/>
          <w:color w:val="000000" w:themeColor="text1"/>
          <w:sz w:val="44"/>
        </w:rPr>
      </w:pPr>
    </w:p>
    <w:p w14:paraId="7DF23058" w14:textId="77777777" w:rsidR="00C96B48" w:rsidRDefault="00C96B48" w:rsidP="00684C90">
      <w:pPr>
        <w:shd w:val="clear" w:color="auto" w:fill="FFFFFF"/>
        <w:spacing w:line="240" w:lineRule="auto"/>
        <w:ind w:right="9"/>
        <w:jc w:val="center"/>
        <w:rPr>
          <w:b/>
          <w:iCs/>
          <w:color w:val="000000" w:themeColor="text1"/>
          <w:sz w:val="44"/>
        </w:rPr>
      </w:pPr>
    </w:p>
    <w:p w14:paraId="57A4C5DA" w14:textId="77777777" w:rsidR="00C96B48" w:rsidRDefault="00C96B48" w:rsidP="00684C90">
      <w:pPr>
        <w:shd w:val="clear" w:color="auto" w:fill="FFFFFF"/>
        <w:spacing w:line="240" w:lineRule="auto"/>
        <w:ind w:right="9"/>
        <w:jc w:val="center"/>
        <w:rPr>
          <w:b/>
          <w:iCs/>
          <w:color w:val="000000" w:themeColor="text1"/>
          <w:sz w:val="44"/>
        </w:rPr>
      </w:pPr>
    </w:p>
    <w:p w14:paraId="2CD78C6F" w14:textId="77777777" w:rsidR="00C96B48" w:rsidRDefault="00C96B48" w:rsidP="00684C90">
      <w:pPr>
        <w:shd w:val="clear" w:color="auto" w:fill="FFFFFF"/>
        <w:spacing w:line="240" w:lineRule="auto"/>
        <w:ind w:right="9"/>
        <w:jc w:val="center"/>
        <w:rPr>
          <w:b/>
          <w:iCs/>
          <w:color w:val="000000" w:themeColor="text1"/>
          <w:sz w:val="44"/>
        </w:rPr>
      </w:pPr>
    </w:p>
    <w:p w14:paraId="20263C4E" w14:textId="77777777" w:rsidR="00C96B48" w:rsidRDefault="00C96B48" w:rsidP="00684C90">
      <w:pPr>
        <w:shd w:val="clear" w:color="auto" w:fill="FFFFFF"/>
        <w:spacing w:line="240" w:lineRule="auto"/>
        <w:ind w:right="9"/>
        <w:jc w:val="center"/>
        <w:rPr>
          <w:b/>
          <w:iCs/>
          <w:color w:val="000000" w:themeColor="text1"/>
          <w:sz w:val="44"/>
        </w:rPr>
      </w:pPr>
    </w:p>
    <w:p w14:paraId="4EAEE8DD" w14:textId="77777777" w:rsidR="00C96B48" w:rsidRDefault="00C96B48" w:rsidP="00684C90">
      <w:pPr>
        <w:shd w:val="clear" w:color="auto" w:fill="FFFFFF"/>
        <w:spacing w:line="240" w:lineRule="auto"/>
        <w:ind w:right="9"/>
        <w:jc w:val="center"/>
        <w:rPr>
          <w:b/>
          <w:iCs/>
          <w:color w:val="000000" w:themeColor="text1"/>
          <w:sz w:val="44"/>
        </w:rPr>
      </w:pPr>
    </w:p>
    <w:p w14:paraId="4D6D6617" w14:textId="77777777" w:rsidR="00C96B48" w:rsidRDefault="00C96B48" w:rsidP="00684C90">
      <w:pPr>
        <w:shd w:val="clear" w:color="auto" w:fill="FFFFFF"/>
        <w:spacing w:line="240" w:lineRule="auto"/>
        <w:ind w:right="9"/>
        <w:jc w:val="center"/>
        <w:rPr>
          <w:b/>
          <w:iCs/>
          <w:color w:val="000000" w:themeColor="text1"/>
          <w:sz w:val="44"/>
        </w:rPr>
      </w:pPr>
    </w:p>
    <w:p w14:paraId="062A2E71" w14:textId="77777777" w:rsidR="00C96B48" w:rsidRDefault="00C96B48" w:rsidP="00684C90">
      <w:pPr>
        <w:shd w:val="clear" w:color="auto" w:fill="FFFFFF"/>
        <w:spacing w:line="240" w:lineRule="auto"/>
        <w:ind w:right="9"/>
        <w:jc w:val="center"/>
        <w:rPr>
          <w:b/>
          <w:iCs/>
          <w:color w:val="000000" w:themeColor="text1"/>
          <w:sz w:val="44"/>
        </w:rPr>
      </w:pPr>
    </w:p>
    <w:p w14:paraId="274D0CFE" w14:textId="77777777" w:rsidR="00C96B48" w:rsidRDefault="00C96B48" w:rsidP="00684C90">
      <w:pPr>
        <w:shd w:val="clear" w:color="auto" w:fill="FFFFFF"/>
        <w:spacing w:line="240" w:lineRule="auto"/>
        <w:ind w:right="9"/>
        <w:jc w:val="center"/>
        <w:rPr>
          <w:b/>
          <w:iCs/>
          <w:color w:val="000000" w:themeColor="text1"/>
          <w:sz w:val="44"/>
        </w:rPr>
      </w:pPr>
    </w:p>
    <w:p w14:paraId="3BDD6143" w14:textId="77777777" w:rsidR="00C96B48" w:rsidRDefault="00C96B48" w:rsidP="00684C90">
      <w:pPr>
        <w:shd w:val="clear" w:color="auto" w:fill="FFFFFF"/>
        <w:spacing w:line="240" w:lineRule="auto"/>
        <w:ind w:right="9"/>
        <w:jc w:val="center"/>
        <w:rPr>
          <w:b/>
          <w:iCs/>
          <w:color w:val="000000" w:themeColor="text1"/>
          <w:sz w:val="44"/>
        </w:rPr>
      </w:pPr>
    </w:p>
    <w:p w14:paraId="25D653FA" w14:textId="77777777" w:rsidR="00C96B48" w:rsidRDefault="00C96B48" w:rsidP="00684C90">
      <w:pPr>
        <w:shd w:val="clear" w:color="auto" w:fill="FFFFFF"/>
        <w:spacing w:line="240" w:lineRule="auto"/>
        <w:ind w:right="9"/>
        <w:jc w:val="center"/>
        <w:rPr>
          <w:b/>
          <w:iCs/>
          <w:color w:val="000000" w:themeColor="text1"/>
          <w:sz w:val="44"/>
        </w:rPr>
      </w:pPr>
    </w:p>
    <w:p w14:paraId="4C71DE67" w14:textId="77777777" w:rsidR="00C96B48" w:rsidRDefault="00C96B48" w:rsidP="00684C90">
      <w:pPr>
        <w:shd w:val="clear" w:color="auto" w:fill="FFFFFF"/>
        <w:spacing w:line="240" w:lineRule="auto"/>
        <w:ind w:right="9"/>
        <w:jc w:val="center"/>
        <w:rPr>
          <w:b/>
          <w:iCs/>
          <w:color w:val="000000" w:themeColor="text1"/>
          <w:sz w:val="44"/>
        </w:rPr>
      </w:pPr>
    </w:p>
    <w:p w14:paraId="71297EDA" w14:textId="77777777" w:rsidR="00C96B48" w:rsidRDefault="00C96B48" w:rsidP="00684C90">
      <w:pPr>
        <w:shd w:val="clear" w:color="auto" w:fill="FFFFFF"/>
        <w:spacing w:line="240" w:lineRule="auto"/>
        <w:ind w:right="9"/>
        <w:jc w:val="center"/>
        <w:rPr>
          <w:b/>
          <w:iCs/>
          <w:color w:val="000000" w:themeColor="text1"/>
          <w:sz w:val="44"/>
        </w:rPr>
      </w:pPr>
    </w:p>
    <w:p w14:paraId="270787EE" w14:textId="77777777" w:rsidR="00C96B48" w:rsidRPr="005C0981" w:rsidRDefault="00C96B48" w:rsidP="00C96B48">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29920" behindDoc="0" locked="0" layoutInCell="1" allowOverlap="1" wp14:anchorId="7F29A80A" wp14:editId="7C2076AC">
            <wp:simplePos x="0" y="0"/>
            <wp:positionH relativeFrom="page">
              <wp:posOffset>3015674</wp:posOffset>
            </wp:positionH>
            <wp:positionV relativeFrom="margin">
              <wp:posOffset>-485317</wp:posOffset>
            </wp:positionV>
            <wp:extent cx="1379220" cy="1045210"/>
            <wp:effectExtent l="76200" t="57150" r="49530" b="97790"/>
            <wp:wrapSquare wrapText="bothSides"/>
            <wp:docPr id="201050738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6F68974" w14:textId="77777777" w:rsidR="00C96B48" w:rsidRPr="005C0981" w:rsidRDefault="00C96B48" w:rsidP="00C96B48">
      <w:pPr>
        <w:shd w:val="clear" w:color="auto" w:fill="FFFFFF"/>
        <w:spacing w:line="240" w:lineRule="auto"/>
        <w:ind w:right="9"/>
        <w:jc w:val="center"/>
        <w:rPr>
          <w:b/>
          <w:color w:val="000000" w:themeColor="text1"/>
          <w:sz w:val="44"/>
        </w:rPr>
      </w:pPr>
    </w:p>
    <w:p w14:paraId="1B0418BC" w14:textId="77777777" w:rsidR="00C96B48" w:rsidRPr="005C0981" w:rsidRDefault="00C96B48" w:rsidP="00C96B48">
      <w:pPr>
        <w:shd w:val="clear" w:color="auto" w:fill="FFFFFF"/>
        <w:spacing w:line="240" w:lineRule="auto"/>
        <w:ind w:right="9"/>
        <w:jc w:val="center"/>
        <w:rPr>
          <w:b/>
          <w:color w:val="000000" w:themeColor="text1"/>
          <w:sz w:val="20"/>
          <w:szCs w:val="8"/>
        </w:rPr>
      </w:pPr>
    </w:p>
    <w:p w14:paraId="0735A5DD" w14:textId="77777777" w:rsidR="00C96B48" w:rsidRPr="00945084" w:rsidRDefault="00C96B48" w:rsidP="00C96B48">
      <w:pPr>
        <w:spacing w:line="240" w:lineRule="auto"/>
        <w:jc w:val="center"/>
        <w:rPr>
          <w:rFonts w:ascii="Arial" w:eastAsia="Calibri" w:hAnsi="Arial" w:cs="Arial"/>
          <w:b/>
          <w:bCs/>
          <w:color w:val="000000" w:themeColor="text1"/>
          <w:sz w:val="40"/>
          <w:szCs w:val="40"/>
          <w:lang w:eastAsia="en-US"/>
        </w:rPr>
      </w:pPr>
      <w:r w:rsidRPr="00945084">
        <w:rPr>
          <w:rFonts w:ascii="Arial" w:eastAsia="Calibri" w:hAnsi="Arial" w:cs="Arial"/>
          <w:b/>
          <w:bCs/>
          <w:color w:val="000000" w:themeColor="text1"/>
          <w:sz w:val="40"/>
          <w:szCs w:val="40"/>
          <w:lang w:eastAsia="en-US"/>
        </w:rPr>
        <w:t>DÉCISION N°008-DG/UPFHOB-MALI/280922</w:t>
      </w:r>
    </w:p>
    <w:p w14:paraId="3028C04A" w14:textId="77777777" w:rsidR="00C96B48" w:rsidRPr="00945084" w:rsidRDefault="00C96B48" w:rsidP="00C96B48">
      <w:pPr>
        <w:spacing w:line="240" w:lineRule="auto"/>
        <w:jc w:val="center"/>
        <w:rPr>
          <w:rFonts w:ascii="Arial" w:eastAsia="Calibri" w:hAnsi="Arial" w:cs="Arial"/>
          <w:b/>
          <w:bCs/>
          <w:color w:val="000000" w:themeColor="text1"/>
          <w:sz w:val="22"/>
          <w:lang w:eastAsia="en-US"/>
        </w:rPr>
      </w:pPr>
      <w:r w:rsidRPr="00945084">
        <w:rPr>
          <w:rFonts w:ascii="Arial" w:eastAsia="Calibri" w:hAnsi="Arial" w:cs="Arial"/>
          <w:b/>
          <w:bCs/>
          <w:color w:val="000000" w:themeColor="text1"/>
          <w:sz w:val="22"/>
          <w:lang w:eastAsia="en-US"/>
        </w:rPr>
        <w:t>PORTANT CREATION, ORGANISATION, FONCTIONNEMENT DES SERVICES ETUDIANTS</w:t>
      </w:r>
    </w:p>
    <w:p w14:paraId="2665A8C8" w14:textId="77777777" w:rsidR="00C96B48" w:rsidRPr="00A142B9" w:rsidRDefault="00C96B48" w:rsidP="00C96B48">
      <w:pPr>
        <w:spacing w:line="240" w:lineRule="auto"/>
        <w:jc w:val="center"/>
        <w:rPr>
          <w:rFonts w:ascii="Arial" w:eastAsia="Calibri" w:hAnsi="Arial" w:cs="Arial"/>
          <w:color w:val="000000" w:themeColor="text1"/>
          <w:szCs w:val="24"/>
          <w:lang w:eastAsia="en-US"/>
        </w:rPr>
      </w:pPr>
    </w:p>
    <w:p w14:paraId="2508C897"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5D040AB7"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7F1C01B7" w14:textId="77777777" w:rsidR="00C96B48" w:rsidRPr="00B40486" w:rsidRDefault="00C96B48" w:rsidP="00C96B48">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707AD79E"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33AEB844"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50DFE9E2" w14:textId="77777777" w:rsidR="00C96B48" w:rsidRPr="00B40486" w:rsidRDefault="00C96B48" w:rsidP="00C96B48">
      <w:pPr>
        <w:tabs>
          <w:tab w:val="left" w:pos="7845"/>
        </w:tabs>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Considérant</w:t>
      </w:r>
      <w:r w:rsidRPr="00C67EFE">
        <w:rPr>
          <w:rFonts w:ascii="Arial" w:eastAsia="Calibri" w:hAnsi="Arial" w:cs="Arial"/>
          <w:bCs/>
          <w:color w:val="000000" w:themeColor="text1"/>
          <w:szCs w:val="24"/>
          <w:lang w:eastAsia="en-US"/>
        </w:rPr>
        <w:t xml:space="preserve"> l’importance de services étudiants structurés pour améliorer la qualité de vie des étudiants, leur bien-être, et leur accompagnement académique et professionnel,</w:t>
      </w:r>
    </w:p>
    <w:p w14:paraId="391C737F" w14:textId="77777777" w:rsidR="00C96B48" w:rsidRPr="00C67EFE"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1387944C"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1 :</w:t>
      </w:r>
      <w:r w:rsidRPr="00C67EFE">
        <w:rPr>
          <w:rFonts w:ascii="Arial" w:eastAsia="Calibri" w:hAnsi="Arial" w:cs="Arial"/>
          <w:bCs/>
          <w:color w:val="000000" w:themeColor="text1"/>
          <w:szCs w:val="24"/>
          <w:lang w:eastAsia="en-US"/>
        </w:rPr>
        <w:t xml:space="preserve"> Il est créé des </w:t>
      </w:r>
      <w:r>
        <w:rPr>
          <w:rFonts w:ascii="Arial" w:eastAsia="Calibri" w:hAnsi="Arial" w:cs="Arial"/>
          <w:bCs/>
          <w:color w:val="000000" w:themeColor="text1"/>
          <w:szCs w:val="24"/>
          <w:lang w:eastAsia="en-US"/>
        </w:rPr>
        <w:t>s</w:t>
      </w:r>
      <w:r w:rsidRPr="00C67EFE">
        <w:rPr>
          <w:rFonts w:ascii="Arial" w:eastAsia="Calibri" w:hAnsi="Arial" w:cs="Arial"/>
          <w:bCs/>
          <w:color w:val="000000" w:themeColor="text1"/>
          <w:szCs w:val="24"/>
          <w:lang w:eastAsia="en-US"/>
        </w:rPr>
        <w:t xml:space="preserve">ervices </w:t>
      </w:r>
      <w:r>
        <w:rPr>
          <w:rFonts w:ascii="Arial" w:eastAsia="Calibri" w:hAnsi="Arial" w:cs="Arial"/>
          <w:bCs/>
          <w:color w:val="000000" w:themeColor="text1"/>
          <w:szCs w:val="24"/>
          <w:lang w:eastAsia="en-US"/>
        </w:rPr>
        <w:t>é</w:t>
      </w:r>
      <w:r w:rsidRPr="00C67EFE">
        <w:rPr>
          <w:rFonts w:ascii="Arial" w:eastAsia="Calibri" w:hAnsi="Arial" w:cs="Arial"/>
          <w:bCs/>
          <w:color w:val="000000" w:themeColor="text1"/>
          <w:szCs w:val="24"/>
          <w:lang w:eastAsia="en-US"/>
        </w:rPr>
        <w:t>tudiants au sein de l’Université P</w:t>
      </w:r>
      <w:r>
        <w:rPr>
          <w:rFonts w:ascii="Arial" w:eastAsia="Calibri" w:hAnsi="Arial" w:cs="Arial"/>
          <w:bCs/>
          <w:color w:val="000000" w:themeColor="text1"/>
          <w:szCs w:val="24"/>
          <w:lang w:eastAsia="en-US"/>
        </w:rPr>
        <w:t>rivée Félix Houphouët Boigny-</w:t>
      </w:r>
      <w:r w:rsidRPr="00C67EFE">
        <w:rPr>
          <w:rFonts w:ascii="Arial" w:eastAsia="Calibri" w:hAnsi="Arial" w:cs="Arial"/>
          <w:bCs/>
          <w:color w:val="000000" w:themeColor="text1"/>
          <w:szCs w:val="24"/>
          <w:lang w:eastAsia="en-US"/>
        </w:rPr>
        <w:t>Mali (UPFHOB-MALI), ayant pour mission de répondre aux besoins sociaux, académiques et professionnels des étudiants.</w:t>
      </w:r>
    </w:p>
    <w:p w14:paraId="5350F42F" w14:textId="77777777" w:rsidR="00C96B48"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2 :</w:t>
      </w:r>
      <w:r w:rsidRPr="00C67EFE">
        <w:rPr>
          <w:rFonts w:ascii="Arial" w:eastAsia="Calibri" w:hAnsi="Arial" w:cs="Arial"/>
          <w:bCs/>
          <w:color w:val="000000" w:themeColor="text1"/>
          <w:szCs w:val="24"/>
          <w:lang w:eastAsia="en-US"/>
        </w:rPr>
        <w:t xml:space="preserve"> </w:t>
      </w:r>
      <w:r w:rsidRPr="004E5E15">
        <w:rPr>
          <w:rFonts w:ascii="Arial" w:eastAsia="Calibri" w:hAnsi="Arial" w:cs="Arial"/>
          <w:b/>
          <w:color w:val="000000" w:themeColor="text1"/>
          <w:szCs w:val="24"/>
          <w:lang w:eastAsia="en-US"/>
        </w:rPr>
        <w:t xml:space="preserve">Missions des </w:t>
      </w:r>
      <w:r>
        <w:rPr>
          <w:rFonts w:ascii="Arial" w:eastAsia="Calibri" w:hAnsi="Arial" w:cs="Arial"/>
          <w:b/>
          <w:color w:val="000000" w:themeColor="text1"/>
          <w:szCs w:val="24"/>
          <w:lang w:eastAsia="en-US"/>
        </w:rPr>
        <w:t>s</w:t>
      </w:r>
      <w:r w:rsidRPr="004E5E15">
        <w:rPr>
          <w:rFonts w:ascii="Arial" w:eastAsia="Calibri" w:hAnsi="Arial" w:cs="Arial"/>
          <w:b/>
          <w:color w:val="000000" w:themeColor="text1"/>
          <w:szCs w:val="24"/>
          <w:lang w:eastAsia="en-US"/>
        </w:rPr>
        <w:t xml:space="preserve">ervices </w:t>
      </w:r>
      <w:r>
        <w:rPr>
          <w:rFonts w:ascii="Arial" w:eastAsia="Calibri" w:hAnsi="Arial" w:cs="Arial"/>
          <w:b/>
          <w:color w:val="000000" w:themeColor="text1"/>
          <w:szCs w:val="24"/>
          <w:lang w:eastAsia="en-US"/>
        </w:rPr>
        <w:t>é</w:t>
      </w:r>
      <w:r w:rsidRPr="004E5E15">
        <w:rPr>
          <w:rFonts w:ascii="Arial" w:eastAsia="Calibri" w:hAnsi="Arial" w:cs="Arial"/>
          <w:b/>
          <w:color w:val="000000" w:themeColor="text1"/>
          <w:szCs w:val="24"/>
          <w:lang w:eastAsia="en-US"/>
        </w:rPr>
        <w:t>tudiants</w:t>
      </w:r>
      <w:r w:rsidRPr="00C67EFE">
        <w:rPr>
          <w:rFonts w:ascii="Arial" w:eastAsia="Calibri" w:hAnsi="Arial" w:cs="Arial"/>
          <w:bCs/>
          <w:color w:val="000000" w:themeColor="text1"/>
          <w:szCs w:val="24"/>
          <w:lang w:eastAsia="en-US"/>
        </w:rPr>
        <w:t xml:space="preserve"> </w:t>
      </w:r>
    </w:p>
    <w:p w14:paraId="63B4A157"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 xml:space="preserve">Les </w:t>
      </w:r>
      <w:r>
        <w:rPr>
          <w:rFonts w:ascii="Arial" w:eastAsia="Calibri" w:hAnsi="Arial" w:cs="Arial"/>
          <w:bCs/>
          <w:color w:val="000000" w:themeColor="text1"/>
          <w:szCs w:val="24"/>
          <w:lang w:eastAsia="en-US"/>
        </w:rPr>
        <w:t>s</w:t>
      </w:r>
      <w:r w:rsidRPr="00C67EFE">
        <w:rPr>
          <w:rFonts w:ascii="Arial" w:eastAsia="Calibri" w:hAnsi="Arial" w:cs="Arial"/>
          <w:bCs/>
          <w:color w:val="000000" w:themeColor="text1"/>
          <w:szCs w:val="24"/>
          <w:lang w:eastAsia="en-US"/>
        </w:rPr>
        <w:t xml:space="preserve">ervices </w:t>
      </w:r>
      <w:r>
        <w:rPr>
          <w:rFonts w:ascii="Arial" w:eastAsia="Calibri" w:hAnsi="Arial" w:cs="Arial"/>
          <w:bCs/>
          <w:color w:val="000000" w:themeColor="text1"/>
          <w:szCs w:val="24"/>
          <w:lang w:eastAsia="en-US"/>
        </w:rPr>
        <w:t>é</w:t>
      </w:r>
      <w:r w:rsidRPr="00C67EFE">
        <w:rPr>
          <w:rFonts w:ascii="Arial" w:eastAsia="Calibri" w:hAnsi="Arial" w:cs="Arial"/>
          <w:bCs/>
          <w:color w:val="000000" w:themeColor="text1"/>
          <w:szCs w:val="24"/>
          <w:lang w:eastAsia="en-US"/>
        </w:rPr>
        <w:t>tudiants ont pour mission de :</w:t>
      </w:r>
    </w:p>
    <w:p w14:paraId="239E6085"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Accompagner les étudiants dans leurs démarches administratives, sociales et académiques ;</w:t>
      </w:r>
    </w:p>
    <w:p w14:paraId="0DE9A6F6"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Offrir un service de conseil et d’orientation pour les aider dans leur parcours d’études et leur insertion professionnelle ;</w:t>
      </w:r>
    </w:p>
    <w:p w14:paraId="57B6DA45"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Mettre en place des activités culturelles, sportives et de bien-être pour enrichir l’expérience étudiante ;</w:t>
      </w:r>
    </w:p>
    <w:p w14:paraId="1CE07E08"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Fournir un soutien psychologique et social aux étudiants en difficulté ;</w:t>
      </w:r>
    </w:p>
    <w:p w14:paraId="6B4FC123"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Organiser des ateliers et séminaires pour développer les compétences professionnelles des étudiants ;</w:t>
      </w:r>
    </w:p>
    <w:p w14:paraId="6DB13973" w14:textId="77777777" w:rsidR="00C96B48" w:rsidRPr="00C67EFE" w:rsidRDefault="00C96B48" w:rsidP="00C96B48">
      <w:pPr>
        <w:numPr>
          <w:ilvl w:val="0"/>
          <w:numId w:val="95"/>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Favoriser la création de clubs et associations étudiantes pour encourager l’engagement et la vie associative.</w:t>
      </w:r>
    </w:p>
    <w:p w14:paraId="42F5D39C" w14:textId="77777777" w:rsidR="00C96B48" w:rsidRDefault="00C96B48" w:rsidP="00C96B48">
      <w:pPr>
        <w:spacing w:line="276" w:lineRule="auto"/>
        <w:jc w:val="left"/>
        <w:rPr>
          <w:rFonts w:ascii="Arial" w:eastAsia="Calibri" w:hAnsi="Arial" w:cs="Arial"/>
          <w:b/>
          <w:bCs/>
          <w:color w:val="000000" w:themeColor="text1"/>
          <w:szCs w:val="24"/>
          <w:lang w:eastAsia="en-US"/>
        </w:rPr>
      </w:pPr>
      <w:r w:rsidRPr="00C67EFE">
        <w:rPr>
          <w:rFonts w:ascii="Arial" w:eastAsia="Calibri" w:hAnsi="Arial" w:cs="Arial"/>
          <w:b/>
          <w:bCs/>
          <w:color w:val="000000" w:themeColor="text1"/>
          <w:szCs w:val="24"/>
          <w:lang w:eastAsia="en-US"/>
        </w:rPr>
        <w:t xml:space="preserve">Article 3 : </w:t>
      </w:r>
      <w:r>
        <w:rPr>
          <w:rFonts w:ascii="Arial" w:eastAsia="Calibri" w:hAnsi="Arial" w:cs="Arial"/>
          <w:b/>
          <w:bCs/>
          <w:color w:val="000000" w:themeColor="text1"/>
          <w:szCs w:val="24"/>
          <w:lang w:eastAsia="en-US"/>
        </w:rPr>
        <w:t>Organisation des services é</w:t>
      </w:r>
      <w:r w:rsidRPr="00C67EFE">
        <w:rPr>
          <w:rFonts w:ascii="Arial" w:eastAsia="Calibri" w:hAnsi="Arial" w:cs="Arial"/>
          <w:b/>
          <w:bCs/>
          <w:color w:val="000000" w:themeColor="text1"/>
          <w:szCs w:val="24"/>
          <w:lang w:eastAsia="en-US"/>
        </w:rPr>
        <w:t xml:space="preserve">tudiants </w:t>
      </w:r>
    </w:p>
    <w:p w14:paraId="6BC3D1A0"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Pr>
          <w:rFonts w:ascii="Arial" w:eastAsia="Calibri" w:hAnsi="Arial" w:cs="Arial"/>
          <w:bCs/>
          <w:color w:val="000000" w:themeColor="text1"/>
          <w:szCs w:val="24"/>
          <w:lang w:eastAsia="en-US"/>
        </w:rPr>
        <w:t>Les services é</w:t>
      </w:r>
      <w:r w:rsidRPr="00C67EFE">
        <w:rPr>
          <w:rFonts w:ascii="Arial" w:eastAsia="Calibri" w:hAnsi="Arial" w:cs="Arial"/>
          <w:bCs/>
          <w:color w:val="000000" w:themeColor="text1"/>
          <w:szCs w:val="24"/>
          <w:lang w:eastAsia="en-US"/>
        </w:rPr>
        <w:t>tudiants sont organisés autour des unités suivantes :</w:t>
      </w:r>
    </w:p>
    <w:p w14:paraId="524DCBAE" w14:textId="77777777" w:rsidR="00C96B48" w:rsidRPr="00C67EFE" w:rsidRDefault="00C96B48" w:rsidP="00C96B48">
      <w:pPr>
        <w:numPr>
          <w:ilvl w:val="0"/>
          <w:numId w:val="96"/>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Service d’accueil et d’orientation :</w:t>
      </w:r>
      <w:r w:rsidRPr="00C67EFE">
        <w:rPr>
          <w:rFonts w:ascii="Arial" w:eastAsia="Calibri" w:hAnsi="Arial" w:cs="Arial"/>
          <w:bCs/>
          <w:color w:val="000000" w:themeColor="text1"/>
          <w:szCs w:val="24"/>
          <w:lang w:eastAsia="en-US"/>
        </w:rPr>
        <w:t xml:space="preserve"> chargé de l’accueil des nouveaux étudiants et de l’assistance dans les démarches administratives.</w:t>
      </w:r>
    </w:p>
    <w:p w14:paraId="0D8BA310" w14:textId="77777777" w:rsidR="00C96B48" w:rsidRPr="00C67EFE" w:rsidRDefault="00C96B48" w:rsidP="00C96B48">
      <w:pPr>
        <w:numPr>
          <w:ilvl w:val="0"/>
          <w:numId w:val="96"/>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Service d’accompagnement social et psychologique</w:t>
      </w:r>
      <w:r w:rsidRPr="00C67EFE">
        <w:rPr>
          <w:rFonts w:ascii="Arial" w:eastAsia="Calibri" w:hAnsi="Arial" w:cs="Arial"/>
          <w:bCs/>
          <w:color w:val="000000" w:themeColor="text1"/>
          <w:szCs w:val="24"/>
          <w:lang w:eastAsia="en-US"/>
        </w:rPr>
        <w:t xml:space="preserve"> : propose des services de soutien psychologique, de conseil social et de suivi des étudiants en difficulté.</w:t>
      </w:r>
    </w:p>
    <w:p w14:paraId="40FB4FEA" w14:textId="77777777" w:rsidR="00C96B48" w:rsidRPr="00C67EFE" w:rsidRDefault="00C96B48" w:rsidP="00C96B48">
      <w:pPr>
        <w:numPr>
          <w:ilvl w:val="0"/>
          <w:numId w:val="96"/>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S</w:t>
      </w:r>
      <w:r>
        <w:rPr>
          <w:rFonts w:ascii="Arial" w:eastAsia="Calibri" w:hAnsi="Arial" w:cs="Arial"/>
          <w:b/>
          <w:bCs/>
          <w:color w:val="000000" w:themeColor="text1"/>
          <w:szCs w:val="24"/>
          <w:lang w:eastAsia="en-US"/>
        </w:rPr>
        <w:t>ervice des activités culturelles et s</w:t>
      </w:r>
      <w:r w:rsidRPr="00C67EFE">
        <w:rPr>
          <w:rFonts w:ascii="Arial" w:eastAsia="Calibri" w:hAnsi="Arial" w:cs="Arial"/>
          <w:b/>
          <w:bCs/>
          <w:color w:val="000000" w:themeColor="text1"/>
          <w:szCs w:val="24"/>
          <w:lang w:eastAsia="en-US"/>
        </w:rPr>
        <w:t>portives :</w:t>
      </w:r>
      <w:r w:rsidRPr="00C67EFE">
        <w:rPr>
          <w:rFonts w:ascii="Arial" w:eastAsia="Calibri" w:hAnsi="Arial" w:cs="Arial"/>
          <w:bCs/>
          <w:color w:val="000000" w:themeColor="text1"/>
          <w:szCs w:val="24"/>
          <w:lang w:eastAsia="en-US"/>
        </w:rPr>
        <w:t xml:space="preserve"> organise des événements culturels, des activités sportives et des programmes de bien-être.</w:t>
      </w:r>
    </w:p>
    <w:p w14:paraId="04359935" w14:textId="77777777" w:rsidR="00C96B48" w:rsidRPr="00C67EFE" w:rsidRDefault="00C96B48" w:rsidP="00C96B48">
      <w:pPr>
        <w:numPr>
          <w:ilvl w:val="0"/>
          <w:numId w:val="96"/>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Service d’Insertion Professionnelle : aide les étudiants dans la préparation à l’emploi, la recherche de stages et l’acquisition de compétences professionnelles.</w:t>
      </w:r>
    </w:p>
    <w:p w14:paraId="17432786"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lastRenderedPageBreak/>
        <w:t>Article 4 : Fonctionnement des services étudiants</w:t>
      </w:r>
    </w:p>
    <w:p w14:paraId="06500C09" w14:textId="77777777" w:rsidR="00C96B48" w:rsidRPr="00C67EFE" w:rsidRDefault="00C96B48" w:rsidP="00C96B48">
      <w:pPr>
        <w:numPr>
          <w:ilvl w:val="0"/>
          <w:numId w:val="97"/>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responsables de chaque unité se réunissent une fois par mois pour coordonner leurs activités et assurer une prise en charge intégrée des besoins des étudiants ;</w:t>
      </w:r>
    </w:p>
    <w:p w14:paraId="47EA6C44" w14:textId="77777777" w:rsidR="00C96B48" w:rsidRPr="00C67EFE" w:rsidRDefault="00C96B48" w:rsidP="00C96B48">
      <w:pPr>
        <w:numPr>
          <w:ilvl w:val="0"/>
          <w:numId w:val="97"/>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services étudiants peuvent collaborer avec des partenaires externes pour enrichir les offres d’accompagnement et d’orientation ;</w:t>
      </w:r>
    </w:p>
    <w:p w14:paraId="074852FC" w14:textId="77777777" w:rsidR="00C96B48" w:rsidRPr="00C67EFE" w:rsidRDefault="00C96B48" w:rsidP="00C96B48">
      <w:pPr>
        <w:numPr>
          <w:ilvl w:val="0"/>
          <w:numId w:val="97"/>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Un rapport semestriel des activités est rédigé et soumis à la direction pour évaluation et amélioration continue des services.</w:t>
      </w:r>
    </w:p>
    <w:p w14:paraId="7CA43EB2" w14:textId="77777777" w:rsidR="00C96B48" w:rsidRPr="00C67EFE" w:rsidRDefault="00C96B48" w:rsidP="00C96B48">
      <w:pPr>
        <w:spacing w:line="276" w:lineRule="auto"/>
        <w:jc w:val="left"/>
        <w:rPr>
          <w:rFonts w:ascii="Arial" w:eastAsia="Calibri" w:hAnsi="Arial" w:cs="Arial"/>
          <w:b/>
          <w:bCs/>
          <w:color w:val="000000" w:themeColor="text1"/>
          <w:szCs w:val="24"/>
          <w:lang w:val="en-US" w:eastAsia="en-US"/>
        </w:rPr>
      </w:pPr>
      <w:r w:rsidRPr="00C67EFE">
        <w:rPr>
          <w:rFonts w:ascii="Arial" w:eastAsia="Calibri" w:hAnsi="Arial" w:cs="Arial"/>
          <w:b/>
          <w:bCs/>
          <w:color w:val="000000" w:themeColor="text1"/>
          <w:szCs w:val="24"/>
          <w:lang w:val="en-US" w:eastAsia="en-US"/>
        </w:rPr>
        <w:t xml:space="preserve">Article </w:t>
      </w:r>
      <w:proofErr w:type="gramStart"/>
      <w:r w:rsidRPr="00C67EFE">
        <w:rPr>
          <w:rFonts w:ascii="Arial" w:eastAsia="Calibri" w:hAnsi="Arial" w:cs="Arial"/>
          <w:b/>
          <w:bCs/>
          <w:color w:val="000000" w:themeColor="text1"/>
          <w:szCs w:val="24"/>
          <w:lang w:val="en-US" w:eastAsia="en-US"/>
        </w:rPr>
        <w:t>5 :</w:t>
      </w:r>
      <w:proofErr w:type="gramEnd"/>
      <w:r w:rsidRPr="00C67EFE">
        <w:rPr>
          <w:rFonts w:ascii="Arial" w:eastAsia="Calibri" w:hAnsi="Arial" w:cs="Arial"/>
          <w:b/>
          <w:bCs/>
          <w:color w:val="000000" w:themeColor="text1"/>
          <w:szCs w:val="24"/>
          <w:lang w:val="en-US" w:eastAsia="en-US"/>
        </w:rPr>
        <w:t xml:space="preserve"> </w:t>
      </w:r>
      <w:r>
        <w:rPr>
          <w:rFonts w:ascii="Arial" w:eastAsia="Calibri" w:hAnsi="Arial" w:cs="Arial"/>
          <w:b/>
          <w:bCs/>
          <w:color w:val="000000" w:themeColor="text1"/>
          <w:szCs w:val="24"/>
          <w:lang w:val="en-US" w:eastAsia="en-US"/>
        </w:rPr>
        <w:t>Attributions et r</w:t>
      </w:r>
      <w:r w:rsidRPr="00C67EFE">
        <w:rPr>
          <w:rFonts w:ascii="Arial" w:eastAsia="Calibri" w:hAnsi="Arial" w:cs="Arial"/>
          <w:b/>
          <w:bCs/>
          <w:color w:val="000000" w:themeColor="text1"/>
          <w:szCs w:val="24"/>
          <w:lang w:val="en-US" w:eastAsia="en-US"/>
        </w:rPr>
        <w:t>esponsabilités</w:t>
      </w:r>
    </w:p>
    <w:p w14:paraId="440638DC" w14:textId="77777777" w:rsidR="00C96B48" w:rsidRPr="00C67EFE" w:rsidRDefault="00C96B48" w:rsidP="00C96B48">
      <w:pPr>
        <w:numPr>
          <w:ilvl w:val="0"/>
          <w:numId w:val="98"/>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responsables des unités sont chargés de la mise en œuvre des missions respectives de chaque service et de veiller à la satisfaction des étudiants ;</w:t>
      </w:r>
    </w:p>
    <w:p w14:paraId="3DC0360D" w14:textId="77777777" w:rsidR="00C96B48" w:rsidRPr="00C67EFE" w:rsidRDefault="00C96B48" w:rsidP="00C96B48">
      <w:pPr>
        <w:numPr>
          <w:ilvl w:val="0"/>
          <w:numId w:val="98"/>
        </w:numPr>
        <w:spacing w:line="276" w:lineRule="auto"/>
        <w:jc w:val="left"/>
        <w:rPr>
          <w:rFonts w:ascii="Arial" w:eastAsia="Calibri" w:hAnsi="Arial" w:cs="Arial"/>
          <w:bCs/>
          <w:color w:val="000000" w:themeColor="text1"/>
          <w:szCs w:val="24"/>
          <w:lang w:eastAsia="en-US"/>
        </w:rPr>
      </w:pPr>
      <w:r w:rsidRPr="00C67EFE">
        <w:rPr>
          <w:rFonts w:ascii="Arial" w:eastAsia="Calibri" w:hAnsi="Arial" w:cs="Arial"/>
          <w:bCs/>
          <w:color w:val="000000" w:themeColor="text1"/>
          <w:szCs w:val="24"/>
          <w:lang w:eastAsia="en-US"/>
        </w:rPr>
        <w:t>Les services sont tenus de proposer des initiatives innovantes et d’améliorer constamment leurs prestations pour mieux répondre aux attentes de la communauté étudiante.</w:t>
      </w:r>
    </w:p>
    <w:p w14:paraId="11E65A4E" w14:textId="77777777" w:rsidR="00C96B48" w:rsidRPr="00C67EFE" w:rsidRDefault="00C96B48" w:rsidP="00C96B48">
      <w:pPr>
        <w:spacing w:line="276" w:lineRule="auto"/>
        <w:jc w:val="left"/>
        <w:rPr>
          <w:rFonts w:ascii="Arial" w:eastAsia="Calibri" w:hAnsi="Arial" w:cs="Arial"/>
          <w:bCs/>
          <w:color w:val="000000" w:themeColor="text1"/>
          <w:szCs w:val="24"/>
          <w:lang w:eastAsia="en-US"/>
        </w:rPr>
      </w:pPr>
      <w:r w:rsidRPr="00C67EFE">
        <w:rPr>
          <w:rFonts w:ascii="Arial" w:eastAsia="Calibri" w:hAnsi="Arial" w:cs="Arial"/>
          <w:b/>
          <w:bCs/>
          <w:color w:val="000000" w:themeColor="text1"/>
          <w:szCs w:val="24"/>
          <w:lang w:eastAsia="en-US"/>
        </w:rPr>
        <w:t>Article 6 :</w:t>
      </w:r>
      <w:r w:rsidRPr="00C67EFE">
        <w:rPr>
          <w:rFonts w:ascii="Arial" w:eastAsia="Calibri" w:hAnsi="Arial" w:cs="Arial"/>
          <w:bCs/>
          <w:color w:val="000000" w:themeColor="text1"/>
          <w:szCs w:val="24"/>
          <w:lang w:eastAsia="en-US"/>
        </w:rPr>
        <w:t xml:space="preserve"> La présente décision prend effet à compter de la date de sa signature et sera communiquée aux parties concernées pour exécution.</w:t>
      </w:r>
    </w:p>
    <w:p w14:paraId="4D23240C"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582AC5A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7BEDD46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6DFAAF30"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 xml:space="preserve">28 </w:t>
      </w:r>
      <w:r w:rsidRPr="00B40486">
        <w:rPr>
          <w:rFonts w:ascii="Arial" w:eastAsia="Calibri" w:hAnsi="Arial" w:cs="Arial"/>
          <w:bCs/>
          <w:color w:val="000000" w:themeColor="text1"/>
          <w:lang w:eastAsia="en-US"/>
        </w:rPr>
        <w:t>septembre 2022</w:t>
      </w:r>
    </w:p>
    <w:p w14:paraId="451FA5C5"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6A274E9B"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0FF7A90"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640D8927"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765388C3"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7DB2A635" w14:textId="77777777" w:rsidR="00C96B48" w:rsidRDefault="00C96B48" w:rsidP="00C96B48">
      <w:pPr>
        <w:spacing w:line="276" w:lineRule="auto"/>
        <w:rPr>
          <w:b/>
          <w:bCs/>
          <w:szCs w:val="24"/>
          <w:lang w:eastAsia="en-US"/>
        </w:rPr>
      </w:pPr>
    </w:p>
    <w:p w14:paraId="499F4BBF" w14:textId="77777777"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3C340FE5" w14:textId="77777777" w:rsidR="00C96B48" w:rsidRDefault="00C96B48" w:rsidP="00684C90">
      <w:pPr>
        <w:shd w:val="clear" w:color="auto" w:fill="FFFFFF"/>
        <w:spacing w:line="240" w:lineRule="auto"/>
        <w:ind w:right="9"/>
        <w:jc w:val="center"/>
        <w:rPr>
          <w:b/>
          <w:color w:val="000000" w:themeColor="text1"/>
          <w:sz w:val="44"/>
        </w:rPr>
      </w:pPr>
    </w:p>
    <w:p w14:paraId="1823F121" w14:textId="77777777" w:rsidR="00C96B48" w:rsidRDefault="00C96B48" w:rsidP="00684C90">
      <w:pPr>
        <w:shd w:val="clear" w:color="auto" w:fill="FFFFFF"/>
        <w:spacing w:line="240" w:lineRule="auto"/>
        <w:ind w:right="9"/>
        <w:jc w:val="center"/>
        <w:rPr>
          <w:b/>
          <w:color w:val="000000" w:themeColor="text1"/>
          <w:sz w:val="44"/>
        </w:rPr>
      </w:pPr>
    </w:p>
    <w:p w14:paraId="5C10C68E" w14:textId="77777777" w:rsidR="00C96B48" w:rsidRDefault="00C96B48" w:rsidP="00684C90">
      <w:pPr>
        <w:shd w:val="clear" w:color="auto" w:fill="FFFFFF"/>
        <w:spacing w:line="240" w:lineRule="auto"/>
        <w:ind w:right="9"/>
        <w:jc w:val="center"/>
        <w:rPr>
          <w:b/>
          <w:color w:val="000000" w:themeColor="text1"/>
          <w:sz w:val="44"/>
        </w:rPr>
      </w:pPr>
    </w:p>
    <w:p w14:paraId="6F074025" w14:textId="77777777" w:rsidR="00C96B48" w:rsidRDefault="00C96B48" w:rsidP="00684C90">
      <w:pPr>
        <w:shd w:val="clear" w:color="auto" w:fill="FFFFFF"/>
        <w:spacing w:line="240" w:lineRule="auto"/>
        <w:ind w:right="9"/>
        <w:jc w:val="center"/>
        <w:rPr>
          <w:b/>
          <w:color w:val="000000" w:themeColor="text1"/>
          <w:sz w:val="44"/>
        </w:rPr>
      </w:pPr>
    </w:p>
    <w:p w14:paraId="745EF9C3" w14:textId="77777777" w:rsidR="00C96B48" w:rsidRDefault="00C96B48" w:rsidP="00684C90">
      <w:pPr>
        <w:shd w:val="clear" w:color="auto" w:fill="FFFFFF"/>
        <w:spacing w:line="240" w:lineRule="auto"/>
        <w:ind w:right="9"/>
        <w:jc w:val="center"/>
        <w:rPr>
          <w:b/>
          <w:color w:val="000000" w:themeColor="text1"/>
          <w:sz w:val="44"/>
        </w:rPr>
      </w:pPr>
    </w:p>
    <w:p w14:paraId="7D117E0E" w14:textId="77777777" w:rsidR="00C96B48" w:rsidRDefault="00C96B48" w:rsidP="00684C90">
      <w:pPr>
        <w:shd w:val="clear" w:color="auto" w:fill="FFFFFF"/>
        <w:spacing w:line="240" w:lineRule="auto"/>
        <w:ind w:right="9"/>
        <w:jc w:val="center"/>
        <w:rPr>
          <w:b/>
          <w:color w:val="000000" w:themeColor="text1"/>
          <w:sz w:val="44"/>
        </w:rPr>
      </w:pPr>
    </w:p>
    <w:p w14:paraId="48B911E9" w14:textId="77777777" w:rsidR="00C96B48" w:rsidRDefault="00C96B48" w:rsidP="00684C90">
      <w:pPr>
        <w:shd w:val="clear" w:color="auto" w:fill="FFFFFF"/>
        <w:spacing w:line="240" w:lineRule="auto"/>
        <w:ind w:right="9"/>
        <w:jc w:val="center"/>
        <w:rPr>
          <w:b/>
          <w:color w:val="000000" w:themeColor="text1"/>
          <w:sz w:val="44"/>
        </w:rPr>
      </w:pPr>
    </w:p>
    <w:p w14:paraId="7E509A40" w14:textId="77777777" w:rsidR="00C96B48" w:rsidRDefault="00C96B48" w:rsidP="00684C90">
      <w:pPr>
        <w:shd w:val="clear" w:color="auto" w:fill="FFFFFF"/>
        <w:spacing w:line="240" w:lineRule="auto"/>
        <w:ind w:right="9"/>
        <w:jc w:val="center"/>
        <w:rPr>
          <w:b/>
          <w:color w:val="000000" w:themeColor="text1"/>
          <w:sz w:val="44"/>
        </w:rPr>
      </w:pPr>
    </w:p>
    <w:p w14:paraId="5EFD783D" w14:textId="77777777" w:rsidR="00C96B48" w:rsidRDefault="00C96B48" w:rsidP="00684C90">
      <w:pPr>
        <w:shd w:val="clear" w:color="auto" w:fill="FFFFFF"/>
        <w:spacing w:line="240" w:lineRule="auto"/>
        <w:ind w:right="9"/>
        <w:jc w:val="center"/>
        <w:rPr>
          <w:b/>
          <w:color w:val="000000" w:themeColor="text1"/>
          <w:sz w:val="44"/>
        </w:rPr>
      </w:pPr>
    </w:p>
    <w:p w14:paraId="74E34976" w14:textId="77777777" w:rsidR="00C96B48" w:rsidRDefault="00C96B48" w:rsidP="00684C90">
      <w:pPr>
        <w:shd w:val="clear" w:color="auto" w:fill="FFFFFF"/>
        <w:spacing w:line="240" w:lineRule="auto"/>
        <w:ind w:right="9"/>
        <w:jc w:val="center"/>
        <w:rPr>
          <w:b/>
          <w:color w:val="000000" w:themeColor="text1"/>
          <w:sz w:val="44"/>
        </w:rPr>
      </w:pPr>
    </w:p>
    <w:p w14:paraId="0C913369" w14:textId="77777777" w:rsidR="00C96B48" w:rsidRDefault="00C96B48" w:rsidP="00684C90">
      <w:pPr>
        <w:shd w:val="clear" w:color="auto" w:fill="FFFFFF"/>
        <w:spacing w:line="240" w:lineRule="auto"/>
        <w:ind w:right="9"/>
        <w:jc w:val="center"/>
        <w:rPr>
          <w:b/>
          <w:color w:val="000000" w:themeColor="text1"/>
          <w:sz w:val="44"/>
        </w:rPr>
      </w:pPr>
    </w:p>
    <w:p w14:paraId="4CF3C867" w14:textId="77777777" w:rsidR="00C96B48" w:rsidRDefault="00C96B48" w:rsidP="00684C90">
      <w:pPr>
        <w:shd w:val="clear" w:color="auto" w:fill="FFFFFF"/>
        <w:spacing w:line="240" w:lineRule="auto"/>
        <w:ind w:right="9"/>
        <w:jc w:val="center"/>
        <w:rPr>
          <w:b/>
          <w:color w:val="000000" w:themeColor="text1"/>
          <w:sz w:val="44"/>
        </w:rPr>
      </w:pPr>
    </w:p>
    <w:p w14:paraId="4859BF15" w14:textId="77777777" w:rsidR="00C96B48" w:rsidRDefault="00C96B48" w:rsidP="00684C90">
      <w:pPr>
        <w:shd w:val="clear" w:color="auto" w:fill="FFFFFF"/>
        <w:spacing w:line="240" w:lineRule="auto"/>
        <w:ind w:right="9"/>
        <w:jc w:val="center"/>
        <w:rPr>
          <w:b/>
          <w:color w:val="000000" w:themeColor="text1"/>
          <w:sz w:val="44"/>
        </w:rPr>
      </w:pPr>
    </w:p>
    <w:p w14:paraId="63D4A9A6" w14:textId="77777777" w:rsidR="00C96B48" w:rsidRDefault="00C96B48" w:rsidP="00684C90">
      <w:pPr>
        <w:shd w:val="clear" w:color="auto" w:fill="FFFFFF"/>
        <w:spacing w:line="240" w:lineRule="auto"/>
        <w:ind w:right="9"/>
        <w:jc w:val="center"/>
        <w:rPr>
          <w:b/>
          <w:color w:val="000000" w:themeColor="text1"/>
          <w:sz w:val="44"/>
        </w:rPr>
      </w:pPr>
    </w:p>
    <w:p w14:paraId="0D5CA661" w14:textId="77777777" w:rsidR="00C96B48" w:rsidRDefault="00C96B48" w:rsidP="00684C90">
      <w:pPr>
        <w:shd w:val="clear" w:color="auto" w:fill="FFFFFF"/>
        <w:spacing w:line="240" w:lineRule="auto"/>
        <w:ind w:right="9"/>
        <w:jc w:val="center"/>
        <w:rPr>
          <w:b/>
          <w:color w:val="000000" w:themeColor="text1"/>
          <w:sz w:val="44"/>
        </w:rPr>
      </w:pPr>
    </w:p>
    <w:p w14:paraId="40C7F78B" w14:textId="77777777" w:rsidR="00C96B48" w:rsidRDefault="00C96B48" w:rsidP="00684C90">
      <w:pPr>
        <w:shd w:val="clear" w:color="auto" w:fill="FFFFFF"/>
        <w:spacing w:line="240" w:lineRule="auto"/>
        <w:ind w:right="9"/>
        <w:jc w:val="center"/>
        <w:rPr>
          <w:b/>
          <w:color w:val="000000" w:themeColor="text1"/>
          <w:sz w:val="44"/>
        </w:rPr>
      </w:pPr>
    </w:p>
    <w:p w14:paraId="7C3C15EA" w14:textId="77777777" w:rsidR="00C96B48" w:rsidRDefault="00C96B48" w:rsidP="00684C90">
      <w:pPr>
        <w:shd w:val="clear" w:color="auto" w:fill="FFFFFF"/>
        <w:spacing w:line="240" w:lineRule="auto"/>
        <w:ind w:right="9"/>
        <w:jc w:val="center"/>
        <w:rPr>
          <w:b/>
          <w:color w:val="000000" w:themeColor="text1"/>
          <w:sz w:val="44"/>
        </w:rPr>
      </w:pPr>
    </w:p>
    <w:p w14:paraId="2EB05F86" w14:textId="77777777" w:rsidR="00C96B48" w:rsidRDefault="00C96B48" w:rsidP="00684C90">
      <w:pPr>
        <w:shd w:val="clear" w:color="auto" w:fill="FFFFFF"/>
        <w:spacing w:line="240" w:lineRule="auto"/>
        <w:ind w:right="9"/>
        <w:jc w:val="center"/>
        <w:rPr>
          <w:b/>
          <w:color w:val="000000" w:themeColor="text1"/>
          <w:sz w:val="44"/>
        </w:rPr>
      </w:pPr>
    </w:p>
    <w:p w14:paraId="14D2DD7D" w14:textId="77777777" w:rsidR="00C96B48" w:rsidRDefault="00C96B48" w:rsidP="00684C90">
      <w:pPr>
        <w:shd w:val="clear" w:color="auto" w:fill="FFFFFF"/>
        <w:spacing w:line="240" w:lineRule="auto"/>
        <w:ind w:right="9"/>
        <w:jc w:val="center"/>
        <w:rPr>
          <w:b/>
          <w:color w:val="000000" w:themeColor="text1"/>
          <w:sz w:val="44"/>
        </w:rPr>
      </w:pPr>
    </w:p>
    <w:p w14:paraId="0B35DF2A" w14:textId="77777777" w:rsidR="00C96B48" w:rsidRDefault="00C96B48" w:rsidP="00684C90">
      <w:pPr>
        <w:shd w:val="clear" w:color="auto" w:fill="FFFFFF"/>
        <w:spacing w:line="240" w:lineRule="auto"/>
        <w:ind w:right="9"/>
        <w:jc w:val="center"/>
        <w:rPr>
          <w:b/>
          <w:color w:val="000000" w:themeColor="text1"/>
          <w:sz w:val="44"/>
        </w:rPr>
      </w:pPr>
    </w:p>
    <w:p w14:paraId="5F991E34" w14:textId="77777777" w:rsidR="00C96B48" w:rsidRPr="00C96B48" w:rsidRDefault="00C96B48" w:rsidP="00C96B48">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53:</w:t>
      </w:r>
      <w:proofErr w:type="gramEnd"/>
      <w:r w:rsidRPr="00C96B48">
        <w:rPr>
          <w:b/>
          <w:bCs/>
          <w:iCs/>
          <w:color w:val="000000" w:themeColor="text1"/>
          <w:sz w:val="44"/>
        </w:rPr>
        <w:t xml:space="preserve"> </w:t>
      </w:r>
      <w:r w:rsidRPr="00C96B48">
        <w:rPr>
          <w:b/>
          <w:iCs/>
          <w:color w:val="000000" w:themeColor="text1"/>
          <w:sz w:val="44"/>
        </w:rPr>
        <w:t>Décision portant organisation et fonctionnement des passerelles</w:t>
      </w:r>
    </w:p>
    <w:p w14:paraId="37089717" w14:textId="77777777" w:rsidR="00C96B48" w:rsidRDefault="00C96B48" w:rsidP="00684C90">
      <w:pPr>
        <w:shd w:val="clear" w:color="auto" w:fill="FFFFFF"/>
        <w:spacing w:line="240" w:lineRule="auto"/>
        <w:ind w:right="9"/>
        <w:jc w:val="center"/>
        <w:rPr>
          <w:b/>
          <w:color w:val="000000" w:themeColor="text1"/>
          <w:sz w:val="44"/>
        </w:rPr>
      </w:pPr>
    </w:p>
    <w:p w14:paraId="3F0148D8" w14:textId="77777777" w:rsidR="00C96B48" w:rsidRDefault="00C96B48" w:rsidP="00684C90">
      <w:pPr>
        <w:shd w:val="clear" w:color="auto" w:fill="FFFFFF"/>
        <w:spacing w:line="240" w:lineRule="auto"/>
        <w:ind w:right="9"/>
        <w:jc w:val="center"/>
        <w:rPr>
          <w:b/>
          <w:color w:val="000000" w:themeColor="text1"/>
          <w:sz w:val="44"/>
        </w:rPr>
      </w:pPr>
    </w:p>
    <w:p w14:paraId="51E5D50B" w14:textId="77777777" w:rsidR="00C96B48" w:rsidRDefault="00C96B48" w:rsidP="00684C90">
      <w:pPr>
        <w:shd w:val="clear" w:color="auto" w:fill="FFFFFF"/>
        <w:spacing w:line="240" w:lineRule="auto"/>
        <w:ind w:right="9"/>
        <w:jc w:val="center"/>
        <w:rPr>
          <w:b/>
          <w:color w:val="000000" w:themeColor="text1"/>
          <w:sz w:val="44"/>
        </w:rPr>
      </w:pPr>
    </w:p>
    <w:p w14:paraId="7FF72145" w14:textId="77777777" w:rsidR="00C96B48" w:rsidRDefault="00C96B48" w:rsidP="00684C90">
      <w:pPr>
        <w:shd w:val="clear" w:color="auto" w:fill="FFFFFF"/>
        <w:spacing w:line="240" w:lineRule="auto"/>
        <w:ind w:right="9"/>
        <w:jc w:val="center"/>
        <w:rPr>
          <w:b/>
          <w:color w:val="000000" w:themeColor="text1"/>
          <w:sz w:val="44"/>
        </w:rPr>
      </w:pPr>
    </w:p>
    <w:p w14:paraId="72C54520" w14:textId="77777777" w:rsidR="00C96B48" w:rsidRDefault="00C96B48" w:rsidP="00684C90">
      <w:pPr>
        <w:shd w:val="clear" w:color="auto" w:fill="FFFFFF"/>
        <w:spacing w:line="240" w:lineRule="auto"/>
        <w:ind w:right="9"/>
        <w:jc w:val="center"/>
        <w:rPr>
          <w:b/>
          <w:color w:val="000000" w:themeColor="text1"/>
          <w:sz w:val="44"/>
        </w:rPr>
      </w:pPr>
    </w:p>
    <w:p w14:paraId="4CF34CDE" w14:textId="77777777" w:rsidR="00C96B48" w:rsidRDefault="00C96B48" w:rsidP="00684C90">
      <w:pPr>
        <w:shd w:val="clear" w:color="auto" w:fill="FFFFFF"/>
        <w:spacing w:line="240" w:lineRule="auto"/>
        <w:ind w:right="9"/>
        <w:jc w:val="center"/>
        <w:rPr>
          <w:b/>
          <w:color w:val="000000" w:themeColor="text1"/>
          <w:sz w:val="44"/>
        </w:rPr>
      </w:pPr>
    </w:p>
    <w:p w14:paraId="12FB2DA0" w14:textId="77777777" w:rsidR="00C96B48" w:rsidRDefault="00C96B48" w:rsidP="00684C90">
      <w:pPr>
        <w:shd w:val="clear" w:color="auto" w:fill="FFFFFF"/>
        <w:spacing w:line="240" w:lineRule="auto"/>
        <w:ind w:right="9"/>
        <w:jc w:val="center"/>
        <w:rPr>
          <w:b/>
          <w:color w:val="000000" w:themeColor="text1"/>
          <w:sz w:val="44"/>
        </w:rPr>
      </w:pPr>
    </w:p>
    <w:p w14:paraId="565FD36A" w14:textId="77777777" w:rsidR="00C96B48" w:rsidRDefault="00C96B48" w:rsidP="00684C90">
      <w:pPr>
        <w:shd w:val="clear" w:color="auto" w:fill="FFFFFF"/>
        <w:spacing w:line="240" w:lineRule="auto"/>
        <w:ind w:right="9"/>
        <w:jc w:val="center"/>
        <w:rPr>
          <w:b/>
          <w:color w:val="000000" w:themeColor="text1"/>
          <w:sz w:val="44"/>
        </w:rPr>
      </w:pPr>
    </w:p>
    <w:p w14:paraId="36D7AF19" w14:textId="77777777" w:rsidR="00C96B48" w:rsidRDefault="00C96B48" w:rsidP="00684C90">
      <w:pPr>
        <w:shd w:val="clear" w:color="auto" w:fill="FFFFFF"/>
        <w:spacing w:line="240" w:lineRule="auto"/>
        <w:ind w:right="9"/>
        <w:jc w:val="center"/>
        <w:rPr>
          <w:b/>
          <w:color w:val="000000" w:themeColor="text1"/>
          <w:sz w:val="44"/>
        </w:rPr>
      </w:pPr>
    </w:p>
    <w:p w14:paraId="42083D47" w14:textId="77777777" w:rsidR="00C96B48" w:rsidRDefault="00C96B48" w:rsidP="00684C90">
      <w:pPr>
        <w:shd w:val="clear" w:color="auto" w:fill="FFFFFF"/>
        <w:spacing w:line="240" w:lineRule="auto"/>
        <w:ind w:right="9"/>
        <w:jc w:val="center"/>
        <w:rPr>
          <w:b/>
          <w:color w:val="000000" w:themeColor="text1"/>
          <w:sz w:val="44"/>
        </w:rPr>
      </w:pPr>
    </w:p>
    <w:p w14:paraId="61B36FE4" w14:textId="77777777" w:rsidR="00C96B48" w:rsidRDefault="00C96B48" w:rsidP="00684C90">
      <w:pPr>
        <w:shd w:val="clear" w:color="auto" w:fill="FFFFFF"/>
        <w:spacing w:line="240" w:lineRule="auto"/>
        <w:ind w:right="9"/>
        <w:jc w:val="center"/>
        <w:rPr>
          <w:b/>
          <w:color w:val="000000" w:themeColor="text1"/>
          <w:sz w:val="44"/>
        </w:rPr>
      </w:pPr>
    </w:p>
    <w:p w14:paraId="76BEE03F" w14:textId="77777777" w:rsidR="00C96B48" w:rsidRDefault="00C96B48" w:rsidP="00684C90">
      <w:pPr>
        <w:shd w:val="clear" w:color="auto" w:fill="FFFFFF"/>
        <w:spacing w:line="240" w:lineRule="auto"/>
        <w:ind w:right="9"/>
        <w:jc w:val="center"/>
        <w:rPr>
          <w:b/>
          <w:color w:val="000000" w:themeColor="text1"/>
          <w:sz w:val="44"/>
        </w:rPr>
      </w:pPr>
    </w:p>
    <w:p w14:paraId="0BBFEDC3" w14:textId="77777777" w:rsidR="00C96B48" w:rsidRDefault="00C96B48" w:rsidP="00684C90">
      <w:pPr>
        <w:shd w:val="clear" w:color="auto" w:fill="FFFFFF"/>
        <w:spacing w:line="240" w:lineRule="auto"/>
        <w:ind w:right="9"/>
        <w:jc w:val="center"/>
        <w:rPr>
          <w:b/>
          <w:color w:val="000000" w:themeColor="text1"/>
          <w:sz w:val="44"/>
        </w:rPr>
      </w:pPr>
    </w:p>
    <w:p w14:paraId="718CE004" w14:textId="77777777" w:rsidR="00C96B48" w:rsidRDefault="00C96B48" w:rsidP="00684C90">
      <w:pPr>
        <w:shd w:val="clear" w:color="auto" w:fill="FFFFFF"/>
        <w:spacing w:line="240" w:lineRule="auto"/>
        <w:ind w:right="9"/>
        <w:jc w:val="center"/>
        <w:rPr>
          <w:b/>
          <w:color w:val="000000" w:themeColor="text1"/>
          <w:sz w:val="44"/>
        </w:rPr>
      </w:pPr>
    </w:p>
    <w:p w14:paraId="3C6F57B6" w14:textId="77777777" w:rsidR="00C96B48" w:rsidRDefault="00C96B48" w:rsidP="00684C90">
      <w:pPr>
        <w:shd w:val="clear" w:color="auto" w:fill="FFFFFF"/>
        <w:spacing w:line="240" w:lineRule="auto"/>
        <w:ind w:right="9"/>
        <w:jc w:val="center"/>
        <w:rPr>
          <w:b/>
          <w:color w:val="000000" w:themeColor="text1"/>
          <w:sz w:val="44"/>
        </w:rPr>
      </w:pPr>
    </w:p>
    <w:p w14:paraId="102E6F72" w14:textId="77777777" w:rsidR="00C96B48" w:rsidRDefault="00C96B48" w:rsidP="00684C90">
      <w:pPr>
        <w:shd w:val="clear" w:color="auto" w:fill="FFFFFF"/>
        <w:spacing w:line="240" w:lineRule="auto"/>
        <w:ind w:right="9"/>
        <w:jc w:val="center"/>
        <w:rPr>
          <w:b/>
          <w:color w:val="000000" w:themeColor="text1"/>
          <w:sz w:val="44"/>
        </w:rPr>
      </w:pPr>
    </w:p>
    <w:p w14:paraId="579F463E" w14:textId="77777777" w:rsidR="00C96B48" w:rsidRPr="005C0981" w:rsidRDefault="00C96B48" w:rsidP="00C96B48">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31968" behindDoc="0" locked="0" layoutInCell="1" allowOverlap="1" wp14:anchorId="364B2B86" wp14:editId="7CD171CB">
            <wp:simplePos x="0" y="0"/>
            <wp:positionH relativeFrom="page">
              <wp:posOffset>3013267</wp:posOffset>
            </wp:positionH>
            <wp:positionV relativeFrom="margin">
              <wp:posOffset>-417447</wp:posOffset>
            </wp:positionV>
            <wp:extent cx="1379220" cy="1045210"/>
            <wp:effectExtent l="76200" t="57150" r="49530" b="97790"/>
            <wp:wrapSquare wrapText="bothSides"/>
            <wp:docPr id="89113421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456AD0A" w14:textId="77777777" w:rsidR="00C96B48" w:rsidRPr="005C0981" w:rsidRDefault="00C96B48" w:rsidP="00C96B48">
      <w:pPr>
        <w:shd w:val="clear" w:color="auto" w:fill="FFFFFF"/>
        <w:spacing w:line="240" w:lineRule="auto"/>
        <w:ind w:right="9"/>
        <w:jc w:val="center"/>
        <w:rPr>
          <w:b/>
          <w:color w:val="000000" w:themeColor="text1"/>
          <w:sz w:val="44"/>
        </w:rPr>
      </w:pPr>
    </w:p>
    <w:p w14:paraId="5C391D6A" w14:textId="77777777" w:rsidR="00C96B48" w:rsidRPr="005C0981" w:rsidRDefault="00C96B48" w:rsidP="00C96B48">
      <w:pPr>
        <w:shd w:val="clear" w:color="auto" w:fill="FFFFFF"/>
        <w:spacing w:line="240" w:lineRule="auto"/>
        <w:ind w:right="9"/>
        <w:jc w:val="center"/>
        <w:rPr>
          <w:b/>
          <w:color w:val="000000" w:themeColor="text1"/>
          <w:sz w:val="20"/>
          <w:szCs w:val="8"/>
        </w:rPr>
      </w:pPr>
    </w:p>
    <w:p w14:paraId="162A61F9" w14:textId="77777777" w:rsidR="00C96B48" w:rsidRPr="009B7C85" w:rsidRDefault="00C96B48" w:rsidP="00C96B48">
      <w:pPr>
        <w:spacing w:line="240" w:lineRule="auto"/>
        <w:jc w:val="center"/>
        <w:rPr>
          <w:rFonts w:ascii="Arial" w:eastAsia="Calibri" w:hAnsi="Arial" w:cs="Arial"/>
          <w:b/>
          <w:bCs/>
          <w:color w:val="000000" w:themeColor="text1"/>
          <w:sz w:val="40"/>
          <w:szCs w:val="40"/>
          <w:lang w:eastAsia="en-US"/>
        </w:rPr>
      </w:pPr>
      <w:r w:rsidRPr="009B7C85">
        <w:rPr>
          <w:rFonts w:ascii="Arial" w:eastAsia="Calibri" w:hAnsi="Arial" w:cs="Arial"/>
          <w:b/>
          <w:bCs/>
          <w:color w:val="000000" w:themeColor="text1"/>
          <w:sz w:val="40"/>
          <w:szCs w:val="40"/>
          <w:lang w:eastAsia="en-US"/>
        </w:rPr>
        <w:t>DÉCISION N°017-DG/UPFHOB-MALI/070823</w:t>
      </w:r>
    </w:p>
    <w:p w14:paraId="72FD4799" w14:textId="77777777" w:rsidR="00C96B48" w:rsidRDefault="00C96B48" w:rsidP="00C96B48">
      <w:pPr>
        <w:spacing w:line="240" w:lineRule="auto"/>
        <w:jc w:val="center"/>
        <w:rPr>
          <w:rFonts w:ascii="Arial" w:eastAsia="Calibri" w:hAnsi="Arial" w:cs="Arial"/>
          <w:b/>
          <w:bCs/>
          <w:color w:val="000000" w:themeColor="text1"/>
          <w:sz w:val="28"/>
          <w:szCs w:val="28"/>
          <w:lang w:eastAsia="en-US"/>
        </w:rPr>
      </w:pPr>
      <w:r w:rsidRPr="009B7C85">
        <w:rPr>
          <w:rFonts w:ascii="Arial" w:eastAsia="Calibri" w:hAnsi="Arial" w:cs="Arial"/>
          <w:b/>
          <w:bCs/>
          <w:color w:val="000000" w:themeColor="text1"/>
          <w:sz w:val="28"/>
          <w:szCs w:val="28"/>
          <w:lang w:eastAsia="en-US"/>
        </w:rPr>
        <w:t>PORTANT ORGANISATION DES PASSERELLES</w:t>
      </w:r>
    </w:p>
    <w:p w14:paraId="79B0B6FC" w14:textId="77777777" w:rsidR="00C96B48" w:rsidRPr="009B7C85" w:rsidRDefault="00C96B48" w:rsidP="00C96B48">
      <w:pPr>
        <w:spacing w:line="240" w:lineRule="auto"/>
        <w:jc w:val="center"/>
        <w:rPr>
          <w:rFonts w:ascii="Arial" w:eastAsia="Calibri" w:hAnsi="Arial" w:cs="Arial"/>
          <w:color w:val="000000" w:themeColor="text1"/>
          <w:sz w:val="36"/>
          <w:szCs w:val="36"/>
          <w:lang w:eastAsia="en-US"/>
        </w:rPr>
      </w:pPr>
    </w:p>
    <w:p w14:paraId="0B68CBE0" w14:textId="77777777" w:rsidR="00C96B48" w:rsidRDefault="00C96B48" w:rsidP="00C96B48">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4E61FA42" w14:textId="77777777" w:rsidR="00C96B48" w:rsidRPr="00B40486" w:rsidRDefault="00C96B48" w:rsidP="00C96B48">
      <w:pPr>
        <w:spacing w:line="276" w:lineRule="auto"/>
        <w:jc w:val="center"/>
        <w:rPr>
          <w:rFonts w:ascii="Arial" w:eastAsia="Calibri" w:hAnsi="Arial" w:cs="Arial"/>
          <w:b/>
          <w:bCs/>
          <w:color w:val="000000" w:themeColor="text1"/>
          <w:szCs w:val="24"/>
          <w:lang w:eastAsia="en-US"/>
        </w:rPr>
      </w:pPr>
    </w:p>
    <w:p w14:paraId="1FCAA46C" w14:textId="77777777" w:rsidR="00C96B48" w:rsidRPr="00B40486" w:rsidRDefault="00C96B48" w:rsidP="00C96B48">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3C129309"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2F9F84E8" w14:textId="77777777" w:rsidR="00C96B48" w:rsidRPr="005C0981" w:rsidRDefault="00C96B48" w:rsidP="00C96B48">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15BA7A72" w14:textId="77777777" w:rsidR="00C96B48" w:rsidRPr="00BC113F" w:rsidRDefault="00C96B48" w:rsidP="00C96B48">
      <w:pPr>
        <w:tabs>
          <w:tab w:val="left" w:pos="7845"/>
        </w:tabs>
        <w:spacing w:line="276" w:lineRule="auto"/>
        <w:jc w:val="left"/>
        <w:rPr>
          <w:rFonts w:ascii="Arial" w:hAnsi="Arial" w:cs="Arial"/>
        </w:rPr>
      </w:pPr>
      <w:r w:rsidRPr="00BC113F">
        <w:rPr>
          <w:rStyle w:val="lev"/>
          <w:rFonts w:ascii="Arial" w:eastAsiaTheme="majorEastAsia" w:hAnsi="Arial" w:cs="Arial"/>
        </w:rPr>
        <w:t>Considérant</w:t>
      </w:r>
      <w:r w:rsidRPr="00BC113F">
        <w:rPr>
          <w:rFonts w:ascii="Arial" w:hAnsi="Arial" w:cs="Arial"/>
        </w:rPr>
        <w:t xml:space="preserve"> la nécessité de promouvoir la flexibilité et la mobilité académique pour répondre aux besoins évolutifs des étudiants et renforcer leur employabilité,</w:t>
      </w:r>
    </w:p>
    <w:p w14:paraId="2DF829CD" w14:textId="77777777" w:rsidR="00C96B48" w:rsidRPr="00BC113F" w:rsidRDefault="00C96B48" w:rsidP="00C96B48">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246874C4"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1 :</w:t>
      </w:r>
      <w:r w:rsidRPr="00BC113F">
        <w:rPr>
          <w:rFonts w:ascii="Arial" w:hAnsi="Arial" w:cs="Arial"/>
          <w:szCs w:val="24"/>
          <w:lang w:eastAsia="en-US"/>
        </w:rPr>
        <w:t xml:space="preserve"> Il est institué un système de </w:t>
      </w:r>
      <w:r>
        <w:rPr>
          <w:rFonts w:ascii="Arial" w:hAnsi="Arial" w:cs="Arial"/>
          <w:b/>
          <w:bCs/>
          <w:szCs w:val="24"/>
          <w:lang w:eastAsia="en-US"/>
        </w:rPr>
        <w:t>p</w:t>
      </w:r>
      <w:r w:rsidRPr="00BC113F">
        <w:rPr>
          <w:rFonts w:ascii="Arial" w:hAnsi="Arial" w:cs="Arial"/>
          <w:b/>
          <w:bCs/>
          <w:szCs w:val="24"/>
          <w:lang w:eastAsia="en-US"/>
        </w:rPr>
        <w:t xml:space="preserve">asserelles </w:t>
      </w:r>
      <w:r>
        <w:rPr>
          <w:rFonts w:ascii="Arial" w:hAnsi="Arial" w:cs="Arial"/>
          <w:b/>
          <w:bCs/>
          <w:szCs w:val="24"/>
          <w:lang w:eastAsia="en-US"/>
        </w:rPr>
        <w:t>a</w:t>
      </w:r>
      <w:r w:rsidRPr="00BC113F">
        <w:rPr>
          <w:rFonts w:ascii="Arial" w:hAnsi="Arial" w:cs="Arial"/>
          <w:b/>
          <w:bCs/>
          <w:szCs w:val="24"/>
          <w:lang w:eastAsia="en-US"/>
        </w:rPr>
        <w:t>cadémiques</w:t>
      </w:r>
      <w:r w:rsidRPr="00BC113F">
        <w:rPr>
          <w:rFonts w:ascii="Arial" w:hAnsi="Arial" w:cs="Arial"/>
          <w:szCs w:val="24"/>
          <w:lang w:eastAsia="en-US"/>
        </w:rPr>
        <w:t xml:space="preserve"> entre les différents programmes d’études au sein de l’Université P</w:t>
      </w:r>
      <w:r>
        <w:rPr>
          <w:rFonts w:ascii="Arial" w:hAnsi="Arial" w:cs="Arial"/>
          <w:szCs w:val="24"/>
          <w:lang w:eastAsia="en-US"/>
        </w:rPr>
        <w:t>rivée Félix Houphouët Boigny-</w:t>
      </w:r>
      <w:r w:rsidRPr="00BC113F">
        <w:rPr>
          <w:rFonts w:ascii="Arial" w:hAnsi="Arial" w:cs="Arial"/>
          <w:szCs w:val="24"/>
          <w:lang w:eastAsia="en-US"/>
        </w:rPr>
        <w:t>Mali (UPFHOB-MALI), permettant aux étudiants de changer de programme ou d’obtenir des équivalences pour valoriser leurs acquis.</w:t>
      </w:r>
    </w:p>
    <w:p w14:paraId="56544E21" w14:textId="77777777" w:rsidR="00C96B48"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2 :</w:t>
      </w:r>
      <w:r w:rsidRPr="00BC113F">
        <w:rPr>
          <w:rFonts w:ascii="Arial" w:hAnsi="Arial" w:cs="Arial"/>
          <w:szCs w:val="24"/>
          <w:lang w:eastAsia="en-US"/>
        </w:rPr>
        <w:t xml:space="preserve"> </w:t>
      </w:r>
      <w:r>
        <w:rPr>
          <w:rFonts w:ascii="Arial" w:hAnsi="Arial" w:cs="Arial"/>
          <w:b/>
          <w:bCs/>
          <w:szCs w:val="24"/>
          <w:lang w:eastAsia="en-US"/>
        </w:rPr>
        <w:t>Objectifs des passerelles a</w:t>
      </w:r>
      <w:r w:rsidRPr="00BC113F">
        <w:rPr>
          <w:rFonts w:ascii="Arial" w:hAnsi="Arial" w:cs="Arial"/>
          <w:b/>
          <w:bCs/>
          <w:szCs w:val="24"/>
          <w:lang w:eastAsia="en-US"/>
        </w:rPr>
        <w:t>cadémiques</w:t>
      </w:r>
      <w:r w:rsidRPr="00BC113F">
        <w:rPr>
          <w:rFonts w:ascii="Arial" w:hAnsi="Arial" w:cs="Arial"/>
          <w:szCs w:val="24"/>
          <w:lang w:eastAsia="en-US"/>
        </w:rPr>
        <w:t xml:space="preserve"> </w:t>
      </w:r>
    </w:p>
    <w:p w14:paraId="7B463A67"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szCs w:val="24"/>
          <w:lang w:eastAsia="en-US"/>
        </w:rPr>
        <w:t>Les passerelles académiques visent à :</w:t>
      </w:r>
    </w:p>
    <w:p w14:paraId="503B6945" w14:textId="77777777" w:rsidR="00C96B48" w:rsidRPr="00BC113F" w:rsidRDefault="00C96B48" w:rsidP="00C96B48">
      <w:pPr>
        <w:numPr>
          <w:ilvl w:val="0"/>
          <w:numId w:val="99"/>
        </w:numPr>
        <w:spacing w:line="240" w:lineRule="auto"/>
        <w:jc w:val="left"/>
        <w:rPr>
          <w:rFonts w:ascii="Arial" w:hAnsi="Arial" w:cs="Arial"/>
          <w:szCs w:val="24"/>
          <w:lang w:eastAsia="en-US"/>
        </w:rPr>
      </w:pPr>
      <w:r w:rsidRPr="00BC113F">
        <w:rPr>
          <w:rFonts w:ascii="Arial" w:hAnsi="Arial" w:cs="Arial"/>
          <w:szCs w:val="24"/>
          <w:lang w:eastAsia="en-US"/>
        </w:rPr>
        <w:t>Faciliter la mobilité académique des étudiants entre les différents programmes de l'université ;</w:t>
      </w:r>
    </w:p>
    <w:p w14:paraId="12424C9E" w14:textId="77777777" w:rsidR="00C96B48" w:rsidRPr="00BC113F" w:rsidRDefault="00C96B48" w:rsidP="00C96B48">
      <w:pPr>
        <w:numPr>
          <w:ilvl w:val="0"/>
          <w:numId w:val="99"/>
        </w:numPr>
        <w:spacing w:line="240" w:lineRule="auto"/>
        <w:jc w:val="left"/>
        <w:rPr>
          <w:rFonts w:ascii="Arial" w:hAnsi="Arial" w:cs="Arial"/>
          <w:szCs w:val="24"/>
          <w:lang w:eastAsia="en-US"/>
        </w:rPr>
      </w:pPr>
      <w:r w:rsidRPr="00BC113F">
        <w:rPr>
          <w:rFonts w:ascii="Arial" w:hAnsi="Arial" w:cs="Arial"/>
          <w:szCs w:val="24"/>
          <w:lang w:eastAsia="en-US"/>
        </w:rPr>
        <w:t>Permettre aux étudiants de réorienter leur parcours en fonction de leurs aspirations et des évolutions professionnelles ;</w:t>
      </w:r>
    </w:p>
    <w:p w14:paraId="148206FE" w14:textId="77777777" w:rsidR="00C96B48" w:rsidRPr="00BC113F" w:rsidRDefault="00C96B48" w:rsidP="00C96B48">
      <w:pPr>
        <w:numPr>
          <w:ilvl w:val="0"/>
          <w:numId w:val="99"/>
        </w:numPr>
        <w:spacing w:line="240" w:lineRule="auto"/>
        <w:jc w:val="left"/>
        <w:rPr>
          <w:rFonts w:ascii="Arial" w:hAnsi="Arial" w:cs="Arial"/>
          <w:szCs w:val="24"/>
          <w:lang w:eastAsia="en-US"/>
        </w:rPr>
      </w:pPr>
      <w:r w:rsidRPr="00BC113F">
        <w:rPr>
          <w:rFonts w:ascii="Arial" w:hAnsi="Arial" w:cs="Arial"/>
          <w:szCs w:val="24"/>
          <w:lang w:eastAsia="en-US"/>
        </w:rPr>
        <w:t>Valoriser les compétences et connaissances acquises en accordant des équivalences, dans le respect des critères académiques de chaque programme ;</w:t>
      </w:r>
    </w:p>
    <w:p w14:paraId="5B52FD96" w14:textId="77777777" w:rsidR="00C96B48" w:rsidRPr="00BC113F" w:rsidRDefault="00C96B48" w:rsidP="00C96B48">
      <w:pPr>
        <w:numPr>
          <w:ilvl w:val="0"/>
          <w:numId w:val="99"/>
        </w:numPr>
        <w:spacing w:line="240" w:lineRule="auto"/>
        <w:jc w:val="left"/>
        <w:rPr>
          <w:rFonts w:ascii="Arial" w:hAnsi="Arial" w:cs="Arial"/>
          <w:szCs w:val="24"/>
          <w:lang w:eastAsia="en-US"/>
        </w:rPr>
      </w:pPr>
      <w:r w:rsidRPr="00BC113F">
        <w:rPr>
          <w:rFonts w:ascii="Arial" w:hAnsi="Arial" w:cs="Arial"/>
          <w:szCs w:val="24"/>
          <w:lang w:eastAsia="en-US"/>
        </w:rPr>
        <w:t>Renforcer l’attractivité de l’UPFHOB-MALI en offrant des parcours d’études flexibles et adaptés aux besoins du marché de l’emploi.</w:t>
      </w:r>
    </w:p>
    <w:p w14:paraId="19D74FFE"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3 :</w:t>
      </w:r>
      <w:r w:rsidRPr="00BC113F">
        <w:rPr>
          <w:rFonts w:ascii="Arial" w:hAnsi="Arial" w:cs="Arial"/>
          <w:szCs w:val="24"/>
          <w:lang w:eastAsia="en-US"/>
        </w:rPr>
        <w:t xml:space="preserve"> </w:t>
      </w:r>
      <w:r w:rsidRPr="00BC113F">
        <w:rPr>
          <w:rFonts w:ascii="Arial" w:hAnsi="Arial" w:cs="Arial"/>
          <w:b/>
          <w:bCs/>
          <w:szCs w:val="24"/>
          <w:lang w:eastAsia="en-US"/>
        </w:rPr>
        <w:t>Conditions d’admission aux passerelles</w:t>
      </w:r>
    </w:p>
    <w:p w14:paraId="74247759" w14:textId="77777777" w:rsidR="00C96B48" w:rsidRPr="00BC113F" w:rsidRDefault="00C96B48" w:rsidP="00C96B48">
      <w:pPr>
        <w:numPr>
          <w:ilvl w:val="0"/>
          <w:numId w:val="100"/>
        </w:numPr>
        <w:spacing w:line="240" w:lineRule="auto"/>
        <w:jc w:val="left"/>
        <w:rPr>
          <w:rFonts w:ascii="Arial" w:hAnsi="Arial" w:cs="Arial"/>
          <w:szCs w:val="24"/>
          <w:lang w:eastAsia="en-US"/>
        </w:rPr>
      </w:pPr>
      <w:r w:rsidRPr="00BC113F">
        <w:rPr>
          <w:rFonts w:ascii="Arial" w:hAnsi="Arial" w:cs="Arial"/>
          <w:szCs w:val="24"/>
          <w:lang w:eastAsia="en-US"/>
        </w:rPr>
        <w:t>Les étudiants souhaitant intégrer une passerelle doivent faire une demande auprès du service académique, précisant le programme actuel et le programme souhaité.</w:t>
      </w:r>
    </w:p>
    <w:p w14:paraId="36037463" w14:textId="77777777" w:rsidR="00C96B48" w:rsidRPr="00BC113F" w:rsidRDefault="00C96B48" w:rsidP="00C96B48">
      <w:pPr>
        <w:numPr>
          <w:ilvl w:val="0"/>
          <w:numId w:val="100"/>
        </w:numPr>
        <w:spacing w:line="240" w:lineRule="auto"/>
        <w:jc w:val="left"/>
        <w:rPr>
          <w:rFonts w:ascii="Arial" w:hAnsi="Arial" w:cs="Arial"/>
          <w:szCs w:val="24"/>
          <w:lang w:eastAsia="en-US"/>
        </w:rPr>
      </w:pPr>
      <w:r w:rsidRPr="00BC113F">
        <w:rPr>
          <w:rFonts w:ascii="Arial" w:hAnsi="Arial" w:cs="Arial"/>
          <w:szCs w:val="24"/>
          <w:lang w:eastAsia="en-US"/>
        </w:rPr>
        <w:t>L’admission à une passerelle est soumise à une évaluation des acquis académiques et, le cas échéant, à des épreuves complémentaires pour garantir l’alignement des compétences.</w:t>
      </w:r>
    </w:p>
    <w:p w14:paraId="3D94D8E6" w14:textId="77777777" w:rsidR="00C96B48" w:rsidRPr="00BC113F" w:rsidRDefault="00C96B48" w:rsidP="00C96B48">
      <w:pPr>
        <w:numPr>
          <w:ilvl w:val="0"/>
          <w:numId w:val="100"/>
        </w:numPr>
        <w:spacing w:line="240" w:lineRule="auto"/>
        <w:jc w:val="left"/>
        <w:rPr>
          <w:rFonts w:ascii="Arial" w:hAnsi="Arial" w:cs="Arial"/>
          <w:szCs w:val="24"/>
          <w:lang w:eastAsia="en-US"/>
        </w:rPr>
      </w:pPr>
      <w:r w:rsidRPr="00BC113F">
        <w:rPr>
          <w:rFonts w:ascii="Arial" w:hAnsi="Arial" w:cs="Arial"/>
          <w:szCs w:val="24"/>
          <w:lang w:eastAsia="en-US"/>
        </w:rPr>
        <w:t>Des critères spécifiques d’équivalence seront établis pour chaque passerelle, en fonction des exigences pédagogiques des programmes concernés.</w:t>
      </w:r>
    </w:p>
    <w:p w14:paraId="1251CEB7"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4 :</w:t>
      </w:r>
      <w:r w:rsidRPr="00BC113F">
        <w:rPr>
          <w:rFonts w:ascii="Arial" w:hAnsi="Arial" w:cs="Arial"/>
          <w:szCs w:val="24"/>
          <w:lang w:eastAsia="en-US"/>
        </w:rPr>
        <w:t xml:space="preserve"> </w:t>
      </w:r>
      <w:r>
        <w:rPr>
          <w:rFonts w:ascii="Arial" w:hAnsi="Arial" w:cs="Arial"/>
          <w:b/>
          <w:bCs/>
          <w:szCs w:val="24"/>
          <w:lang w:eastAsia="en-US"/>
        </w:rPr>
        <w:t>Modalités de fonctionnement des p</w:t>
      </w:r>
      <w:r w:rsidRPr="00BC113F">
        <w:rPr>
          <w:rFonts w:ascii="Arial" w:hAnsi="Arial" w:cs="Arial"/>
          <w:b/>
          <w:bCs/>
          <w:szCs w:val="24"/>
          <w:lang w:eastAsia="en-US"/>
        </w:rPr>
        <w:t>asserelles</w:t>
      </w:r>
    </w:p>
    <w:p w14:paraId="6774102E" w14:textId="77777777" w:rsidR="00C96B48" w:rsidRPr="00BC113F" w:rsidRDefault="00C96B48" w:rsidP="00C96B48">
      <w:pPr>
        <w:numPr>
          <w:ilvl w:val="0"/>
          <w:numId w:val="101"/>
        </w:numPr>
        <w:spacing w:line="240" w:lineRule="auto"/>
        <w:jc w:val="left"/>
        <w:rPr>
          <w:rFonts w:ascii="Arial" w:hAnsi="Arial" w:cs="Arial"/>
          <w:szCs w:val="24"/>
          <w:lang w:eastAsia="en-US"/>
        </w:rPr>
      </w:pPr>
      <w:r w:rsidRPr="00BC113F">
        <w:rPr>
          <w:rFonts w:ascii="Arial" w:hAnsi="Arial" w:cs="Arial"/>
          <w:szCs w:val="24"/>
          <w:lang w:eastAsia="en-US"/>
        </w:rPr>
        <w:t>Les passerelles seront organisées de manière semestrielle, avec une évaluation des demandes en fin de semestre ;</w:t>
      </w:r>
    </w:p>
    <w:p w14:paraId="6A9D9C69" w14:textId="77777777" w:rsidR="00C96B48" w:rsidRPr="00BC113F" w:rsidRDefault="00C96B48" w:rsidP="00C96B48">
      <w:pPr>
        <w:numPr>
          <w:ilvl w:val="0"/>
          <w:numId w:val="101"/>
        </w:numPr>
        <w:spacing w:line="240" w:lineRule="auto"/>
        <w:jc w:val="left"/>
        <w:rPr>
          <w:rFonts w:ascii="Arial" w:hAnsi="Arial" w:cs="Arial"/>
          <w:szCs w:val="24"/>
          <w:lang w:eastAsia="en-US"/>
        </w:rPr>
      </w:pPr>
      <w:r w:rsidRPr="00BC113F">
        <w:rPr>
          <w:rFonts w:ascii="Arial" w:hAnsi="Arial" w:cs="Arial"/>
          <w:szCs w:val="24"/>
          <w:lang w:eastAsia="en-US"/>
        </w:rPr>
        <w:t>Un comité d’équivalence sera institué pour examiner les dossiers et valider les crédits ou unités d’enseignement pouvant être transférés d’un programme à un autre ;</w:t>
      </w:r>
    </w:p>
    <w:p w14:paraId="3B8650F8" w14:textId="77777777" w:rsidR="00C96B48" w:rsidRPr="00BC113F" w:rsidRDefault="00C96B48" w:rsidP="00C96B48">
      <w:pPr>
        <w:numPr>
          <w:ilvl w:val="0"/>
          <w:numId w:val="101"/>
        </w:numPr>
        <w:spacing w:line="240" w:lineRule="auto"/>
        <w:jc w:val="left"/>
        <w:rPr>
          <w:rFonts w:ascii="Arial" w:hAnsi="Arial" w:cs="Arial"/>
          <w:szCs w:val="24"/>
          <w:lang w:eastAsia="en-US"/>
        </w:rPr>
      </w:pPr>
      <w:r w:rsidRPr="00BC113F">
        <w:rPr>
          <w:rFonts w:ascii="Arial" w:hAnsi="Arial" w:cs="Arial"/>
          <w:szCs w:val="24"/>
          <w:lang w:eastAsia="en-US"/>
        </w:rPr>
        <w:t>Les étudiants bénéficiaires d’une passerelle devront suivre des modules de mise à niveau, si nécessaire, pour s’adapter aux exigences du nouveau programme.</w:t>
      </w:r>
    </w:p>
    <w:p w14:paraId="2ADD185B" w14:textId="77777777" w:rsidR="00C96B48" w:rsidRPr="00BC113F" w:rsidRDefault="00C96B48" w:rsidP="00C96B48">
      <w:pPr>
        <w:spacing w:line="240" w:lineRule="auto"/>
        <w:jc w:val="left"/>
        <w:rPr>
          <w:rFonts w:ascii="Arial" w:hAnsi="Arial" w:cs="Arial"/>
          <w:szCs w:val="24"/>
          <w:lang w:val="en-US" w:eastAsia="en-US"/>
        </w:rPr>
      </w:pPr>
      <w:r w:rsidRPr="00BC113F">
        <w:rPr>
          <w:rFonts w:ascii="Arial" w:hAnsi="Arial" w:cs="Arial"/>
          <w:b/>
          <w:bCs/>
          <w:szCs w:val="24"/>
          <w:lang w:val="en-US" w:eastAsia="en-US"/>
        </w:rPr>
        <w:lastRenderedPageBreak/>
        <w:t xml:space="preserve">Article </w:t>
      </w:r>
      <w:proofErr w:type="gramStart"/>
      <w:r w:rsidRPr="00BC113F">
        <w:rPr>
          <w:rFonts w:ascii="Arial" w:hAnsi="Arial" w:cs="Arial"/>
          <w:b/>
          <w:bCs/>
          <w:szCs w:val="24"/>
          <w:lang w:val="en-US" w:eastAsia="en-US"/>
        </w:rPr>
        <w:t>5 :</w:t>
      </w:r>
      <w:proofErr w:type="gramEnd"/>
      <w:r w:rsidRPr="00BC113F">
        <w:rPr>
          <w:rFonts w:ascii="Arial" w:hAnsi="Arial" w:cs="Arial"/>
          <w:szCs w:val="24"/>
          <w:lang w:val="en-US" w:eastAsia="en-US"/>
        </w:rPr>
        <w:t xml:space="preserve"> </w:t>
      </w:r>
      <w:r>
        <w:rPr>
          <w:rFonts w:ascii="Arial" w:hAnsi="Arial" w:cs="Arial"/>
          <w:b/>
          <w:bCs/>
          <w:szCs w:val="24"/>
          <w:lang w:val="en-US" w:eastAsia="en-US"/>
        </w:rPr>
        <w:t>Attributions et r</w:t>
      </w:r>
      <w:r w:rsidRPr="00BC113F">
        <w:rPr>
          <w:rFonts w:ascii="Arial" w:hAnsi="Arial" w:cs="Arial"/>
          <w:b/>
          <w:bCs/>
          <w:szCs w:val="24"/>
          <w:lang w:val="en-US" w:eastAsia="en-US"/>
        </w:rPr>
        <w:t>esponsabilités</w:t>
      </w:r>
    </w:p>
    <w:p w14:paraId="7EFC21DD" w14:textId="77777777" w:rsidR="00C96B48" w:rsidRPr="00BC113F" w:rsidRDefault="00C96B48" w:rsidP="00C96B48">
      <w:pPr>
        <w:numPr>
          <w:ilvl w:val="0"/>
          <w:numId w:val="102"/>
        </w:numPr>
        <w:spacing w:line="240" w:lineRule="auto"/>
        <w:jc w:val="left"/>
        <w:rPr>
          <w:rFonts w:ascii="Arial" w:hAnsi="Arial" w:cs="Arial"/>
          <w:szCs w:val="24"/>
          <w:lang w:eastAsia="en-US"/>
        </w:rPr>
      </w:pPr>
      <w:r w:rsidRPr="00BC113F">
        <w:rPr>
          <w:rFonts w:ascii="Arial" w:hAnsi="Arial" w:cs="Arial"/>
          <w:szCs w:val="24"/>
          <w:lang w:eastAsia="en-US"/>
        </w:rPr>
        <w:t xml:space="preserve">Le </w:t>
      </w:r>
      <w:r>
        <w:rPr>
          <w:rFonts w:ascii="Arial" w:hAnsi="Arial" w:cs="Arial"/>
          <w:b/>
          <w:bCs/>
          <w:szCs w:val="24"/>
          <w:lang w:eastAsia="en-US"/>
        </w:rPr>
        <w:t>service a</w:t>
      </w:r>
      <w:r w:rsidRPr="00BC113F">
        <w:rPr>
          <w:rFonts w:ascii="Arial" w:hAnsi="Arial" w:cs="Arial"/>
          <w:b/>
          <w:bCs/>
          <w:szCs w:val="24"/>
          <w:lang w:eastAsia="en-US"/>
        </w:rPr>
        <w:t>cadémique</w:t>
      </w:r>
      <w:r w:rsidRPr="00BC113F">
        <w:rPr>
          <w:rFonts w:ascii="Arial" w:hAnsi="Arial" w:cs="Arial"/>
          <w:szCs w:val="24"/>
          <w:lang w:eastAsia="en-US"/>
        </w:rPr>
        <w:t xml:space="preserve"> est chargé de la gestion des passerelles, de la réception des demandes et de l’organisation des évaluations ;</w:t>
      </w:r>
    </w:p>
    <w:p w14:paraId="29AC0E14" w14:textId="77777777" w:rsidR="00C96B48" w:rsidRPr="00BC113F" w:rsidRDefault="00C96B48" w:rsidP="00C96B48">
      <w:pPr>
        <w:numPr>
          <w:ilvl w:val="0"/>
          <w:numId w:val="102"/>
        </w:numPr>
        <w:spacing w:line="240" w:lineRule="auto"/>
        <w:jc w:val="left"/>
        <w:rPr>
          <w:rFonts w:ascii="Arial" w:hAnsi="Arial" w:cs="Arial"/>
          <w:szCs w:val="24"/>
          <w:lang w:eastAsia="en-US"/>
        </w:rPr>
      </w:pPr>
      <w:r w:rsidRPr="00BC113F">
        <w:rPr>
          <w:rFonts w:ascii="Arial" w:hAnsi="Arial" w:cs="Arial"/>
          <w:szCs w:val="24"/>
          <w:lang w:eastAsia="en-US"/>
        </w:rPr>
        <w:t xml:space="preserve">Le </w:t>
      </w:r>
      <w:r>
        <w:rPr>
          <w:rFonts w:ascii="Arial" w:hAnsi="Arial" w:cs="Arial"/>
          <w:b/>
          <w:bCs/>
          <w:szCs w:val="24"/>
          <w:lang w:eastAsia="en-US"/>
        </w:rPr>
        <w:t>comité d’é</w:t>
      </w:r>
      <w:r w:rsidRPr="00BC113F">
        <w:rPr>
          <w:rFonts w:ascii="Arial" w:hAnsi="Arial" w:cs="Arial"/>
          <w:b/>
          <w:bCs/>
          <w:szCs w:val="24"/>
          <w:lang w:eastAsia="en-US"/>
        </w:rPr>
        <w:t>quivalence</w:t>
      </w:r>
      <w:r w:rsidRPr="00BC113F">
        <w:rPr>
          <w:rFonts w:ascii="Arial" w:hAnsi="Arial" w:cs="Arial"/>
          <w:szCs w:val="24"/>
          <w:lang w:eastAsia="en-US"/>
        </w:rPr>
        <w:t xml:space="preserve"> est responsable de l’analyse des dossiers et de la validation des crédits transférables entre programmes ;</w:t>
      </w:r>
    </w:p>
    <w:p w14:paraId="48A4D33B" w14:textId="77777777" w:rsidR="00C96B48" w:rsidRPr="00BC113F" w:rsidRDefault="00C96B48" w:rsidP="00C96B48">
      <w:pPr>
        <w:numPr>
          <w:ilvl w:val="0"/>
          <w:numId w:val="102"/>
        </w:numPr>
        <w:spacing w:line="240" w:lineRule="auto"/>
        <w:jc w:val="left"/>
        <w:rPr>
          <w:rFonts w:ascii="Arial" w:hAnsi="Arial" w:cs="Arial"/>
          <w:szCs w:val="24"/>
          <w:lang w:eastAsia="en-US"/>
        </w:rPr>
      </w:pPr>
      <w:r w:rsidRPr="00BC113F">
        <w:rPr>
          <w:rFonts w:ascii="Arial" w:hAnsi="Arial" w:cs="Arial"/>
          <w:szCs w:val="24"/>
          <w:lang w:eastAsia="en-US"/>
        </w:rPr>
        <w:t>Les responsables de chaque programme veillent à l’intégration harmonieuse des étudiants admis par passerelle, en leur fournissant l’accompagnement nécessaire.</w:t>
      </w:r>
    </w:p>
    <w:p w14:paraId="76486096" w14:textId="77777777" w:rsidR="00C96B48" w:rsidRPr="00BC113F" w:rsidRDefault="00C96B48" w:rsidP="00C96B48">
      <w:pPr>
        <w:spacing w:line="240" w:lineRule="auto"/>
        <w:jc w:val="left"/>
        <w:rPr>
          <w:rFonts w:ascii="Arial" w:hAnsi="Arial" w:cs="Arial"/>
          <w:szCs w:val="24"/>
          <w:lang w:eastAsia="en-US"/>
        </w:rPr>
      </w:pPr>
      <w:r w:rsidRPr="00BC113F">
        <w:rPr>
          <w:rFonts w:ascii="Arial" w:hAnsi="Arial" w:cs="Arial"/>
          <w:b/>
          <w:bCs/>
          <w:szCs w:val="24"/>
          <w:lang w:eastAsia="en-US"/>
        </w:rPr>
        <w:t>Article 6 :</w:t>
      </w:r>
      <w:r w:rsidRPr="00BC113F">
        <w:rPr>
          <w:rFonts w:ascii="Arial" w:hAnsi="Arial" w:cs="Arial"/>
          <w:szCs w:val="24"/>
          <w:lang w:eastAsia="en-US"/>
        </w:rPr>
        <w:t xml:space="preserve"> La présente décision prend effet dès sa signature et sera communiquée aux parties concernées pour exécution.</w:t>
      </w:r>
    </w:p>
    <w:p w14:paraId="51AE58BF"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288F73C6"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22594B59" w14:textId="77777777" w:rsidR="00C96B48" w:rsidRDefault="00C96B48" w:rsidP="00C96B48">
      <w:pPr>
        <w:spacing w:line="276" w:lineRule="auto"/>
        <w:jc w:val="left"/>
        <w:rPr>
          <w:rFonts w:ascii="Arial" w:eastAsia="Calibri" w:hAnsi="Arial" w:cs="Arial"/>
          <w:b/>
          <w:bCs/>
          <w:color w:val="000000" w:themeColor="text1"/>
          <w:szCs w:val="24"/>
          <w:lang w:eastAsia="en-US"/>
        </w:rPr>
      </w:pPr>
    </w:p>
    <w:p w14:paraId="56AC55B2" w14:textId="77777777" w:rsidR="00C96B48" w:rsidRPr="00B40486" w:rsidRDefault="00C96B48" w:rsidP="00C96B48">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07 août 2023</w:t>
      </w:r>
    </w:p>
    <w:p w14:paraId="2C6068A1"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099AAF99"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0E4F4286"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11B7BC2A" w14:textId="77777777" w:rsidR="00C96B48" w:rsidRDefault="00C96B48" w:rsidP="00C96B48">
      <w:pPr>
        <w:tabs>
          <w:tab w:val="left" w:pos="7845"/>
        </w:tabs>
        <w:spacing w:line="276" w:lineRule="auto"/>
        <w:jc w:val="right"/>
        <w:rPr>
          <w:rFonts w:ascii="Arial" w:eastAsia="Calibri" w:hAnsi="Arial" w:cs="Arial"/>
          <w:b/>
          <w:bCs/>
          <w:color w:val="000000" w:themeColor="text1"/>
          <w:lang w:eastAsia="en-US"/>
        </w:rPr>
      </w:pPr>
    </w:p>
    <w:p w14:paraId="50BA548C" w14:textId="77777777" w:rsidR="00C96B48" w:rsidRPr="00B40486" w:rsidRDefault="00C96B48" w:rsidP="00C96B48">
      <w:pPr>
        <w:tabs>
          <w:tab w:val="left" w:pos="7845"/>
        </w:tabs>
        <w:spacing w:line="276" w:lineRule="auto"/>
        <w:jc w:val="right"/>
        <w:rPr>
          <w:rFonts w:ascii="Arial" w:eastAsia="Calibri" w:hAnsi="Arial" w:cs="Arial"/>
          <w:b/>
          <w:bCs/>
          <w:color w:val="000000" w:themeColor="text1"/>
          <w:lang w:eastAsia="en-US"/>
        </w:rPr>
      </w:pPr>
    </w:p>
    <w:p w14:paraId="174A6F08" w14:textId="77777777" w:rsidR="00C96B48" w:rsidRDefault="00C96B48" w:rsidP="00C96B48">
      <w:pPr>
        <w:spacing w:line="276" w:lineRule="auto"/>
        <w:rPr>
          <w:b/>
          <w:bCs/>
          <w:szCs w:val="24"/>
          <w:lang w:eastAsia="en-US"/>
        </w:rPr>
      </w:pPr>
    </w:p>
    <w:p w14:paraId="1D92362A" w14:textId="77777777" w:rsidR="00C96B48" w:rsidRDefault="00C96B48" w:rsidP="00C96B48">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0D349BD6" w14:textId="77777777" w:rsidR="00C96B48" w:rsidRDefault="00C96B48" w:rsidP="00C96B48">
      <w:pPr>
        <w:spacing w:line="276" w:lineRule="auto"/>
        <w:rPr>
          <w:rFonts w:ascii="Arial" w:eastAsia="Calibri" w:hAnsi="Arial" w:cs="Arial"/>
          <w:color w:val="000000" w:themeColor="text1"/>
          <w:szCs w:val="24"/>
          <w:lang w:eastAsia="en-US"/>
        </w:rPr>
      </w:pPr>
    </w:p>
    <w:p w14:paraId="2E5248EA" w14:textId="77777777" w:rsidR="00C96B48" w:rsidRDefault="00C96B48" w:rsidP="00684C90">
      <w:pPr>
        <w:shd w:val="clear" w:color="auto" w:fill="FFFFFF"/>
        <w:spacing w:line="240" w:lineRule="auto"/>
        <w:ind w:right="9"/>
        <w:jc w:val="center"/>
        <w:rPr>
          <w:b/>
          <w:color w:val="000000" w:themeColor="text1"/>
          <w:sz w:val="44"/>
        </w:rPr>
      </w:pPr>
    </w:p>
    <w:p w14:paraId="75B36903" w14:textId="77777777" w:rsidR="008D407A" w:rsidRDefault="008D407A" w:rsidP="00684C90">
      <w:pPr>
        <w:shd w:val="clear" w:color="auto" w:fill="FFFFFF"/>
        <w:spacing w:line="240" w:lineRule="auto"/>
        <w:ind w:right="9"/>
        <w:jc w:val="center"/>
        <w:rPr>
          <w:b/>
          <w:color w:val="000000" w:themeColor="text1"/>
          <w:sz w:val="44"/>
        </w:rPr>
      </w:pPr>
    </w:p>
    <w:p w14:paraId="1FC63128" w14:textId="77777777" w:rsidR="008D407A" w:rsidRDefault="008D407A" w:rsidP="00684C90">
      <w:pPr>
        <w:shd w:val="clear" w:color="auto" w:fill="FFFFFF"/>
        <w:spacing w:line="240" w:lineRule="auto"/>
        <w:ind w:right="9"/>
        <w:jc w:val="center"/>
        <w:rPr>
          <w:b/>
          <w:color w:val="000000" w:themeColor="text1"/>
          <w:sz w:val="44"/>
        </w:rPr>
      </w:pPr>
    </w:p>
    <w:p w14:paraId="0C26F4BA" w14:textId="77777777" w:rsidR="008D407A" w:rsidRDefault="008D407A" w:rsidP="00684C90">
      <w:pPr>
        <w:shd w:val="clear" w:color="auto" w:fill="FFFFFF"/>
        <w:spacing w:line="240" w:lineRule="auto"/>
        <w:ind w:right="9"/>
        <w:jc w:val="center"/>
        <w:rPr>
          <w:b/>
          <w:color w:val="000000" w:themeColor="text1"/>
          <w:sz w:val="44"/>
        </w:rPr>
      </w:pPr>
    </w:p>
    <w:p w14:paraId="59FDFA82" w14:textId="77777777" w:rsidR="008D407A" w:rsidRDefault="008D407A" w:rsidP="00684C90">
      <w:pPr>
        <w:shd w:val="clear" w:color="auto" w:fill="FFFFFF"/>
        <w:spacing w:line="240" w:lineRule="auto"/>
        <w:ind w:right="9"/>
        <w:jc w:val="center"/>
        <w:rPr>
          <w:b/>
          <w:color w:val="000000" w:themeColor="text1"/>
          <w:sz w:val="44"/>
        </w:rPr>
      </w:pPr>
    </w:p>
    <w:p w14:paraId="76109EAF" w14:textId="77777777" w:rsidR="008D407A" w:rsidRDefault="008D407A" w:rsidP="00684C90">
      <w:pPr>
        <w:shd w:val="clear" w:color="auto" w:fill="FFFFFF"/>
        <w:spacing w:line="240" w:lineRule="auto"/>
        <w:ind w:right="9"/>
        <w:jc w:val="center"/>
        <w:rPr>
          <w:b/>
          <w:color w:val="000000" w:themeColor="text1"/>
          <w:sz w:val="44"/>
        </w:rPr>
      </w:pPr>
    </w:p>
    <w:p w14:paraId="2464691C" w14:textId="77777777" w:rsidR="008D407A" w:rsidRDefault="008D407A" w:rsidP="00684C90">
      <w:pPr>
        <w:shd w:val="clear" w:color="auto" w:fill="FFFFFF"/>
        <w:spacing w:line="240" w:lineRule="auto"/>
        <w:ind w:right="9"/>
        <w:jc w:val="center"/>
        <w:rPr>
          <w:b/>
          <w:color w:val="000000" w:themeColor="text1"/>
          <w:sz w:val="44"/>
        </w:rPr>
      </w:pPr>
    </w:p>
    <w:p w14:paraId="02C11902" w14:textId="77777777" w:rsidR="008D407A" w:rsidRDefault="008D407A" w:rsidP="00684C90">
      <w:pPr>
        <w:shd w:val="clear" w:color="auto" w:fill="FFFFFF"/>
        <w:spacing w:line="240" w:lineRule="auto"/>
        <w:ind w:right="9"/>
        <w:jc w:val="center"/>
        <w:rPr>
          <w:b/>
          <w:color w:val="000000" w:themeColor="text1"/>
          <w:sz w:val="44"/>
        </w:rPr>
      </w:pPr>
    </w:p>
    <w:p w14:paraId="3CE4FD4F" w14:textId="77777777" w:rsidR="008D407A" w:rsidRDefault="008D407A" w:rsidP="00684C90">
      <w:pPr>
        <w:shd w:val="clear" w:color="auto" w:fill="FFFFFF"/>
        <w:spacing w:line="240" w:lineRule="auto"/>
        <w:ind w:right="9"/>
        <w:jc w:val="center"/>
        <w:rPr>
          <w:b/>
          <w:color w:val="000000" w:themeColor="text1"/>
          <w:sz w:val="44"/>
        </w:rPr>
      </w:pPr>
    </w:p>
    <w:p w14:paraId="3B325E52" w14:textId="77777777" w:rsidR="008D407A" w:rsidRDefault="008D407A" w:rsidP="00684C90">
      <w:pPr>
        <w:shd w:val="clear" w:color="auto" w:fill="FFFFFF"/>
        <w:spacing w:line="240" w:lineRule="auto"/>
        <w:ind w:right="9"/>
        <w:jc w:val="center"/>
        <w:rPr>
          <w:b/>
          <w:color w:val="000000" w:themeColor="text1"/>
          <w:sz w:val="44"/>
        </w:rPr>
      </w:pPr>
    </w:p>
    <w:p w14:paraId="775F7A34" w14:textId="77777777" w:rsidR="008D407A" w:rsidRDefault="008D407A" w:rsidP="00684C90">
      <w:pPr>
        <w:shd w:val="clear" w:color="auto" w:fill="FFFFFF"/>
        <w:spacing w:line="240" w:lineRule="auto"/>
        <w:ind w:right="9"/>
        <w:jc w:val="center"/>
        <w:rPr>
          <w:b/>
          <w:color w:val="000000" w:themeColor="text1"/>
          <w:sz w:val="44"/>
        </w:rPr>
      </w:pPr>
    </w:p>
    <w:p w14:paraId="5B7C90E6" w14:textId="77777777" w:rsidR="008D407A" w:rsidRDefault="008D407A" w:rsidP="00684C90">
      <w:pPr>
        <w:shd w:val="clear" w:color="auto" w:fill="FFFFFF"/>
        <w:spacing w:line="240" w:lineRule="auto"/>
        <w:ind w:right="9"/>
        <w:jc w:val="center"/>
        <w:rPr>
          <w:b/>
          <w:color w:val="000000" w:themeColor="text1"/>
          <w:sz w:val="44"/>
        </w:rPr>
      </w:pPr>
    </w:p>
    <w:p w14:paraId="3D0D8A40" w14:textId="77777777" w:rsidR="008D407A" w:rsidRDefault="008D407A" w:rsidP="00684C90">
      <w:pPr>
        <w:shd w:val="clear" w:color="auto" w:fill="FFFFFF"/>
        <w:spacing w:line="240" w:lineRule="auto"/>
        <w:ind w:right="9"/>
        <w:jc w:val="center"/>
        <w:rPr>
          <w:b/>
          <w:color w:val="000000" w:themeColor="text1"/>
          <w:sz w:val="44"/>
        </w:rPr>
      </w:pPr>
    </w:p>
    <w:p w14:paraId="2BF685BA" w14:textId="77777777" w:rsidR="008D407A" w:rsidRDefault="008D407A" w:rsidP="00684C90">
      <w:pPr>
        <w:shd w:val="clear" w:color="auto" w:fill="FFFFFF"/>
        <w:spacing w:line="240" w:lineRule="auto"/>
        <w:ind w:right="9"/>
        <w:jc w:val="center"/>
        <w:rPr>
          <w:b/>
          <w:color w:val="000000" w:themeColor="text1"/>
          <w:sz w:val="44"/>
        </w:rPr>
      </w:pPr>
    </w:p>
    <w:p w14:paraId="41B8EB5D" w14:textId="77777777" w:rsidR="008D407A" w:rsidRDefault="008D407A" w:rsidP="00684C90">
      <w:pPr>
        <w:shd w:val="clear" w:color="auto" w:fill="FFFFFF"/>
        <w:spacing w:line="240" w:lineRule="auto"/>
        <w:ind w:right="9"/>
        <w:jc w:val="center"/>
        <w:rPr>
          <w:b/>
          <w:color w:val="000000" w:themeColor="text1"/>
          <w:sz w:val="44"/>
        </w:rPr>
      </w:pPr>
    </w:p>
    <w:p w14:paraId="61A4BC76" w14:textId="77777777" w:rsidR="008D407A" w:rsidRDefault="008D407A" w:rsidP="00684C90">
      <w:pPr>
        <w:shd w:val="clear" w:color="auto" w:fill="FFFFFF"/>
        <w:spacing w:line="240" w:lineRule="auto"/>
        <w:ind w:right="9"/>
        <w:jc w:val="center"/>
        <w:rPr>
          <w:b/>
          <w:color w:val="000000" w:themeColor="text1"/>
          <w:sz w:val="44"/>
        </w:rPr>
      </w:pPr>
    </w:p>
    <w:p w14:paraId="0BA6E904" w14:textId="77777777" w:rsidR="008D407A" w:rsidRDefault="008D407A" w:rsidP="00684C90">
      <w:pPr>
        <w:shd w:val="clear" w:color="auto" w:fill="FFFFFF"/>
        <w:spacing w:line="240" w:lineRule="auto"/>
        <w:ind w:right="9"/>
        <w:jc w:val="center"/>
        <w:rPr>
          <w:b/>
          <w:color w:val="000000" w:themeColor="text1"/>
          <w:sz w:val="44"/>
        </w:rPr>
      </w:pPr>
    </w:p>
    <w:p w14:paraId="1D81DE9A" w14:textId="77777777" w:rsidR="008D407A" w:rsidRDefault="008D407A" w:rsidP="00684C90">
      <w:pPr>
        <w:shd w:val="clear" w:color="auto" w:fill="FFFFFF"/>
        <w:spacing w:line="240" w:lineRule="auto"/>
        <w:ind w:right="9"/>
        <w:jc w:val="center"/>
        <w:rPr>
          <w:b/>
          <w:color w:val="000000" w:themeColor="text1"/>
          <w:sz w:val="44"/>
        </w:rPr>
      </w:pPr>
    </w:p>
    <w:p w14:paraId="793AE396" w14:textId="77777777" w:rsidR="008D407A" w:rsidRDefault="008D407A" w:rsidP="00684C90">
      <w:pPr>
        <w:shd w:val="clear" w:color="auto" w:fill="FFFFFF"/>
        <w:spacing w:line="240" w:lineRule="auto"/>
        <w:ind w:right="9"/>
        <w:jc w:val="center"/>
        <w:rPr>
          <w:b/>
          <w:color w:val="000000" w:themeColor="text1"/>
          <w:sz w:val="44"/>
        </w:rPr>
      </w:pPr>
    </w:p>
    <w:p w14:paraId="403C53F2" w14:textId="77777777" w:rsidR="008D407A" w:rsidRDefault="008D407A" w:rsidP="00684C90">
      <w:pPr>
        <w:shd w:val="clear" w:color="auto" w:fill="FFFFFF"/>
        <w:spacing w:line="240" w:lineRule="auto"/>
        <w:ind w:right="9"/>
        <w:jc w:val="center"/>
        <w:rPr>
          <w:b/>
          <w:color w:val="000000" w:themeColor="text1"/>
          <w:sz w:val="44"/>
        </w:rPr>
      </w:pPr>
    </w:p>
    <w:p w14:paraId="2D71C096" w14:textId="77777777" w:rsidR="008D407A" w:rsidRDefault="008D407A" w:rsidP="00684C90">
      <w:pPr>
        <w:shd w:val="clear" w:color="auto" w:fill="FFFFFF"/>
        <w:spacing w:line="240" w:lineRule="auto"/>
        <w:ind w:right="9"/>
        <w:jc w:val="center"/>
        <w:rPr>
          <w:b/>
          <w:color w:val="000000" w:themeColor="text1"/>
          <w:sz w:val="44"/>
        </w:rPr>
      </w:pPr>
    </w:p>
    <w:p w14:paraId="1CBF0657" w14:textId="77777777" w:rsidR="008D407A" w:rsidRDefault="008D407A" w:rsidP="00684C90">
      <w:pPr>
        <w:shd w:val="clear" w:color="auto" w:fill="FFFFFF"/>
        <w:spacing w:line="240" w:lineRule="auto"/>
        <w:ind w:right="9"/>
        <w:jc w:val="center"/>
        <w:rPr>
          <w:b/>
          <w:color w:val="000000" w:themeColor="text1"/>
          <w:sz w:val="44"/>
        </w:rPr>
      </w:pPr>
    </w:p>
    <w:p w14:paraId="5B53FA1B" w14:textId="77777777" w:rsidR="008D407A" w:rsidRDefault="008D407A" w:rsidP="00684C90">
      <w:pPr>
        <w:shd w:val="clear" w:color="auto" w:fill="FFFFFF"/>
        <w:spacing w:line="240" w:lineRule="auto"/>
        <w:ind w:right="9"/>
        <w:jc w:val="center"/>
        <w:rPr>
          <w:b/>
          <w:color w:val="000000" w:themeColor="text1"/>
          <w:sz w:val="44"/>
        </w:rPr>
      </w:pPr>
    </w:p>
    <w:p w14:paraId="300F8737" w14:textId="77777777" w:rsidR="008D407A" w:rsidRDefault="008D407A" w:rsidP="00684C90">
      <w:pPr>
        <w:shd w:val="clear" w:color="auto" w:fill="FFFFFF"/>
        <w:spacing w:line="240" w:lineRule="auto"/>
        <w:ind w:right="9"/>
        <w:jc w:val="center"/>
        <w:rPr>
          <w:b/>
          <w:color w:val="000000" w:themeColor="text1"/>
          <w:sz w:val="44"/>
        </w:rPr>
      </w:pPr>
    </w:p>
    <w:p w14:paraId="455B8CF2" w14:textId="77777777" w:rsidR="008D407A" w:rsidRDefault="008D407A" w:rsidP="00684C90">
      <w:pPr>
        <w:shd w:val="clear" w:color="auto" w:fill="FFFFFF"/>
        <w:spacing w:line="240" w:lineRule="auto"/>
        <w:ind w:right="9"/>
        <w:jc w:val="center"/>
        <w:rPr>
          <w:b/>
          <w:color w:val="000000" w:themeColor="text1"/>
          <w:sz w:val="44"/>
        </w:rPr>
      </w:pPr>
    </w:p>
    <w:p w14:paraId="44D15B31" w14:textId="77777777" w:rsidR="008D407A" w:rsidRDefault="008D407A" w:rsidP="00684C90">
      <w:pPr>
        <w:shd w:val="clear" w:color="auto" w:fill="FFFFFF"/>
        <w:spacing w:line="240" w:lineRule="auto"/>
        <w:ind w:right="9"/>
        <w:jc w:val="center"/>
        <w:rPr>
          <w:b/>
          <w:color w:val="000000" w:themeColor="text1"/>
          <w:sz w:val="44"/>
        </w:rPr>
      </w:pPr>
    </w:p>
    <w:p w14:paraId="6E258730" w14:textId="77777777" w:rsidR="008D407A" w:rsidRDefault="008D407A" w:rsidP="00684C90">
      <w:pPr>
        <w:shd w:val="clear" w:color="auto" w:fill="FFFFFF"/>
        <w:spacing w:line="240" w:lineRule="auto"/>
        <w:ind w:right="9"/>
        <w:jc w:val="center"/>
        <w:rPr>
          <w:b/>
          <w:color w:val="000000" w:themeColor="text1"/>
          <w:sz w:val="44"/>
        </w:rPr>
      </w:pPr>
    </w:p>
    <w:p w14:paraId="1AB2A3C1" w14:textId="77777777" w:rsidR="008D407A" w:rsidRDefault="008D407A" w:rsidP="00684C90">
      <w:pPr>
        <w:shd w:val="clear" w:color="auto" w:fill="FFFFFF"/>
        <w:spacing w:line="240" w:lineRule="auto"/>
        <w:ind w:right="9"/>
        <w:jc w:val="center"/>
        <w:rPr>
          <w:b/>
          <w:color w:val="000000" w:themeColor="text1"/>
          <w:sz w:val="44"/>
        </w:rPr>
      </w:pPr>
    </w:p>
    <w:p w14:paraId="4EDA9CDB" w14:textId="246579D4"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4</w:t>
      </w:r>
      <w:r w:rsidRPr="00C96B48">
        <w:rPr>
          <w:b/>
          <w:bCs/>
          <w:iCs/>
          <w:color w:val="000000" w:themeColor="text1"/>
          <w:sz w:val="44"/>
        </w:rPr>
        <w:t>:</w:t>
      </w:r>
      <w:proofErr w:type="gramEnd"/>
      <w:r w:rsidRPr="00C96B48">
        <w:rPr>
          <w:b/>
          <w:bCs/>
          <w:iCs/>
          <w:color w:val="000000" w:themeColor="text1"/>
          <w:sz w:val="44"/>
        </w:rPr>
        <w:t xml:space="preserve"> </w:t>
      </w:r>
      <w:r>
        <w:rPr>
          <w:b/>
          <w:iCs/>
          <w:color w:val="000000" w:themeColor="text1"/>
          <w:sz w:val="44"/>
        </w:rPr>
        <w:t>Code de déontologie et d’éthique</w:t>
      </w:r>
    </w:p>
    <w:p w14:paraId="1D07C9EF" w14:textId="77777777" w:rsidR="008D407A" w:rsidRDefault="008D407A" w:rsidP="00684C90">
      <w:pPr>
        <w:shd w:val="clear" w:color="auto" w:fill="FFFFFF"/>
        <w:spacing w:line="240" w:lineRule="auto"/>
        <w:ind w:right="9"/>
        <w:jc w:val="center"/>
        <w:rPr>
          <w:b/>
          <w:color w:val="000000" w:themeColor="text1"/>
          <w:sz w:val="44"/>
        </w:rPr>
      </w:pPr>
    </w:p>
    <w:p w14:paraId="7CEDFD0C" w14:textId="77777777" w:rsidR="008D407A" w:rsidRDefault="008D407A" w:rsidP="00684C90">
      <w:pPr>
        <w:shd w:val="clear" w:color="auto" w:fill="FFFFFF"/>
        <w:spacing w:line="240" w:lineRule="auto"/>
        <w:ind w:right="9"/>
        <w:jc w:val="center"/>
        <w:rPr>
          <w:b/>
          <w:color w:val="000000" w:themeColor="text1"/>
          <w:sz w:val="44"/>
        </w:rPr>
      </w:pPr>
    </w:p>
    <w:p w14:paraId="2E723271" w14:textId="77777777" w:rsidR="008D407A" w:rsidRDefault="008D407A" w:rsidP="00684C90">
      <w:pPr>
        <w:shd w:val="clear" w:color="auto" w:fill="FFFFFF"/>
        <w:spacing w:line="240" w:lineRule="auto"/>
        <w:ind w:right="9"/>
        <w:jc w:val="center"/>
        <w:rPr>
          <w:b/>
          <w:color w:val="000000" w:themeColor="text1"/>
          <w:sz w:val="44"/>
        </w:rPr>
      </w:pPr>
    </w:p>
    <w:p w14:paraId="73191F75" w14:textId="77777777" w:rsidR="008D407A" w:rsidRDefault="008D407A" w:rsidP="00684C90">
      <w:pPr>
        <w:shd w:val="clear" w:color="auto" w:fill="FFFFFF"/>
        <w:spacing w:line="240" w:lineRule="auto"/>
        <w:ind w:right="9"/>
        <w:jc w:val="center"/>
        <w:rPr>
          <w:b/>
          <w:color w:val="000000" w:themeColor="text1"/>
          <w:sz w:val="44"/>
        </w:rPr>
      </w:pPr>
    </w:p>
    <w:p w14:paraId="077382DE" w14:textId="77777777" w:rsidR="008D407A" w:rsidRDefault="008D407A" w:rsidP="00684C90">
      <w:pPr>
        <w:shd w:val="clear" w:color="auto" w:fill="FFFFFF"/>
        <w:spacing w:line="240" w:lineRule="auto"/>
        <w:ind w:right="9"/>
        <w:jc w:val="center"/>
        <w:rPr>
          <w:b/>
          <w:color w:val="000000" w:themeColor="text1"/>
          <w:sz w:val="44"/>
        </w:rPr>
      </w:pPr>
    </w:p>
    <w:p w14:paraId="6EAF8B3B" w14:textId="77777777" w:rsidR="008D407A" w:rsidRDefault="008D407A" w:rsidP="00684C90">
      <w:pPr>
        <w:shd w:val="clear" w:color="auto" w:fill="FFFFFF"/>
        <w:spacing w:line="240" w:lineRule="auto"/>
        <w:ind w:right="9"/>
        <w:jc w:val="center"/>
        <w:rPr>
          <w:b/>
          <w:color w:val="000000" w:themeColor="text1"/>
          <w:sz w:val="44"/>
        </w:rPr>
      </w:pPr>
    </w:p>
    <w:p w14:paraId="649A122B" w14:textId="77777777" w:rsidR="008D407A" w:rsidRDefault="008D407A" w:rsidP="00684C90">
      <w:pPr>
        <w:shd w:val="clear" w:color="auto" w:fill="FFFFFF"/>
        <w:spacing w:line="240" w:lineRule="auto"/>
        <w:ind w:right="9"/>
        <w:jc w:val="center"/>
        <w:rPr>
          <w:b/>
          <w:color w:val="000000" w:themeColor="text1"/>
          <w:sz w:val="44"/>
        </w:rPr>
      </w:pPr>
    </w:p>
    <w:p w14:paraId="7D0B4D6B" w14:textId="77777777" w:rsidR="008D407A" w:rsidRDefault="008D407A" w:rsidP="00684C90">
      <w:pPr>
        <w:shd w:val="clear" w:color="auto" w:fill="FFFFFF"/>
        <w:spacing w:line="240" w:lineRule="auto"/>
        <w:ind w:right="9"/>
        <w:jc w:val="center"/>
        <w:rPr>
          <w:b/>
          <w:color w:val="000000" w:themeColor="text1"/>
          <w:sz w:val="44"/>
        </w:rPr>
      </w:pPr>
    </w:p>
    <w:p w14:paraId="3AECD89F" w14:textId="77777777" w:rsidR="008D407A" w:rsidRDefault="008D407A" w:rsidP="00684C90">
      <w:pPr>
        <w:shd w:val="clear" w:color="auto" w:fill="FFFFFF"/>
        <w:spacing w:line="240" w:lineRule="auto"/>
        <w:ind w:right="9"/>
        <w:jc w:val="center"/>
        <w:rPr>
          <w:b/>
          <w:color w:val="000000" w:themeColor="text1"/>
          <w:sz w:val="44"/>
        </w:rPr>
      </w:pPr>
    </w:p>
    <w:p w14:paraId="2E7E8E8B" w14:textId="77777777" w:rsidR="008D407A" w:rsidRDefault="008D407A" w:rsidP="00684C90">
      <w:pPr>
        <w:shd w:val="clear" w:color="auto" w:fill="FFFFFF"/>
        <w:spacing w:line="240" w:lineRule="auto"/>
        <w:ind w:right="9"/>
        <w:jc w:val="center"/>
        <w:rPr>
          <w:b/>
          <w:color w:val="000000" w:themeColor="text1"/>
          <w:sz w:val="44"/>
        </w:rPr>
      </w:pPr>
    </w:p>
    <w:p w14:paraId="57915218" w14:textId="77777777" w:rsidR="008D407A" w:rsidRDefault="008D407A" w:rsidP="00684C90">
      <w:pPr>
        <w:shd w:val="clear" w:color="auto" w:fill="FFFFFF"/>
        <w:spacing w:line="240" w:lineRule="auto"/>
        <w:ind w:right="9"/>
        <w:jc w:val="center"/>
        <w:rPr>
          <w:b/>
          <w:color w:val="000000" w:themeColor="text1"/>
          <w:sz w:val="44"/>
        </w:rPr>
      </w:pPr>
    </w:p>
    <w:p w14:paraId="1D3482E3" w14:textId="77777777" w:rsidR="008D407A" w:rsidRDefault="008D407A" w:rsidP="00684C90">
      <w:pPr>
        <w:shd w:val="clear" w:color="auto" w:fill="FFFFFF"/>
        <w:spacing w:line="240" w:lineRule="auto"/>
        <w:ind w:right="9"/>
        <w:jc w:val="center"/>
        <w:rPr>
          <w:b/>
          <w:color w:val="000000" w:themeColor="text1"/>
          <w:sz w:val="44"/>
        </w:rPr>
      </w:pPr>
    </w:p>
    <w:p w14:paraId="1B67B223" w14:textId="77777777" w:rsidR="008D407A" w:rsidRDefault="008D407A" w:rsidP="00684C90">
      <w:pPr>
        <w:shd w:val="clear" w:color="auto" w:fill="FFFFFF"/>
        <w:spacing w:line="240" w:lineRule="auto"/>
        <w:ind w:right="9"/>
        <w:jc w:val="center"/>
        <w:rPr>
          <w:b/>
          <w:color w:val="000000" w:themeColor="text1"/>
          <w:sz w:val="44"/>
        </w:rPr>
      </w:pPr>
    </w:p>
    <w:p w14:paraId="39C4A960" w14:textId="77777777" w:rsidR="00412F07" w:rsidRDefault="00412F07" w:rsidP="00412F07"/>
    <w:p w14:paraId="48A2AD54" w14:textId="77777777" w:rsidR="00412F07" w:rsidRPr="00ED4E26" w:rsidRDefault="00412F07" w:rsidP="00412F07"/>
    <w:p w14:paraId="23E0471C" w14:textId="77777777" w:rsidR="00412F07" w:rsidRPr="00ED4E26" w:rsidRDefault="00412F07" w:rsidP="00412F07">
      <w:ins w:id="19" w:author="Dr Mamadou SANOGO" w:date="2024-10-26T11:01:00Z" w16du:dateUtc="2024-10-26T11:01:00Z">
        <w:r>
          <w:rPr>
            <w:noProof/>
          </w:rPr>
          <w:drawing>
            <wp:anchor distT="0" distB="0" distL="114300" distR="114300" simplePos="0" relativeHeight="251744256" behindDoc="0" locked="0" layoutInCell="1" allowOverlap="1" wp14:anchorId="5B15BB2D" wp14:editId="6BBA89A8">
              <wp:simplePos x="0" y="0"/>
              <wp:positionH relativeFrom="page">
                <wp:posOffset>2379980</wp:posOffset>
              </wp:positionH>
              <wp:positionV relativeFrom="margin">
                <wp:posOffset>443941</wp:posOffset>
              </wp:positionV>
              <wp:extent cx="2710815" cy="1850390"/>
              <wp:effectExtent l="76200" t="57150" r="70485" b="111760"/>
              <wp:wrapSquare wrapText="bothSides"/>
              <wp:docPr id="1310444818"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710815" cy="185039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bookmarkStart w:id="20" w:name="_Hlk182232946"/>
    </w:p>
    <w:p w14:paraId="6E14BD9C" w14:textId="77777777" w:rsidR="00412F07" w:rsidRPr="00ED4E26" w:rsidRDefault="00412F07" w:rsidP="00412F07"/>
    <w:p w14:paraId="2CBAEB9B" w14:textId="77777777" w:rsidR="00412F07" w:rsidRPr="00ED4E26" w:rsidRDefault="00412F07" w:rsidP="00412F07"/>
    <w:p w14:paraId="19ED5C5F" w14:textId="77777777" w:rsidR="00412F07" w:rsidRPr="00ED4E26" w:rsidRDefault="00412F07" w:rsidP="00412F07"/>
    <w:p w14:paraId="41FD71CB" w14:textId="77777777" w:rsidR="00412F07" w:rsidRPr="00ED4E26" w:rsidRDefault="00412F07" w:rsidP="00412F07"/>
    <w:p w14:paraId="330344F3" w14:textId="77777777" w:rsidR="00412F07" w:rsidRPr="00ED4E26" w:rsidRDefault="00412F07" w:rsidP="00412F07"/>
    <w:p w14:paraId="1F78EDB4" w14:textId="77777777" w:rsidR="00412F07" w:rsidRPr="00ED4E26" w:rsidRDefault="00412F07" w:rsidP="00412F07"/>
    <w:p w14:paraId="7D43DA8B" w14:textId="77777777" w:rsidR="00412F07" w:rsidRPr="00ED4E26" w:rsidRDefault="00412F07" w:rsidP="00412F07"/>
    <w:p w14:paraId="2F2403A1" w14:textId="77777777" w:rsidR="00412F07" w:rsidRPr="00ED4E26" w:rsidRDefault="00412F07" w:rsidP="00412F07"/>
    <w:p w14:paraId="13ABF828" w14:textId="77777777" w:rsidR="00412F07" w:rsidRPr="00ED4E26" w:rsidRDefault="00412F07" w:rsidP="00412F07"/>
    <w:p w14:paraId="475BC0A4" w14:textId="77777777" w:rsidR="00412F07" w:rsidRPr="00ED4E26" w:rsidRDefault="00412F07" w:rsidP="00412F07"/>
    <w:p w14:paraId="25FA3091" w14:textId="77777777" w:rsidR="00412F07" w:rsidRPr="00ED4E26" w:rsidRDefault="00412F07" w:rsidP="00412F07">
      <w:pPr>
        <w:jc w:val="center"/>
      </w:pPr>
    </w:p>
    <w:p w14:paraId="0A25EE1D" w14:textId="77777777" w:rsidR="00412F07" w:rsidRPr="00ED4E26" w:rsidRDefault="00412F07" w:rsidP="00412F07"/>
    <w:p w14:paraId="6C2C944B" w14:textId="77777777" w:rsidR="00412F07" w:rsidRDefault="00412F07" w:rsidP="00412F07">
      <w:pPr>
        <w:jc w:val="center"/>
        <w:rPr>
          <w:color w:val="146C6C"/>
          <w:sz w:val="72"/>
        </w:rPr>
      </w:pPr>
      <w:r>
        <w:rPr>
          <w:color w:val="146C6C"/>
          <w:sz w:val="72"/>
        </w:rPr>
        <w:t>Code de déontologie et d’éthique</w:t>
      </w:r>
    </w:p>
    <w:p w14:paraId="0541DF36" w14:textId="77777777" w:rsidR="00412F07" w:rsidRPr="00ED4E26" w:rsidRDefault="00412F07" w:rsidP="00412F07">
      <w:pPr>
        <w:jc w:val="center"/>
        <w:rPr>
          <w:color w:val="146C6C"/>
          <w:sz w:val="72"/>
        </w:rPr>
      </w:pPr>
    </w:p>
    <w:p w14:paraId="4B1CC5B3" w14:textId="77777777" w:rsidR="00412F07" w:rsidRDefault="00412F07" w:rsidP="00412F07">
      <w:pPr>
        <w:jc w:val="center"/>
      </w:pPr>
    </w:p>
    <w:p w14:paraId="29D94EE0" w14:textId="77777777" w:rsidR="00412F07" w:rsidRPr="00ED4E26" w:rsidRDefault="00412F07" w:rsidP="00412F07">
      <w:pPr>
        <w:jc w:val="center"/>
      </w:pPr>
      <w:r>
        <w:t>Octobre 2023 à Octobre 2024</w:t>
      </w:r>
    </w:p>
    <w:p w14:paraId="10B3C1F7" w14:textId="77777777" w:rsidR="00412F07" w:rsidRPr="00ED4E26" w:rsidRDefault="00412F07" w:rsidP="00412F07"/>
    <w:p w14:paraId="5B24EB5C" w14:textId="77777777" w:rsidR="00412F07" w:rsidRPr="00ED4E26" w:rsidRDefault="00412F07" w:rsidP="00412F07"/>
    <w:p w14:paraId="3265FEF7" w14:textId="77777777" w:rsidR="00412F07" w:rsidRPr="00ED4E26" w:rsidRDefault="00412F07" w:rsidP="00412F07"/>
    <w:p w14:paraId="0DF31BB5" w14:textId="77777777" w:rsidR="00412F07" w:rsidRPr="00ED4E26" w:rsidRDefault="00412F07" w:rsidP="00412F07"/>
    <w:p w14:paraId="427A974A" w14:textId="77777777" w:rsidR="00412F07" w:rsidRPr="00ED4E26" w:rsidRDefault="00412F07" w:rsidP="00412F07"/>
    <w:p w14:paraId="740AD5FC" w14:textId="77777777" w:rsidR="00412F07" w:rsidRPr="00ED4E26" w:rsidRDefault="00412F07" w:rsidP="00412F07"/>
    <w:p w14:paraId="5EC01829" w14:textId="77777777" w:rsidR="00412F07" w:rsidRPr="00ED4E26" w:rsidRDefault="00412F07" w:rsidP="00412F07"/>
    <w:p w14:paraId="0A6BC13A" w14:textId="77777777" w:rsidR="00412F07" w:rsidRPr="00ED4E26" w:rsidRDefault="00412F07" w:rsidP="00412F07"/>
    <w:p w14:paraId="62E089DC" w14:textId="77777777" w:rsidR="00412F07" w:rsidRDefault="00412F07" w:rsidP="00412F07">
      <w:r>
        <w:t>15 octobre 2022</w:t>
      </w:r>
    </w:p>
    <w:bookmarkEnd w:id="20"/>
    <w:p w14:paraId="7EDAC41F" w14:textId="77777777" w:rsidR="008D407A" w:rsidRDefault="008D407A" w:rsidP="00684C90">
      <w:pPr>
        <w:shd w:val="clear" w:color="auto" w:fill="FFFFFF"/>
        <w:spacing w:line="240" w:lineRule="auto"/>
        <w:ind w:right="9"/>
        <w:jc w:val="center"/>
        <w:rPr>
          <w:b/>
          <w:color w:val="000000" w:themeColor="text1"/>
          <w:sz w:val="44"/>
        </w:rPr>
      </w:pPr>
    </w:p>
    <w:p w14:paraId="68DC2C33" w14:textId="77777777" w:rsidR="008D407A" w:rsidRDefault="008D407A" w:rsidP="00684C90">
      <w:pPr>
        <w:shd w:val="clear" w:color="auto" w:fill="FFFFFF"/>
        <w:spacing w:line="240" w:lineRule="auto"/>
        <w:ind w:right="9"/>
        <w:jc w:val="center"/>
        <w:rPr>
          <w:b/>
          <w:color w:val="000000" w:themeColor="text1"/>
          <w:sz w:val="44"/>
        </w:rPr>
      </w:pPr>
    </w:p>
    <w:p w14:paraId="31FA158E" w14:textId="77777777" w:rsidR="008D407A" w:rsidRDefault="008D407A" w:rsidP="00684C90">
      <w:pPr>
        <w:shd w:val="clear" w:color="auto" w:fill="FFFFFF"/>
        <w:spacing w:line="240" w:lineRule="auto"/>
        <w:ind w:right="9"/>
        <w:jc w:val="center"/>
        <w:rPr>
          <w:b/>
          <w:color w:val="000000" w:themeColor="text1"/>
          <w:sz w:val="44"/>
        </w:rPr>
      </w:pPr>
    </w:p>
    <w:p w14:paraId="0E116621" w14:textId="77777777" w:rsidR="008D407A" w:rsidRDefault="008D407A" w:rsidP="00684C90">
      <w:pPr>
        <w:shd w:val="clear" w:color="auto" w:fill="FFFFFF"/>
        <w:spacing w:line="240" w:lineRule="auto"/>
        <w:ind w:right="9"/>
        <w:jc w:val="center"/>
        <w:rPr>
          <w:b/>
          <w:color w:val="000000" w:themeColor="text1"/>
          <w:sz w:val="44"/>
        </w:rPr>
      </w:pPr>
    </w:p>
    <w:p w14:paraId="1074E5F2" w14:textId="77777777" w:rsidR="008D407A" w:rsidRDefault="008D407A" w:rsidP="00684C90">
      <w:pPr>
        <w:shd w:val="clear" w:color="auto" w:fill="FFFFFF"/>
        <w:spacing w:line="240" w:lineRule="auto"/>
        <w:ind w:right="9"/>
        <w:jc w:val="center"/>
        <w:rPr>
          <w:b/>
          <w:color w:val="000000" w:themeColor="text1"/>
          <w:sz w:val="44"/>
        </w:rPr>
      </w:pPr>
    </w:p>
    <w:p w14:paraId="533A8394" w14:textId="77777777" w:rsidR="008D407A" w:rsidRDefault="008D407A" w:rsidP="00684C90">
      <w:pPr>
        <w:shd w:val="clear" w:color="auto" w:fill="FFFFFF"/>
        <w:spacing w:line="240" w:lineRule="auto"/>
        <w:ind w:right="9"/>
        <w:jc w:val="center"/>
        <w:rPr>
          <w:b/>
          <w:color w:val="000000" w:themeColor="text1"/>
          <w:sz w:val="44"/>
        </w:rPr>
      </w:pPr>
    </w:p>
    <w:p w14:paraId="741C2021" w14:textId="77777777" w:rsidR="008D407A" w:rsidRDefault="008D407A" w:rsidP="00684C90">
      <w:pPr>
        <w:shd w:val="clear" w:color="auto" w:fill="FFFFFF"/>
        <w:spacing w:line="240" w:lineRule="auto"/>
        <w:ind w:right="9"/>
        <w:jc w:val="center"/>
        <w:rPr>
          <w:b/>
          <w:color w:val="000000" w:themeColor="text1"/>
          <w:sz w:val="44"/>
        </w:rPr>
      </w:pPr>
    </w:p>
    <w:p w14:paraId="692BA8AF" w14:textId="77777777" w:rsidR="008D407A" w:rsidRDefault="008D407A" w:rsidP="00684C90">
      <w:pPr>
        <w:shd w:val="clear" w:color="auto" w:fill="FFFFFF"/>
        <w:spacing w:line="240" w:lineRule="auto"/>
        <w:ind w:right="9"/>
        <w:jc w:val="center"/>
        <w:rPr>
          <w:b/>
          <w:color w:val="000000" w:themeColor="text1"/>
          <w:sz w:val="44"/>
        </w:rPr>
      </w:pPr>
    </w:p>
    <w:p w14:paraId="6C49F959" w14:textId="77777777" w:rsidR="008D407A" w:rsidRDefault="008D407A" w:rsidP="00684C90">
      <w:pPr>
        <w:shd w:val="clear" w:color="auto" w:fill="FFFFFF"/>
        <w:spacing w:line="240" w:lineRule="auto"/>
        <w:ind w:right="9"/>
        <w:jc w:val="center"/>
        <w:rPr>
          <w:b/>
          <w:color w:val="000000" w:themeColor="text1"/>
          <w:sz w:val="44"/>
        </w:rPr>
      </w:pPr>
    </w:p>
    <w:p w14:paraId="455D6428" w14:textId="77777777" w:rsidR="008D407A" w:rsidRDefault="008D407A" w:rsidP="00684C90">
      <w:pPr>
        <w:shd w:val="clear" w:color="auto" w:fill="FFFFFF"/>
        <w:spacing w:line="240" w:lineRule="auto"/>
        <w:ind w:right="9"/>
        <w:jc w:val="center"/>
        <w:rPr>
          <w:b/>
          <w:color w:val="000000" w:themeColor="text1"/>
          <w:sz w:val="44"/>
        </w:rPr>
      </w:pPr>
    </w:p>
    <w:p w14:paraId="03011821" w14:textId="77777777" w:rsidR="006F255D" w:rsidRDefault="006F255D" w:rsidP="00684C90">
      <w:pPr>
        <w:shd w:val="clear" w:color="auto" w:fill="FFFFFF"/>
        <w:spacing w:line="240" w:lineRule="auto"/>
        <w:ind w:right="9"/>
        <w:jc w:val="center"/>
        <w:rPr>
          <w:b/>
          <w:color w:val="000000" w:themeColor="text1"/>
          <w:sz w:val="44"/>
        </w:rPr>
      </w:pPr>
    </w:p>
    <w:p w14:paraId="216E51D9" w14:textId="77777777" w:rsidR="006F255D" w:rsidRDefault="006F255D" w:rsidP="00684C90">
      <w:pPr>
        <w:shd w:val="clear" w:color="auto" w:fill="FFFFFF"/>
        <w:spacing w:line="240" w:lineRule="auto"/>
        <w:ind w:right="9"/>
        <w:jc w:val="center"/>
        <w:rPr>
          <w:b/>
          <w:color w:val="000000" w:themeColor="text1"/>
          <w:sz w:val="44"/>
        </w:rPr>
      </w:pPr>
    </w:p>
    <w:p w14:paraId="5265CC2E" w14:textId="77777777" w:rsidR="006F255D" w:rsidRDefault="006F255D" w:rsidP="00684C90">
      <w:pPr>
        <w:shd w:val="clear" w:color="auto" w:fill="FFFFFF"/>
        <w:spacing w:line="240" w:lineRule="auto"/>
        <w:ind w:right="9"/>
        <w:jc w:val="center"/>
        <w:rPr>
          <w:b/>
          <w:color w:val="000000" w:themeColor="text1"/>
          <w:sz w:val="44"/>
        </w:rPr>
      </w:pPr>
    </w:p>
    <w:p w14:paraId="6D3922D3" w14:textId="77777777" w:rsidR="006F255D" w:rsidRDefault="006F255D" w:rsidP="00684C90">
      <w:pPr>
        <w:shd w:val="clear" w:color="auto" w:fill="FFFFFF"/>
        <w:spacing w:line="240" w:lineRule="auto"/>
        <w:ind w:right="9"/>
        <w:jc w:val="center"/>
        <w:rPr>
          <w:b/>
          <w:color w:val="000000" w:themeColor="text1"/>
          <w:sz w:val="44"/>
        </w:rPr>
      </w:pPr>
    </w:p>
    <w:p w14:paraId="6399ABAC" w14:textId="77777777" w:rsidR="006F255D" w:rsidRDefault="006F255D" w:rsidP="00684C90">
      <w:pPr>
        <w:shd w:val="clear" w:color="auto" w:fill="FFFFFF"/>
        <w:spacing w:line="240" w:lineRule="auto"/>
        <w:ind w:right="9"/>
        <w:jc w:val="center"/>
        <w:rPr>
          <w:b/>
          <w:color w:val="000000" w:themeColor="text1"/>
          <w:sz w:val="44"/>
        </w:rPr>
      </w:pPr>
    </w:p>
    <w:p w14:paraId="71C46DEE" w14:textId="77777777" w:rsidR="006F255D" w:rsidRDefault="006F255D" w:rsidP="00684C90">
      <w:pPr>
        <w:shd w:val="clear" w:color="auto" w:fill="FFFFFF"/>
        <w:spacing w:line="240" w:lineRule="auto"/>
        <w:ind w:right="9"/>
        <w:jc w:val="center"/>
        <w:rPr>
          <w:b/>
          <w:color w:val="000000" w:themeColor="text1"/>
          <w:sz w:val="44"/>
        </w:rPr>
      </w:pPr>
    </w:p>
    <w:p w14:paraId="5F9D4442" w14:textId="77777777" w:rsidR="006F255D" w:rsidRDefault="006F255D" w:rsidP="00684C90">
      <w:pPr>
        <w:shd w:val="clear" w:color="auto" w:fill="FFFFFF"/>
        <w:spacing w:line="240" w:lineRule="auto"/>
        <w:ind w:right="9"/>
        <w:jc w:val="center"/>
        <w:rPr>
          <w:b/>
          <w:color w:val="000000" w:themeColor="text1"/>
          <w:sz w:val="44"/>
        </w:rPr>
      </w:pPr>
    </w:p>
    <w:p w14:paraId="40781F11" w14:textId="77777777" w:rsidR="006F255D" w:rsidRDefault="006F255D" w:rsidP="00684C90">
      <w:pPr>
        <w:shd w:val="clear" w:color="auto" w:fill="FFFFFF"/>
        <w:spacing w:line="240" w:lineRule="auto"/>
        <w:ind w:right="9"/>
        <w:jc w:val="center"/>
        <w:rPr>
          <w:b/>
          <w:color w:val="000000" w:themeColor="text1"/>
          <w:sz w:val="44"/>
        </w:rPr>
      </w:pPr>
    </w:p>
    <w:p w14:paraId="2619BA58" w14:textId="77777777" w:rsidR="006F255D" w:rsidRDefault="006F255D" w:rsidP="00684C90">
      <w:pPr>
        <w:shd w:val="clear" w:color="auto" w:fill="FFFFFF"/>
        <w:spacing w:line="240" w:lineRule="auto"/>
        <w:ind w:right="9"/>
        <w:jc w:val="center"/>
        <w:rPr>
          <w:b/>
          <w:color w:val="000000" w:themeColor="text1"/>
          <w:sz w:val="44"/>
        </w:rPr>
      </w:pPr>
    </w:p>
    <w:p w14:paraId="7C76E8A8" w14:textId="77777777" w:rsidR="006F255D" w:rsidRDefault="006F255D" w:rsidP="00684C90">
      <w:pPr>
        <w:shd w:val="clear" w:color="auto" w:fill="FFFFFF"/>
        <w:spacing w:line="240" w:lineRule="auto"/>
        <w:ind w:right="9"/>
        <w:jc w:val="center"/>
        <w:rPr>
          <w:b/>
          <w:color w:val="000000" w:themeColor="text1"/>
          <w:sz w:val="44"/>
        </w:rPr>
      </w:pPr>
    </w:p>
    <w:p w14:paraId="35A49B6E" w14:textId="15B02E74"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5</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Quelques images des installations de vidéo </w:t>
      </w:r>
    </w:p>
    <w:p w14:paraId="413F54CA" w14:textId="77777777" w:rsidR="008D407A" w:rsidRDefault="008D407A" w:rsidP="00684C90">
      <w:pPr>
        <w:shd w:val="clear" w:color="auto" w:fill="FFFFFF"/>
        <w:spacing w:line="240" w:lineRule="auto"/>
        <w:ind w:right="9"/>
        <w:jc w:val="center"/>
        <w:rPr>
          <w:b/>
          <w:color w:val="000000" w:themeColor="text1"/>
          <w:sz w:val="44"/>
        </w:rPr>
      </w:pPr>
    </w:p>
    <w:p w14:paraId="73700638" w14:textId="77777777" w:rsidR="008D407A" w:rsidRDefault="008D407A" w:rsidP="00684C90">
      <w:pPr>
        <w:shd w:val="clear" w:color="auto" w:fill="FFFFFF"/>
        <w:spacing w:line="240" w:lineRule="auto"/>
        <w:ind w:right="9"/>
        <w:jc w:val="center"/>
        <w:rPr>
          <w:b/>
          <w:color w:val="000000" w:themeColor="text1"/>
          <w:sz w:val="44"/>
        </w:rPr>
      </w:pPr>
    </w:p>
    <w:p w14:paraId="6D6D15D9" w14:textId="77777777" w:rsidR="008D407A" w:rsidRDefault="008D407A" w:rsidP="00684C90">
      <w:pPr>
        <w:shd w:val="clear" w:color="auto" w:fill="FFFFFF"/>
        <w:spacing w:line="240" w:lineRule="auto"/>
        <w:ind w:right="9"/>
        <w:jc w:val="center"/>
        <w:rPr>
          <w:b/>
          <w:color w:val="000000" w:themeColor="text1"/>
          <w:sz w:val="44"/>
        </w:rPr>
      </w:pPr>
    </w:p>
    <w:p w14:paraId="561DCB66" w14:textId="77777777" w:rsidR="008D407A" w:rsidRDefault="008D407A" w:rsidP="00684C90">
      <w:pPr>
        <w:shd w:val="clear" w:color="auto" w:fill="FFFFFF"/>
        <w:spacing w:line="240" w:lineRule="auto"/>
        <w:ind w:right="9"/>
        <w:jc w:val="center"/>
        <w:rPr>
          <w:b/>
          <w:color w:val="000000" w:themeColor="text1"/>
          <w:sz w:val="44"/>
        </w:rPr>
      </w:pPr>
    </w:p>
    <w:p w14:paraId="3382F6AF" w14:textId="77777777" w:rsidR="008D407A" w:rsidRDefault="008D407A" w:rsidP="00684C90">
      <w:pPr>
        <w:shd w:val="clear" w:color="auto" w:fill="FFFFFF"/>
        <w:spacing w:line="240" w:lineRule="auto"/>
        <w:ind w:right="9"/>
        <w:jc w:val="center"/>
        <w:rPr>
          <w:b/>
          <w:color w:val="000000" w:themeColor="text1"/>
          <w:sz w:val="44"/>
        </w:rPr>
      </w:pPr>
    </w:p>
    <w:p w14:paraId="6CE5CB77" w14:textId="77777777" w:rsidR="008D407A" w:rsidRDefault="008D407A" w:rsidP="00684C90">
      <w:pPr>
        <w:shd w:val="clear" w:color="auto" w:fill="FFFFFF"/>
        <w:spacing w:line="240" w:lineRule="auto"/>
        <w:ind w:right="9"/>
        <w:jc w:val="center"/>
        <w:rPr>
          <w:b/>
          <w:color w:val="000000" w:themeColor="text1"/>
          <w:sz w:val="44"/>
        </w:rPr>
      </w:pPr>
    </w:p>
    <w:p w14:paraId="25E3D085" w14:textId="77777777" w:rsidR="008D407A" w:rsidRDefault="008D407A" w:rsidP="00684C90">
      <w:pPr>
        <w:shd w:val="clear" w:color="auto" w:fill="FFFFFF"/>
        <w:spacing w:line="240" w:lineRule="auto"/>
        <w:ind w:right="9"/>
        <w:jc w:val="center"/>
        <w:rPr>
          <w:b/>
          <w:color w:val="000000" w:themeColor="text1"/>
          <w:sz w:val="44"/>
        </w:rPr>
      </w:pPr>
    </w:p>
    <w:p w14:paraId="6E6E2983" w14:textId="77777777" w:rsidR="008D407A" w:rsidRDefault="008D407A" w:rsidP="00684C90">
      <w:pPr>
        <w:shd w:val="clear" w:color="auto" w:fill="FFFFFF"/>
        <w:spacing w:line="240" w:lineRule="auto"/>
        <w:ind w:right="9"/>
        <w:jc w:val="center"/>
        <w:rPr>
          <w:b/>
          <w:color w:val="000000" w:themeColor="text1"/>
          <w:sz w:val="44"/>
        </w:rPr>
      </w:pPr>
    </w:p>
    <w:p w14:paraId="694AFDFB" w14:textId="77777777" w:rsidR="008D407A" w:rsidRDefault="008D407A" w:rsidP="00684C90">
      <w:pPr>
        <w:shd w:val="clear" w:color="auto" w:fill="FFFFFF"/>
        <w:spacing w:line="240" w:lineRule="auto"/>
        <w:ind w:right="9"/>
        <w:jc w:val="center"/>
        <w:rPr>
          <w:b/>
          <w:color w:val="000000" w:themeColor="text1"/>
          <w:sz w:val="44"/>
        </w:rPr>
      </w:pPr>
    </w:p>
    <w:p w14:paraId="4FBC03AB" w14:textId="77777777" w:rsidR="008D407A" w:rsidRDefault="008D407A" w:rsidP="00684C90">
      <w:pPr>
        <w:shd w:val="clear" w:color="auto" w:fill="FFFFFF"/>
        <w:spacing w:line="240" w:lineRule="auto"/>
        <w:ind w:right="9"/>
        <w:jc w:val="center"/>
        <w:rPr>
          <w:b/>
          <w:color w:val="000000" w:themeColor="text1"/>
          <w:sz w:val="44"/>
        </w:rPr>
      </w:pPr>
    </w:p>
    <w:p w14:paraId="57275A4F" w14:textId="77777777" w:rsidR="008D407A" w:rsidRDefault="008D407A" w:rsidP="00684C90">
      <w:pPr>
        <w:shd w:val="clear" w:color="auto" w:fill="FFFFFF"/>
        <w:spacing w:line="240" w:lineRule="auto"/>
        <w:ind w:right="9"/>
        <w:jc w:val="center"/>
        <w:rPr>
          <w:b/>
          <w:color w:val="000000" w:themeColor="text1"/>
          <w:sz w:val="44"/>
        </w:rPr>
      </w:pPr>
    </w:p>
    <w:p w14:paraId="4159F9BB" w14:textId="77777777" w:rsidR="008D407A" w:rsidRDefault="008D407A" w:rsidP="00684C90">
      <w:pPr>
        <w:shd w:val="clear" w:color="auto" w:fill="FFFFFF"/>
        <w:spacing w:line="240" w:lineRule="auto"/>
        <w:ind w:right="9"/>
        <w:jc w:val="center"/>
        <w:rPr>
          <w:b/>
          <w:color w:val="000000" w:themeColor="text1"/>
          <w:sz w:val="44"/>
        </w:rPr>
      </w:pPr>
    </w:p>
    <w:p w14:paraId="0F96AA96" w14:textId="77777777" w:rsidR="008D407A" w:rsidRDefault="008D407A" w:rsidP="00684C90">
      <w:pPr>
        <w:shd w:val="clear" w:color="auto" w:fill="FFFFFF"/>
        <w:spacing w:line="240" w:lineRule="auto"/>
        <w:ind w:right="9"/>
        <w:jc w:val="center"/>
        <w:rPr>
          <w:b/>
          <w:color w:val="000000" w:themeColor="text1"/>
          <w:sz w:val="44"/>
        </w:rPr>
      </w:pPr>
    </w:p>
    <w:p w14:paraId="7DB1578E" w14:textId="77777777" w:rsidR="008D407A" w:rsidRDefault="008D407A" w:rsidP="00684C90">
      <w:pPr>
        <w:shd w:val="clear" w:color="auto" w:fill="FFFFFF"/>
        <w:spacing w:line="240" w:lineRule="auto"/>
        <w:ind w:right="9"/>
        <w:jc w:val="center"/>
        <w:rPr>
          <w:b/>
          <w:color w:val="000000" w:themeColor="text1"/>
          <w:sz w:val="44"/>
        </w:rPr>
      </w:pPr>
    </w:p>
    <w:p w14:paraId="15505DBC" w14:textId="77777777" w:rsidR="008D407A" w:rsidRDefault="008D407A" w:rsidP="00684C90">
      <w:pPr>
        <w:shd w:val="clear" w:color="auto" w:fill="FFFFFF"/>
        <w:spacing w:line="240" w:lineRule="auto"/>
        <w:ind w:right="9"/>
        <w:jc w:val="center"/>
        <w:rPr>
          <w:b/>
          <w:color w:val="000000" w:themeColor="text1"/>
          <w:sz w:val="44"/>
        </w:rPr>
      </w:pPr>
    </w:p>
    <w:p w14:paraId="7E32E1D9" w14:textId="77777777" w:rsidR="008D407A" w:rsidRDefault="008D407A" w:rsidP="00684C90">
      <w:pPr>
        <w:shd w:val="clear" w:color="auto" w:fill="FFFFFF"/>
        <w:spacing w:line="240" w:lineRule="auto"/>
        <w:ind w:right="9"/>
        <w:jc w:val="center"/>
        <w:rPr>
          <w:b/>
          <w:color w:val="000000" w:themeColor="text1"/>
          <w:sz w:val="44"/>
        </w:rPr>
      </w:pPr>
    </w:p>
    <w:p w14:paraId="40AA4D7F" w14:textId="77777777" w:rsidR="008D407A" w:rsidRDefault="008D407A" w:rsidP="00684C90">
      <w:pPr>
        <w:shd w:val="clear" w:color="auto" w:fill="FFFFFF"/>
        <w:spacing w:line="240" w:lineRule="auto"/>
        <w:ind w:right="9"/>
        <w:jc w:val="center"/>
        <w:rPr>
          <w:b/>
          <w:color w:val="000000" w:themeColor="text1"/>
          <w:sz w:val="44"/>
        </w:rPr>
      </w:pPr>
    </w:p>
    <w:p w14:paraId="26A80FD8" w14:textId="77777777" w:rsidR="008D407A" w:rsidRDefault="008D407A" w:rsidP="00684C90">
      <w:pPr>
        <w:shd w:val="clear" w:color="auto" w:fill="FFFFFF"/>
        <w:spacing w:line="240" w:lineRule="auto"/>
        <w:ind w:right="9"/>
        <w:jc w:val="center"/>
        <w:rPr>
          <w:b/>
          <w:color w:val="000000" w:themeColor="text1"/>
          <w:sz w:val="44"/>
        </w:rPr>
      </w:pPr>
    </w:p>
    <w:p w14:paraId="4B78AE6D" w14:textId="77777777" w:rsidR="008D407A" w:rsidRDefault="008D407A" w:rsidP="00684C90">
      <w:pPr>
        <w:shd w:val="clear" w:color="auto" w:fill="FFFFFF"/>
        <w:spacing w:line="240" w:lineRule="auto"/>
        <w:ind w:right="9"/>
        <w:jc w:val="center"/>
        <w:rPr>
          <w:b/>
          <w:color w:val="000000" w:themeColor="text1"/>
          <w:sz w:val="44"/>
        </w:rPr>
      </w:pPr>
    </w:p>
    <w:p w14:paraId="4B67F648" w14:textId="77777777" w:rsidR="008D407A" w:rsidRDefault="008D407A" w:rsidP="00684C90">
      <w:pPr>
        <w:shd w:val="clear" w:color="auto" w:fill="FFFFFF"/>
        <w:spacing w:line="240" w:lineRule="auto"/>
        <w:ind w:right="9"/>
        <w:jc w:val="center"/>
        <w:rPr>
          <w:b/>
          <w:color w:val="000000" w:themeColor="text1"/>
          <w:sz w:val="44"/>
        </w:rPr>
      </w:pPr>
    </w:p>
    <w:p w14:paraId="77418263" w14:textId="77777777" w:rsidR="008D407A" w:rsidRDefault="008D407A" w:rsidP="00684C90">
      <w:pPr>
        <w:shd w:val="clear" w:color="auto" w:fill="FFFFFF"/>
        <w:spacing w:line="240" w:lineRule="auto"/>
        <w:ind w:right="9"/>
        <w:jc w:val="center"/>
        <w:rPr>
          <w:b/>
          <w:color w:val="000000" w:themeColor="text1"/>
          <w:sz w:val="44"/>
        </w:rPr>
      </w:pPr>
    </w:p>
    <w:p w14:paraId="13461468" w14:textId="77777777" w:rsidR="008D407A" w:rsidRDefault="008D407A" w:rsidP="00684C90">
      <w:pPr>
        <w:shd w:val="clear" w:color="auto" w:fill="FFFFFF"/>
        <w:spacing w:line="240" w:lineRule="auto"/>
        <w:ind w:right="9"/>
        <w:jc w:val="center"/>
        <w:rPr>
          <w:b/>
          <w:color w:val="000000" w:themeColor="text1"/>
          <w:sz w:val="44"/>
        </w:rPr>
      </w:pPr>
    </w:p>
    <w:p w14:paraId="72280CB5" w14:textId="77777777" w:rsidR="008D407A" w:rsidRDefault="008D407A" w:rsidP="00684C90">
      <w:pPr>
        <w:shd w:val="clear" w:color="auto" w:fill="FFFFFF"/>
        <w:spacing w:line="240" w:lineRule="auto"/>
        <w:ind w:right="9"/>
        <w:jc w:val="center"/>
        <w:rPr>
          <w:b/>
          <w:color w:val="000000" w:themeColor="text1"/>
          <w:sz w:val="44"/>
        </w:rPr>
      </w:pPr>
    </w:p>
    <w:p w14:paraId="10175803" w14:textId="77777777" w:rsidR="008D407A" w:rsidRDefault="008D407A" w:rsidP="00684C90">
      <w:pPr>
        <w:shd w:val="clear" w:color="auto" w:fill="FFFFFF"/>
        <w:spacing w:line="240" w:lineRule="auto"/>
        <w:ind w:right="9"/>
        <w:jc w:val="center"/>
        <w:rPr>
          <w:b/>
          <w:color w:val="000000" w:themeColor="text1"/>
          <w:sz w:val="44"/>
        </w:rPr>
      </w:pPr>
    </w:p>
    <w:p w14:paraId="6A018506" w14:textId="77777777" w:rsidR="008D407A" w:rsidRDefault="008D407A" w:rsidP="00684C90">
      <w:pPr>
        <w:shd w:val="clear" w:color="auto" w:fill="FFFFFF"/>
        <w:spacing w:line="240" w:lineRule="auto"/>
        <w:ind w:right="9"/>
        <w:jc w:val="center"/>
        <w:rPr>
          <w:b/>
          <w:color w:val="000000" w:themeColor="text1"/>
          <w:sz w:val="44"/>
        </w:rPr>
      </w:pPr>
    </w:p>
    <w:p w14:paraId="143E6152" w14:textId="77777777" w:rsidR="008D407A" w:rsidRDefault="008D407A" w:rsidP="00684C90">
      <w:pPr>
        <w:shd w:val="clear" w:color="auto" w:fill="FFFFFF"/>
        <w:spacing w:line="240" w:lineRule="auto"/>
        <w:ind w:right="9"/>
        <w:jc w:val="center"/>
        <w:rPr>
          <w:b/>
          <w:color w:val="000000" w:themeColor="text1"/>
          <w:sz w:val="44"/>
        </w:rPr>
      </w:pPr>
    </w:p>
    <w:p w14:paraId="7B55A89A" w14:textId="77777777" w:rsidR="008D407A" w:rsidRDefault="008D407A" w:rsidP="00684C90">
      <w:pPr>
        <w:shd w:val="clear" w:color="auto" w:fill="FFFFFF"/>
        <w:spacing w:line="240" w:lineRule="auto"/>
        <w:ind w:right="9"/>
        <w:jc w:val="center"/>
        <w:rPr>
          <w:b/>
          <w:color w:val="000000" w:themeColor="text1"/>
          <w:sz w:val="44"/>
        </w:rPr>
      </w:pPr>
    </w:p>
    <w:p w14:paraId="3EA80161" w14:textId="77777777" w:rsidR="008D407A" w:rsidRDefault="008D407A" w:rsidP="00684C90">
      <w:pPr>
        <w:shd w:val="clear" w:color="auto" w:fill="FFFFFF"/>
        <w:spacing w:line="240" w:lineRule="auto"/>
        <w:ind w:right="9"/>
        <w:jc w:val="center"/>
        <w:rPr>
          <w:b/>
          <w:color w:val="000000" w:themeColor="text1"/>
          <w:sz w:val="44"/>
        </w:rPr>
      </w:pPr>
    </w:p>
    <w:p w14:paraId="0CCC46F2" w14:textId="7860AEE8"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6</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Rapport activités académiques </w:t>
      </w:r>
    </w:p>
    <w:p w14:paraId="7FF59E71" w14:textId="77777777" w:rsidR="008D407A" w:rsidRDefault="008D407A" w:rsidP="00684C90">
      <w:pPr>
        <w:shd w:val="clear" w:color="auto" w:fill="FFFFFF"/>
        <w:spacing w:line="240" w:lineRule="auto"/>
        <w:ind w:right="9"/>
        <w:jc w:val="center"/>
        <w:rPr>
          <w:b/>
          <w:color w:val="000000" w:themeColor="text1"/>
          <w:sz w:val="44"/>
        </w:rPr>
      </w:pPr>
    </w:p>
    <w:p w14:paraId="7887F7F7" w14:textId="77777777" w:rsidR="008D407A" w:rsidRDefault="008D407A" w:rsidP="00684C90">
      <w:pPr>
        <w:shd w:val="clear" w:color="auto" w:fill="FFFFFF"/>
        <w:spacing w:line="240" w:lineRule="auto"/>
        <w:ind w:right="9"/>
        <w:jc w:val="center"/>
        <w:rPr>
          <w:b/>
          <w:color w:val="000000" w:themeColor="text1"/>
          <w:sz w:val="44"/>
        </w:rPr>
      </w:pPr>
    </w:p>
    <w:p w14:paraId="4084BA56" w14:textId="77777777" w:rsidR="008D407A" w:rsidRDefault="008D407A" w:rsidP="00684C90">
      <w:pPr>
        <w:shd w:val="clear" w:color="auto" w:fill="FFFFFF"/>
        <w:spacing w:line="240" w:lineRule="auto"/>
        <w:ind w:right="9"/>
        <w:jc w:val="center"/>
        <w:rPr>
          <w:b/>
          <w:color w:val="000000" w:themeColor="text1"/>
          <w:sz w:val="44"/>
        </w:rPr>
      </w:pPr>
    </w:p>
    <w:p w14:paraId="2FAC7990" w14:textId="77777777" w:rsidR="008D407A" w:rsidRDefault="008D407A" w:rsidP="00684C90">
      <w:pPr>
        <w:shd w:val="clear" w:color="auto" w:fill="FFFFFF"/>
        <w:spacing w:line="240" w:lineRule="auto"/>
        <w:ind w:right="9"/>
        <w:jc w:val="center"/>
        <w:rPr>
          <w:b/>
          <w:color w:val="000000" w:themeColor="text1"/>
          <w:sz w:val="44"/>
        </w:rPr>
      </w:pPr>
    </w:p>
    <w:p w14:paraId="1BBA3716" w14:textId="77777777" w:rsidR="008D407A" w:rsidRDefault="008D407A" w:rsidP="00684C90">
      <w:pPr>
        <w:shd w:val="clear" w:color="auto" w:fill="FFFFFF"/>
        <w:spacing w:line="240" w:lineRule="auto"/>
        <w:ind w:right="9"/>
        <w:jc w:val="center"/>
        <w:rPr>
          <w:b/>
          <w:color w:val="000000" w:themeColor="text1"/>
          <w:sz w:val="44"/>
        </w:rPr>
      </w:pPr>
    </w:p>
    <w:p w14:paraId="1B44C07D" w14:textId="77777777" w:rsidR="008D407A" w:rsidRDefault="008D407A" w:rsidP="00684C90">
      <w:pPr>
        <w:shd w:val="clear" w:color="auto" w:fill="FFFFFF"/>
        <w:spacing w:line="240" w:lineRule="auto"/>
        <w:ind w:right="9"/>
        <w:jc w:val="center"/>
        <w:rPr>
          <w:b/>
          <w:color w:val="000000" w:themeColor="text1"/>
          <w:sz w:val="44"/>
        </w:rPr>
      </w:pPr>
    </w:p>
    <w:p w14:paraId="0D157035" w14:textId="77777777" w:rsidR="008D407A" w:rsidRDefault="008D407A" w:rsidP="00684C90">
      <w:pPr>
        <w:shd w:val="clear" w:color="auto" w:fill="FFFFFF"/>
        <w:spacing w:line="240" w:lineRule="auto"/>
        <w:ind w:right="9"/>
        <w:jc w:val="center"/>
        <w:rPr>
          <w:b/>
          <w:color w:val="000000" w:themeColor="text1"/>
          <w:sz w:val="44"/>
        </w:rPr>
      </w:pPr>
    </w:p>
    <w:p w14:paraId="2A4929D5" w14:textId="77777777" w:rsidR="008D407A" w:rsidRDefault="008D407A" w:rsidP="00684C90">
      <w:pPr>
        <w:shd w:val="clear" w:color="auto" w:fill="FFFFFF"/>
        <w:spacing w:line="240" w:lineRule="auto"/>
        <w:ind w:right="9"/>
        <w:jc w:val="center"/>
        <w:rPr>
          <w:b/>
          <w:color w:val="000000" w:themeColor="text1"/>
          <w:sz w:val="44"/>
        </w:rPr>
      </w:pPr>
    </w:p>
    <w:p w14:paraId="6C2D84F2" w14:textId="77777777" w:rsidR="008D407A" w:rsidRDefault="008D407A" w:rsidP="00684C90">
      <w:pPr>
        <w:shd w:val="clear" w:color="auto" w:fill="FFFFFF"/>
        <w:spacing w:line="240" w:lineRule="auto"/>
        <w:ind w:right="9"/>
        <w:jc w:val="center"/>
        <w:rPr>
          <w:b/>
          <w:color w:val="000000" w:themeColor="text1"/>
          <w:sz w:val="44"/>
        </w:rPr>
      </w:pPr>
    </w:p>
    <w:p w14:paraId="50B2FA7E" w14:textId="77777777" w:rsidR="008D407A" w:rsidRDefault="008D407A" w:rsidP="00684C90">
      <w:pPr>
        <w:shd w:val="clear" w:color="auto" w:fill="FFFFFF"/>
        <w:spacing w:line="240" w:lineRule="auto"/>
        <w:ind w:right="9"/>
        <w:jc w:val="center"/>
        <w:rPr>
          <w:b/>
          <w:color w:val="000000" w:themeColor="text1"/>
          <w:sz w:val="44"/>
        </w:rPr>
      </w:pPr>
    </w:p>
    <w:p w14:paraId="307CF219" w14:textId="77777777" w:rsidR="008D407A" w:rsidRDefault="008D407A" w:rsidP="00684C90">
      <w:pPr>
        <w:shd w:val="clear" w:color="auto" w:fill="FFFFFF"/>
        <w:spacing w:line="240" w:lineRule="auto"/>
        <w:ind w:right="9"/>
        <w:jc w:val="center"/>
        <w:rPr>
          <w:b/>
          <w:color w:val="000000" w:themeColor="text1"/>
          <w:sz w:val="44"/>
        </w:rPr>
      </w:pPr>
    </w:p>
    <w:p w14:paraId="419796EE" w14:textId="77777777" w:rsidR="008D407A" w:rsidRDefault="008D407A" w:rsidP="00684C90">
      <w:pPr>
        <w:shd w:val="clear" w:color="auto" w:fill="FFFFFF"/>
        <w:spacing w:line="240" w:lineRule="auto"/>
        <w:ind w:right="9"/>
        <w:jc w:val="center"/>
        <w:rPr>
          <w:b/>
          <w:color w:val="000000" w:themeColor="text1"/>
          <w:sz w:val="44"/>
        </w:rPr>
      </w:pPr>
    </w:p>
    <w:p w14:paraId="01EDE2D7" w14:textId="77777777" w:rsidR="008D407A" w:rsidRDefault="008D407A" w:rsidP="00684C90">
      <w:pPr>
        <w:shd w:val="clear" w:color="auto" w:fill="FFFFFF"/>
        <w:spacing w:line="240" w:lineRule="auto"/>
        <w:ind w:right="9"/>
        <w:jc w:val="center"/>
        <w:rPr>
          <w:b/>
          <w:color w:val="000000" w:themeColor="text1"/>
          <w:sz w:val="44"/>
        </w:rPr>
      </w:pPr>
    </w:p>
    <w:p w14:paraId="67AEC754" w14:textId="593143D9" w:rsidR="000054FF" w:rsidRDefault="000054FF" w:rsidP="000054FF">
      <w:pPr>
        <w:shd w:val="clear" w:color="auto" w:fill="FFFFFF"/>
        <w:spacing w:line="240" w:lineRule="auto"/>
        <w:ind w:right="9"/>
        <w:jc w:val="center"/>
        <w:rPr>
          <w:b/>
          <w:bCs/>
          <w:szCs w:val="24"/>
          <w:lang w:eastAsia="en-US"/>
        </w:rPr>
      </w:pPr>
    </w:p>
    <w:p w14:paraId="3721D4D5" w14:textId="77777777" w:rsidR="000054FF" w:rsidRDefault="000054FF" w:rsidP="000054FF">
      <w:pPr>
        <w:spacing w:line="276" w:lineRule="auto"/>
        <w:rPr>
          <w:rFonts w:ascii="Arial" w:eastAsia="Calibri" w:hAnsi="Arial" w:cs="Arial"/>
          <w:color w:val="000000" w:themeColor="text1"/>
          <w:szCs w:val="24"/>
          <w:lang w:eastAsia="en-US"/>
        </w:rPr>
      </w:pPr>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0054FF" w:rsidRPr="00F36C2F" w14:paraId="76EC410D" w14:textId="77777777" w:rsidTr="001350DC">
        <w:tc>
          <w:tcPr>
            <w:tcW w:w="7230" w:type="dxa"/>
          </w:tcPr>
          <w:p w14:paraId="5204CD59"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MINISTERE DE L’ENSEIGNEMENT SUPERIEUR ET DE LA RECHERCHE SCIENTIFIQUE</w:t>
            </w:r>
          </w:p>
          <w:p w14:paraId="1D46B04B"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3BE5E25F"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AGENCE MALIENNE D’ASSURANCE QUALITE DE L’ENSEIGNEMENT SUPERIEUR ET DE LA RECHERCHE SCIENTIFIQUE</w:t>
            </w:r>
          </w:p>
          <w:p w14:paraId="7D2A2808"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554EACB9"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UNIVERSITE PRIVEE FELIX HOUPHOUËT BOIGNY-MALI</w:t>
            </w:r>
          </w:p>
          <w:p w14:paraId="46450BC0" w14:textId="77777777" w:rsidR="000054FF" w:rsidRPr="00F36C2F" w:rsidRDefault="000054FF" w:rsidP="001350DC">
            <w:pPr>
              <w:tabs>
                <w:tab w:val="left" w:pos="2739"/>
              </w:tabs>
              <w:jc w:val="center"/>
              <w:rPr>
                <w:b/>
                <w:bCs/>
                <w:sz w:val="18"/>
                <w:szCs w:val="18"/>
                <w:lang w:bidi="ar-DZ"/>
              </w:rPr>
            </w:pPr>
            <w:r w:rsidRPr="00F36C2F">
              <w:rPr>
                <w:b/>
                <w:bCs/>
                <w:sz w:val="18"/>
                <w:szCs w:val="18"/>
                <w:lang w:bidi="ar-DZ"/>
              </w:rPr>
              <w:t>***********</w:t>
            </w:r>
          </w:p>
          <w:p w14:paraId="61E096B8" w14:textId="77777777" w:rsidR="000054FF" w:rsidRPr="00F36C2F" w:rsidRDefault="000054FF" w:rsidP="001350DC">
            <w:pPr>
              <w:tabs>
                <w:tab w:val="left" w:pos="2739"/>
              </w:tabs>
              <w:jc w:val="center"/>
              <w:rPr>
                <w:b/>
                <w:bCs/>
                <w:sz w:val="18"/>
                <w:szCs w:val="18"/>
              </w:rPr>
            </w:pPr>
            <w:r w:rsidRPr="00F36C2F">
              <w:rPr>
                <w:b/>
                <w:bCs/>
                <w:sz w:val="18"/>
                <w:szCs w:val="18"/>
                <w:lang w:bidi="ar-DZ"/>
              </w:rPr>
              <w:t>CELLULE INTERNE D’AUDIT ET D’ASSURANCE QUALITE</w:t>
            </w:r>
          </w:p>
          <w:p w14:paraId="0003061C" w14:textId="77777777" w:rsidR="000054FF" w:rsidRPr="00F36C2F" w:rsidRDefault="000054FF" w:rsidP="001350DC">
            <w:pPr>
              <w:spacing w:line="276" w:lineRule="auto"/>
              <w:rPr>
                <w:b/>
                <w:bCs/>
                <w:sz w:val="18"/>
                <w:szCs w:val="18"/>
                <w:lang w:bidi="ar-DZ"/>
              </w:rPr>
            </w:pPr>
          </w:p>
        </w:tc>
        <w:tc>
          <w:tcPr>
            <w:tcW w:w="4531" w:type="dxa"/>
          </w:tcPr>
          <w:p w14:paraId="0F0E1DEB" w14:textId="77777777" w:rsidR="000054FF" w:rsidRPr="00F36C2F" w:rsidRDefault="000054FF" w:rsidP="001350DC">
            <w:pPr>
              <w:spacing w:line="276" w:lineRule="auto"/>
              <w:jc w:val="center"/>
              <w:rPr>
                <w:b/>
                <w:bCs/>
                <w:sz w:val="18"/>
                <w:szCs w:val="18"/>
                <w:lang w:bidi="ar-DZ"/>
              </w:rPr>
            </w:pPr>
            <w:r w:rsidRPr="00F36C2F">
              <w:rPr>
                <w:b/>
                <w:bCs/>
                <w:sz w:val="18"/>
                <w:szCs w:val="18"/>
                <w:lang w:bidi="ar-DZ"/>
              </w:rPr>
              <w:t>REPUBLIQUE DU MALI</w:t>
            </w:r>
          </w:p>
          <w:p w14:paraId="2B9E6743" w14:textId="77777777" w:rsidR="000054FF" w:rsidRPr="00F36C2F" w:rsidRDefault="000054FF" w:rsidP="001350DC">
            <w:pPr>
              <w:spacing w:line="276" w:lineRule="auto"/>
              <w:jc w:val="center"/>
              <w:rPr>
                <w:b/>
                <w:bCs/>
                <w:sz w:val="18"/>
                <w:szCs w:val="18"/>
                <w:lang w:bidi="ar-DZ"/>
              </w:rPr>
            </w:pPr>
            <w:r w:rsidRPr="00F36C2F">
              <w:rPr>
                <w:b/>
                <w:bCs/>
                <w:sz w:val="18"/>
                <w:szCs w:val="18"/>
                <w:lang w:bidi="ar-DZ"/>
              </w:rPr>
              <w:t>UN PEUPLE-UN BUT-UNE FOI</w:t>
            </w:r>
          </w:p>
        </w:tc>
      </w:tr>
    </w:tbl>
    <w:p w14:paraId="608891C2" w14:textId="77777777" w:rsidR="000054FF" w:rsidRDefault="000054FF" w:rsidP="000054FF">
      <w:pPr>
        <w:spacing w:line="276" w:lineRule="auto"/>
        <w:rPr>
          <w:b/>
          <w:bCs/>
          <w:color w:val="000000" w:themeColor="text1"/>
          <w:sz w:val="20"/>
          <w:szCs w:val="20"/>
          <w:lang w:bidi="ar-DZ"/>
        </w:rPr>
      </w:pPr>
    </w:p>
    <w:p w14:paraId="724CB5A3" w14:textId="77777777" w:rsidR="000054FF" w:rsidRDefault="000054FF" w:rsidP="000054FF">
      <w:pPr>
        <w:spacing w:line="276" w:lineRule="auto"/>
        <w:jc w:val="center"/>
        <w:rPr>
          <w:b/>
          <w:bCs/>
          <w:color w:val="000000" w:themeColor="text1"/>
          <w:sz w:val="20"/>
          <w:szCs w:val="20"/>
          <w:lang w:bidi="ar-DZ"/>
        </w:rPr>
      </w:pPr>
    </w:p>
    <w:p w14:paraId="03E11937" w14:textId="77777777" w:rsidR="000054FF" w:rsidRDefault="000054FF" w:rsidP="000054FF">
      <w:pPr>
        <w:spacing w:line="276" w:lineRule="auto"/>
        <w:jc w:val="center"/>
        <w:rPr>
          <w:b/>
          <w:bCs/>
          <w:color w:val="000000" w:themeColor="text1"/>
          <w:sz w:val="20"/>
          <w:szCs w:val="20"/>
          <w:lang w:bidi="ar-DZ"/>
        </w:rPr>
      </w:pPr>
      <w:r>
        <w:rPr>
          <w:noProof/>
        </w:rPr>
        <w:drawing>
          <wp:anchor distT="0" distB="0" distL="114300" distR="114300" simplePos="0" relativeHeight="251738112" behindDoc="0" locked="0" layoutInCell="1" allowOverlap="1" wp14:anchorId="77F3FCAB" wp14:editId="66311265">
            <wp:simplePos x="0" y="0"/>
            <wp:positionH relativeFrom="page">
              <wp:align>center</wp:align>
            </wp:positionH>
            <wp:positionV relativeFrom="margin">
              <wp:posOffset>1688133</wp:posOffset>
            </wp:positionV>
            <wp:extent cx="2531745" cy="1816100"/>
            <wp:effectExtent l="76200" t="57150" r="78105" b="127000"/>
            <wp:wrapSquare wrapText="bothSides"/>
            <wp:docPr id="299559751"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531745"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D911524" w14:textId="77777777" w:rsidR="000054FF" w:rsidRPr="00A84568" w:rsidRDefault="000054FF" w:rsidP="000054FF">
      <w:pPr>
        <w:spacing w:line="276" w:lineRule="auto"/>
        <w:jc w:val="center"/>
        <w:rPr>
          <w:b/>
          <w:bCs/>
          <w:color w:val="000000" w:themeColor="text1"/>
          <w:sz w:val="20"/>
          <w:szCs w:val="20"/>
          <w:lang w:bidi="ar-DZ"/>
        </w:rPr>
      </w:pPr>
    </w:p>
    <w:p w14:paraId="71E4EED3" w14:textId="77777777" w:rsidR="000054FF" w:rsidRPr="00A84568" w:rsidRDefault="000054FF" w:rsidP="000054FF">
      <w:pPr>
        <w:spacing w:line="276" w:lineRule="auto"/>
        <w:jc w:val="center"/>
        <w:rPr>
          <w:b/>
          <w:bCs/>
          <w:color w:val="000000" w:themeColor="text1"/>
          <w:sz w:val="20"/>
          <w:szCs w:val="20"/>
          <w:lang w:bidi="ar-DZ"/>
        </w:rPr>
      </w:pPr>
    </w:p>
    <w:p w14:paraId="76AB1274" w14:textId="77777777" w:rsidR="000054FF" w:rsidRDefault="000054FF" w:rsidP="000054FF">
      <w:pPr>
        <w:spacing w:line="276" w:lineRule="auto"/>
        <w:rPr>
          <w:b/>
          <w:bCs/>
          <w:color w:val="000000" w:themeColor="text1"/>
          <w:sz w:val="20"/>
          <w:szCs w:val="20"/>
          <w:lang w:bidi="ar-DZ"/>
        </w:rPr>
      </w:pPr>
    </w:p>
    <w:p w14:paraId="1BEFEB72" w14:textId="77777777" w:rsidR="000054FF" w:rsidRDefault="000054FF" w:rsidP="000054FF">
      <w:pPr>
        <w:spacing w:line="276" w:lineRule="auto"/>
        <w:rPr>
          <w:b/>
          <w:bCs/>
          <w:color w:val="000000" w:themeColor="text1"/>
          <w:sz w:val="20"/>
          <w:szCs w:val="20"/>
          <w:lang w:bidi="ar-DZ"/>
        </w:rPr>
      </w:pPr>
    </w:p>
    <w:p w14:paraId="5E283F44" w14:textId="77777777" w:rsidR="000054FF" w:rsidRDefault="000054FF" w:rsidP="000054FF">
      <w:pPr>
        <w:spacing w:line="276" w:lineRule="auto"/>
        <w:rPr>
          <w:b/>
          <w:bCs/>
          <w:color w:val="000000" w:themeColor="text1"/>
          <w:sz w:val="20"/>
          <w:szCs w:val="20"/>
          <w:lang w:bidi="ar-DZ"/>
        </w:rPr>
      </w:pPr>
    </w:p>
    <w:p w14:paraId="490FFF26" w14:textId="77777777" w:rsidR="000054FF" w:rsidRDefault="000054FF" w:rsidP="000054FF">
      <w:pPr>
        <w:spacing w:line="276" w:lineRule="auto"/>
        <w:rPr>
          <w:b/>
          <w:bCs/>
          <w:color w:val="000000" w:themeColor="text1"/>
          <w:sz w:val="20"/>
          <w:szCs w:val="20"/>
          <w:lang w:bidi="ar-DZ"/>
        </w:rPr>
      </w:pPr>
    </w:p>
    <w:p w14:paraId="05BC40C8" w14:textId="77777777" w:rsidR="000054FF" w:rsidRDefault="000054FF" w:rsidP="000054FF">
      <w:pPr>
        <w:spacing w:line="276" w:lineRule="auto"/>
        <w:rPr>
          <w:b/>
          <w:bCs/>
          <w:color w:val="000000" w:themeColor="text1"/>
          <w:sz w:val="20"/>
          <w:szCs w:val="20"/>
          <w:lang w:bidi="ar-DZ"/>
        </w:rPr>
      </w:pPr>
    </w:p>
    <w:p w14:paraId="220DE252" w14:textId="77777777" w:rsidR="000054FF" w:rsidRDefault="000054FF" w:rsidP="000054FF">
      <w:pPr>
        <w:spacing w:line="276" w:lineRule="auto"/>
        <w:rPr>
          <w:b/>
          <w:bCs/>
          <w:color w:val="000000" w:themeColor="text1"/>
          <w:sz w:val="20"/>
          <w:szCs w:val="20"/>
          <w:lang w:bidi="ar-DZ"/>
        </w:rPr>
      </w:pPr>
    </w:p>
    <w:p w14:paraId="09B016F8" w14:textId="77777777" w:rsidR="000054FF" w:rsidRDefault="000054FF" w:rsidP="000054FF">
      <w:pPr>
        <w:spacing w:line="276" w:lineRule="auto"/>
        <w:rPr>
          <w:b/>
          <w:bCs/>
          <w:color w:val="000000" w:themeColor="text1"/>
          <w:sz w:val="20"/>
          <w:szCs w:val="20"/>
          <w:lang w:bidi="ar-DZ"/>
        </w:rPr>
      </w:pPr>
    </w:p>
    <w:p w14:paraId="436DDDE4" w14:textId="77777777" w:rsidR="000054FF" w:rsidRDefault="000054FF" w:rsidP="000054FF">
      <w:pPr>
        <w:spacing w:line="276" w:lineRule="auto"/>
        <w:rPr>
          <w:b/>
          <w:bCs/>
          <w:color w:val="000000" w:themeColor="text1"/>
          <w:sz w:val="20"/>
          <w:szCs w:val="20"/>
          <w:lang w:bidi="ar-DZ"/>
        </w:rPr>
      </w:pPr>
    </w:p>
    <w:p w14:paraId="68E65DB3" w14:textId="77777777" w:rsidR="000054FF" w:rsidRDefault="000054FF" w:rsidP="000054FF">
      <w:pPr>
        <w:spacing w:line="276" w:lineRule="auto"/>
        <w:jc w:val="center"/>
        <w:rPr>
          <w:b/>
          <w:bCs/>
          <w:color w:val="000000" w:themeColor="text1"/>
          <w:sz w:val="20"/>
          <w:szCs w:val="20"/>
          <w:lang w:bidi="ar-DZ"/>
        </w:rPr>
      </w:pPr>
      <w:r>
        <w:rPr>
          <w:b/>
          <w:bCs/>
          <w:color w:val="000000" w:themeColor="text1"/>
          <w:sz w:val="20"/>
          <w:szCs w:val="20"/>
          <w:lang w:bidi="ar-DZ"/>
        </w:rPr>
        <w:t xml:space="preserve">                             </w:t>
      </w:r>
    </w:p>
    <w:p w14:paraId="68A58F1D" w14:textId="77777777" w:rsidR="000054FF" w:rsidRPr="00A84568" w:rsidRDefault="000054FF" w:rsidP="000054FF">
      <w:pPr>
        <w:spacing w:line="276" w:lineRule="auto"/>
        <w:jc w:val="center"/>
        <w:rPr>
          <w:b/>
          <w:bCs/>
          <w:color w:val="000000" w:themeColor="text1"/>
          <w:sz w:val="20"/>
          <w:szCs w:val="20"/>
          <w:lang w:bidi="ar-DZ"/>
        </w:rPr>
      </w:pPr>
      <w:r>
        <w:rPr>
          <w:b/>
          <w:bCs/>
          <w:color w:val="000000" w:themeColor="text1"/>
          <w:sz w:val="20"/>
          <w:szCs w:val="20"/>
          <w:lang w:bidi="ar-DZ"/>
        </w:rPr>
        <w:t>Moribabougou</w:t>
      </w:r>
    </w:p>
    <w:p w14:paraId="32704BBD" w14:textId="77777777" w:rsidR="000054FF" w:rsidRPr="00A84568" w:rsidRDefault="000054FF" w:rsidP="000054FF">
      <w:pPr>
        <w:spacing w:line="276" w:lineRule="auto"/>
        <w:jc w:val="center"/>
        <w:rPr>
          <w:b/>
          <w:bCs/>
          <w:color w:val="000000" w:themeColor="text1"/>
          <w:sz w:val="20"/>
          <w:szCs w:val="20"/>
          <w:lang w:bidi="ar-DZ"/>
        </w:rPr>
      </w:pPr>
      <w:r w:rsidRPr="00A84568">
        <w:rPr>
          <w:b/>
          <w:bCs/>
          <w:color w:val="000000" w:themeColor="text1"/>
          <w:sz w:val="20"/>
          <w:szCs w:val="20"/>
          <w:lang w:bidi="ar-DZ"/>
        </w:rPr>
        <w:t>Tel : 76 37 88 66/ 66 37 88 66</w:t>
      </w:r>
    </w:p>
    <w:p w14:paraId="19166356" w14:textId="77777777" w:rsidR="000054FF" w:rsidRPr="00A84568" w:rsidRDefault="000054FF" w:rsidP="000054FF">
      <w:pPr>
        <w:spacing w:line="276" w:lineRule="auto"/>
        <w:jc w:val="center"/>
        <w:rPr>
          <w:b/>
          <w:bCs/>
          <w:color w:val="000000" w:themeColor="text1"/>
          <w:sz w:val="20"/>
          <w:szCs w:val="20"/>
          <w:lang w:bidi="ar-DZ"/>
        </w:rPr>
      </w:pPr>
      <w:r w:rsidRPr="00A84568">
        <w:rPr>
          <w:b/>
          <w:bCs/>
          <w:color w:val="000000" w:themeColor="text1"/>
          <w:sz w:val="20"/>
          <w:szCs w:val="20"/>
          <w:lang w:bidi="ar-DZ"/>
        </w:rPr>
        <w:t xml:space="preserve">E-mail : </w:t>
      </w:r>
      <w:r>
        <w:rPr>
          <w:b/>
          <w:bCs/>
          <w:color w:val="000000" w:themeColor="text1"/>
          <w:sz w:val="20"/>
          <w:szCs w:val="20"/>
          <w:lang w:bidi="ar-DZ"/>
        </w:rPr>
        <w:t>ufhobmali</w:t>
      </w:r>
      <w:r w:rsidRPr="00A84568">
        <w:rPr>
          <w:b/>
          <w:bCs/>
          <w:color w:val="000000" w:themeColor="text1"/>
          <w:sz w:val="20"/>
          <w:szCs w:val="20"/>
          <w:lang w:bidi="ar-DZ"/>
        </w:rPr>
        <w:t>@gmail.com</w:t>
      </w:r>
    </w:p>
    <w:p w14:paraId="0AED8D46" w14:textId="77777777" w:rsidR="000054FF" w:rsidRPr="00A84568" w:rsidRDefault="000054FF" w:rsidP="000054FF">
      <w:pPr>
        <w:spacing w:line="276" w:lineRule="auto"/>
        <w:jc w:val="center"/>
        <w:rPr>
          <w:rFonts w:eastAsia="Calibri" w:cs="Calibri"/>
          <w:b/>
          <w:color w:val="000000" w:themeColor="text1"/>
          <w:sz w:val="40"/>
        </w:rPr>
      </w:pPr>
      <w:r w:rsidRPr="00A84568">
        <w:rPr>
          <w:rFonts w:eastAsia="Calibri" w:cs="Calibri"/>
          <w:b/>
          <w:noProof/>
          <w:color w:val="000000" w:themeColor="text1"/>
          <w:sz w:val="40"/>
        </w:rPr>
        <w:drawing>
          <wp:inline distT="0" distB="0" distL="0" distR="0" wp14:anchorId="039BAAA6" wp14:editId="05EE62BF">
            <wp:extent cx="5704840" cy="276446"/>
            <wp:effectExtent l="0" t="0" r="0" b="0"/>
            <wp:docPr id="1401172846" name="Image 140117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56515E4A"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0A9B2F01"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7E66DEF9"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4B84FDB4" w14:textId="77777777" w:rsidR="000054FF" w:rsidRPr="00A84568" w:rsidRDefault="000054FF" w:rsidP="000054FF">
      <w:pPr>
        <w:widowControl w:val="0"/>
        <w:autoSpaceDE w:val="0"/>
        <w:autoSpaceDN w:val="0"/>
        <w:adjustRightInd w:val="0"/>
        <w:spacing w:line="240" w:lineRule="auto"/>
        <w:ind w:right="11"/>
        <w:rPr>
          <w:color w:val="000000" w:themeColor="text1"/>
          <w:sz w:val="20"/>
          <w:szCs w:val="20"/>
        </w:rPr>
      </w:pPr>
    </w:p>
    <w:p w14:paraId="4805B6FC" w14:textId="77777777" w:rsidR="000054FF" w:rsidRPr="000C4E29" w:rsidRDefault="000054FF" w:rsidP="000054FF">
      <w:pPr>
        <w:widowControl w:val="0"/>
        <w:shd w:val="clear" w:color="auto" w:fill="BDD6EE" w:themeFill="accent1" w:themeFillTint="66"/>
        <w:autoSpaceDE w:val="0"/>
        <w:autoSpaceDN w:val="0"/>
        <w:adjustRightInd w:val="0"/>
        <w:spacing w:line="240" w:lineRule="auto"/>
        <w:ind w:left="360" w:right="11"/>
        <w:jc w:val="center"/>
        <w:rPr>
          <w:b/>
          <w:bCs/>
          <w:sz w:val="40"/>
          <w:szCs w:val="44"/>
        </w:rPr>
      </w:pPr>
      <w:r w:rsidRPr="000C4E29">
        <w:rPr>
          <w:b/>
          <w:bCs/>
          <w:sz w:val="40"/>
          <w:szCs w:val="44"/>
        </w:rPr>
        <w:t>RAPPORT DE D</w:t>
      </w:r>
      <w:r>
        <w:rPr>
          <w:b/>
          <w:bCs/>
          <w:sz w:val="40"/>
          <w:szCs w:val="44"/>
        </w:rPr>
        <w:t>’ACTIVITES ACADEMIQUES</w:t>
      </w:r>
    </w:p>
    <w:p w14:paraId="1E49BE29" w14:textId="77777777" w:rsidR="000054FF" w:rsidRPr="00A84568" w:rsidRDefault="000054FF" w:rsidP="000054FF">
      <w:pPr>
        <w:widowControl w:val="0"/>
        <w:shd w:val="clear" w:color="auto" w:fill="DEEAF6" w:themeFill="accent1" w:themeFillTint="33"/>
        <w:autoSpaceDE w:val="0"/>
        <w:autoSpaceDN w:val="0"/>
        <w:adjustRightInd w:val="0"/>
        <w:spacing w:line="240" w:lineRule="auto"/>
        <w:ind w:right="11"/>
        <w:jc w:val="center"/>
        <w:rPr>
          <w:color w:val="000000" w:themeColor="text1"/>
          <w:sz w:val="20"/>
          <w:szCs w:val="20"/>
        </w:rPr>
      </w:pPr>
      <w:r w:rsidRPr="000C4E29">
        <w:rPr>
          <w:b/>
          <w:color w:val="000000" w:themeColor="text1"/>
          <w:sz w:val="40"/>
          <w:szCs w:val="44"/>
        </w:rPr>
        <w:t>ANNEE UNIVERSITAIRE 202</w:t>
      </w:r>
      <w:r>
        <w:rPr>
          <w:b/>
          <w:color w:val="000000" w:themeColor="text1"/>
          <w:sz w:val="40"/>
          <w:szCs w:val="44"/>
        </w:rPr>
        <w:t>1</w:t>
      </w:r>
      <w:r w:rsidRPr="000C4E29">
        <w:rPr>
          <w:b/>
          <w:color w:val="000000" w:themeColor="text1"/>
          <w:sz w:val="40"/>
          <w:szCs w:val="44"/>
        </w:rPr>
        <w:t>-202</w:t>
      </w:r>
      <w:r>
        <w:rPr>
          <w:b/>
          <w:color w:val="000000" w:themeColor="text1"/>
          <w:sz w:val="40"/>
          <w:szCs w:val="44"/>
        </w:rPr>
        <w:t>2</w:t>
      </w:r>
    </w:p>
    <w:p w14:paraId="0E10F1DB" w14:textId="77777777" w:rsidR="000054FF" w:rsidRPr="00A84568" w:rsidRDefault="000054FF" w:rsidP="000054FF">
      <w:pPr>
        <w:widowControl w:val="0"/>
        <w:autoSpaceDE w:val="0"/>
        <w:autoSpaceDN w:val="0"/>
        <w:adjustRightInd w:val="0"/>
        <w:spacing w:before="3" w:line="100" w:lineRule="exact"/>
        <w:ind w:right="9"/>
        <w:rPr>
          <w:color w:val="000000" w:themeColor="text1"/>
          <w:sz w:val="10"/>
          <w:szCs w:val="10"/>
        </w:rPr>
      </w:pPr>
    </w:p>
    <w:p w14:paraId="3B1B128F"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18A3D40A"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600A402C" w14:textId="77777777" w:rsidR="000054FF" w:rsidRPr="000C4E29" w:rsidRDefault="000054FF" w:rsidP="000054FF">
      <w:pPr>
        <w:widowControl w:val="0"/>
        <w:autoSpaceDE w:val="0"/>
        <w:autoSpaceDN w:val="0"/>
        <w:adjustRightInd w:val="0"/>
        <w:spacing w:line="240" w:lineRule="auto"/>
        <w:ind w:right="9"/>
        <w:jc w:val="center"/>
        <w:rPr>
          <w:bCs/>
          <w:iCs/>
          <w:color w:val="000000" w:themeColor="text1"/>
          <w:w w:val="109"/>
          <w:sz w:val="36"/>
          <w:szCs w:val="36"/>
        </w:rPr>
      </w:pPr>
      <w:r>
        <w:rPr>
          <w:bCs/>
          <w:iCs/>
          <w:color w:val="000000" w:themeColor="text1"/>
          <w:spacing w:val="52"/>
          <w:sz w:val="36"/>
          <w:szCs w:val="36"/>
        </w:rPr>
        <w:t>Septembre</w:t>
      </w:r>
      <w:r w:rsidRPr="000C4E29">
        <w:rPr>
          <w:bCs/>
          <w:iCs/>
          <w:color w:val="000000" w:themeColor="text1"/>
          <w:spacing w:val="52"/>
          <w:sz w:val="36"/>
          <w:szCs w:val="36"/>
        </w:rPr>
        <w:t xml:space="preserve"> </w:t>
      </w:r>
      <w:r w:rsidRPr="000C4E29">
        <w:rPr>
          <w:bCs/>
          <w:iCs/>
          <w:color w:val="000000" w:themeColor="text1"/>
          <w:spacing w:val="-3"/>
          <w:sz w:val="36"/>
          <w:szCs w:val="36"/>
        </w:rPr>
        <w:t>2</w:t>
      </w:r>
      <w:r w:rsidRPr="000C4E29">
        <w:rPr>
          <w:bCs/>
          <w:iCs/>
          <w:color w:val="000000" w:themeColor="text1"/>
          <w:w w:val="109"/>
          <w:sz w:val="36"/>
          <w:szCs w:val="36"/>
        </w:rPr>
        <w:t>02</w:t>
      </w:r>
      <w:r>
        <w:rPr>
          <w:bCs/>
          <w:iCs/>
          <w:color w:val="000000" w:themeColor="text1"/>
          <w:w w:val="109"/>
          <w:sz w:val="36"/>
          <w:szCs w:val="36"/>
        </w:rPr>
        <w:t>2</w:t>
      </w:r>
    </w:p>
    <w:p w14:paraId="044CCF33" w14:textId="77777777" w:rsidR="000054FF" w:rsidRPr="00A84568" w:rsidRDefault="000054FF" w:rsidP="000054FF">
      <w:pPr>
        <w:widowControl w:val="0"/>
        <w:autoSpaceDE w:val="0"/>
        <w:autoSpaceDN w:val="0"/>
        <w:adjustRightInd w:val="0"/>
        <w:spacing w:line="240" w:lineRule="auto"/>
        <w:ind w:right="9"/>
        <w:rPr>
          <w:b/>
          <w:i/>
          <w:color w:val="000000" w:themeColor="text1"/>
          <w:w w:val="109"/>
          <w:sz w:val="36"/>
          <w:szCs w:val="36"/>
        </w:rPr>
      </w:pPr>
    </w:p>
    <w:p w14:paraId="11B58AA2"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7C9417AE"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585D5C34" w14:textId="77777777" w:rsidR="000054FF" w:rsidRPr="00A84568" w:rsidRDefault="000054FF" w:rsidP="000054FF">
      <w:pPr>
        <w:widowControl w:val="0"/>
        <w:autoSpaceDE w:val="0"/>
        <w:autoSpaceDN w:val="0"/>
        <w:adjustRightInd w:val="0"/>
        <w:spacing w:line="200" w:lineRule="exact"/>
        <w:ind w:right="9"/>
        <w:rPr>
          <w:color w:val="000000" w:themeColor="text1"/>
          <w:sz w:val="20"/>
          <w:szCs w:val="20"/>
        </w:rPr>
      </w:pPr>
    </w:p>
    <w:p w14:paraId="10A7299C" w14:textId="77777777" w:rsidR="000054FF" w:rsidRPr="000C4E29" w:rsidRDefault="000054FF" w:rsidP="000054FF">
      <w:pPr>
        <w:spacing w:line="240" w:lineRule="auto"/>
        <w:jc w:val="left"/>
        <w:rPr>
          <w:i/>
          <w:color w:val="000000" w:themeColor="text1"/>
          <w:sz w:val="28"/>
          <w:szCs w:val="36"/>
        </w:rPr>
      </w:pPr>
      <w:r>
        <w:rPr>
          <w:i/>
          <w:color w:val="000000" w:themeColor="text1"/>
          <w:sz w:val="28"/>
          <w:szCs w:val="36"/>
        </w:rPr>
        <w:br w:type="page"/>
      </w:r>
    </w:p>
    <w:p w14:paraId="66A67A6C" w14:textId="77777777" w:rsidR="008D407A" w:rsidRDefault="008D407A" w:rsidP="00684C90">
      <w:pPr>
        <w:shd w:val="clear" w:color="auto" w:fill="FFFFFF"/>
        <w:spacing w:line="240" w:lineRule="auto"/>
        <w:ind w:right="9"/>
        <w:jc w:val="center"/>
        <w:rPr>
          <w:b/>
          <w:color w:val="000000" w:themeColor="text1"/>
          <w:sz w:val="44"/>
        </w:rPr>
      </w:pPr>
    </w:p>
    <w:p w14:paraId="4E267221" w14:textId="77777777" w:rsidR="008D407A" w:rsidRDefault="008D407A" w:rsidP="00684C90">
      <w:pPr>
        <w:shd w:val="clear" w:color="auto" w:fill="FFFFFF"/>
        <w:spacing w:line="240" w:lineRule="auto"/>
        <w:ind w:right="9"/>
        <w:jc w:val="center"/>
        <w:rPr>
          <w:b/>
          <w:color w:val="000000" w:themeColor="text1"/>
          <w:sz w:val="44"/>
        </w:rPr>
      </w:pPr>
    </w:p>
    <w:p w14:paraId="626968D0" w14:textId="77777777" w:rsidR="008D407A" w:rsidRDefault="008D407A" w:rsidP="00684C90">
      <w:pPr>
        <w:shd w:val="clear" w:color="auto" w:fill="FFFFFF"/>
        <w:spacing w:line="240" w:lineRule="auto"/>
        <w:ind w:right="9"/>
        <w:jc w:val="center"/>
        <w:rPr>
          <w:b/>
          <w:color w:val="000000" w:themeColor="text1"/>
          <w:sz w:val="44"/>
        </w:rPr>
      </w:pPr>
    </w:p>
    <w:p w14:paraId="3508F00F" w14:textId="77777777" w:rsidR="008D407A" w:rsidRDefault="008D407A" w:rsidP="00684C90">
      <w:pPr>
        <w:shd w:val="clear" w:color="auto" w:fill="FFFFFF"/>
        <w:spacing w:line="240" w:lineRule="auto"/>
        <w:ind w:right="9"/>
        <w:jc w:val="center"/>
        <w:rPr>
          <w:b/>
          <w:color w:val="000000" w:themeColor="text1"/>
          <w:sz w:val="44"/>
        </w:rPr>
      </w:pPr>
    </w:p>
    <w:p w14:paraId="7AEE9402" w14:textId="77777777" w:rsidR="008D407A" w:rsidRDefault="008D407A" w:rsidP="00684C90">
      <w:pPr>
        <w:shd w:val="clear" w:color="auto" w:fill="FFFFFF"/>
        <w:spacing w:line="240" w:lineRule="auto"/>
        <w:ind w:right="9"/>
        <w:jc w:val="center"/>
        <w:rPr>
          <w:b/>
          <w:color w:val="000000" w:themeColor="text1"/>
          <w:sz w:val="44"/>
        </w:rPr>
      </w:pPr>
    </w:p>
    <w:p w14:paraId="3F6F9E7E" w14:textId="77777777" w:rsidR="000054FF" w:rsidRDefault="000054FF" w:rsidP="00684C90">
      <w:pPr>
        <w:shd w:val="clear" w:color="auto" w:fill="FFFFFF"/>
        <w:spacing w:line="240" w:lineRule="auto"/>
        <w:ind w:right="9"/>
        <w:jc w:val="center"/>
        <w:rPr>
          <w:b/>
          <w:color w:val="000000" w:themeColor="text1"/>
          <w:sz w:val="44"/>
        </w:rPr>
      </w:pPr>
    </w:p>
    <w:p w14:paraId="431B1CB1" w14:textId="77777777" w:rsidR="000054FF" w:rsidRDefault="000054FF" w:rsidP="00684C90">
      <w:pPr>
        <w:shd w:val="clear" w:color="auto" w:fill="FFFFFF"/>
        <w:spacing w:line="240" w:lineRule="auto"/>
        <w:ind w:right="9"/>
        <w:jc w:val="center"/>
        <w:rPr>
          <w:b/>
          <w:color w:val="000000" w:themeColor="text1"/>
          <w:sz w:val="44"/>
        </w:rPr>
      </w:pPr>
    </w:p>
    <w:p w14:paraId="675EA0B7" w14:textId="77777777" w:rsidR="000054FF" w:rsidRDefault="000054FF" w:rsidP="00684C90">
      <w:pPr>
        <w:shd w:val="clear" w:color="auto" w:fill="FFFFFF"/>
        <w:spacing w:line="240" w:lineRule="auto"/>
        <w:ind w:right="9"/>
        <w:jc w:val="center"/>
        <w:rPr>
          <w:b/>
          <w:color w:val="000000" w:themeColor="text1"/>
          <w:sz w:val="44"/>
        </w:rPr>
      </w:pPr>
    </w:p>
    <w:p w14:paraId="5BEE5968" w14:textId="77777777" w:rsidR="000054FF" w:rsidRDefault="000054FF" w:rsidP="00684C90">
      <w:pPr>
        <w:shd w:val="clear" w:color="auto" w:fill="FFFFFF"/>
        <w:spacing w:line="240" w:lineRule="auto"/>
        <w:ind w:right="9"/>
        <w:jc w:val="center"/>
        <w:rPr>
          <w:b/>
          <w:color w:val="000000" w:themeColor="text1"/>
          <w:sz w:val="44"/>
        </w:rPr>
      </w:pPr>
    </w:p>
    <w:p w14:paraId="3B94E4DF" w14:textId="77777777" w:rsidR="000054FF" w:rsidRDefault="000054FF" w:rsidP="00684C90">
      <w:pPr>
        <w:shd w:val="clear" w:color="auto" w:fill="FFFFFF"/>
        <w:spacing w:line="240" w:lineRule="auto"/>
        <w:ind w:right="9"/>
        <w:jc w:val="center"/>
        <w:rPr>
          <w:b/>
          <w:color w:val="000000" w:themeColor="text1"/>
          <w:sz w:val="44"/>
        </w:rPr>
      </w:pPr>
    </w:p>
    <w:p w14:paraId="1E985CC7" w14:textId="77777777" w:rsidR="000054FF" w:rsidRDefault="000054FF" w:rsidP="000054FF">
      <w:pPr>
        <w:shd w:val="clear" w:color="auto" w:fill="FFFFFF"/>
        <w:spacing w:line="240" w:lineRule="auto"/>
        <w:ind w:right="9"/>
        <w:rPr>
          <w:b/>
          <w:color w:val="000000" w:themeColor="text1"/>
          <w:sz w:val="44"/>
        </w:rPr>
      </w:pPr>
    </w:p>
    <w:p w14:paraId="7DED3034" w14:textId="77777777" w:rsidR="008D407A" w:rsidRDefault="008D407A" w:rsidP="00684C90">
      <w:pPr>
        <w:shd w:val="clear" w:color="auto" w:fill="FFFFFF"/>
        <w:spacing w:line="240" w:lineRule="auto"/>
        <w:ind w:right="9"/>
        <w:jc w:val="center"/>
        <w:rPr>
          <w:b/>
          <w:color w:val="000000" w:themeColor="text1"/>
          <w:sz w:val="44"/>
        </w:rPr>
      </w:pPr>
    </w:p>
    <w:p w14:paraId="3263112E" w14:textId="77777777" w:rsidR="008D407A" w:rsidRDefault="008D407A" w:rsidP="00684C90">
      <w:pPr>
        <w:shd w:val="clear" w:color="auto" w:fill="FFFFFF"/>
        <w:spacing w:line="240" w:lineRule="auto"/>
        <w:ind w:right="9"/>
        <w:jc w:val="center"/>
        <w:rPr>
          <w:b/>
          <w:color w:val="000000" w:themeColor="text1"/>
          <w:sz w:val="44"/>
        </w:rPr>
      </w:pPr>
    </w:p>
    <w:p w14:paraId="04667F29" w14:textId="7A003876" w:rsidR="008D407A" w:rsidRPr="00C96B48" w:rsidRDefault="008D407A" w:rsidP="008D407A">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7</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Décision  portant suivi du devenir des diplômés </w:t>
      </w:r>
    </w:p>
    <w:p w14:paraId="4144B87E" w14:textId="77777777" w:rsidR="008D407A" w:rsidRPr="006B0396" w:rsidRDefault="008D407A" w:rsidP="00684C90">
      <w:pPr>
        <w:shd w:val="clear" w:color="auto" w:fill="FFFFFF"/>
        <w:spacing w:line="240" w:lineRule="auto"/>
        <w:ind w:right="9"/>
        <w:jc w:val="center"/>
        <w:rPr>
          <w:b/>
          <w:color w:val="000000" w:themeColor="text1"/>
          <w:sz w:val="44"/>
        </w:rPr>
      </w:pPr>
    </w:p>
    <w:p w14:paraId="6ABE6B5D" w14:textId="12950F85" w:rsidR="00424982" w:rsidRPr="006B0396" w:rsidRDefault="00424982" w:rsidP="00D81BFF">
      <w:pPr>
        <w:shd w:val="clear" w:color="auto" w:fill="FFFFFF"/>
        <w:spacing w:line="240" w:lineRule="auto"/>
        <w:ind w:right="9"/>
        <w:jc w:val="center"/>
        <w:rPr>
          <w:b/>
          <w:color w:val="000000" w:themeColor="text1"/>
          <w:sz w:val="44"/>
        </w:rPr>
      </w:pPr>
    </w:p>
    <w:p w14:paraId="648F7BDF" w14:textId="77777777" w:rsidR="00A209C6" w:rsidRPr="006B0396" w:rsidRDefault="00A209C6" w:rsidP="00D81BFF">
      <w:pPr>
        <w:shd w:val="clear" w:color="auto" w:fill="FFFFFF"/>
        <w:spacing w:line="240" w:lineRule="auto"/>
        <w:ind w:right="9"/>
        <w:jc w:val="center"/>
        <w:rPr>
          <w:b/>
          <w:color w:val="000000" w:themeColor="text1"/>
          <w:sz w:val="44"/>
        </w:rPr>
      </w:pPr>
    </w:p>
    <w:p w14:paraId="33B63F22" w14:textId="77777777" w:rsidR="00A209C6" w:rsidRPr="006B0396" w:rsidRDefault="00A209C6" w:rsidP="00D81BFF">
      <w:pPr>
        <w:shd w:val="clear" w:color="auto" w:fill="FFFFFF"/>
        <w:spacing w:line="240" w:lineRule="auto"/>
        <w:ind w:right="9"/>
        <w:jc w:val="center"/>
        <w:rPr>
          <w:b/>
          <w:color w:val="000000" w:themeColor="text1"/>
          <w:sz w:val="44"/>
        </w:rPr>
      </w:pPr>
    </w:p>
    <w:p w14:paraId="77AC1EEC" w14:textId="77777777" w:rsidR="00A209C6" w:rsidRPr="006B0396" w:rsidRDefault="00A209C6" w:rsidP="00D81BFF">
      <w:pPr>
        <w:shd w:val="clear" w:color="auto" w:fill="FFFFFF"/>
        <w:spacing w:line="240" w:lineRule="auto"/>
        <w:ind w:right="9"/>
        <w:jc w:val="center"/>
        <w:rPr>
          <w:b/>
          <w:color w:val="000000" w:themeColor="text1"/>
          <w:sz w:val="44"/>
        </w:rPr>
      </w:pPr>
    </w:p>
    <w:p w14:paraId="2BEF2EF4" w14:textId="77777777" w:rsidR="00A209C6" w:rsidRPr="006B0396" w:rsidRDefault="00A209C6" w:rsidP="00D81BFF">
      <w:pPr>
        <w:shd w:val="clear" w:color="auto" w:fill="FFFFFF"/>
        <w:spacing w:line="240" w:lineRule="auto"/>
        <w:ind w:right="9"/>
        <w:jc w:val="center"/>
        <w:rPr>
          <w:b/>
          <w:color w:val="000000" w:themeColor="text1"/>
          <w:sz w:val="44"/>
        </w:rPr>
      </w:pPr>
    </w:p>
    <w:p w14:paraId="597B5B91" w14:textId="77777777" w:rsidR="00A209C6" w:rsidRPr="006B0396" w:rsidRDefault="00A209C6" w:rsidP="00D81BFF">
      <w:pPr>
        <w:shd w:val="clear" w:color="auto" w:fill="FFFFFF"/>
        <w:spacing w:line="240" w:lineRule="auto"/>
        <w:ind w:right="9"/>
        <w:jc w:val="center"/>
        <w:rPr>
          <w:b/>
          <w:color w:val="000000" w:themeColor="text1"/>
          <w:sz w:val="44"/>
        </w:rPr>
      </w:pPr>
    </w:p>
    <w:p w14:paraId="58CCC5EF" w14:textId="77777777" w:rsidR="00A209C6" w:rsidRPr="006B0396" w:rsidRDefault="00A209C6" w:rsidP="00D81BFF">
      <w:pPr>
        <w:shd w:val="clear" w:color="auto" w:fill="FFFFFF"/>
        <w:spacing w:line="240" w:lineRule="auto"/>
        <w:ind w:right="9"/>
        <w:jc w:val="center"/>
        <w:rPr>
          <w:b/>
          <w:color w:val="000000" w:themeColor="text1"/>
          <w:sz w:val="44"/>
        </w:rPr>
      </w:pPr>
    </w:p>
    <w:p w14:paraId="07CA4392" w14:textId="77777777" w:rsidR="00A209C6" w:rsidRPr="006B0396" w:rsidRDefault="00A209C6" w:rsidP="00D81BFF">
      <w:pPr>
        <w:shd w:val="clear" w:color="auto" w:fill="FFFFFF"/>
        <w:spacing w:line="240" w:lineRule="auto"/>
        <w:ind w:right="9"/>
        <w:jc w:val="center"/>
        <w:rPr>
          <w:b/>
          <w:color w:val="000000" w:themeColor="text1"/>
          <w:sz w:val="44"/>
        </w:rPr>
      </w:pPr>
    </w:p>
    <w:p w14:paraId="319DEBD4" w14:textId="77777777" w:rsidR="00A209C6" w:rsidRPr="006B0396" w:rsidRDefault="00A209C6" w:rsidP="00D81BFF">
      <w:pPr>
        <w:shd w:val="clear" w:color="auto" w:fill="FFFFFF"/>
        <w:spacing w:line="240" w:lineRule="auto"/>
        <w:ind w:right="9"/>
        <w:jc w:val="center"/>
        <w:rPr>
          <w:b/>
          <w:color w:val="000000" w:themeColor="text1"/>
          <w:sz w:val="44"/>
        </w:rPr>
      </w:pPr>
    </w:p>
    <w:p w14:paraId="50CAA7F5" w14:textId="77777777" w:rsidR="00A209C6" w:rsidRPr="006B0396" w:rsidRDefault="00A209C6" w:rsidP="00D81BFF">
      <w:pPr>
        <w:shd w:val="clear" w:color="auto" w:fill="FFFFFF"/>
        <w:spacing w:line="240" w:lineRule="auto"/>
        <w:ind w:right="9"/>
        <w:jc w:val="center"/>
        <w:rPr>
          <w:b/>
          <w:color w:val="000000" w:themeColor="text1"/>
          <w:sz w:val="44"/>
        </w:rPr>
      </w:pPr>
    </w:p>
    <w:p w14:paraId="25F9DFF9" w14:textId="48BB6FE9" w:rsidR="00A209C6" w:rsidRDefault="00A209C6" w:rsidP="00D81BFF">
      <w:pPr>
        <w:shd w:val="clear" w:color="auto" w:fill="FFFFFF"/>
        <w:spacing w:line="240" w:lineRule="auto"/>
        <w:ind w:right="9"/>
        <w:jc w:val="center"/>
        <w:rPr>
          <w:b/>
          <w:color w:val="000000" w:themeColor="text1"/>
          <w:sz w:val="44"/>
        </w:rPr>
      </w:pPr>
    </w:p>
    <w:p w14:paraId="7B812F63" w14:textId="77777777" w:rsidR="000054FF" w:rsidRPr="005C0981" w:rsidRDefault="000054FF" w:rsidP="000054FF">
      <w:pPr>
        <w:shd w:val="clear" w:color="auto" w:fill="FFFFFF"/>
        <w:spacing w:line="240" w:lineRule="auto"/>
        <w:ind w:right="9"/>
        <w:jc w:val="center"/>
        <w:rPr>
          <w:b/>
          <w:color w:val="000000" w:themeColor="text1"/>
          <w:sz w:val="44"/>
        </w:rPr>
      </w:pPr>
      <w:r>
        <w:rPr>
          <w:noProof/>
        </w:rPr>
        <w:lastRenderedPageBreak/>
        <w:drawing>
          <wp:anchor distT="0" distB="0" distL="114300" distR="114300" simplePos="0" relativeHeight="251736064" behindDoc="0" locked="0" layoutInCell="1" allowOverlap="1" wp14:anchorId="560942B0" wp14:editId="3C5043E3">
            <wp:simplePos x="0" y="0"/>
            <wp:positionH relativeFrom="page">
              <wp:posOffset>3073651</wp:posOffset>
            </wp:positionH>
            <wp:positionV relativeFrom="margin">
              <wp:posOffset>-443325</wp:posOffset>
            </wp:positionV>
            <wp:extent cx="1379220" cy="1045210"/>
            <wp:effectExtent l="76200" t="57150" r="49530" b="97790"/>
            <wp:wrapSquare wrapText="bothSides"/>
            <wp:docPr id="2124114163"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9220" cy="104521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603F382" w14:textId="77777777" w:rsidR="000054FF" w:rsidRPr="005C0981" w:rsidRDefault="000054FF" w:rsidP="000054FF">
      <w:pPr>
        <w:shd w:val="clear" w:color="auto" w:fill="FFFFFF"/>
        <w:spacing w:line="240" w:lineRule="auto"/>
        <w:ind w:right="9"/>
        <w:jc w:val="center"/>
        <w:rPr>
          <w:b/>
          <w:color w:val="000000" w:themeColor="text1"/>
          <w:sz w:val="44"/>
        </w:rPr>
      </w:pPr>
    </w:p>
    <w:p w14:paraId="00A19686" w14:textId="77777777" w:rsidR="000054FF" w:rsidRPr="005C0981" w:rsidRDefault="000054FF" w:rsidP="000054FF">
      <w:pPr>
        <w:shd w:val="clear" w:color="auto" w:fill="FFFFFF"/>
        <w:spacing w:line="240" w:lineRule="auto"/>
        <w:ind w:right="9"/>
        <w:jc w:val="center"/>
        <w:rPr>
          <w:b/>
          <w:color w:val="000000" w:themeColor="text1"/>
          <w:sz w:val="20"/>
          <w:szCs w:val="8"/>
        </w:rPr>
      </w:pPr>
    </w:p>
    <w:p w14:paraId="5218536B" w14:textId="77777777" w:rsidR="000054FF" w:rsidRPr="00802FF1" w:rsidRDefault="000054FF" w:rsidP="000054FF">
      <w:pPr>
        <w:spacing w:line="240" w:lineRule="auto"/>
        <w:jc w:val="center"/>
        <w:rPr>
          <w:rFonts w:ascii="Arial" w:eastAsia="Calibri" w:hAnsi="Arial" w:cs="Arial"/>
          <w:b/>
          <w:bCs/>
          <w:color w:val="000000" w:themeColor="text1"/>
          <w:sz w:val="40"/>
          <w:szCs w:val="40"/>
          <w:lang w:eastAsia="en-US"/>
        </w:rPr>
      </w:pPr>
      <w:r w:rsidRPr="00802FF1">
        <w:rPr>
          <w:rFonts w:ascii="Arial" w:eastAsia="Calibri" w:hAnsi="Arial" w:cs="Arial"/>
          <w:b/>
          <w:bCs/>
          <w:color w:val="000000" w:themeColor="text1"/>
          <w:sz w:val="40"/>
          <w:szCs w:val="40"/>
          <w:lang w:eastAsia="en-US"/>
        </w:rPr>
        <w:t>DÉCISION N°019-DG/UPFHOB-MALI/100823</w:t>
      </w:r>
    </w:p>
    <w:p w14:paraId="0A450751" w14:textId="77777777" w:rsidR="000054FF" w:rsidRDefault="000054FF" w:rsidP="000054FF">
      <w:pPr>
        <w:spacing w:line="276" w:lineRule="auto"/>
        <w:jc w:val="center"/>
        <w:rPr>
          <w:rFonts w:ascii="Arial" w:eastAsia="Calibri" w:hAnsi="Arial" w:cs="Arial"/>
          <w:b/>
          <w:bCs/>
          <w:color w:val="000000" w:themeColor="text1"/>
          <w:szCs w:val="24"/>
          <w:lang w:eastAsia="en-US"/>
        </w:rPr>
      </w:pPr>
      <w:r w:rsidRPr="00802FF1">
        <w:rPr>
          <w:rFonts w:ascii="Arial" w:eastAsia="Calibri" w:hAnsi="Arial" w:cs="Arial"/>
          <w:b/>
          <w:bCs/>
          <w:color w:val="000000" w:themeColor="text1"/>
          <w:szCs w:val="24"/>
          <w:lang w:eastAsia="en-US"/>
        </w:rPr>
        <w:t>PORTANT SUIVI DU DEVENIR DES DIPLÔMÉS</w:t>
      </w:r>
    </w:p>
    <w:p w14:paraId="15366C65" w14:textId="77777777" w:rsidR="000054FF" w:rsidRPr="00802FF1" w:rsidRDefault="000054FF" w:rsidP="000054FF">
      <w:pPr>
        <w:spacing w:line="276" w:lineRule="auto"/>
        <w:jc w:val="center"/>
        <w:rPr>
          <w:rFonts w:ascii="Arial" w:eastAsia="Calibri" w:hAnsi="Arial" w:cs="Arial"/>
          <w:b/>
          <w:bCs/>
          <w:color w:val="000000" w:themeColor="text1"/>
          <w:szCs w:val="24"/>
          <w:lang w:eastAsia="en-US"/>
        </w:rPr>
      </w:pPr>
    </w:p>
    <w:p w14:paraId="63E91A7B" w14:textId="77777777" w:rsidR="000054FF" w:rsidRDefault="000054FF" w:rsidP="000054FF">
      <w:pPr>
        <w:spacing w:line="276" w:lineRule="auto"/>
        <w:jc w:val="center"/>
        <w:rPr>
          <w:rFonts w:ascii="Arial" w:eastAsia="Calibri" w:hAnsi="Arial" w:cs="Arial"/>
          <w:b/>
          <w:bCs/>
          <w:color w:val="000000" w:themeColor="text1"/>
          <w:szCs w:val="24"/>
          <w:lang w:eastAsia="en-US"/>
        </w:rPr>
      </w:pPr>
      <w:r w:rsidRPr="005C0981">
        <w:rPr>
          <w:rFonts w:ascii="Arial" w:eastAsia="Calibri" w:hAnsi="Arial" w:cs="Arial"/>
          <w:b/>
          <w:bCs/>
          <w:color w:val="000000" w:themeColor="text1"/>
          <w:szCs w:val="24"/>
          <w:lang w:eastAsia="en-US"/>
        </w:rPr>
        <w:t>Le Directeur General,</w:t>
      </w:r>
    </w:p>
    <w:p w14:paraId="00A9DEF1" w14:textId="77777777" w:rsidR="000054FF" w:rsidRPr="00B40486" w:rsidRDefault="000054FF" w:rsidP="000054FF">
      <w:pPr>
        <w:spacing w:line="276" w:lineRule="auto"/>
        <w:jc w:val="center"/>
        <w:rPr>
          <w:rFonts w:ascii="Arial" w:eastAsia="Calibri" w:hAnsi="Arial" w:cs="Arial"/>
          <w:b/>
          <w:bCs/>
          <w:color w:val="000000" w:themeColor="text1"/>
          <w:szCs w:val="24"/>
          <w:lang w:eastAsia="en-US"/>
        </w:rPr>
      </w:pPr>
    </w:p>
    <w:p w14:paraId="0FDA7981" w14:textId="77777777" w:rsidR="000054FF" w:rsidRPr="00B40486" w:rsidRDefault="000054FF" w:rsidP="000054FF">
      <w:pPr>
        <w:tabs>
          <w:tab w:val="left" w:pos="7845"/>
        </w:tabs>
        <w:spacing w:line="276" w:lineRule="auto"/>
        <w:jc w:val="left"/>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Vu</w:t>
      </w:r>
      <w:r w:rsidRPr="00B40486">
        <w:rPr>
          <w:rFonts w:ascii="Arial" w:eastAsia="Calibri" w:hAnsi="Arial" w:cs="Arial"/>
          <w:color w:val="000000" w:themeColor="text1"/>
          <w:szCs w:val="24"/>
          <w:lang w:eastAsia="en-US"/>
        </w:rPr>
        <w:t xml:space="preserve"> la Loi n°2012-013 du 24 février 2012 relative aux établissements privés d’enseignement en République du Mali,</w:t>
      </w:r>
    </w:p>
    <w:p w14:paraId="4B73F4F3" w14:textId="77777777" w:rsidR="000054FF" w:rsidRPr="005C0981" w:rsidRDefault="000054FF" w:rsidP="000054FF">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 Décision n° 2018-0000613/MERSRS-SG du 13 avril 2018</w:t>
      </w:r>
      <w:r w:rsidRPr="005C0981">
        <w:rPr>
          <w:rFonts w:ascii="Arial" w:eastAsia="Calibri" w:hAnsi="Arial" w:cs="Arial"/>
          <w:color w:val="000000" w:themeColor="text1"/>
          <w:szCs w:val="24"/>
          <w:lang w:eastAsia="en-US"/>
        </w:rPr>
        <w:t xml:space="preserve"> autorisant la cré</w:t>
      </w:r>
      <w:r>
        <w:rPr>
          <w:rFonts w:ascii="Arial" w:eastAsia="Calibri" w:hAnsi="Arial" w:cs="Arial"/>
          <w:color w:val="000000" w:themeColor="text1"/>
          <w:szCs w:val="24"/>
          <w:lang w:eastAsia="en-US"/>
        </w:rPr>
        <w:t>ation de 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p>
    <w:p w14:paraId="3A88DE44" w14:textId="77777777" w:rsidR="000054FF" w:rsidRPr="005C0981" w:rsidRDefault="000054FF" w:rsidP="000054FF">
      <w:pPr>
        <w:spacing w:line="276" w:lineRule="auto"/>
        <w:rPr>
          <w:rFonts w:ascii="Arial" w:eastAsia="Calibri" w:hAnsi="Arial" w:cs="Arial"/>
          <w:color w:val="000000" w:themeColor="text1"/>
          <w:szCs w:val="24"/>
          <w:lang w:eastAsia="en-US"/>
        </w:rPr>
      </w:pPr>
      <w:r w:rsidRPr="00B40486">
        <w:rPr>
          <w:rFonts w:ascii="Arial" w:eastAsia="Calibri" w:hAnsi="Arial" w:cs="Arial"/>
          <w:b/>
          <w:color w:val="000000" w:themeColor="text1"/>
          <w:szCs w:val="24"/>
          <w:lang w:eastAsia="en-US"/>
        </w:rPr>
        <w:t>Vu</w:t>
      </w:r>
      <w:r>
        <w:rPr>
          <w:rFonts w:ascii="Arial" w:eastAsia="Calibri" w:hAnsi="Arial" w:cs="Arial"/>
          <w:color w:val="000000" w:themeColor="text1"/>
          <w:szCs w:val="24"/>
          <w:lang w:eastAsia="en-US"/>
        </w:rPr>
        <w:t xml:space="preserve"> l’Arrêté N°6093/MESRS-SG du 31 décembre 2021 </w:t>
      </w:r>
      <w:r w:rsidRPr="005C0981">
        <w:rPr>
          <w:rFonts w:ascii="Arial" w:eastAsia="Calibri" w:hAnsi="Arial" w:cs="Arial"/>
          <w:color w:val="000000" w:themeColor="text1"/>
          <w:szCs w:val="24"/>
          <w:lang w:eastAsia="en-US"/>
        </w:rPr>
        <w:t xml:space="preserve">autorisant l’ouverture de </w:t>
      </w:r>
      <w:r>
        <w:rPr>
          <w:rFonts w:ascii="Arial" w:eastAsia="Calibri" w:hAnsi="Arial" w:cs="Arial"/>
          <w:color w:val="000000" w:themeColor="text1"/>
          <w:szCs w:val="24"/>
          <w:lang w:eastAsia="en-US"/>
        </w:rPr>
        <w:t>l’Université Privée</w:t>
      </w:r>
      <w:r w:rsidRPr="005C0981">
        <w:rPr>
          <w:rFonts w:ascii="Arial" w:eastAsia="Calibri" w:hAnsi="Arial" w:cs="Arial"/>
          <w:color w:val="000000" w:themeColor="text1"/>
          <w:szCs w:val="24"/>
          <w:lang w:eastAsia="en-US"/>
        </w:rPr>
        <w:t xml:space="preserve"> Félix Houphouët Boigny</w:t>
      </w:r>
      <w:r>
        <w:rPr>
          <w:rFonts w:ascii="Arial" w:eastAsia="Calibri" w:hAnsi="Arial" w:cs="Arial"/>
          <w:color w:val="000000" w:themeColor="text1"/>
          <w:szCs w:val="24"/>
          <w:lang w:eastAsia="en-US"/>
        </w:rPr>
        <w:t>-Mali</w:t>
      </w:r>
      <w:r w:rsidRPr="005C0981">
        <w:rPr>
          <w:rFonts w:ascii="Arial" w:eastAsia="Calibri" w:hAnsi="Arial" w:cs="Arial"/>
          <w:color w:val="000000" w:themeColor="text1"/>
          <w:szCs w:val="24"/>
          <w:lang w:eastAsia="en-US"/>
        </w:rPr>
        <w:t xml:space="preserve"> </w:t>
      </w:r>
    </w:p>
    <w:p w14:paraId="2FC3998A" w14:textId="77777777" w:rsidR="000054FF" w:rsidRPr="00165A54" w:rsidRDefault="000054FF" w:rsidP="000054FF">
      <w:pPr>
        <w:tabs>
          <w:tab w:val="left" w:pos="7845"/>
        </w:tabs>
        <w:spacing w:line="276" w:lineRule="auto"/>
        <w:jc w:val="left"/>
        <w:rPr>
          <w:rFonts w:ascii="Arial" w:hAnsi="Arial" w:cs="Arial"/>
        </w:rPr>
      </w:pPr>
      <w:r w:rsidRPr="00165A54">
        <w:rPr>
          <w:rStyle w:val="lev"/>
          <w:rFonts w:ascii="Arial" w:eastAsiaTheme="majorEastAsia" w:hAnsi="Arial" w:cs="Arial"/>
        </w:rPr>
        <w:t>Considérant</w:t>
      </w:r>
      <w:r w:rsidRPr="00165A54">
        <w:rPr>
          <w:rFonts w:ascii="Arial" w:hAnsi="Arial" w:cs="Arial"/>
        </w:rPr>
        <w:t xml:space="preserve"> l’importance de suivre l’insertion professionnelle et l’évolution de carrière des diplômés pour évaluer la qualité des programmes et renforcer l’accompagnement des futurs diplômés,</w:t>
      </w:r>
    </w:p>
    <w:p w14:paraId="7DE61DDE" w14:textId="77777777" w:rsidR="000054FF" w:rsidRPr="00BC113F" w:rsidRDefault="000054FF" w:rsidP="000054FF">
      <w:pPr>
        <w:tabs>
          <w:tab w:val="left" w:pos="7845"/>
        </w:tabs>
        <w:spacing w:line="276" w:lineRule="auto"/>
        <w:jc w:val="center"/>
        <w:rPr>
          <w:rFonts w:ascii="Arial" w:eastAsia="Calibri" w:hAnsi="Arial" w:cs="Arial"/>
          <w:color w:val="000000" w:themeColor="text1"/>
          <w:szCs w:val="24"/>
          <w:lang w:eastAsia="en-US"/>
        </w:rPr>
      </w:pPr>
      <w:r w:rsidRPr="00B40486">
        <w:rPr>
          <w:rFonts w:ascii="Arial" w:eastAsia="Calibri" w:hAnsi="Arial" w:cs="Arial"/>
          <w:b/>
          <w:bCs/>
          <w:color w:val="000000" w:themeColor="text1"/>
          <w:szCs w:val="24"/>
          <w:lang w:eastAsia="en-US"/>
        </w:rPr>
        <w:t>DÉCIDE</w:t>
      </w:r>
    </w:p>
    <w:p w14:paraId="0014CC95"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1 :</w:t>
      </w:r>
      <w:r w:rsidRPr="002E1276">
        <w:rPr>
          <w:rFonts w:ascii="Arial" w:hAnsi="Arial" w:cs="Arial"/>
          <w:szCs w:val="24"/>
          <w:lang w:eastAsia="en-US"/>
        </w:rPr>
        <w:t xml:space="preserve"> Il est mis en place un </w:t>
      </w:r>
      <w:r>
        <w:rPr>
          <w:rFonts w:ascii="Arial" w:hAnsi="Arial" w:cs="Arial"/>
          <w:b/>
          <w:bCs/>
          <w:szCs w:val="24"/>
          <w:lang w:eastAsia="en-US"/>
        </w:rPr>
        <w:t>programme de suivi des d</w:t>
      </w:r>
      <w:r w:rsidRPr="002E1276">
        <w:rPr>
          <w:rFonts w:ascii="Arial" w:hAnsi="Arial" w:cs="Arial"/>
          <w:b/>
          <w:bCs/>
          <w:szCs w:val="24"/>
          <w:lang w:eastAsia="en-US"/>
        </w:rPr>
        <w:t>iplômés</w:t>
      </w:r>
      <w:r w:rsidRPr="002E1276">
        <w:rPr>
          <w:rFonts w:ascii="Arial" w:hAnsi="Arial" w:cs="Arial"/>
          <w:szCs w:val="24"/>
          <w:lang w:eastAsia="en-US"/>
        </w:rPr>
        <w:t xml:space="preserve"> au sein de l’Université Privée Félix Houphouët Boigny</w:t>
      </w:r>
      <w:r>
        <w:rPr>
          <w:rFonts w:ascii="Arial" w:hAnsi="Arial" w:cs="Arial"/>
          <w:szCs w:val="24"/>
          <w:lang w:eastAsia="en-US"/>
        </w:rPr>
        <w:t xml:space="preserve">- </w:t>
      </w:r>
      <w:r w:rsidRPr="002E1276">
        <w:rPr>
          <w:rFonts w:ascii="Arial" w:hAnsi="Arial" w:cs="Arial"/>
          <w:szCs w:val="24"/>
          <w:lang w:eastAsia="en-US"/>
        </w:rPr>
        <w:t>Mali (UPFHOB-MALI), visant à recueillir et analyser des données sur le parcours professionnel des anciens étudiants.</w:t>
      </w:r>
    </w:p>
    <w:p w14:paraId="38F91837" w14:textId="77777777" w:rsidR="000054FF"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2 :</w:t>
      </w:r>
      <w:r w:rsidRPr="002E1276">
        <w:rPr>
          <w:rFonts w:ascii="Arial" w:hAnsi="Arial" w:cs="Arial"/>
          <w:szCs w:val="24"/>
          <w:lang w:eastAsia="en-US"/>
        </w:rPr>
        <w:t xml:space="preserve"> </w:t>
      </w:r>
      <w:r>
        <w:rPr>
          <w:rFonts w:ascii="Arial" w:hAnsi="Arial" w:cs="Arial"/>
          <w:b/>
          <w:bCs/>
          <w:szCs w:val="24"/>
          <w:lang w:eastAsia="en-US"/>
        </w:rPr>
        <w:t>Objectifs du programme de suivi des d</w:t>
      </w:r>
      <w:r w:rsidRPr="002E1276">
        <w:rPr>
          <w:rFonts w:ascii="Arial" w:hAnsi="Arial" w:cs="Arial"/>
          <w:b/>
          <w:bCs/>
          <w:szCs w:val="24"/>
          <w:lang w:eastAsia="en-US"/>
        </w:rPr>
        <w:t>iplômés</w:t>
      </w:r>
      <w:r w:rsidRPr="002E1276">
        <w:rPr>
          <w:rFonts w:ascii="Arial" w:hAnsi="Arial" w:cs="Arial"/>
          <w:szCs w:val="24"/>
          <w:lang w:eastAsia="en-US"/>
        </w:rPr>
        <w:t xml:space="preserve"> </w:t>
      </w:r>
    </w:p>
    <w:p w14:paraId="4722D6A4"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szCs w:val="24"/>
          <w:lang w:eastAsia="en-US"/>
        </w:rPr>
        <w:t>Le programme de suivi des diplômés a pour objectifs de :</w:t>
      </w:r>
    </w:p>
    <w:p w14:paraId="1E911ED5" w14:textId="77777777" w:rsidR="000054FF" w:rsidRPr="002E1276" w:rsidRDefault="000054FF" w:rsidP="000054FF">
      <w:pPr>
        <w:numPr>
          <w:ilvl w:val="0"/>
          <w:numId w:val="103"/>
        </w:numPr>
        <w:spacing w:line="240" w:lineRule="auto"/>
        <w:jc w:val="left"/>
        <w:rPr>
          <w:rFonts w:ascii="Arial" w:hAnsi="Arial" w:cs="Arial"/>
          <w:szCs w:val="24"/>
          <w:lang w:eastAsia="en-US"/>
        </w:rPr>
      </w:pPr>
      <w:r w:rsidRPr="002E1276">
        <w:rPr>
          <w:rFonts w:ascii="Arial" w:hAnsi="Arial" w:cs="Arial"/>
          <w:szCs w:val="24"/>
          <w:lang w:eastAsia="en-US"/>
        </w:rPr>
        <w:t>Évaluer l’insertion professionnelle des diplômés et l’adéquation des formations proposées avec les besoins du marché de l’emploi ;</w:t>
      </w:r>
    </w:p>
    <w:p w14:paraId="40588F45" w14:textId="77777777" w:rsidR="000054FF" w:rsidRPr="002E1276" w:rsidRDefault="000054FF" w:rsidP="000054FF">
      <w:pPr>
        <w:numPr>
          <w:ilvl w:val="0"/>
          <w:numId w:val="103"/>
        </w:numPr>
        <w:spacing w:line="240" w:lineRule="auto"/>
        <w:jc w:val="left"/>
        <w:rPr>
          <w:rFonts w:ascii="Arial" w:hAnsi="Arial" w:cs="Arial"/>
          <w:szCs w:val="24"/>
          <w:lang w:eastAsia="en-US"/>
        </w:rPr>
      </w:pPr>
      <w:r w:rsidRPr="002E1276">
        <w:rPr>
          <w:rFonts w:ascii="Arial" w:hAnsi="Arial" w:cs="Arial"/>
          <w:szCs w:val="24"/>
          <w:lang w:eastAsia="en-US"/>
        </w:rPr>
        <w:t>Maintenir un lien avec les anciens étudiants pour renforcer le réseau des diplômés de l’université ;</w:t>
      </w:r>
    </w:p>
    <w:p w14:paraId="207D2542" w14:textId="77777777" w:rsidR="000054FF" w:rsidRPr="002E1276" w:rsidRDefault="000054FF" w:rsidP="000054FF">
      <w:pPr>
        <w:numPr>
          <w:ilvl w:val="0"/>
          <w:numId w:val="103"/>
        </w:numPr>
        <w:spacing w:line="240" w:lineRule="auto"/>
        <w:jc w:val="left"/>
        <w:rPr>
          <w:rFonts w:ascii="Arial" w:hAnsi="Arial" w:cs="Arial"/>
          <w:szCs w:val="24"/>
          <w:lang w:eastAsia="en-US"/>
        </w:rPr>
      </w:pPr>
      <w:r w:rsidRPr="002E1276">
        <w:rPr>
          <w:rFonts w:ascii="Arial" w:hAnsi="Arial" w:cs="Arial"/>
          <w:szCs w:val="24"/>
          <w:lang w:eastAsia="en-US"/>
        </w:rPr>
        <w:t>Recueillir des retours d’expérience pour améliorer les programmes de formation et les services d’orientation professionnelle ;</w:t>
      </w:r>
    </w:p>
    <w:p w14:paraId="7C0B0A9F" w14:textId="77777777" w:rsidR="000054FF" w:rsidRPr="002E1276" w:rsidRDefault="000054FF" w:rsidP="000054FF">
      <w:pPr>
        <w:numPr>
          <w:ilvl w:val="0"/>
          <w:numId w:val="103"/>
        </w:numPr>
        <w:spacing w:line="240" w:lineRule="auto"/>
        <w:jc w:val="left"/>
        <w:rPr>
          <w:rFonts w:ascii="Arial" w:hAnsi="Arial" w:cs="Arial"/>
          <w:szCs w:val="24"/>
          <w:lang w:eastAsia="en-US"/>
        </w:rPr>
      </w:pPr>
      <w:r w:rsidRPr="002E1276">
        <w:rPr>
          <w:rFonts w:ascii="Arial" w:hAnsi="Arial" w:cs="Arial"/>
          <w:szCs w:val="24"/>
          <w:lang w:eastAsia="en-US"/>
        </w:rPr>
        <w:t>Identifier les besoins en formation continue pour les diplômés souhaitant approfondir leurs compétences.</w:t>
      </w:r>
    </w:p>
    <w:p w14:paraId="4EA37810"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3 :</w:t>
      </w:r>
      <w:r w:rsidRPr="002E1276">
        <w:rPr>
          <w:rFonts w:ascii="Arial" w:hAnsi="Arial" w:cs="Arial"/>
          <w:szCs w:val="24"/>
          <w:lang w:eastAsia="en-US"/>
        </w:rPr>
        <w:t xml:space="preserve"> </w:t>
      </w:r>
      <w:r>
        <w:rPr>
          <w:rFonts w:ascii="Arial" w:hAnsi="Arial" w:cs="Arial"/>
          <w:b/>
          <w:bCs/>
          <w:szCs w:val="24"/>
          <w:lang w:eastAsia="en-US"/>
        </w:rPr>
        <w:t>Modalités de suivi des d</w:t>
      </w:r>
      <w:r w:rsidRPr="002E1276">
        <w:rPr>
          <w:rFonts w:ascii="Arial" w:hAnsi="Arial" w:cs="Arial"/>
          <w:b/>
          <w:bCs/>
          <w:szCs w:val="24"/>
          <w:lang w:eastAsia="en-US"/>
        </w:rPr>
        <w:t>iplômés</w:t>
      </w:r>
    </w:p>
    <w:p w14:paraId="7041D2DA" w14:textId="77777777" w:rsidR="000054FF" w:rsidRPr="002E1276" w:rsidRDefault="000054FF" w:rsidP="000054FF">
      <w:pPr>
        <w:numPr>
          <w:ilvl w:val="0"/>
          <w:numId w:val="104"/>
        </w:numPr>
        <w:spacing w:line="240" w:lineRule="auto"/>
        <w:jc w:val="left"/>
        <w:rPr>
          <w:rFonts w:ascii="Arial" w:hAnsi="Arial" w:cs="Arial"/>
          <w:szCs w:val="24"/>
          <w:lang w:eastAsia="en-US"/>
        </w:rPr>
      </w:pPr>
      <w:r w:rsidRPr="002E1276">
        <w:rPr>
          <w:rFonts w:ascii="Arial" w:hAnsi="Arial" w:cs="Arial"/>
          <w:szCs w:val="24"/>
          <w:lang w:eastAsia="en-US"/>
        </w:rPr>
        <w:t>Un recensement des diplômés est effectué chaque année pour actualiser la base de données des anciens étudiants de l'UPFHOB-MALI ;</w:t>
      </w:r>
    </w:p>
    <w:p w14:paraId="2842FB9E" w14:textId="77777777" w:rsidR="000054FF" w:rsidRPr="002E1276" w:rsidRDefault="000054FF" w:rsidP="000054FF">
      <w:pPr>
        <w:numPr>
          <w:ilvl w:val="0"/>
          <w:numId w:val="104"/>
        </w:numPr>
        <w:spacing w:line="240" w:lineRule="auto"/>
        <w:jc w:val="left"/>
        <w:rPr>
          <w:rFonts w:ascii="Arial" w:hAnsi="Arial" w:cs="Arial"/>
          <w:szCs w:val="24"/>
          <w:lang w:eastAsia="en-US"/>
        </w:rPr>
      </w:pPr>
      <w:r w:rsidRPr="002E1276">
        <w:rPr>
          <w:rFonts w:ascii="Arial" w:hAnsi="Arial" w:cs="Arial"/>
          <w:szCs w:val="24"/>
          <w:lang w:eastAsia="en-US"/>
        </w:rPr>
        <w:t>Des enquêtes de suivi sont menées annuellement pour recueillir des informations sur l’emploi, la satisfaction, et les évolutions de carrière des diplômés ;</w:t>
      </w:r>
    </w:p>
    <w:p w14:paraId="2CBBB125" w14:textId="77777777" w:rsidR="000054FF" w:rsidRPr="002E1276" w:rsidRDefault="000054FF" w:rsidP="000054FF">
      <w:pPr>
        <w:numPr>
          <w:ilvl w:val="0"/>
          <w:numId w:val="104"/>
        </w:numPr>
        <w:spacing w:line="240" w:lineRule="auto"/>
        <w:jc w:val="left"/>
        <w:rPr>
          <w:rFonts w:ascii="Arial" w:hAnsi="Arial" w:cs="Arial"/>
          <w:szCs w:val="24"/>
          <w:lang w:eastAsia="en-US"/>
        </w:rPr>
      </w:pPr>
      <w:r w:rsidRPr="002E1276">
        <w:rPr>
          <w:rFonts w:ascii="Arial" w:hAnsi="Arial" w:cs="Arial"/>
          <w:szCs w:val="24"/>
          <w:lang w:eastAsia="en-US"/>
        </w:rPr>
        <w:t>Les diplômés sont invités à rejoindre un réseau d’anciens étudiants, facilitant le partage d'opportunités professionnelles et l'échange d'expériences.</w:t>
      </w:r>
    </w:p>
    <w:p w14:paraId="37879CA1" w14:textId="77777777" w:rsidR="000054FF" w:rsidRPr="002E1276" w:rsidRDefault="000054FF" w:rsidP="000054FF">
      <w:pPr>
        <w:spacing w:line="240" w:lineRule="auto"/>
        <w:jc w:val="left"/>
        <w:rPr>
          <w:rFonts w:ascii="Arial" w:hAnsi="Arial" w:cs="Arial"/>
          <w:szCs w:val="24"/>
          <w:lang w:val="en-US" w:eastAsia="en-US"/>
        </w:rPr>
      </w:pPr>
      <w:r w:rsidRPr="002E1276">
        <w:rPr>
          <w:rFonts w:ascii="Arial" w:hAnsi="Arial" w:cs="Arial"/>
          <w:b/>
          <w:bCs/>
          <w:szCs w:val="24"/>
          <w:lang w:val="en-US" w:eastAsia="en-US"/>
        </w:rPr>
        <w:t xml:space="preserve">Article </w:t>
      </w:r>
      <w:proofErr w:type="gramStart"/>
      <w:r w:rsidRPr="002E1276">
        <w:rPr>
          <w:rFonts w:ascii="Arial" w:hAnsi="Arial" w:cs="Arial"/>
          <w:b/>
          <w:bCs/>
          <w:szCs w:val="24"/>
          <w:lang w:val="en-US" w:eastAsia="en-US"/>
        </w:rPr>
        <w:t>4 :</w:t>
      </w:r>
      <w:proofErr w:type="gramEnd"/>
      <w:r w:rsidRPr="002E1276">
        <w:rPr>
          <w:rFonts w:ascii="Arial" w:hAnsi="Arial" w:cs="Arial"/>
          <w:szCs w:val="24"/>
          <w:lang w:val="en-US" w:eastAsia="en-US"/>
        </w:rPr>
        <w:t xml:space="preserve"> </w:t>
      </w:r>
      <w:proofErr w:type="spellStart"/>
      <w:r>
        <w:rPr>
          <w:rFonts w:ascii="Arial" w:hAnsi="Arial" w:cs="Arial"/>
          <w:b/>
          <w:bCs/>
          <w:szCs w:val="24"/>
          <w:lang w:val="en-US" w:eastAsia="en-US"/>
        </w:rPr>
        <w:t>Organisation</w:t>
      </w:r>
      <w:proofErr w:type="spellEnd"/>
      <w:r>
        <w:rPr>
          <w:rFonts w:ascii="Arial" w:hAnsi="Arial" w:cs="Arial"/>
          <w:b/>
          <w:bCs/>
          <w:szCs w:val="24"/>
          <w:lang w:val="en-US" w:eastAsia="en-US"/>
        </w:rPr>
        <w:t xml:space="preserve"> et </w:t>
      </w:r>
      <w:proofErr w:type="spellStart"/>
      <w:r>
        <w:rPr>
          <w:rFonts w:ascii="Arial" w:hAnsi="Arial" w:cs="Arial"/>
          <w:b/>
          <w:bCs/>
          <w:szCs w:val="24"/>
          <w:lang w:val="en-US" w:eastAsia="en-US"/>
        </w:rPr>
        <w:t>r</w:t>
      </w:r>
      <w:r w:rsidRPr="002E1276">
        <w:rPr>
          <w:rFonts w:ascii="Arial" w:hAnsi="Arial" w:cs="Arial"/>
          <w:b/>
          <w:bCs/>
          <w:szCs w:val="24"/>
          <w:lang w:val="en-US" w:eastAsia="en-US"/>
        </w:rPr>
        <w:t>essources</w:t>
      </w:r>
      <w:proofErr w:type="spellEnd"/>
    </w:p>
    <w:p w14:paraId="68908B33" w14:textId="77777777" w:rsidR="000054FF" w:rsidRPr="002E1276" w:rsidRDefault="000054FF" w:rsidP="000054FF">
      <w:pPr>
        <w:numPr>
          <w:ilvl w:val="0"/>
          <w:numId w:val="105"/>
        </w:numPr>
        <w:spacing w:line="240" w:lineRule="auto"/>
        <w:jc w:val="left"/>
        <w:rPr>
          <w:rFonts w:ascii="Arial" w:hAnsi="Arial" w:cs="Arial"/>
          <w:szCs w:val="24"/>
          <w:lang w:eastAsia="en-US"/>
        </w:rPr>
      </w:pPr>
      <w:r w:rsidRPr="002E1276">
        <w:rPr>
          <w:rFonts w:ascii="Arial" w:hAnsi="Arial" w:cs="Arial"/>
          <w:szCs w:val="24"/>
          <w:lang w:eastAsia="en-US"/>
        </w:rPr>
        <w:t xml:space="preserve">Le programme de suivi des diplômés est piloté par le </w:t>
      </w:r>
      <w:r>
        <w:rPr>
          <w:rFonts w:ascii="Arial" w:hAnsi="Arial" w:cs="Arial"/>
          <w:b/>
          <w:bCs/>
          <w:szCs w:val="24"/>
          <w:lang w:eastAsia="en-US"/>
        </w:rPr>
        <w:t>s</w:t>
      </w:r>
      <w:r w:rsidRPr="002E1276">
        <w:rPr>
          <w:rFonts w:ascii="Arial" w:hAnsi="Arial" w:cs="Arial"/>
          <w:b/>
          <w:bCs/>
          <w:szCs w:val="24"/>
          <w:lang w:eastAsia="en-US"/>
        </w:rPr>
        <w:t>ervic</w:t>
      </w:r>
      <w:r>
        <w:rPr>
          <w:rFonts w:ascii="Arial" w:hAnsi="Arial" w:cs="Arial"/>
          <w:b/>
          <w:bCs/>
          <w:szCs w:val="24"/>
          <w:lang w:eastAsia="en-US"/>
        </w:rPr>
        <w:t>e des relations alumni et de l’insertion p</w:t>
      </w:r>
      <w:r w:rsidRPr="002E1276">
        <w:rPr>
          <w:rFonts w:ascii="Arial" w:hAnsi="Arial" w:cs="Arial"/>
          <w:b/>
          <w:bCs/>
          <w:szCs w:val="24"/>
          <w:lang w:eastAsia="en-US"/>
        </w:rPr>
        <w:t>rofessionnelle</w:t>
      </w:r>
      <w:r w:rsidRPr="002E1276">
        <w:rPr>
          <w:rFonts w:ascii="Arial" w:hAnsi="Arial" w:cs="Arial"/>
          <w:szCs w:val="24"/>
          <w:lang w:eastAsia="en-US"/>
        </w:rPr>
        <w:t>, qui est responsable de la collecte, de l’analyse des données et de la communication avec les diplômés ;</w:t>
      </w:r>
    </w:p>
    <w:p w14:paraId="0C392502" w14:textId="77777777" w:rsidR="000054FF" w:rsidRPr="002E1276" w:rsidRDefault="000054FF" w:rsidP="000054FF">
      <w:pPr>
        <w:numPr>
          <w:ilvl w:val="0"/>
          <w:numId w:val="105"/>
        </w:numPr>
        <w:spacing w:line="240" w:lineRule="auto"/>
        <w:jc w:val="left"/>
        <w:rPr>
          <w:rFonts w:ascii="Arial" w:hAnsi="Arial" w:cs="Arial"/>
          <w:szCs w:val="24"/>
          <w:lang w:eastAsia="en-US"/>
        </w:rPr>
      </w:pPr>
      <w:r w:rsidRPr="002E1276">
        <w:rPr>
          <w:rFonts w:ascii="Arial" w:hAnsi="Arial" w:cs="Arial"/>
          <w:szCs w:val="24"/>
          <w:lang w:eastAsia="en-US"/>
        </w:rPr>
        <w:t>Le service peut organiser des événements annuels, tels que des forums de l’emploi et des rencontres professionnelles, pour favoriser les échanges entre diplômés et étudiants actuels ;</w:t>
      </w:r>
    </w:p>
    <w:p w14:paraId="074D6C69" w14:textId="77777777" w:rsidR="000054FF" w:rsidRPr="002E1276" w:rsidRDefault="000054FF" w:rsidP="000054FF">
      <w:pPr>
        <w:numPr>
          <w:ilvl w:val="0"/>
          <w:numId w:val="105"/>
        </w:numPr>
        <w:spacing w:line="240" w:lineRule="auto"/>
        <w:jc w:val="left"/>
        <w:rPr>
          <w:rFonts w:ascii="Arial" w:hAnsi="Arial" w:cs="Arial"/>
          <w:szCs w:val="24"/>
          <w:lang w:eastAsia="en-US"/>
        </w:rPr>
      </w:pPr>
      <w:r w:rsidRPr="002E1276">
        <w:rPr>
          <w:rFonts w:ascii="Arial" w:hAnsi="Arial" w:cs="Arial"/>
          <w:szCs w:val="24"/>
          <w:lang w:eastAsia="en-US"/>
        </w:rPr>
        <w:lastRenderedPageBreak/>
        <w:t>Des outils numériques, tels que des plateformes en ligne et des réseaux sociaux, seront utilisés pour assurer une communication régulière avec les diplômés.</w:t>
      </w:r>
    </w:p>
    <w:p w14:paraId="4044B1D7"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5 :</w:t>
      </w:r>
      <w:r w:rsidRPr="002E1276">
        <w:rPr>
          <w:rFonts w:ascii="Arial" w:hAnsi="Arial" w:cs="Arial"/>
          <w:szCs w:val="24"/>
          <w:lang w:eastAsia="en-US"/>
        </w:rPr>
        <w:t xml:space="preserve"> </w:t>
      </w:r>
      <w:r>
        <w:rPr>
          <w:rFonts w:ascii="Arial" w:hAnsi="Arial" w:cs="Arial"/>
          <w:b/>
          <w:bCs/>
          <w:szCs w:val="24"/>
          <w:lang w:eastAsia="en-US"/>
        </w:rPr>
        <w:t>Analyse et utilisation des d</w:t>
      </w:r>
      <w:r w:rsidRPr="002E1276">
        <w:rPr>
          <w:rFonts w:ascii="Arial" w:hAnsi="Arial" w:cs="Arial"/>
          <w:b/>
          <w:bCs/>
          <w:szCs w:val="24"/>
          <w:lang w:eastAsia="en-US"/>
        </w:rPr>
        <w:t>onnées</w:t>
      </w:r>
    </w:p>
    <w:p w14:paraId="266759B4" w14:textId="77777777" w:rsidR="000054FF" w:rsidRPr="002E1276" w:rsidRDefault="000054FF" w:rsidP="000054FF">
      <w:pPr>
        <w:numPr>
          <w:ilvl w:val="0"/>
          <w:numId w:val="106"/>
        </w:numPr>
        <w:spacing w:line="240" w:lineRule="auto"/>
        <w:jc w:val="left"/>
        <w:rPr>
          <w:rFonts w:ascii="Arial" w:hAnsi="Arial" w:cs="Arial"/>
          <w:szCs w:val="24"/>
          <w:lang w:eastAsia="en-US"/>
        </w:rPr>
      </w:pPr>
      <w:r w:rsidRPr="002E1276">
        <w:rPr>
          <w:rFonts w:ascii="Arial" w:hAnsi="Arial" w:cs="Arial"/>
          <w:szCs w:val="24"/>
          <w:lang w:eastAsia="en-US"/>
        </w:rPr>
        <w:t>Les données recueillies seront analysées pour produire des rapports sur le taux d’insertion professionnelle des diplômés et sur les tendances de l’emploi par filière ;</w:t>
      </w:r>
    </w:p>
    <w:p w14:paraId="65E904A3" w14:textId="77777777" w:rsidR="000054FF" w:rsidRPr="002E1276" w:rsidRDefault="000054FF" w:rsidP="000054FF">
      <w:pPr>
        <w:numPr>
          <w:ilvl w:val="0"/>
          <w:numId w:val="106"/>
        </w:numPr>
        <w:spacing w:line="240" w:lineRule="auto"/>
        <w:jc w:val="left"/>
        <w:rPr>
          <w:rFonts w:ascii="Arial" w:hAnsi="Arial" w:cs="Arial"/>
          <w:szCs w:val="24"/>
          <w:lang w:eastAsia="en-US"/>
        </w:rPr>
      </w:pPr>
      <w:r w:rsidRPr="002E1276">
        <w:rPr>
          <w:rFonts w:ascii="Arial" w:hAnsi="Arial" w:cs="Arial"/>
          <w:szCs w:val="24"/>
          <w:lang w:eastAsia="en-US"/>
        </w:rPr>
        <w:t>Les résultats de ces analyses seront utilisés pour orienter les ajustements dans les programmes académiques et améliorer les services de l’université.</w:t>
      </w:r>
    </w:p>
    <w:p w14:paraId="3763CE89" w14:textId="77777777" w:rsidR="000054FF" w:rsidRPr="002E1276" w:rsidRDefault="000054FF" w:rsidP="000054FF">
      <w:pPr>
        <w:spacing w:line="240" w:lineRule="auto"/>
        <w:jc w:val="left"/>
        <w:rPr>
          <w:rFonts w:ascii="Arial" w:hAnsi="Arial" w:cs="Arial"/>
          <w:szCs w:val="24"/>
          <w:lang w:val="en-US" w:eastAsia="en-US"/>
        </w:rPr>
      </w:pPr>
      <w:r w:rsidRPr="002E1276">
        <w:rPr>
          <w:rFonts w:ascii="Arial" w:hAnsi="Arial" w:cs="Arial"/>
          <w:b/>
          <w:bCs/>
          <w:szCs w:val="24"/>
          <w:lang w:val="en-US" w:eastAsia="en-US"/>
        </w:rPr>
        <w:t xml:space="preserve">Article </w:t>
      </w:r>
      <w:proofErr w:type="gramStart"/>
      <w:r w:rsidRPr="002E1276">
        <w:rPr>
          <w:rFonts w:ascii="Arial" w:hAnsi="Arial" w:cs="Arial"/>
          <w:b/>
          <w:bCs/>
          <w:szCs w:val="24"/>
          <w:lang w:val="en-US" w:eastAsia="en-US"/>
        </w:rPr>
        <w:t>6 :</w:t>
      </w:r>
      <w:proofErr w:type="gramEnd"/>
      <w:r w:rsidRPr="002E1276">
        <w:rPr>
          <w:rFonts w:ascii="Arial" w:hAnsi="Arial" w:cs="Arial"/>
          <w:szCs w:val="24"/>
          <w:lang w:val="en-US" w:eastAsia="en-US"/>
        </w:rPr>
        <w:t xml:space="preserve"> </w:t>
      </w:r>
      <w:r>
        <w:rPr>
          <w:rFonts w:ascii="Arial" w:hAnsi="Arial" w:cs="Arial"/>
          <w:b/>
          <w:bCs/>
          <w:szCs w:val="24"/>
          <w:lang w:val="en-US" w:eastAsia="en-US"/>
        </w:rPr>
        <w:t>Attributions et r</w:t>
      </w:r>
      <w:r w:rsidRPr="002E1276">
        <w:rPr>
          <w:rFonts w:ascii="Arial" w:hAnsi="Arial" w:cs="Arial"/>
          <w:b/>
          <w:bCs/>
          <w:szCs w:val="24"/>
          <w:lang w:val="en-US" w:eastAsia="en-US"/>
        </w:rPr>
        <w:t>esponsabilités</w:t>
      </w:r>
    </w:p>
    <w:p w14:paraId="0AF73823" w14:textId="77777777" w:rsidR="000054FF" w:rsidRPr="002E1276" w:rsidRDefault="000054FF" w:rsidP="000054FF">
      <w:pPr>
        <w:numPr>
          <w:ilvl w:val="0"/>
          <w:numId w:val="107"/>
        </w:numPr>
        <w:spacing w:line="240" w:lineRule="auto"/>
        <w:jc w:val="left"/>
        <w:rPr>
          <w:rFonts w:ascii="Arial" w:hAnsi="Arial" w:cs="Arial"/>
          <w:szCs w:val="24"/>
          <w:lang w:eastAsia="en-US"/>
        </w:rPr>
      </w:pPr>
      <w:r w:rsidRPr="002E1276">
        <w:rPr>
          <w:rFonts w:ascii="Arial" w:hAnsi="Arial" w:cs="Arial"/>
          <w:szCs w:val="24"/>
          <w:lang w:eastAsia="en-US"/>
        </w:rPr>
        <w:t xml:space="preserve">Le </w:t>
      </w:r>
      <w:r>
        <w:rPr>
          <w:rFonts w:ascii="Arial" w:hAnsi="Arial" w:cs="Arial"/>
          <w:b/>
          <w:bCs/>
          <w:szCs w:val="24"/>
          <w:lang w:eastAsia="en-US"/>
        </w:rPr>
        <w:t>service des relations alumni et de l’insertion p</w:t>
      </w:r>
      <w:r w:rsidRPr="002E1276">
        <w:rPr>
          <w:rFonts w:ascii="Arial" w:hAnsi="Arial" w:cs="Arial"/>
          <w:b/>
          <w:bCs/>
          <w:szCs w:val="24"/>
          <w:lang w:eastAsia="en-US"/>
        </w:rPr>
        <w:t>rofessionnelle</w:t>
      </w:r>
      <w:r w:rsidRPr="002E1276">
        <w:rPr>
          <w:rFonts w:ascii="Arial" w:hAnsi="Arial" w:cs="Arial"/>
          <w:szCs w:val="24"/>
          <w:lang w:eastAsia="en-US"/>
        </w:rPr>
        <w:t xml:space="preserve"> est chargé de l’organisation du suivi, de la collecte des données, de la création de rapports et de l'animation du réseau des anciens ;</w:t>
      </w:r>
    </w:p>
    <w:p w14:paraId="49314C70" w14:textId="77777777" w:rsidR="000054FF" w:rsidRPr="002E1276" w:rsidRDefault="000054FF" w:rsidP="000054FF">
      <w:pPr>
        <w:numPr>
          <w:ilvl w:val="0"/>
          <w:numId w:val="107"/>
        </w:numPr>
        <w:spacing w:line="240" w:lineRule="auto"/>
        <w:jc w:val="left"/>
        <w:rPr>
          <w:rFonts w:ascii="Arial" w:hAnsi="Arial" w:cs="Arial"/>
          <w:szCs w:val="24"/>
          <w:lang w:eastAsia="en-US"/>
        </w:rPr>
      </w:pPr>
      <w:r w:rsidRPr="002E1276">
        <w:rPr>
          <w:rFonts w:ascii="Arial" w:hAnsi="Arial" w:cs="Arial"/>
          <w:szCs w:val="24"/>
          <w:lang w:eastAsia="en-US"/>
        </w:rPr>
        <w:t xml:space="preserve">Les </w:t>
      </w:r>
      <w:r>
        <w:rPr>
          <w:rFonts w:ascii="Arial" w:hAnsi="Arial" w:cs="Arial"/>
          <w:b/>
          <w:bCs/>
          <w:szCs w:val="24"/>
          <w:lang w:eastAsia="en-US"/>
        </w:rPr>
        <w:t>départements a</w:t>
      </w:r>
      <w:r w:rsidRPr="002E1276">
        <w:rPr>
          <w:rFonts w:ascii="Arial" w:hAnsi="Arial" w:cs="Arial"/>
          <w:b/>
          <w:bCs/>
          <w:szCs w:val="24"/>
          <w:lang w:eastAsia="en-US"/>
        </w:rPr>
        <w:t>cadémiques</w:t>
      </w:r>
      <w:r w:rsidRPr="002E1276">
        <w:rPr>
          <w:rFonts w:ascii="Arial" w:hAnsi="Arial" w:cs="Arial"/>
          <w:szCs w:val="24"/>
          <w:lang w:eastAsia="en-US"/>
        </w:rPr>
        <w:t xml:space="preserve"> sont encouragés à collaborer avec le service pour faciliter le suivi des diplômés de leurs filières respectives.</w:t>
      </w:r>
    </w:p>
    <w:p w14:paraId="034E4799" w14:textId="77777777" w:rsidR="000054FF" w:rsidRPr="002E1276" w:rsidRDefault="000054FF" w:rsidP="000054FF">
      <w:pPr>
        <w:spacing w:line="240" w:lineRule="auto"/>
        <w:jc w:val="left"/>
        <w:rPr>
          <w:rFonts w:ascii="Arial" w:hAnsi="Arial" w:cs="Arial"/>
          <w:szCs w:val="24"/>
          <w:lang w:eastAsia="en-US"/>
        </w:rPr>
      </w:pPr>
      <w:r w:rsidRPr="002E1276">
        <w:rPr>
          <w:rFonts w:ascii="Arial" w:hAnsi="Arial" w:cs="Arial"/>
          <w:b/>
          <w:bCs/>
          <w:szCs w:val="24"/>
          <w:lang w:eastAsia="en-US"/>
        </w:rPr>
        <w:t>Article 7 :</w:t>
      </w:r>
      <w:r w:rsidRPr="002E1276">
        <w:rPr>
          <w:rFonts w:ascii="Arial" w:hAnsi="Arial" w:cs="Arial"/>
          <w:szCs w:val="24"/>
          <w:lang w:eastAsia="en-US"/>
        </w:rPr>
        <w:t xml:space="preserve"> La présente décision prend effet dès sa signature et sera communiquée aux parties concernées pour exécution.</w:t>
      </w:r>
    </w:p>
    <w:p w14:paraId="6D1D6310" w14:textId="77777777" w:rsidR="000054FF" w:rsidRDefault="000054FF" w:rsidP="000054FF">
      <w:pPr>
        <w:spacing w:line="276" w:lineRule="auto"/>
        <w:jc w:val="left"/>
        <w:rPr>
          <w:rFonts w:ascii="Arial" w:eastAsia="Calibri" w:hAnsi="Arial" w:cs="Arial"/>
          <w:b/>
          <w:bCs/>
          <w:color w:val="000000" w:themeColor="text1"/>
          <w:szCs w:val="24"/>
          <w:lang w:eastAsia="en-US"/>
        </w:rPr>
      </w:pPr>
    </w:p>
    <w:p w14:paraId="1B6E5CA5" w14:textId="77777777" w:rsidR="000054FF" w:rsidRDefault="000054FF" w:rsidP="000054FF">
      <w:pPr>
        <w:spacing w:line="276" w:lineRule="auto"/>
        <w:jc w:val="left"/>
        <w:rPr>
          <w:rFonts w:ascii="Arial" w:eastAsia="Calibri" w:hAnsi="Arial" w:cs="Arial"/>
          <w:b/>
          <w:bCs/>
          <w:color w:val="000000" w:themeColor="text1"/>
          <w:szCs w:val="24"/>
          <w:lang w:eastAsia="en-US"/>
        </w:rPr>
      </w:pPr>
    </w:p>
    <w:p w14:paraId="73E4EBD9" w14:textId="77777777" w:rsidR="000054FF" w:rsidRPr="00B40486" w:rsidRDefault="000054FF" w:rsidP="000054FF">
      <w:pPr>
        <w:tabs>
          <w:tab w:val="left" w:pos="7845"/>
        </w:tabs>
        <w:spacing w:line="276" w:lineRule="auto"/>
        <w:jc w:val="right"/>
        <w:rPr>
          <w:rFonts w:ascii="Arial" w:eastAsia="Calibri" w:hAnsi="Arial" w:cs="Arial"/>
          <w:bCs/>
          <w:color w:val="000000" w:themeColor="text1"/>
          <w:lang w:eastAsia="en-US"/>
        </w:rPr>
      </w:pPr>
      <w:r w:rsidRPr="00B40486">
        <w:rPr>
          <w:rFonts w:ascii="Arial" w:eastAsia="Calibri" w:hAnsi="Arial" w:cs="Arial"/>
          <w:bCs/>
          <w:color w:val="000000" w:themeColor="text1"/>
          <w:lang w:eastAsia="en-US"/>
        </w:rPr>
        <w:t xml:space="preserve">Bamako, le </w:t>
      </w:r>
      <w:r>
        <w:rPr>
          <w:rFonts w:ascii="Arial" w:eastAsia="Calibri" w:hAnsi="Arial" w:cs="Arial"/>
          <w:bCs/>
          <w:color w:val="000000" w:themeColor="text1"/>
          <w:lang w:eastAsia="en-US"/>
        </w:rPr>
        <w:t>10 août 2023</w:t>
      </w:r>
    </w:p>
    <w:p w14:paraId="3038CFBB"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r w:rsidRPr="00B40486">
        <w:rPr>
          <w:rFonts w:ascii="Arial" w:eastAsia="Calibri" w:hAnsi="Arial" w:cs="Arial"/>
          <w:b/>
          <w:bCs/>
          <w:color w:val="000000" w:themeColor="text1"/>
          <w:lang w:eastAsia="en-US"/>
        </w:rPr>
        <w:t>Le Directeur Général,</w:t>
      </w:r>
    </w:p>
    <w:p w14:paraId="0E8601FE"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46072492"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1B12D0D4" w14:textId="77777777" w:rsidR="000054FF" w:rsidRDefault="000054FF" w:rsidP="000054FF">
      <w:pPr>
        <w:tabs>
          <w:tab w:val="left" w:pos="7845"/>
        </w:tabs>
        <w:spacing w:line="276" w:lineRule="auto"/>
        <w:jc w:val="right"/>
        <w:rPr>
          <w:rFonts w:ascii="Arial" w:eastAsia="Calibri" w:hAnsi="Arial" w:cs="Arial"/>
          <w:b/>
          <w:bCs/>
          <w:color w:val="000000" w:themeColor="text1"/>
          <w:lang w:eastAsia="en-US"/>
        </w:rPr>
      </w:pPr>
    </w:p>
    <w:p w14:paraId="3BE21C0C" w14:textId="77777777" w:rsidR="000054FF" w:rsidRPr="00B40486" w:rsidRDefault="000054FF" w:rsidP="000054FF">
      <w:pPr>
        <w:tabs>
          <w:tab w:val="left" w:pos="7845"/>
        </w:tabs>
        <w:spacing w:line="276" w:lineRule="auto"/>
        <w:jc w:val="right"/>
        <w:rPr>
          <w:rFonts w:ascii="Arial" w:eastAsia="Calibri" w:hAnsi="Arial" w:cs="Arial"/>
          <w:b/>
          <w:bCs/>
          <w:color w:val="000000" w:themeColor="text1"/>
          <w:lang w:eastAsia="en-US"/>
        </w:rPr>
      </w:pPr>
    </w:p>
    <w:p w14:paraId="6C5AD9B0" w14:textId="77777777" w:rsidR="000054FF" w:rsidRDefault="000054FF" w:rsidP="000054FF">
      <w:pPr>
        <w:spacing w:line="276" w:lineRule="auto"/>
        <w:rPr>
          <w:b/>
          <w:bCs/>
          <w:szCs w:val="24"/>
          <w:lang w:eastAsia="en-US"/>
        </w:rPr>
      </w:pPr>
    </w:p>
    <w:p w14:paraId="745E3344" w14:textId="77777777" w:rsidR="000054FF" w:rsidRDefault="000054FF" w:rsidP="000054FF">
      <w:pPr>
        <w:tabs>
          <w:tab w:val="left" w:pos="7845"/>
        </w:tabs>
        <w:spacing w:line="276" w:lineRule="auto"/>
        <w:jc w:val="right"/>
        <w:rPr>
          <w:b/>
          <w:bCs/>
          <w:szCs w:val="24"/>
          <w:lang w:eastAsia="en-US"/>
        </w:rPr>
      </w:pPr>
      <w:r>
        <w:rPr>
          <w:b/>
          <w:bCs/>
          <w:szCs w:val="24"/>
          <w:lang w:eastAsia="en-US"/>
        </w:rPr>
        <w:t xml:space="preserve">                                       </w:t>
      </w:r>
      <w:r>
        <w:rPr>
          <w:rFonts w:ascii="Arial" w:eastAsia="Calibri" w:hAnsi="Arial" w:cs="Arial"/>
          <w:b/>
          <w:bCs/>
          <w:color w:val="000000" w:themeColor="text1"/>
          <w:lang w:eastAsia="en-US"/>
        </w:rPr>
        <w:t>M.SANGARE Adama</w:t>
      </w:r>
    </w:p>
    <w:p w14:paraId="5CE19B22" w14:textId="77777777" w:rsidR="000054FF" w:rsidRDefault="000054FF" w:rsidP="000054FF">
      <w:pPr>
        <w:spacing w:line="276" w:lineRule="auto"/>
        <w:rPr>
          <w:rFonts w:ascii="Arial" w:eastAsia="Calibri" w:hAnsi="Arial" w:cs="Arial"/>
          <w:color w:val="000000" w:themeColor="text1"/>
          <w:szCs w:val="24"/>
          <w:lang w:eastAsia="en-US"/>
        </w:rPr>
      </w:pPr>
    </w:p>
    <w:p w14:paraId="59C11815" w14:textId="756A670C" w:rsidR="006778CD" w:rsidRDefault="006778CD" w:rsidP="00D81BFF">
      <w:pPr>
        <w:shd w:val="clear" w:color="auto" w:fill="FFFFFF"/>
        <w:spacing w:line="240" w:lineRule="auto"/>
        <w:ind w:right="9"/>
        <w:jc w:val="center"/>
        <w:rPr>
          <w:b/>
          <w:color w:val="000000" w:themeColor="text1"/>
          <w:sz w:val="44"/>
        </w:rPr>
      </w:pPr>
    </w:p>
    <w:p w14:paraId="0E00365E" w14:textId="734AAEF5" w:rsidR="006778CD" w:rsidRDefault="006778CD" w:rsidP="00D81BFF">
      <w:pPr>
        <w:shd w:val="clear" w:color="auto" w:fill="FFFFFF"/>
        <w:spacing w:line="240" w:lineRule="auto"/>
        <w:ind w:right="9"/>
        <w:jc w:val="center"/>
        <w:rPr>
          <w:b/>
          <w:color w:val="000000" w:themeColor="text1"/>
          <w:sz w:val="44"/>
        </w:rPr>
      </w:pPr>
    </w:p>
    <w:p w14:paraId="1326F500" w14:textId="69BC617C" w:rsidR="006778CD" w:rsidRDefault="006778CD" w:rsidP="00D81BFF">
      <w:pPr>
        <w:shd w:val="clear" w:color="auto" w:fill="FFFFFF"/>
        <w:spacing w:line="240" w:lineRule="auto"/>
        <w:ind w:right="9"/>
        <w:jc w:val="center"/>
        <w:rPr>
          <w:b/>
          <w:color w:val="000000" w:themeColor="text1"/>
          <w:sz w:val="44"/>
        </w:rPr>
      </w:pPr>
    </w:p>
    <w:p w14:paraId="7AF4D000" w14:textId="250B2516" w:rsidR="006778CD" w:rsidRDefault="006778CD" w:rsidP="00D81BFF">
      <w:pPr>
        <w:shd w:val="clear" w:color="auto" w:fill="FFFFFF"/>
        <w:spacing w:line="240" w:lineRule="auto"/>
        <w:ind w:right="9"/>
        <w:jc w:val="center"/>
        <w:rPr>
          <w:b/>
          <w:color w:val="000000" w:themeColor="text1"/>
          <w:sz w:val="44"/>
        </w:rPr>
      </w:pPr>
    </w:p>
    <w:p w14:paraId="379A74AA" w14:textId="77777777" w:rsidR="006778CD" w:rsidRDefault="006778CD" w:rsidP="00D81BFF">
      <w:pPr>
        <w:shd w:val="clear" w:color="auto" w:fill="FFFFFF"/>
        <w:spacing w:line="240" w:lineRule="auto"/>
        <w:ind w:right="9"/>
        <w:jc w:val="center"/>
        <w:rPr>
          <w:b/>
          <w:color w:val="000000" w:themeColor="text1"/>
          <w:sz w:val="44"/>
        </w:rPr>
      </w:pPr>
    </w:p>
    <w:p w14:paraId="0D6E4512" w14:textId="77777777" w:rsidR="000054FF" w:rsidRDefault="000054FF" w:rsidP="00D81BFF">
      <w:pPr>
        <w:shd w:val="clear" w:color="auto" w:fill="FFFFFF"/>
        <w:spacing w:line="240" w:lineRule="auto"/>
        <w:ind w:right="9"/>
        <w:jc w:val="center"/>
        <w:rPr>
          <w:b/>
          <w:color w:val="000000" w:themeColor="text1"/>
          <w:sz w:val="44"/>
        </w:rPr>
      </w:pPr>
    </w:p>
    <w:p w14:paraId="2834C74A" w14:textId="77777777" w:rsidR="000054FF" w:rsidRDefault="000054FF" w:rsidP="00D81BFF">
      <w:pPr>
        <w:shd w:val="clear" w:color="auto" w:fill="FFFFFF"/>
        <w:spacing w:line="240" w:lineRule="auto"/>
        <w:ind w:right="9"/>
        <w:jc w:val="center"/>
        <w:rPr>
          <w:b/>
          <w:color w:val="000000" w:themeColor="text1"/>
          <w:sz w:val="44"/>
        </w:rPr>
      </w:pPr>
    </w:p>
    <w:p w14:paraId="0193DCDC" w14:textId="77777777" w:rsidR="000054FF" w:rsidRDefault="000054FF" w:rsidP="00D81BFF">
      <w:pPr>
        <w:shd w:val="clear" w:color="auto" w:fill="FFFFFF"/>
        <w:spacing w:line="240" w:lineRule="auto"/>
        <w:ind w:right="9"/>
        <w:jc w:val="center"/>
        <w:rPr>
          <w:b/>
          <w:color w:val="000000" w:themeColor="text1"/>
          <w:sz w:val="44"/>
        </w:rPr>
      </w:pPr>
    </w:p>
    <w:p w14:paraId="497CB98D" w14:textId="77777777" w:rsidR="000054FF" w:rsidRDefault="000054FF" w:rsidP="00D81BFF">
      <w:pPr>
        <w:shd w:val="clear" w:color="auto" w:fill="FFFFFF"/>
        <w:spacing w:line="240" w:lineRule="auto"/>
        <w:ind w:right="9"/>
        <w:jc w:val="center"/>
        <w:rPr>
          <w:b/>
          <w:color w:val="000000" w:themeColor="text1"/>
          <w:sz w:val="44"/>
        </w:rPr>
      </w:pPr>
    </w:p>
    <w:p w14:paraId="506C5489" w14:textId="77777777" w:rsidR="000054FF" w:rsidRDefault="000054FF" w:rsidP="00D81BFF">
      <w:pPr>
        <w:shd w:val="clear" w:color="auto" w:fill="FFFFFF"/>
        <w:spacing w:line="240" w:lineRule="auto"/>
        <w:ind w:right="9"/>
        <w:jc w:val="center"/>
        <w:rPr>
          <w:b/>
          <w:color w:val="000000" w:themeColor="text1"/>
          <w:sz w:val="44"/>
        </w:rPr>
      </w:pPr>
    </w:p>
    <w:p w14:paraId="5E8BDB17" w14:textId="77777777" w:rsidR="000054FF" w:rsidRDefault="000054FF" w:rsidP="00D81BFF">
      <w:pPr>
        <w:shd w:val="clear" w:color="auto" w:fill="FFFFFF"/>
        <w:spacing w:line="240" w:lineRule="auto"/>
        <w:ind w:right="9"/>
        <w:jc w:val="center"/>
        <w:rPr>
          <w:b/>
          <w:color w:val="000000" w:themeColor="text1"/>
          <w:sz w:val="44"/>
        </w:rPr>
      </w:pPr>
    </w:p>
    <w:p w14:paraId="3FE4FAE2" w14:textId="77777777" w:rsidR="000054FF" w:rsidRDefault="000054FF" w:rsidP="00D81BFF">
      <w:pPr>
        <w:shd w:val="clear" w:color="auto" w:fill="FFFFFF"/>
        <w:spacing w:line="240" w:lineRule="auto"/>
        <w:ind w:right="9"/>
        <w:jc w:val="center"/>
        <w:rPr>
          <w:b/>
          <w:color w:val="000000" w:themeColor="text1"/>
          <w:sz w:val="44"/>
        </w:rPr>
      </w:pPr>
    </w:p>
    <w:p w14:paraId="2865ABF3" w14:textId="77777777" w:rsidR="000054FF" w:rsidRDefault="000054FF" w:rsidP="00D81BFF">
      <w:pPr>
        <w:shd w:val="clear" w:color="auto" w:fill="FFFFFF"/>
        <w:spacing w:line="240" w:lineRule="auto"/>
        <w:ind w:right="9"/>
        <w:jc w:val="center"/>
        <w:rPr>
          <w:b/>
          <w:color w:val="000000" w:themeColor="text1"/>
          <w:sz w:val="44"/>
        </w:rPr>
      </w:pPr>
    </w:p>
    <w:p w14:paraId="23084249" w14:textId="77777777" w:rsidR="000054FF" w:rsidRDefault="000054FF" w:rsidP="00D81BFF">
      <w:pPr>
        <w:shd w:val="clear" w:color="auto" w:fill="FFFFFF"/>
        <w:spacing w:line="240" w:lineRule="auto"/>
        <w:ind w:right="9"/>
        <w:jc w:val="center"/>
        <w:rPr>
          <w:b/>
          <w:color w:val="000000" w:themeColor="text1"/>
          <w:sz w:val="44"/>
        </w:rPr>
      </w:pPr>
    </w:p>
    <w:p w14:paraId="518C5F21" w14:textId="77777777" w:rsidR="000054FF" w:rsidRDefault="000054FF" w:rsidP="00D81BFF">
      <w:pPr>
        <w:shd w:val="clear" w:color="auto" w:fill="FFFFFF"/>
        <w:spacing w:line="240" w:lineRule="auto"/>
        <w:ind w:right="9"/>
        <w:jc w:val="center"/>
        <w:rPr>
          <w:b/>
          <w:color w:val="000000" w:themeColor="text1"/>
          <w:sz w:val="44"/>
        </w:rPr>
      </w:pPr>
    </w:p>
    <w:p w14:paraId="20E51842" w14:textId="77777777" w:rsidR="000054FF" w:rsidRDefault="000054FF" w:rsidP="00D81BFF">
      <w:pPr>
        <w:shd w:val="clear" w:color="auto" w:fill="FFFFFF"/>
        <w:spacing w:line="240" w:lineRule="auto"/>
        <w:ind w:right="9"/>
        <w:jc w:val="center"/>
        <w:rPr>
          <w:b/>
          <w:color w:val="000000" w:themeColor="text1"/>
          <w:sz w:val="44"/>
        </w:rPr>
      </w:pPr>
    </w:p>
    <w:p w14:paraId="2B6BE5C8" w14:textId="77777777" w:rsidR="000054FF" w:rsidRDefault="000054FF" w:rsidP="00D81BFF">
      <w:pPr>
        <w:shd w:val="clear" w:color="auto" w:fill="FFFFFF"/>
        <w:spacing w:line="240" w:lineRule="auto"/>
        <w:ind w:right="9"/>
        <w:jc w:val="center"/>
        <w:rPr>
          <w:b/>
          <w:color w:val="000000" w:themeColor="text1"/>
          <w:sz w:val="44"/>
        </w:rPr>
      </w:pPr>
    </w:p>
    <w:p w14:paraId="6A9FEA7C" w14:textId="77777777" w:rsidR="000054FF" w:rsidRDefault="000054FF" w:rsidP="00D81BFF">
      <w:pPr>
        <w:shd w:val="clear" w:color="auto" w:fill="FFFFFF"/>
        <w:spacing w:line="240" w:lineRule="auto"/>
        <w:ind w:right="9"/>
        <w:jc w:val="center"/>
        <w:rPr>
          <w:b/>
          <w:color w:val="000000" w:themeColor="text1"/>
          <w:sz w:val="44"/>
        </w:rPr>
      </w:pPr>
    </w:p>
    <w:p w14:paraId="387F8388" w14:textId="77777777" w:rsidR="000054FF" w:rsidRDefault="000054FF" w:rsidP="00D81BFF">
      <w:pPr>
        <w:shd w:val="clear" w:color="auto" w:fill="FFFFFF"/>
        <w:spacing w:line="240" w:lineRule="auto"/>
        <w:ind w:right="9"/>
        <w:jc w:val="center"/>
        <w:rPr>
          <w:b/>
          <w:color w:val="000000" w:themeColor="text1"/>
          <w:sz w:val="44"/>
        </w:rPr>
      </w:pPr>
    </w:p>
    <w:p w14:paraId="1F3BA988" w14:textId="77777777" w:rsidR="000054FF" w:rsidRDefault="000054FF" w:rsidP="00D81BFF">
      <w:pPr>
        <w:shd w:val="clear" w:color="auto" w:fill="FFFFFF"/>
        <w:spacing w:line="240" w:lineRule="auto"/>
        <w:ind w:right="9"/>
        <w:jc w:val="center"/>
        <w:rPr>
          <w:b/>
          <w:color w:val="000000" w:themeColor="text1"/>
          <w:sz w:val="44"/>
        </w:rPr>
      </w:pPr>
    </w:p>
    <w:p w14:paraId="0812616A" w14:textId="77777777" w:rsidR="000054FF" w:rsidRDefault="000054FF" w:rsidP="00D81BFF">
      <w:pPr>
        <w:shd w:val="clear" w:color="auto" w:fill="FFFFFF"/>
        <w:spacing w:line="240" w:lineRule="auto"/>
        <w:ind w:right="9"/>
        <w:jc w:val="center"/>
        <w:rPr>
          <w:b/>
          <w:color w:val="000000" w:themeColor="text1"/>
          <w:sz w:val="44"/>
        </w:rPr>
      </w:pPr>
    </w:p>
    <w:p w14:paraId="52D478C8" w14:textId="30F2879A" w:rsidR="000054FF" w:rsidRPr="00C96B48" w:rsidRDefault="000054FF" w:rsidP="000054FF">
      <w:pPr>
        <w:shd w:val="clear" w:color="auto" w:fill="FFFFFF"/>
        <w:spacing w:line="240" w:lineRule="auto"/>
        <w:ind w:right="9"/>
        <w:jc w:val="center"/>
        <w:rPr>
          <w:b/>
          <w:iCs/>
          <w:color w:val="000000" w:themeColor="text1"/>
          <w:sz w:val="44"/>
        </w:rPr>
      </w:pPr>
      <w:r w:rsidRPr="00C96B48">
        <w:rPr>
          <w:b/>
          <w:bCs/>
          <w:iCs/>
          <w:color w:val="000000" w:themeColor="text1"/>
          <w:sz w:val="44"/>
        </w:rPr>
        <w:t>Annexe n°</w:t>
      </w:r>
      <w:proofErr w:type="gramStart"/>
      <w:r w:rsidRPr="00C96B48">
        <w:rPr>
          <w:b/>
          <w:bCs/>
          <w:iCs/>
          <w:color w:val="000000" w:themeColor="text1"/>
          <w:sz w:val="44"/>
        </w:rPr>
        <w:t>5</w:t>
      </w:r>
      <w:r>
        <w:rPr>
          <w:b/>
          <w:bCs/>
          <w:iCs/>
          <w:color w:val="000000" w:themeColor="text1"/>
          <w:sz w:val="44"/>
        </w:rPr>
        <w:t>8</w:t>
      </w:r>
      <w:r w:rsidRPr="00C96B48">
        <w:rPr>
          <w:b/>
          <w:bCs/>
          <w:iCs/>
          <w:color w:val="000000" w:themeColor="text1"/>
          <w:sz w:val="44"/>
        </w:rPr>
        <w:t>:</w:t>
      </w:r>
      <w:proofErr w:type="gramEnd"/>
      <w:r w:rsidRPr="00C96B48">
        <w:rPr>
          <w:b/>
          <w:bCs/>
          <w:iCs/>
          <w:color w:val="000000" w:themeColor="text1"/>
          <w:sz w:val="44"/>
        </w:rPr>
        <w:t xml:space="preserve"> </w:t>
      </w:r>
      <w:r>
        <w:rPr>
          <w:b/>
          <w:bCs/>
          <w:iCs/>
          <w:color w:val="000000" w:themeColor="text1"/>
          <w:sz w:val="44"/>
        </w:rPr>
        <w:t xml:space="preserve">Rapport de suivi du </w:t>
      </w:r>
      <w:bookmarkStart w:id="21" w:name="_Hlk182568464"/>
      <w:r>
        <w:rPr>
          <w:b/>
          <w:bCs/>
          <w:iCs/>
          <w:color w:val="000000" w:themeColor="text1"/>
          <w:sz w:val="44"/>
        </w:rPr>
        <w:t>devenir</w:t>
      </w:r>
      <w:bookmarkEnd w:id="21"/>
      <w:r>
        <w:rPr>
          <w:b/>
          <w:bCs/>
          <w:iCs/>
          <w:color w:val="000000" w:themeColor="text1"/>
          <w:sz w:val="44"/>
        </w:rPr>
        <w:t xml:space="preserve"> des diplômés </w:t>
      </w:r>
    </w:p>
    <w:p w14:paraId="7ADD5248" w14:textId="77777777" w:rsidR="000054FF" w:rsidRDefault="000054FF" w:rsidP="00D81BFF">
      <w:pPr>
        <w:shd w:val="clear" w:color="auto" w:fill="FFFFFF"/>
        <w:spacing w:line="240" w:lineRule="auto"/>
        <w:ind w:right="9"/>
        <w:jc w:val="center"/>
        <w:rPr>
          <w:b/>
          <w:color w:val="000000" w:themeColor="text1"/>
          <w:sz w:val="44"/>
        </w:rPr>
      </w:pPr>
    </w:p>
    <w:p w14:paraId="07748EE1" w14:textId="77777777" w:rsidR="000054FF" w:rsidRDefault="000054FF" w:rsidP="00D81BFF">
      <w:pPr>
        <w:shd w:val="clear" w:color="auto" w:fill="FFFFFF"/>
        <w:spacing w:line="240" w:lineRule="auto"/>
        <w:ind w:right="9"/>
        <w:jc w:val="center"/>
        <w:rPr>
          <w:b/>
          <w:color w:val="000000" w:themeColor="text1"/>
          <w:sz w:val="44"/>
        </w:rPr>
      </w:pPr>
    </w:p>
    <w:p w14:paraId="3613E4D6" w14:textId="77777777" w:rsidR="000054FF" w:rsidRDefault="000054FF" w:rsidP="00D81BFF">
      <w:pPr>
        <w:shd w:val="clear" w:color="auto" w:fill="FFFFFF"/>
        <w:spacing w:line="240" w:lineRule="auto"/>
        <w:ind w:right="9"/>
        <w:jc w:val="center"/>
        <w:rPr>
          <w:b/>
          <w:color w:val="000000" w:themeColor="text1"/>
          <w:sz w:val="44"/>
        </w:rPr>
      </w:pPr>
    </w:p>
    <w:p w14:paraId="66B8A3C1" w14:textId="77777777" w:rsidR="000054FF" w:rsidRDefault="000054FF" w:rsidP="00D81BFF">
      <w:pPr>
        <w:shd w:val="clear" w:color="auto" w:fill="FFFFFF"/>
        <w:spacing w:line="240" w:lineRule="auto"/>
        <w:ind w:right="9"/>
        <w:jc w:val="center"/>
        <w:rPr>
          <w:b/>
          <w:color w:val="000000" w:themeColor="text1"/>
          <w:sz w:val="44"/>
        </w:rPr>
      </w:pPr>
    </w:p>
    <w:p w14:paraId="4582996B" w14:textId="77777777" w:rsidR="000054FF" w:rsidRDefault="000054FF" w:rsidP="00D81BFF">
      <w:pPr>
        <w:shd w:val="clear" w:color="auto" w:fill="FFFFFF"/>
        <w:spacing w:line="240" w:lineRule="auto"/>
        <w:ind w:right="9"/>
        <w:jc w:val="center"/>
        <w:rPr>
          <w:b/>
          <w:color w:val="000000" w:themeColor="text1"/>
          <w:sz w:val="44"/>
        </w:rPr>
      </w:pPr>
    </w:p>
    <w:p w14:paraId="63FEEF4C" w14:textId="77777777" w:rsidR="000054FF" w:rsidRDefault="000054FF" w:rsidP="00D81BFF">
      <w:pPr>
        <w:shd w:val="clear" w:color="auto" w:fill="FFFFFF"/>
        <w:spacing w:line="240" w:lineRule="auto"/>
        <w:ind w:right="9"/>
        <w:jc w:val="center"/>
        <w:rPr>
          <w:b/>
          <w:color w:val="000000" w:themeColor="text1"/>
          <w:sz w:val="44"/>
        </w:rPr>
      </w:pPr>
    </w:p>
    <w:p w14:paraId="0268CAA7" w14:textId="77777777" w:rsidR="000054FF" w:rsidRDefault="000054FF" w:rsidP="00D81BFF">
      <w:pPr>
        <w:shd w:val="clear" w:color="auto" w:fill="FFFFFF"/>
        <w:spacing w:line="240" w:lineRule="auto"/>
        <w:ind w:right="9"/>
        <w:jc w:val="center"/>
        <w:rPr>
          <w:b/>
          <w:color w:val="000000" w:themeColor="text1"/>
          <w:sz w:val="44"/>
        </w:rPr>
      </w:pPr>
    </w:p>
    <w:p w14:paraId="0658E550" w14:textId="77777777" w:rsidR="000054FF" w:rsidRDefault="000054FF" w:rsidP="00D81BFF">
      <w:pPr>
        <w:shd w:val="clear" w:color="auto" w:fill="FFFFFF"/>
        <w:spacing w:line="240" w:lineRule="auto"/>
        <w:ind w:right="9"/>
        <w:jc w:val="center"/>
        <w:rPr>
          <w:b/>
          <w:color w:val="000000" w:themeColor="text1"/>
          <w:sz w:val="44"/>
        </w:rPr>
      </w:pPr>
    </w:p>
    <w:p w14:paraId="151E8070" w14:textId="77777777" w:rsidR="000054FF" w:rsidRDefault="000054FF" w:rsidP="00D81BFF">
      <w:pPr>
        <w:shd w:val="clear" w:color="auto" w:fill="FFFFFF"/>
        <w:spacing w:line="240" w:lineRule="auto"/>
        <w:ind w:right="9"/>
        <w:jc w:val="center"/>
        <w:rPr>
          <w:b/>
          <w:color w:val="000000" w:themeColor="text1"/>
          <w:sz w:val="44"/>
        </w:rPr>
      </w:pPr>
    </w:p>
    <w:p w14:paraId="6D8435DC" w14:textId="77777777" w:rsidR="000054FF" w:rsidRDefault="000054FF" w:rsidP="00D81BFF">
      <w:pPr>
        <w:shd w:val="clear" w:color="auto" w:fill="FFFFFF"/>
        <w:spacing w:line="240" w:lineRule="auto"/>
        <w:ind w:right="9"/>
        <w:jc w:val="center"/>
        <w:rPr>
          <w:b/>
          <w:color w:val="000000" w:themeColor="text1"/>
          <w:sz w:val="44"/>
        </w:rPr>
      </w:pPr>
    </w:p>
    <w:p w14:paraId="6EF6A437" w14:textId="77777777" w:rsidR="000054FF" w:rsidRDefault="000054FF" w:rsidP="00D81BFF">
      <w:pPr>
        <w:shd w:val="clear" w:color="auto" w:fill="FFFFFF"/>
        <w:spacing w:line="240" w:lineRule="auto"/>
        <w:ind w:right="9"/>
        <w:jc w:val="center"/>
        <w:rPr>
          <w:b/>
          <w:color w:val="000000" w:themeColor="text1"/>
          <w:sz w:val="44"/>
        </w:rPr>
      </w:pPr>
    </w:p>
    <w:p w14:paraId="2BB18723" w14:textId="77777777" w:rsidR="000054FF" w:rsidRDefault="000054FF" w:rsidP="00D81BFF">
      <w:pPr>
        <w:shd w:val="clear" w:color="auto" w:fill="FFFFFF"/>
        <w:spacing w:line="240" w:lineRule="auto"/>
        <w:ind w:right="9"/>
        <w:jc w:val="center"/>
        <w:rPr>
          <w:b/>
          <w:color w:val="000000" w:themeColor="text1"/>
          <w:sz w:val="44"/>
        </w:rPr>
      </w:pPr>
    </w:p>
    <w:p w14:paraId="345C1DE9" w14:textId="77777777" w:rsidR="000054FF" w:rsidRDefault="000054FF" w:rsidP="00D81BFF">
      <w:pPr>
        <w:shd w:val="clear" w:color="auto" w:fill="FFFFFF"/>
        <w:spacing w:line="240" w:lineRule="auto"/>
        <w:ind w:right="9"/>
        <w:jc w:val="center"/>
        <w:rPr>
          <w:b/>
          <w:color w:val="000000" w:themeColor="text1"/>
          <w:sz w:val="44"/>
        </w:rPr>
      </w:pPr>
    </w:p>
    <w:p w14:paraId="52C645CC" w14:textId="77777777" w:rsidR="000054FF" w:rsidRDefault="000054FF" w:rsidP="00D81BFF">
      <w:pPr>
        <w:shd w:val="clear" w:color="auto" w:fill="FFFFFF"/>
        <w:spacing w:line="240" w:lineRule="auto"/>
        <w:ind w:right="9"/>
        <w:jc w:val="center"/>
        <w:rPr>
          <w:b/>
          <w:color w:val="000000" w:themeColor="text1"/>
          <w:sz w:val="44"/>
        </w:rPr>
      </w:pPr>
    </w:p>
    <w:p w14:paraId="45ACE57E" w14:textId="77777777" w:rsidR="000054FF" w:rsidRDefault="000054FF" w:rsidP="00D81BFF">
      <w:pPr>
        <w:shd w:val="clear" w:color="auto" w:fill="FFFFFF"/>
        <w:spacing w:line="240" w:lineRule="auto"/>
        <w:ind w:right="9"/>
        <w:jc w:val="center"/>
        <w:rPr>
          <w:b/>
          <w:color w:val="000000" w:themeColor="text1"/>
          <w:sz w:val="44"/>
        </w:rPr>
      </w:pPr>
    </w:p>
    <w:p w14:paraId="5CB0CC62" w14:textId="77777777" w:rsidR="000054FF" w:rsidRDefault="000054FF" w:rsidP="00D81BFF">
      <w:pPr>
        <w:shd w:val="clear" w:color="auto" w:fill="FFFFFF"/>
        <w:spacing w:line="240" w:lineRule="auto"/>
        <w:ind w:right="9"/>
        <w:jc w:val="center"/>
        <w:rPr>
          <w:b/>
          <w:color w:val="000000" w:themeColor="text1"/>
          <w:sz w:val="44"/>
        </w:rPr>
      </w:pPr>
    </w:p>
    <w:p w14:paraId="1EE6C21D" w14:textId="77777777" w:rsidR="000054FF" w:rsidRDefault="000054FF" w:rsidP="000054FF"/>
    <w:p w14:paraId="15B18976" w14:textId="77777777" w:rsidR="000054FF" w:rsidRPr="00ED4E26" w:rsidRDefault="000054FF" w:rsidP="000054FF"/>
    <w:p w14:paraId="56F32CD0" w14:textId="77777777" w:rsidR="000054FF" w:rsidRPr="00ED4E26" w:rsidRDefault="000054FF" w:rsidP="000054FF"/>
    <w:p w14:paraId="4A0B0333" w14:textId="77777777" w:rsidR="000054FF" w:rsidRPr="00ED4E26" w:rsidRDefault="000054FF" w:rsidP="000054FF">
      <w:r>
        <w:rPr>
          <w:noProof/>
        </w:rPr>
        <w:drawing>
          <wp:anchor distT="0" distB="0" distL="114300" distR="114300" simplePos="0" relativeHeight="251740160" behindDoc="0" locked="0" layoutInCell="1" allowOverlap="1" wp14:anchorId="6757CF76" wp14:editId="2EBED389">
            <wp:simplePos x="0" y="0"/>
            <wp:positionH relativeFrom="margin">
              <wp:align>center</wp:align>
            </wp:positionH>
            <wp:positionV relativeFrom="margin">
              <wp:posOffset>554125</wp:posOffset>
            </wp:positionV>
            <wp:extent cx="2155825" cy="1592580"/>
            <wp:effectExtent l="76200" t="57150" r="73025" b="121920"/>
            <wp:wrapSquare wrapText="bothSides"/>
            <wp:docPr id="1664039949"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155825" cy="15925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23869AFD" w14:textId="77777777" w:rsidR="000054FF" w:rsidRPr="00ED4E26" w:rsidRDefault="000054FF" w:rsidP="000054FF"/>
    <w:p w14:paraId="7DF49F1E" w14:textId="77777777" w:rsidR="000054FF" w:rsidRPr="00ED4E26" w:rsidRDefault="000054FF" w:rsidP="000054FF"/>
    <w:p w14:paraId="2C893F7B" w14:textId="77777777" w:rsidR="000054FF" w:rsidRPr="00ED4E26" w:rsidRDefault="000054FF" w:rsidP="000054FF"/>
    <w:p w14:paraId="285515A5" w14:textId="77777777" w:rsidR="000054FF" w:rsidRPr="00ED4E26" w:rsidRDefault="000054FF" w:rsidP="000054FF"/>
    <w:p w14:paraId="632C2B1D" w14:textId="77777777" w:rsidR="000054FF" w:rsidRPr="00ED4E26" w:rsidRDefault="000054FF" w:rsidP="000054FF"/>
    <w:p w14:paraId="307EDF03" w14:textId="77777777" w:rsidR="000054FF" w:rsidRPr="00ED4E26" w:rsidRDefault="000054FF" w:rsidP="000054FF"/>
    <w:p w14:paraId="0E3E4A03" w14:textId="77777777" w:rsidR="000054FF" w:rsidRPr="00ED4E26" w:rsidRDefault="000054FF" w:rsidP="000054FF"/>
    <w:p w14:paraId="06AA195A" w14:textId="77777777" w:rsidR="000054FF" w:rsidRPr="00ED4E26" w:rsidRDefault="000054FF" w:rsidP="000054FF"/>
    <w:p w14:paraId="469B5761" w14:textId="77777777" w:rsidR="000054FF" w:rsidRPr="00ED4E26" w:rsidRDefault="000054FF" w:rsidP="000054FF"/>
    <w:p w14:paraId="5073FB3B" w14:textId="77777777" w:rsidR="000054FF" w:rsidRPr="00ED4E26" w:rsidRDefault="000054FF" w:rsidP="000054FF">
      <w:pPr>
        <w:jc w:val="center"/>
      </w:pPr>
    </w:p>
    <w:p w14:paraId="0C79DBDB" w14:textId="77777777" w:rsidR="000054FF" w:rsidRPr="00ED4E26" w:rsidRDefault="000054FF" w:rsidP="000054FF"/>
    <w:p w14:paraId="39F416BC" w14:textId="71C1AF37" w:rsidR="000054FF" w:rsidRDefault="000054FF" w:rsidP="000054FF">
      <w:pPr>
        <w:jc w:val="center"/>
        <w:rPr>
          <w:color w:val="2E74B5" w:themeColor="accent1" w:themeShade="BF"/>
          <w:sz w:val="72"/>
        </w:rPr>
      </w:pPr>
      <w:r>
        <w:rPr>
          <w:color w:val="2E74B5" w:themeColor="accent1" w:themeShade="BF"/>
          <w:sz w:val="72"/>
        </w:rPr>
        <w:t>Rapport de suivi du devenir des diplômés</w:t>
      </w:r>
      <w:r w:rsidRPr="006A6ABC">
        <w:rPr>
          <w:color w:val="2E74B5" w:themeColor="accent1" w:themeShade="BF"/>
          <w:sz w:val="72"/>
        </w:rPr>
        <w:t xml:space="preserve"> </w:t>
      </w:r>
    </w:p>
    <w:p w14:paraId="6418EA49" w14:textId="77777777" w:rsidR="000054FF" w:rsidRPr="006A6ABC" w:rsidRDefault="000054FF" w:rsidP="000054FF">
      <w:pPr>
        <w:jc w:val="center"/>
        <w:rPr>
          <w:color w:val="2E74B5" w:themeColor="accent1" w:themeShade="BF"/>
          <w:sz w:val="72"/>
        </w:rPr>
      </w:pPr>
      <w:r>
        <w:rPr>
          <w:color w:val="2E74B5" w:themeColor="accent1" w:themeShade="BF"/>
          <w:sz w:val="72"/>
        </w:rPr>
        <w:t>2021-2022</w:t>
      </w:r>
    </w:p>
    <w:p w14:paraId="2AE0D101" w14:textId="77777777" w:rsidR="000054FF" w:rsidRPr="00ED4E26" w:rsidRDefault="000054FF" w:rsidP="000054FF"/>
    <w:p w14:paraId="0DBEEF14" w14:textId="77777777" w:rsidR="000054FF" w:rsidRPr="00ED4E26" w:rsidRDefault="000054FF" w:rsidP="000054FF"/>
    <w:p w14:paraId="70E69254" w14:textId="77777777" w:rsidR="000054FF" w:rsidRPr="00ED4E26" w:rsidRDefault="000054FF" w:rsidP="000054FF"/>
    <w:p w14:paraId="588885F8" w14:textId="77777777" w:rsidR="000054FF" w:rsidRPr="00ED4E26" w:rsidRDefault="000054FF" w:rsidP="000054FF"/>
    <w:p w14:paraId="088852D7" w14:textId="77777777" w:rsidR="000054FF" w:rsidRPr="00ED4E26" w:rsidRDefault="000054FF" w:rsidP="000054FF"/>
    <w:p w14:paraId="70DEAA1D" w14:textId="77777777" w:rsidR="000054FF" w:rsidRPr="00ED4E26" w:rsidRDefault="000054FF" w:rsidP="000054FF"/>
    <w:p w14:paraId="29311A97" w14:textId="77777777" w:rsidR="000054FF" w:rsidRPr="00ED4E26" w:rsidRDefault="000054FF" w:rsidP="000054FF"/>
    <w:p w14:paraId="5BD5D6AA" w14:textId="77777777" w:rsidR="000054FF" w:rsidRPr="00ED4E26" w:rsidRDefault="000054FF" w:rsidP="000054FF"/>
    <w:p w14:paraId="3599205C" w14:textId="77777777" w:rsidR="000054FF" w:rsidRDefault="000054FF" w:rsidP="000054FF">
      <w:r>
        <w:t>Mars 2024</w:t>
      </w:r>
    </w:p>
    <w:p w14:paraId="4E7B32C7" w14:textId="77777777" w:rsidR="000054FF" w:rsidRDefault="000054FF" w:rsidP="000054FF"/>
    <w:p w14:paraId="0B1D3A85" w14:textId="77777777" w:rsidR="000054FF" w:rsidRDefault="000054FF" w:rsidP="00D81BFF">
      <w:pPr>
        <w:shd w:val="clear" w:color="auto" w:fill="FFFFFF"/>
        <w:spacing w:line="240" w:lineRule="auto"/>
        <w:ind w:right="9"/>
        <w:jc w:val="center"/>
        <w:rPr>
          <w:b/>
          <w:color w:val="000000" w:themeColor="text1"/>
          <w:sz w:val="44"/>
        </w:rPr>
      </w:pPr>
    </w:p>
    <w:p w14:paraId="74EF3BBD" w14:textId="77777777" w:rsidR="000054FF" w:rsidRDefault="000054FF" w:rsidP="00D81BFF">
      <w:pPr>
        <w:shd w:val="clear" w:color="auto" w:fill="FFFFFF"/>
        <w:spacing w:line="240" w:lineRule="auto"/>
        <w:ind w:right="9"/>
        <w:jc w:val="center"/>
        <w:rPr>
          <w:b/>
          <w:color w:val="000000" w:themeColor="text1"/>
          <w:sz w:val="44"/>
        </w:rPr>
      </w:pPr>
    </w:p>
    <w:p w14:paraId="0CA78525" w14:textId="77777777" w:rsidR="000054FF" w:rsidRDefault="000054FF" w:rsidP="00D81BFF">
      <w:pPr>
        <w:shd w:val="clear" w:color="auto" w:fill="FFFFFF"/>
        <w:spacing w:line="240" w:lineRule="auto"/>
        <w:ind w:right="9"/>
        <w:jc w:val="center"/>
        <w:rPr>
          <w:b/>
          <w:color w:val="000000" w:themeColor="text1"/>
          <w:sz w:val="44"/>
        </w:rPr>
      </w:pPr>
    </w:p>
    <w:p w14:paraId="7E2D16FF" w14:textId="77777777" w:rsidR="000054FF" w:rsidRDefault="000054FF" w:rsidP="00D81BFF">
      <w:pPr>
        <w:shd w:val="clear" w:color="auto" w:fill="FFFFFF"/>
        <w:spacing w:line="240" w:lineRule="auto"/>
        <w:ind w:right="9"/>
        <w:jc w:val="center"/>
        <w:rPr>
          <w:b/>
          <w:color w:val="000000" w:themeColor="text1"/>
          <w:sz w:val="44"/>
        </w:rPr>
      </w:pPr>
    </w:p>
    <w:p w14:paraId="5A47DB19" w14:textId="77777777" w:rsidR="000054FF" w:rsidRDefault="000054FF" w:rsidP="00D81BFF">
      <w:pPr>
        <w:shd w:val="clear" w:color="auto" w:fill="FFFFFF"/>
        <w:spacing w:line="240" w:lineRule="auto"/>
        <w:ind w:right="9"/>
        <w:jc w:val="center"/>
        <w:rPr>
          <w:b/>
          <w:color w:val="000000" w:themeColor="text1"/>
          <w:sz w:val="44"/>
        </w:rPr>
      </w:pPr>
    </w:p>
    <w:p w14:paraId="3B2EF6EA" w14:textId="77777777" w:rsidR="000054FF" w:rsidRDefault="000054FF" w:rsidP="00D81BFF">
      <w:pPr>
        <w:shd w:val="clear" w:color="auto" w:fill="FFFFFF"/>
        <w:spacing w:line="240" w:lineRule="auto"/>
        <w:ind w:right="9"/>
        <w:jc w:val="center"/>
        <w:rPr>
          <w:b/>
          <w:color w:val="000000" w:themeColor="text1"/>
          <w:sz w:val="44"/>
        </w:rPr>
      </w:pPr>
    </w:p>
    <w:p w14:paraId="464FD8AF" w14:textId="77777777" w:rsidR="000054FF" w:rsidRDefault="000054FF" w:rsidP="00D81BFF">
      <w:pPr>
        <w:shd w:val="clear" w:color="auto" w:fill="FFFFFF"/>
        <w:spacing w:line="240" w:lineRule="auto"/>
        <w:ind w:right="9"/>
        <w:jc w:val="center"/>
        <w:rPr>
          <w:b/>
          <w:color w:val="000000" w:themeColor="text1"/>
          <w:sz w:val="44"/>
        </w:rPr>
      </w:pPr>
    </w:p>
    <w:p w14:paraId="152C48F7" w14:textId="77777777" w:rsidR="000054FF" w:rsidRDefault="000054FF" w:rsidP="00D81BFF">
      <w:pPr>
        <w:shd w:val="clear" w:color="auto" w:fill="FFFFFF"/>
        <w:spacing w:line="240" w:lineRule="auto"/>
        <w:ind w:right="9"/>
        <w:jc w:val="center"/>
        <w:rPr>
          <w:b/>
          <w:color w:val="000000" w:themeColor="text1"/>
          <w:sz w:val="44"/>
        </w:rPr>
      </w:pPr>
    </w:p>
    <w:p w14:paraId="691D930E" w14:textId="77777777" w:rsidR="000054FF" w:rsidRDefault="000054FF" w:rsidP="00D81BFF">
      <w:pPr>
        <w:shd w:val="clear" w:color="auto" w:fill="FFFFFF"/>
        <w:spacing w:line="240" w:lineRule="auto"/>
        <w:ind w:right="9"/>
        <w:jc w:val="center"/>
        <w:rPr>
          <w:b/>
          <w:color w:val="000000" w:themeColor="text1"/>
          <w:sz w:val="44"/>
        </w:rPr>
      </w:pPr>
    </w:p>
    <w:p w14:paraId="34F00C40" w14:textId="77777777" w:rsidR="000054FF" w:rsidRDefault="000054FF" w:rsidP="00D81BFF">
      <w:pPr>
        <w:shd w:val="clear" w:color="auto" w:fill="FFFFFF"/>
        <w:spacing w:line="240" w:lineRule="auto"/>
        <w:ind w:right="9"/>
        <w:jc w:val="center"/>
        <w:rPr>
          <w:b/>
          <w:color w:val="000000" w:themeColor="text1"/>
          <w:sz w:val="44"/>
        </w:rPr>
      </w:pPr>
    </w:p>
    <w:p w14:paraId="281D4D7F" w14:textId="77777777" w:rsidR="000054FF" w:rsidRDefault="000054FF" w:rsidP="00D81BFF">
      <w:pPr>
        <w:shd w:val="clear" w:color="auto" w:fill="FFFFFF"/>
        <w:spacing w:line="240" w:lineRule="auto"/>
        <w:ind w:right="9"/>
        <w:jc w:val="center"/>
        <w:rPr>
          <w:b/>
          <w:color w:val="000000" w:themeColor="text1"/>
          <w:sz w:val="44"/>
        </w:rPr>
      </w:pPr>
    </w:p>
    <w:p w14:paraId="44C83D56" w14:textId="77777777" w:rsidR="000054FF" w:rsidRDefault="000054FF" w:rsidP="00D81BFF">
      <w:pPr>
        <w:shd w:val="clear" w:color="auto" w:fill="FFFFFF"/>
        <w:spacing w:line="240" w:lineRule="auto"/>
        <w:ind w:right="9"/>
        <w:jc w:val="center"/>
        <w:rPr>
          <w:b/>
          <w:color w:val="000000" w:themeColor="text1"/>
          <w:sz w:val="44"/>
        </w:rPr>
      </w:pPr>
    </w:p>
    <w:p w14:paraId="20BDEE06" w14:textId="77777777" w:rsidR="000054FF" w:rsidRDefault="000054FF" w:rsidP="00D81BFF">
      <w:pPr>
        <w:shd w:val="clear" w:color="auto" w:fill="FFFFFF"/>
        <w:spacing w:line="240" w:lineRule="auto"/>
        <w:ind w:right="9"/>
        <w:jc w:val="center"/>
        <w:rPr>
          <w:b/>
          <w:color w:val="000000" w:themeColor="text1"/>
          <w:sz w:val="44"/>
        </w:rPr>
      </w:pPr>
    </w:p>
    <w:p w14:paraId="77628681" w14:textId="77777777" w:rsidR="000054FF" w:rsidRDefault="000054FF" w:rsidP="00D81BFF">
      <w:pPr>
        <w:shd w:val="clear" w:color="auto" w:fill="FFFFFF"/>
        <w:spacing w:line="240" w:lineRule="auto"/>
        <w:ind w:right="9"/>
        <w:jc w:val="center"/>
        <w:rPr>
          <w:b/>
          <w:color w:val="000000" w:themeColor="text1"/>
          <w:sz w:val="44"/>
        </w:rPr>
      </w:pPr>
    </w:p>
    <w:p w14:paraId="36566DAE" w14:textId="77777777" w:rsidR="000054FF" w:rsidRDefault="000054FF" w:rsidP="00D81BFF">
      <w:pPr>
        <w:shd w:val="clear" w:color="auto" w:fill="FFFFFF"/>
        <w:spacing w:line="240" w:lineRule="auto"/>
        <w:ind w:right="9"/>
        <w:jc w:val="center"/>
        <w:rPr>
          <w:b/>
          <w:color w:val="000000" w:themeColor="text1"/>
          <w:sz w:val="44"/>
        </w:rPr>
      </w:pPr>
    </w:p>
    <w:p w14:paraId="0B98882E" w14:textId="77777777" w:rsidR="000054FF" w:rsidRDefault="000054FF" w:rsidP="00D81BFF">
      <w:pPr>
        <w:shd w:val="clear" w:color="auto" w:fill="FFFFFF"/>
        <w:spacing w:line="240" w:lineRule="auto"/>
        <w:ind w:right="9"/>
        <w:jc w:val="center"/>
        <w:rPr>
          <w:b/>
          <w:color w:val="000000" w:themeColor="text1"/>
          <w:sz w:val="44"/>
        </w:rPr>
      </w:pPr>
    </w:p>
    <w:p w14:paraId="0BCFC1E0" w14:textId="77777777" w:rsidR="000054FF" w:rsidRDefault="000054FF" w:rsidP="00D81BFF">
      <w:pPr>
        <w:shd w:val="clear" w:color="auto" w:fill="FFFFFF"/>
        <w:spacing w:line="240" w:lineRule="auto"/>
        <w:ind w:right="9"/>
        <w:jc w:val="center"/>
        <w:rPr>
          <w:b/>
          <w:color w:val="000000" w:themeColor="text1"/>
          <w:sz w:val="44"/>
        </w:rPr>
      </w:pPr>
    </w:p>
    <w:p w14:paraId="01E32086" w14:textId="77777777" w:rsidR="000054FF" w:rsidRDefault="000054FF" w:rsidP="00D81BFF">
      <w:pPr>
        <w:shd w:val="clear" w:color="auto" w:fill="FFFFFF"/>
        <w:spacing w:line="240" w:lineRule="auto"/>
        <w:ind w:right="9"/>
        <w:jc w:val="center"/>
        <w:rPr>
          <w:b/>
          <w:color w:val="000000" w:themeColor="text1"/>
          <w:sz w:val="44"/>
        </w:rPr>
      </w:pPr>
    </w:p>
    <w:p w14:paraId="023C1516" w14:textId="77777777" w:rsidR="000054FF" w:rsidRDefault="000054FF" w:rsidP="00D81BFF">
      <w:pPr>
        <w:shd w:val="clear" w:color="auto" w:fill="FFFFFF"/>
        <w:spacing w:line="240" w:lineRule="auto"/>
        <w:ind w:right="9"/>
        <w:jc w:val="center"/>
        <w:rPr>
          <w:b/>
          <w:color w:val="000000" w:themeColor="text1"/>
          <w:sz w:val="44"/>
        </w:rPr>
      </w:pPr>
    </w:p>
    <w:p w14:paraId="1747EF57" w14:textId="77777777" w:rsidR="000054FF" w:rsidRDefault="000054FF" w:rsidP="00D81BFF">
      <w:pPr>
        <w:shd w:val="clear" w:color="auto" w:fill="FFFFFF"/>
        <w:spacing w:line="240" w:lineRule="auto"/>
        <w:ind w:right="9"/>
        <w:jc w:val="center"/>
        <w:rPr>
          <w:b/>
          <w:color w:val="000000" w:themeColor="text1"/>
          <w:sz w:val="44"/>
        </w:rPr>
      </w:pPr>
    </w:p>
    <w:p w14:paraId="7B2892FE" w14:textId="77777777" w:rsidR="000054FF" w:rsidRDefault="000054FF" w:rsidP="00D81BFF">
      <w:pPr>
        <w:shd w:val="clear" w:color="auto" w:fill="FFFFFF"/>
        <w:spacing w:line="240" w:lineRule="auto"/>
        <w:ind w:right="9"/>
        <w:jc w:val="center"/>
        <w:rPr>
          <w:b/>
          <w:color w:val="000000" w:themeColor="text1"/>
          <w:sz w:val="44"/>
        </w:rPr>
      </w:pPr>
    </w:p>
    <w:p w14:paraId="0BEFBCCF" w14:textId="77777777" w:rsidR="000054FF" w:rsidRPr="000054FF" w:rsidRDefault="000054FF" w:rsidP="000054FF">
      <w:pPr>
        <w:shd w:val="clear" w:color="auto" w:fill="FFFFFF"/>
        <w:spacing w:line="240" w:lineRule="auto"/>
        <w:ind w:right="9"/>
        <w:jc w:val="center"/>
        <w:rPr>
          <w:b/>
          <w:iCs/>
          <w:color w:val="000000" w:themeColor="text1"/>
          <w:sz w:val="44"/>
        </w:rPr>
      </w:pPr>
      <w:r w:rsidRPr="000054FF">
        <w:rPr>
          <w:b/>
          <w:bCs/>
          <w:iCs/>
          <w:color w:val="000000" w:themeColor="text1"/>
          <w:sz w:val="44"/>
        </w:rPr>
        <w:t xml:space="preserve">Annexe n°59 : </w:t>
      </w:r>
      <w:bookmarkStart w:id="22" w:name="_Hlk149297156"/>
      <w:r w:rsidRPr="000054FF">
        <w:rPr>
          <w:b/>
          <w:iCs/>
          <w:color w:val="000000" w:themeColor="text1"/>
          <w:sz w:val="44"/>
        </w:rPr>
        <w:t>Rapport</w:t>
      </w:r>
      <w:r w:rsidRPr="000054FF">
        <w:rPr>
          <w:b/>
          <w:bCs/>
          <w:iCs/>
          <w:color w:val="000000" w:themeColor="text1"/>
          <w:sz w:val="44"/>
        </w:rPr>
        <w:t xml:space="preserve"> </w:t>
      </w:r>
      <w:r w:rsidRPr="000054FF">
        <w:rPr>
          <w:b/>
          <w:iCs/>
          <w:color w:val="000000" w:themeColor="text1"/>
          <w:sz w:val="44"/>
        </w:rPr>
        <w:t xml:space="preserve">d’enquête de satisfaction </w:t>
      </w:r>
      <w:bookmarkEnd w:id="22"/>
      <w:r w:rsidRPr="000054FF">
        <w:rPr>
          <w:b/>
          <w:iCs/>
          <w:color w:val="000000" w:themeColor="text1"/>
          <w:sz w:val="44"/>
        </w:rPr>
        <w:t>auprès des diplômés et des employeurs</w:t>
      </w:r>
    </w:p>
    <w:p w14:paraId="2665A3FF" w14:textId="77777777" w:rsidR="000054FF" w:rsidRPr="006B0396" w:rsidRDefault="000054FF" w:rsidP="00D81BFF">
      <w:pPr>
        <w:shd w:val="clear" w:color="auto" w:fill="FFFFFF"/>
        <w:spacing w:line="240" w:lineRule="auto"/>
        <w:ind w:right="9"/>
        <w:jc w:val="center"/>
        <w:rPr>
          <w:b/>
          <w:color w:val="000000" w:themeColor="text1"/>
          <w:sz w:val="44"/>
        </w:rPr>
      </w:pPr>
    </w:p>
    <w:p w14:paraId="7EE9645A" w14:textId="77777777" w:rsidR="00A209C6" w:rsidRPr="006B0396" w:rsidRDefault="00A209C6" w:rsidP="00D81BFF">
      <w:pPr>
        <w:shd w:val="clear" w:color="auto" w:fill="FFFFFF"/>
        <w:spacing w:line="240" w:lineRule="auto"/>
        <w:ind w:right="9"/>
        <w:jc w:val="center"/>
        <w:rPr>
          <w:b/>
          <w:color w:val="000000" w:themeColor="text1"/>
          <w:sz w:val="44"/>
        </w:rPr>
      </w:pPr>
    </w:p>
    <w:p w14:paraId="33D3F282" w14:textId="07733BCE" w:rsidR="00D3265D" w:rsidRPr="006B0396" w:rsidRDefault="00D3265D" w:rsidP="00D81BFF">
      <w:pPr>
        <w:shd w:val="clear" w:color="auto" w:fill="FFFFFF"/>
        <w:spacing w:line="240" w:lineRule="auto"/>
        <w:ind w:right="9"/>
        <w:jc w:val="center"/>
        <w:rPr>
          <w:b/>
          <w:color w:val="000000" w:themeColor="text1"/>
          <w:sz w:val="44"/>
        </w:rPr>
      </w:pPr>
    </w:p>
    <w:p w14:paraId="6ACA068E" w14:textId="75D51249" w:rsidR="00D3265D" w:rsidRPr="006B0396" w:rsidRDefault="00D3265D" w:rsidP="00D81BFF">
      <w:pPr>
        <w:shd w:val="clear" w:color="auto" w:fill="FFFFFF"/>
        <w:spacing w:line="240" w:lineRule="auto"/>
        <w:ind w:right="9"/>
        <w:jc w:val="center"/>
        <w:rPr>
          <w:b/>
          <w:color w:val="000000" w:themeColor="text1"/>
          <w:sz w:val="44"/>
        </w:rPr>
      </w:pPr>
    </w:p>
    <w:p w14:paraId="0A2B6F90" w14:textId="786EDC3C" w:rsidR="00D3265D" w:rsidRPr="006B0396" w:rsidRDefault="00D3265D" w:rsidP="00D81BFF">
      <w:pPr>
        <w:shd w:val="clear" w:color="auto" w:fill="FFFFFF"/>
        <w:spacing w:line="240" w:lineRule="auto"/>
        <w:ind w:right="9"/>
        <w:jc w:val="center"/>
        <w:rPr>
          <w:b/>
          <w:color w:val="000000" w:themeColor="text1"/>
          <w:sz w:val="44"/>
        </w:rPr>
      </w:pPr>
    </w:p>
    <w:p w14:paraId="5003F2B1" w14:textId="361D0D8E" w:rsidR="00D3265D" w:rsidRPr="006B0396" w:rsidRDefault="00D3265D" w:rsidP="00D81BFF">
      <w:pPr>
        <w:shd w:val="clear" w:color="auto" w:fill="FFFFFF"/>
        <w:spacing w:line="240" w:lineRule="auto"/>
        <w:ind w:right="9"/>
        <w:jc w:val="center"/>
        <w:rPr>
          <w:b/>
          <w:color w:val="000000" w:themeColor="text1"/>
          <w:sz w:val="44"/>
        </w:rPr>
      </w:pPr>
    </w:p>
    <w:p w14:paraId="139DCF1D" w14:textId="49E1A58F" w:rsidR="00D3265D" w:rsidRPr="006B0396" w:rsidRDefault="00D3265D" w:rsidP="00D81BFF">
      <w:pPr>
        <w:shd w:val="clear" w:color="auto" w:fill="FFFFFF"/>
        <w:spacing w:line="240" w:lineRule="auto"/>
        <w:ind w:right="9"/>
        <w:jc w:val="center"/>
        <w:rPr>
          <w:b/>
          <w:color w:val="000000" w:themeColor="text1"/>
          <w:sz w:val="44"/>
        </w:rPr>
      </w:pPr>
    </w:p>
    <w:p w14:paraId="709944D9" w14:textId="4D9C1280" w:rsidR="00D3265D" w:rsidRPr="006B0396" w:rsidRDefault="00D3265D" w:rsidP="00D81BFF">
      <w:pPr>
        <w:shd w:val="clear" w:color="auto" w:fill="FFFFFF"/>
        <w:spacing w:line="240" w:lineRule="auto"/>
        <w:ind w:right="9"/>
        <w:jc w:val="center"/>
        <w:rPr>
          <w:b/>
          <w:color w:val="000000" w:themeColor="text1"/>
          <w:sz w:val="44"/>
        </w:rPr>
      </w:pPr>
    </w:p>
    <w:p w14:paraId="777E8A8B" w14:textId="47090186" w:rsidR="00D3265D" w:rsidRPr="006B0396" w:rsidRDefault="00D3265D" w:rsidP="00D81BFF">
      <w:pPr>
        <w:shd w:val="clear" w:color="auto" w:fill="FFFFFF"/>
        <w:spacing w:line="240" w:lineRule="auto"/>
        <w:ind w:right="9"/>
        <w:jc w:val="center"/>
        <w:rPr>
          <w:b/>
          <w:color w:val="000000" w:themeColor="text1"/>
          <w:sz w:val="44"/>
        </w:rPr>
      </w:pPr>
    </w:p>
    <w:p w14:paraId="3F8C5A21" w14:textId="48804B8D" w:rsidR="00D3265D" w:rsidRPr="006B0396" w:rsidRDefault="00D3265D" w:rsidP="00D81BFF">
      <w:pPr>
        <w:shd w:val="clear" w:color="auto" w:fill="FFFFFF"/>
        <w:spacing w:line="240" w:lineRule="auto"/>
        <w:ind w:right="9"/>
        <w:jc w:val="center"/>
        <w:rPr>
          <w:b/>
          <w:color w:val="000000" w:themeColor="text1"/>
          <w:sz w:val="44"/>
        </w:rPr>
      </w:pPr>
    </w:p>
    <w:p w14:paraId="7CDF4BBE" w14:textId="56B2E144" w:rsidR="00D3265D" w:rsidRPr="006B0396" w:rsidRDefault="00D3265D" w:rsidP="00D81BFF">
      <w:pPr>
        <w:shd w:val="clear" w:color="auto" w:fill="FFFFFF"/>
        <w:spacing w:line="240" w:lineRule="auto"/>
        <w:ind w:right="9"/>
        <w:jc w:val="center"/>
        <w:rPr>
          <w:b/>
          <w:color w:val="000000" w:themeColor="text1"/>
          <w:sz w:val="44"/>
        </w:rPr>
      </w:pPr>
    </w:p>
    <w:p w14:paraId="2778D27C" w14:textId="02AC3926" w:rsidR="00D3265D" w:rsidRPr="006B0396" w:rsidRDefault="00D3265D" w:rsidP="00D81BFF">
      <w:pPr>
        <w:shd w:val="clear" w:color="auto" w:fill="FFFFFF"/>
        <w:spacing w:line="240" w:lineRule="auto"/>
        <w:ind w:right="9"/>
        <w:jc w:val="center"/>
        <w:rPr>
          <w:b/>
          <w:color w:val="000000" w:themeColor="text1"/>
          <w:sz w:val="44"/>
        </w:rPr>
      </w:pPr>
    </w:p>
    <w:p w14:paraId="24190E72" w14:textId="15ADA651" w:rsidR="00D3265D" w:rsidRPr="006B0396" w:rsidRDefault="00D3265D" w:rsidP="00D81BFF">
      <w:pPr>
        <w:shd w:val="clear" w:color="auto" w:fill="FFFFFF"/>
        <w:spacing w:line="240" w:lineRule="auto"/>
        <w:ind w:right="9"/>
        <w:jc w:val="center"/>
        <w:rPr>
          <w:b/>
          <w:color w:val="000000" w:themeColor="text1"/>
          <w:sz w:val="44"/>
        </w:rPr>
      </w:pPr>
    </w:p>
    <w:p w14:paraId="04C34859" w14:textId="77777777" w:rsidR="000054FF" w:rsidRPr="00ED4E26" w:rsidRDefault="000054FF" w:rsidP="000054FF"/>
    <w:p w14:paraId="52BB3720" w14:textId="565F5D71" w:rsidR="000054FF" w:rsidRPr="00ED4E26" w:rsidRDefault="000054FF" w:rsidP="000054FF"/>
    <w:p w14:paraId="733EBAB0" w14:textId="77777777" w:rsidR="000054FF" w:rsidRPr="00ED4E26" w:rsidRDefault="000054FF" w:rsidP="000054FF"/>
    <w:p w14:paraId="488CD9A3" w14:textId="18557CED" w:rsidR="000054FF" w:rsidRPr="00ED4E26" w:rsidRDefault="000054FF" w:rsidP="000054FF">
      <w:r>
        <w:rPr>
          <w:noProof/>
        </w:rPr>
        <w:drawing>
          <wp:anchor distT="0" distB="0" distL="114300" distR="114300" simplePos="0" relativeHeight="251742208" behindDoc="0" locked="0" layoutInCell="1" allowOverlap="1" wp14:anchorId="7F63AAB0" wp14:editId="30423A8F">
            <wp:simplePos x="0" y="0"/>
            <wp:positionH relativeFrom="page">
              <wp:posOffset>2967355</wp:posOffset>
            </wp:positionH>
            <wp:positionV relativeFrom="margin">
              <wp:posOffset>384365</wp:posOffset>
            </wp:positionV>
            <wp:extent cx="2167255" cy="1592580"/>
            <wp:effectExtent l="76200" t="57150" r="80645" b="121920"/>
            <wp:wrapSquare wrapText="bothSides"/>
            <wp:docPr id="856473706"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2167255" cy="15925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E862B0A" w14:textId="033160A6" w:rsidR="000054FF" w:rsidRPr="00ED4E26" w:rsidRDefault="000054FF" w:rsidP="000054FF"/>
    <w:p w14:paraId="5C2DFCE4" w14:textId="77777777" w:rsidR="000054FF" w:rsidRPr="00ED4E26" w:rsidRDefault="000054FF" w:rsidP="000054FF"/>
    <w:p w14:paraId="6B4BA3FF" w14:textId="77777777" w:rsidR="000054FF" w:rsidRPr="00ED4E26" w:rsidRDefault="000054FF" w:rsidP="000054FF"/>
    <w:p w14:paraId="4FDF606D" w14:textId="77777777" w:rsidR="000054FF" w:rsidRPr="00ED4E26" w:rsidRDefault="000054FF" w:rsidP="000054FF"/>
    <w:p w14:paraId="478319ED" w14:textId="77777777" w:rsidR="000054FF" w:rsidRPr="00ED4E26" w:rsidRDefault="000054FF" w:rsidP="000054FF"/>
    <w:p w14:paraId="0B867B42" w14:textId="77777777" w:rsidR="000054FF" w:rsidRPr="00ED4E26" w:rsidRDefault="000054FF" w:rsidP="000054FF"/>
    <w:p w14:paraId="41334481" w14:textId="77777777" w:rsidR="000054FF" w:rsidRPr="00ED4E26" w:rsidRDefault="000054FF" w:rsidP="000054FF"/>
    <w:p w14:paraId="66D7E52C" w14:textId="77777777" w:rsidR="000054FF" w:rsidRPr="00ED4E26" w:rsidRDefault="000054FF" w:rsidP="000054FF">
      <w:pPr>
        <w:jc w:val="center"/>
      </w:pPr>
    </w:p>
    <w:p w14:paraId="037FC0CC" w14:textId="77777777" w:rsidR="000054FF" w:rsidRPr="00ED4E26" w:rsidRDefault="000054FF" w:rsidP="000054FF"/>
    <w:p w14:paraId="57141698" w14:textId="77777777" w:rsidR="000054FF" w:rsidRDefault="000054FF" w:rsidP="000054FF">
      <w:pPr>
        <w:jc w:val="center"/>
        <w:rPr>
          <w:color w:val="146C6C"/>
          <w:sz w:val="72"/>
        </w:rPr>
      </w:pPr>
      <w:r>
        <w:rPr>
          <w:color w:val="146C6C"/>
          <w:sz w:val="72"/>
        </w:rPr>
        <w:t>Rapport de l’enquête de satisfaction auprès des diplômés et employeurs</w:t>
      </w:r>
    </w:p>
    <w:p w14:paraId="38B39FCF" w14:textId="77777777" w:rsidR="000054FF" w:rsidRDefault="000054FF" w:rsidP="000054FF">
      <w:pPr>
        <w:jc w:val="center"/>
        <w:rPr>
          <w:color w:val="146C6C"/>
          <w:sz w:val="72"/>
        </w:rPr>
      </w:pPr>
      <w:r>
        <w:rPr>
          <w:color w:val="146C6C"/>
          <w:sz w:val="72"/>
        </w:rPr>
        <w:t>2021 à 2023</w:t>
      </w:r>
    </w:p>
    <w:p w14:paraId="5E0692D4" w14:textId="77777777" w:rsidR="000054FF" w:rsidRPr="00ED4E26" w:rsidRDefault="000054FF" w:rsidP="000054FF"/>
    <w:p w14:paraId="3D3BA58F" w14:textId="77777777" w:rsidR="000054FF" w:rsidRPr="00ED4E26" w:rsidRDefault="000054FF" w:rsidP="000054FF"/>
    <w:p w14:paraId="344B30EC" w14:textId="77777777" w:rsidR="000054FF" w:rsidRPr="00ED4E26" w:rsidRDefault="000054FF" w:rsidP="000054FF"/>
    <w:p w14:paraId="43A09CA2" w14:textId="77777777" w:rsidR="000054FF" w:rsidRPr="00ED4E26" w:rsidRDefault="000054FF" w:rsidP="000054FF"/>
    <w:p w14:paraId="03A5D6F6" w14:textId="77777777" w:rsidR="000054FF" w:rsidRPr="00ED4E26" w:rsidRDefault="000054FF" w:rsidP="000054FF"/>
    <w:p w14:paraId="0C344242" w14:textId="77777777" w:rsidR="000054FF" w:rsidRPr="00ED4E26" w:rsidRDefault="000054FF" w:rsidP="000054FF"/>
    <w:p w14:paraId="4BDE9BDE" w14:textId="77777777" w:rsidR="000054FF" w:rsidRPr="00ED4E26" w:rsidRDefault="000054FF" w:rsidP="000054FF"/>
    <w:p w14:paraId="360E6ED6" w14:textId="77777777" w:rsidR="000054FF" w:rsidRPr="00ED4E26" w:rsidRDefault="000054FF" w:rsidP="000054FF"/>
    <w:p w14:paraId="62BEE3C1" w14:textId="77777777" w:rsidR="000054FF" w:rsidRDefault="000054FF" w:rsidP="000054FF">
      <w:r>
        <w:t>Septembre 2023</w:t>
      </w:r>
    </w:p>
    <w:p w14:paraId="50343F0D" w14:textId="77777777" w:rsidR="000054FF" w:rsidRDefault="000054FF" w:rsidP="000054FF"/>
    <w:p w14:paraId="41D220A1" w14:textId="64DDA3FC" w:rsidR="00D3265D" w:rsidRPr="006B0396" w:rsidRDefault="00D3265D" w:rsidP="00D81BFF">
      <w:pPr>
        <w:shd w:val="clear" w:color="auto" w:fill="FFFFFF"/>
        <w:spacing w:line="240" w:lineRule="auto"/>
        <w:ind w:right="9"/>
        <w:jc w:val="center"/>
        <w:rPr>
          <w:b/>
          <w:color w:val="000000" w:themeColor="text1"/>
          <w:sz w:val="44"/>
        </w:rPr>
      </w:pPr>
    </w:p>
    <w:p w14:paraId="25E8E8FE" w14:textId="0F2DE4FA" w:rsidR="00D3265D" w:rsidRPr="006B0396" w:rsidRDefault="00D3265D" w:rsidP="00D81BFF">
      <w:pPr>
        <w:shd w:val="clear" w:color="auto" w:fill="FFFFFF"/>
        <w:spacing w:line="240" w:lineRule="auto"/>
        <w:ind w:right="9"/>
        <w:jc w:val="center"/>
        <w:rPr>
          <w:b/>
          <w:color w:val="000000" w:themeColor="text1"/>
          <w:sz w:val="44"/>
        </w:rPr>
      </w:pPr>
    </w:p>
    <w:p w14:paraId="6EB6112D" w14:textId="2029D05F" w:rsidR="00D3265D" w:rsidRPr="006B0396" w:rsidRDefault="00D3265D" w:rsidP="00D81BFF">
      <w:pPr>
        <w:shd w:val="clear" w:color="auto" w:fill="FFFFFF"/>
        <w:spacing w:line="240" w:lineRule="auto"/>
        <w:ind w:right="9"/>
        <w:jc w:val="center"/>
        <w:rPr>
          <w:b/>
          <w:color w:val="000000" w:themeColor="text1"/>
          <w:sz w:val="44"/>
        </w:rPr>
      </w:pPr>
    </w:p>
    <w:p w14:paraId="7F2B9710" w14:textId="4664B7CF" w:rsidR="00D3265D" w:rsidRDefault="00D3265D" w:rsidP="00D81BFF">
      <w:pPr>
        <w:shd w:val="clear" w:color="auto" w:fill="FFFFFF"/>
        <w:spacing w:line="240" w:lineRule="auto"/>
        <w:ind w:right="9"/>
        <w:jc w:val="center"/>
        <w:rPr>
          <w:b/>
          <w:color w:val="000000" w:themeColor="text1"/>
          <w:sz w:val="44"/>
        </w:rPr>
      </w:pPr>
    </w:p>
    <w:p w14:paraId="20EC5372" w14:textId="34E35FB2" w:rsidR="00B43097" w:rsidRDefault="00B43097" w:rsidP="00D81BFF">
      <w:pPr>
        <w:shd w:val="clear" w:color="auto" w:fill="FFFFFF"/>
        <w:spacing w:line="240" w:lineRule="auto"/>
        <w:ind w:right="9"/>
        <w:jc w:val="center"/>
        <w:rPr>
          <w:b/>
          <w:color w:val="000000" w:themeColor="text1"/>
          <w:sz w:val="44"/>
        </w:rPr>
      </w:pPr>
    </w:p>
    <w:p w14:paraId="11DAF14E" w14:textId="43035B41" w:rsidR="00B43097" w:rsidRDefault="00B43097" w:rsidP="00D81BFF">
      <w:pPr>
        <w:shd w:val="clear" w:color="auto" w:fill="FFFFFF"/>
        <w:spacing w:line="240" w:lineRule="auto"/>
        <w:ind w:right="9"/>
        <w:jc w:val="center"/>
        <w:rPr>
          <w:b/>
          <w:color w:val="000000" w:themeColor="text1"/>
          <w:sz w:val="44"/>
        </w:rPr>
      </w:pPr>
    </w:p>
    <w:p w14:paraId="2DA21F5F" w14:textId="1BC854A9" w:rsidR="00232B19" w:rsidRPr="006B0396" w:rsidRDefault="00232B19" w:rsidP="00D81BFF">
      <w:pPr>
        <w:shd w:val="clear" w:color="auto" w:fill="FFFFFF"/>
        <w:spacing w:line="240" w:lineRule="auto"/>
        <w:ind w:right="9"/>
        <w:jc w:val="center"/>
        <w:rPr>
          <w:b/>
          <w:color w:val="000000" w:themeColor="text1"/>
          <w:sz w:val="44"/>
        </w:rPr>
      </w:pPr>
    </w:p>
    <w:p w14:paraId="6F649B94" w14:textId="349BD659" w:rsidR="00232B19" w:rsidRPr="006B0396" w:rsidRDefault="00232B19" w:rsidP="006B0396">
      <w:pPr>
        <w:shd w:val="clear" w:color="auto" w:fill="FFFFFF"/>
        <w:spacing w:line="240" w:lineRule="auto"/>
        <w:ind w:right="9"/>
        <w:jc w:val="right"/>
        <w:rPr>
          <w:b/>
          <w:color w:val="000000" w:themeColor="text1"/>
          <w:sz w:val="44"/>
        </w:rPr>
      </w:pPr>
    </w:p>
    <w:bookmarkEnd w:id="0"/>
    <w:p w14:paraId="2F72BDCA" w14:textId="68562EFD" w:rsidR="00564B4A" w:rsidRPr="00A213A2" w:rsidRDefault="00564B4A" w:rsidP="00A213A2"/>
    <w:sectPr w:rsidR="00564B4A" w:rsidRPr="00A213A2" w:rsidSect="006B0396">
      <w:headerReference w:type="default" r:id="rId13"/>
      <w:footerReference w:type="default" r:id="rId14"/>
      <w:pgSz w:w="12240" w:h="15840"/>
      <w:pgMar w:top="851" w:right="1041" w:bottom="709" w:left="1134" w:header="708" w:footer="0" w:gutter="0"/>
      <w:pgBorders w:offsetFrom="page">
        <w:top w:val="none" w:sz="0" w:space="0" w:color="000000"/>
        <w:left w:val="none" w:sz="0" w:space="0" w:color="000000"/>
        <w:bottom w:val="none" w:sz="0" w:space="0" w:color="000000"/>
        <w:right w:val="none" w:sz="0" w:space="0" w:color="000000"/>
      </w:pgBorders>
      <w:pgNumType w:start="9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E6B6E" w14:textId="77777777" w:rsidR="00734283" w:rsidRDefault="00734283">
      <w:pPr>
        <w:spacing w:line="240" w:lineRule="auto"/>
      </w:pPr>
      <w:r>
        <w:separator/>
      </w:r>
    </w:p>
  </w:endnote>
  <w:endnote w:type="continuationSeparator" w:id="0">
    <w:p w14:paraId="1566D3B5" w14:textId="77777777" w:rsidR="00734283" w:rsidRDefault="007342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EE6E0" w14:textId="77777777" w:rsidR="00686F93" w:rsidRDefault="00686F93">
    <w:pPr>
      <w:pStyle w:val="Pieddepage"/>
    </w:pPr>
  </w:p>
  <w:p w14:paraId="733BE821" w14:textId="77777777" w:rsidR="00686F93" w:rsidRDefault="00686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4F964F" w14:textId="77777777" w:rsidR="00734283" w:rsidRDefault="00734283">
      <w:pPr>
        <w:spacing w:line="240" w:lineRule="auto"/>
      </w:pPr>
      <w:r>
        <w:separator/>
      </w:r>
    </w:p>
  </w:footnote>
  <w:footnote w:type="continuationSeparator" w:id="0">
    <w:p w14:paraId="0D9EFCD9" w14:textId="77777777" w:rsidR="00734283" w:rsidRDefault="007342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377220"/>
    <w:multiLevelType w:val="multilevel"/>
    <w:tmpl w:val="28C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90D43"/>
    <w:multiLevelType w:val="multilevel"/>
    <w:tmpl w:val="F086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5D54E3"/>
    <w:multiLevelType w:val="multilevel"/>
    <w:tmpl w:val="9B0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A508F"/>
    <w:multiLevelType w:val="multilevel"/>
    <w:tmpl w:val="9A4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8" w15:restartNumberingAfterBreak="0">
    <w:nsid w:val="0AF57EAC"/>
    <w:multiLevelType w:val="multilevel"/>
    <w:tmpl w:val="E66A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C6971"/>
    <w:multiLevelType w:val="multilevel"/>
    <w:tmpl w:val="AD9A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639FA"/>
    <w:multiLevelType w:val="multilevel"/>
    <w:tmpl w:val="BAD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860F9A"/>
    <w:multiLevelType w:val="multilevel"/>
    <w:tmpl w:val="988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C74A2"/>
    <w:multiLevelType w:val="multilevel"/>
    <w:tmpl w:val="831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16"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7E56578"/>
    <w:multiLevelType w:val="multilevel"/>
    <w:tmpl w:val="11BE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2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1107DE"/>
    <w:multiLevelType w:val="multilevel"/>
    <w:tmpl w:val="1C9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121232"/>
    <w:multiLevelType w:val="multilevel"/>
    <w:tmpl w:val="8F9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50361"/>
    <w:multiLevelType w:val="multilevel"/>
    <w:tmpl w:val="8F88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6" w15:restartNumberingAfterBreak="0">
    <w:nsid w:val="20F20CD7"/>
    <w:multiLevelType w:val="multilevel"/>
    <w:tmpl w:val="A2B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422289"/>
    <w:multiLevelType w:val="multilevel"/>
    <w:tmpl w:val="3A6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6BC2EFE"/>
    <w:multiLevelType w:val="multilevel"/>
    <w:tmpl w:val="032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D95061"/>
    <w:multiLevelType w:val="multilevel"/>
    <w:tmpl w:val="CCFE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50B09"/>
    <w:multiLevelType w:val="multilevel"/>
    <w:tmpl w:val="168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AC455C6"/>
    <w:multiLevelType w:val="multilevel"/>
    <w:tmpl w:val="86F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45010"/>
    <w:multiLevelType w:val="multilevel"/>
    <w:tmpl w:val="5DD0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7274FF"/>
    <w:multiLevelType w:val="multilevel"/>
    <w:tmpl w:val="722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F7A5C"/>
    <w:multiLevelType w:val="multilevel"/>
    <w:tmpl w:val="E73E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521589"/>
    <w:multiLevelType w:val="multilevel"/>
    <w:tmpl w:val="B0BE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40"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FA7AB5"/>
    <w:multiLevelType w:val="multilevel"/>
    <w:tmpl w:val="941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313BAA"/>
    <w:multiLevelType w:val="hybridMultilevel"/>
    <w:tmpl w:val="6BC2900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D8D0599"/>
    <w:multiLevelType w:val="multilevel"/>
    <w:tmpl w:val="C6A2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0571A3E"/>
    <w:multiLevelType w:val="multilevel"/>
    <w:tmpl w:val="FDA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64A2D"/>
    <w:multiLevelType w:val="multilevel"/>
    <w:tmpl w:val="E63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C309C0"/>
    <w:multiLevelType w:val="multilevel"/>
    <w:tmpl w:val="9838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9D35E53"/>
    <w:multiLevelType w:val="multilevel"/>
    <w:tmpl w:val="BBC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E2233D"/>
    <w:multiLevelType w:val="multilevel"/>
    <w:tmpl w:val="1E6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4C757E"/>
    <w:multiLevelType w:val="multilevel"/>
    <w:tmpl w:val="5EF8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62452A"/>
    <w:multiLevelType w:val="multilevel"/>
    <w:tmpl w:val="3AC0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9E2013"/>
    <w:multiLevelType w:val="multilevel"/>
    <w:tmpl w:val="858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E722BB"/>
    <w:multiLevelType w:val="hybridMultilevel"/>
    <w:tmpl w:val="0D66841A"/>
    <w:lvl w:ilvl="0" w:tplc="35928B38">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 w15:restartNumberingAfterBreak="0">
    <w:nsid w:val="4CE651C1"/>
    <w:multiLevelType w:val="hybridMultilevel"/>
    <w:tmpl w:val="522259CC"/>
    <w:lvl w:ilvl="0" w:tplc="040C0001">
      <w:start w:val="1"/>
      <w:numFmt w:val="bullet"/>
      <w:lvlText w:val=""/>
      <w:lvlJc w:val="left"/>
      <w:pPr>
        <w:tabs>
          <w:tab w:val="num" w:pos="1080"/>
        </w:tabs>
        <w:ind w:left="1080" w:hanging="360"/>
      </w:pPr>
      <w:rPr>
        <w:rFonts w:ascii="Symbol" w:hAnsi="Symbol" w:hint="default"/>
        <w:sz w:val="18"/>
        <w:szCs w:val="1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6740E0"/>
    <w:multiLevelType w:val="multilevel"/>
    <w:tmpl w:val="283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B36C4A"/>
    <w:multiLevelType w:val="multilevel"/>
    <w:tmpl w:val="543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E2778F"/>
    <w:multiLevelType w:val="multilevel"/>
    <w:tmpl w:val="0596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F12DD5"/>
    <w:multiLevelType w:val="multilevel"/>
    <w:tmpl w:val="FA5A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4234A4"/>
    <w:multiLevelType w:val="hybridMultilevel"/>
    <w:tmpl w:val="8E32866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5B37583"/>
    <w:multiLevelType w:val="multilevel"/>
    <w:tmpl w:val="DDA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FD035F"/>
    <w:multiLevelType w:val="multilevel"/>
    <w:tmpl w:val="1222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578D05E2"/>
    <w:multiLevelType w:val="multilevel"/>
    <w:tmpl w:val="DD88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73"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5E5C2CA9"/>
    <w:multiLevelType w:val="multilevel"/>
    <w:tmpl w:val="1C88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5F81105E"/>
    <w:multiLevelType w:val="multilevel"/>
    <w:tmpl w:val="3D9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9" w15:restartNumberingAfterBreak="0">
    <w:nsid w:val="616E14D0"/>
    <w:multiLevelType w:val="multilevel"/>
    <w:tmpl w:val="2E4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4777A46"/>
    <w:multiLevelType w:val="multilevel"/>
    <w:tmpl w:val="265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3"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84"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68332E92"/>
    <w:multiLevelType w:val="multilevel"/>
    <w:tmpl w:val="C34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1"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15:restartNumberingAfterBreak="0">
    <w:nsid w:val="6FD219B7"/>
    <w:multiLevelType w:val="multilevel"/>
    <w:tmpl w:val="591A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995D41"/>
    <w:multiLevelType w:val="multilevel"/>
    <w:tmpl w:val="98D8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FC280E"/>
    <w:multiLevelType w:val="multilevel"/>
    <w:tmpl w:val="DC9E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96062D"/>
    <w:multiLevelType w:val="multilevel"/>
    <w:tmpl w:val="3A88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797B43B1"/>
    <w:multiLevelType w:val="multilevel"/>
    <w:tmpl w:val="5D5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CE0749C"/>
    <w:multiLevelType w:val="multilevel"/>
    <w:tmpl w:val="984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FD36CA"/>
    <w:multiLevelType w:val="multilevel"/>
    <w:tmpl w:val="585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815E8E"/>
    <w:multiLevelType w:val="multilevel"/>
    <w:tmpl w:val="92A8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6C2A14"/>
    <w:multiLevelType w:val="multilevel"/>
    <w:tmpl w:val="0868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867F1B"/>
    <w:multiLevelType w:val="multilevel"/>
    <w:tmpl w:val="0DE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509846">
    <w:abstractNumId w:val="4"/>
  </w:num>
  <w:num w:numId="2" w16cid:durableId="985551751">
    <w:abstractNumId w:val="67"/>
  </w:num>
  <w:num w:numId="3" w16cid:durableId="1260528020">
    <w:abstractNumId w:val="86"/>
  </w:num>
  <w:num w:numId="4" w16cid:durableId="1473400819">
    <w:abstractNumId w:val="41"/>
  </w:num>
  <w:num w:numId="5" w16cid:durableId="237134562">
    <w:abstractNumId w:val="20"/>
  </w:num>
  <w:num w:numId="6" w16cid:durableId="1425568982">
    <w:abstractNumId w:val="47"/>
  </w:num>
  <w:num w:numId="7" w16cid:durableId="244807662">
    <w:abstractNumId w:val="17"/>
  </w:num>
  <w:num w:numId="8" w16cid:durableId="1417286802">
    <w:abstractNumId w:val="88"/>
  </w:num>
  <w:num w:numId="9" w16cid:durableId="2111467210">
    <w:abstractNumId w:val="19"/>
  </w:num>
  <w:num w:numId="10" w16cid:durableId="1835994912">
    <w:abstractNumId w:val="15"/>
  </w:num>
  <w:num w:numId="11" w16cid:durableId="305012503">
    <w:abstractNumId w:val="25"/>
  </w:num>
  <w:num w:numId="12" w16cid:durableId="1702894312">
    <w:abstractNumId w:val="22"/>
  </w:num>
  <w:num w:numId="13" w16cid:durableId="533689253">
    <w:abstractNumId w:val="49"/>
  </w:num>
  <w:num w:numId="14" w16cid:durableId="56243574">
    <w:abstractNumId w:val="46"/>
  </w:num>
  <w:num w:numId="15" w16cid:durableId="1997565505">
    <w:abstractNumId w:val="91"/>
  </w:num>
  <w:num w:numId="16" w16cid:durableId="16777455">
    <w:abstractNumId w:val="7"/>
  </w:num>
  <w:num w:numId="17" w16cid:durableId="1258951179">
    <w:abstractNumId w:val="83"/>
  </w:num>
  <w:num w:numId="18" w16cid:durableId="1203908820">
    <w:abstractNumId w:val="61"/>
  </w:num>
  <w:num w:numId="19" w16cid:durableId="21438166">
    <w:abstractNumId w:val="82"/>
  </w:num>
  <w:num w:numId="20" w16cid:durableId="218521712">
    <w:abstractNumId w:val="72"/>
  </w:num>
  <w:num w:numId="21" w16cid:durableId="536550747">
    <w:abstractNumId w:val="90"/>
  </w:num>
  <w:num w:numId="22" w16cid:durableId="279190173">
    <w:abstractNumId w:val="87"/>
  </w:num>
  <w:num w:numId="23" w16cid:durableId="21590082">
    <w:abstractNumId w:val="74"/>
  </w:num>
  <w:num w:numId="24" w16cid:durableId="904993291">
    <w:abstractNumId w:val="53"/>
  </w:num>
  <w:num w:numId="25" w16cid:durableId="1148134747">
    <w:abstractNumId w:val="89"/>
  </w:num>
  <w:num w:numId="26" w16cid:durableId="424962509">
    <w:abstractNumId w:val="39"/>
  </w:num>
  <w:num w:numId="27" w16cid:durableId="554509962">
    <w:abstractNumId w:val="44"/>
  </w:num>
  <w:num w:numId="28" w16cid:durableId="136000460">
    <w:abstractNumId w:val="14"/>
  </w:num>
  <w:num w:numId="29" w16cid:durableId="568199669">
    <w:abstractNumId w:val="70"/>
  </w:num>
  <w:num w:numId="30" w16cid:durableId="1630361435">
    <w:abstractNumId w:val="96"/>
  </w:num>
  <w:num w:numId="31" w16cid:durableId="2104644371">
    <w:abstractNumId w:val="35"/>
  </w:num>
  <w:num w:numId="32" w16cid:durableId="1012949532">
    <w:abstractNumId w:val="98"/>
  </w:num>
  <w:num w:numId="33" w16cid:durableId="169151048">
    <w:abstractNumId w:val="62"/>
  </w:num>
  <w:num w:numId="34" w16cid:durableId="107623278">
    <w:abstractNumId w:val="1"/>
  </w:num>
  <w:num w:numId="35" w16cid:durableId="459038648">
    <w:abstractNumId w:val="73"/>
  </w:num>
  <w:num w:numId="36" w16cid:durableId="1981687442">
    <w:abstractNumId w:val="32"/>
  </w:num>
  <w:num w:numId="37" w16cid:durableId="1998800281">
    <w:abstractNumId w:val="48"/>
  </w:num>
  <w:num w:numId="38" w16cid:durableId="1823767043">
    <w:abstractNumId w:val="11"/>
  </w:num>
  <w:num w:numId="39" w16cid:durableId="1228152182">
    <w:abstractNumId w:val="40"/>
  </w:num>
  <w:num w:numId="40" w16cid:durableId="1676767498">
    <w:abstractNumId w:val="76"/>
  </w:num>
  <w:num w:numId="41" w16cid:durableId="1427194714">
    <w:abstractNumId w:val="80"/>
  </w:num>
  <w:num w:numId="42" w16cid:durableId="101539395">
    <w:abstractNumId w:val="78"/>
  </w:num>
  <w:num w:numId="43" w16cid:durableId="461315706">
    <w:abstractNumId w:val="84"/>
  </w:num>
  <w:num w:numId="44" w16cid:durableId="547037389">
    <w:abstractNumId w:val="0"/>
  </w:num>
  <w:num w:numId="45" w16cid:durableId="1450317738">
    <w:abstractNumId w:val="16"/>
  </w:num>
  <w:num w:numId="46" w16cid:durableId="1136294253">
    <w:abstractNumId w:val="28"/>
  </w:num>
  <w:num w:numId="47" w16cid:durableId="950628069">
    <w:abstractNumId w:val="16"/>
    <w:lvlOverride w:ilvl="0">
      <w:startOverride w:val="3"/>
    </w:lvlOverride>
    <w:lvlOverride w:ilvl="1">
      <w:startOverride w:val="1"/>
    </w:lvlOverride>
  </w:num>
  <w:num w:numId="48" w16cid:durableId="936904068">
    <w:abstractNumId w:val="16"/>
  </w:num>
  <w:num w:numId="49" w16cid:durableId="1548839688">
    <w:abstractNumId w:val="16"/>
  </w:num>
  <w:num w:numId="50" w16cid:durableId="2005429736">
    <w:abstractNumId w:val="43"/>
  </w:num>
  <w:num w:numId="51" w16cid:durableId="567302798">
    <w:abstractNumId w:val="59"/>
  </w:num>
  <w:num w:numId="52" w16cid:durableId="1142042607">
    <w:abstractNumId w:val="60"/>
  </w:num>
  <w:num w:numId="53" w16cid:durableId="1789424130">
    <w:abstractNumId w:val="51"/>
  </w:num>
  <w:num w:numId="54" w16cid:durableId="1498963131">
    <w:abstractNumId w:val="6"/>
  </w:num>
  <w:num w:numId="55" w16cid:durableId="272439105">
    <w:abstractNumId w:val="45"/>
  </w:num>
  <w:num w:numId="56" w16cid:durableId="127212496">
    <w:abstractNumId w:val="9"/>
  </w:num>
  <w:num w:numId="57" w16cid:durableId="371468167">
    <w:abstractNumId w:val="38"/>
  </w:num>
  <w:num w:numId="58" w16cid:durableId="1813863285">
    <w:abstractNumId w:val="50"/>
  </w:num>
  <w:num w:numId="59" w16cid:durableId="924991214">
    <w:abstractNumId w:val="56"/>
  </w:num>
  <w:num w:numId="60" w16cid:durableId="1336030707">
    <w:abstractNumId w:val="81"/>
  </w:num>
  <w:num w:numId="61" w16cid:durableId="1350181120">
    <w:abstractNumId w:val="10"/>
  </w:num>
  <w:num w:numId="62" w16cid:durableId="106514237">
    <w:abstractNumId w:val="79"/>
  </w:num>
  <w:num w:numId="63" w16cid:durableId="794106008">
    <w:abstractNumId w:val="95"/>
  </w:num>
  <w:num w:numId="64" w16cid:durableId="1913462156">
    <w:abstractNumId w:val="93"/>
  </w:num>
  <w:num w:numId="65" w16cid:durableId="1053844780">
    <w:abstractNumId w:val="13"/>
  </w:num>
  <w:num w:numId="66" w16cid:durableId="1151091902">
    <w:abstractNumId w:val="103"/>
  </w:num>
  <w:num w:numId="67" w16cid:durableId="147676887">
    <w:abstractNumId w:val="3"/>
  </w:num>
  <w:num w:numId="68" w16cid:durableId="1385522276">
    <w:abstractNumId w:val="12"/>
  </w:num>
  <w:num w:numId="69" w16cid:durableId="365258411">
    <w:abstractNumId w:val="68"/>
  </w:num>
  <w:num w:numId="70" w16cid:durableId="1073817393">
    <w:abstractNumId w:val="42"/>
  </w:num>
  <w:num w:numId="71" w16cid:durableId="1990280586">
    <w:abstractNumId w:val="99"/>
  </w:num>
  <w:num w:numId="72" w16cid:durableId="1560825759">
    <w:abstractNumId w:val="23"/>
  </w:num>
  <w:num w:numId="73" w16cid:durableId="801657688">
    <w:abstractNumId w:val="36"/>
  </w:num>
  <w:num w:numId="74" w16cid:durableId="940986352">
    <w:abstractNumId w:val="55"/>
  </w:num>
  <w:num w:numId="75" w16cid:durableId="1309557109">
    <w:abstractNumId w:val="92"/>
  </w:num>
  <w:num w:numId="76" w16cid:durableId="53621749">
    <w:abstractNumId w:val="27"/>
  </w:num>
  <w:num w:numId="77" w16cid:durableId="1559828361">
    <w:abstractNumId w:val="102"/>
  </w:num>
  <w:num w:numId="78" w16cid:durableId="2034263745">
    <w:abstractNumId w:val="75"/>
  </w:num>
  <w:num w:numId="79" w16cid:durableId="1074472440">
    <w:abstractNumId w:val="52"/>
  </w:num>
  <w:num w:numId="80" w16cid:durableId="2142992834">
    <w:abstractNumId w:val="97"/>
  </w:num>
  <w:num w:numId="81" w16cid:durableId="721055864">
    <w:abstractNumId w:val="21"/>
  </w:num>
  <w:num w:numId="82" w16cid:durableId="266230661">
    <w:abstractNumId w:val="77"/>
  </w:num>
  <w:num w:numId="83" w16cid:durableId="1004164152">
    <w:abstractNumId w:val="30"/>
  </w:num>
  <w:num w:numId="84" w16cid:durableId="1544245682">
    <w:abstractNumId w:val="85"/>
  </w:num>
  <w:num w:numId="85" w16cid:durableId="1800412937">
    <w:abstractNumId w:val="71"/>
  </w:num>
  <w:num w:numId="86" w16cid:durableId="1524515194">
    <w:abstractNumId w:val="63"/>
  </w:num>
  <w:num w:numId="87" w16cid:durableId="356349097">
    <w:abstractNumId w:val="57"/>
  </w:num>
  <w:num w:numId="88" w16cid:durableId="429470671">
    <w:abstractNumId w:val="37"/>
  </w:num>
  <w:num w:numId="89" w16cid:durableId="600261926">
    <w:abstractNumId w:val="26"/>
  </w:num>
  <w:num w:numId="90" w16cid:durableId="468866748">
    <w:abstractNumId w:val="94"/>
  </w:num>
  <w:num w:numId="91" w16cid:durableId="193664202">
    <w:abstractNumId w:val="66"/>
  </w:num>
  <w:num w:numId="92" w16cid:durableId="478306594">
    <w:abstractNumId w:val="34"/>
  </w:num>
  <w:num w:numId="93" w16cid:durableId="1729568163">
    <w:abstractNumId w:val="65"/>
  </w:num>
  <w:num w:numId="94" w16cid:durableId="2032678191">
    <w:abstractNumId w:val="64"/>
  </w:num>
  <w:num w:numId="95" w16cid:durableId="1616056032">
    <w:abstractNumId w:val="2"/>
  </w:num>
  <w:num w:numId="96" w16cid:durableId="554121342">
    <w:abstractNumId w:val="69"/>
  </w:num>
  <w:num w:numId="97" w16cid:durableId="1469326012">
    <w:abstractNumId w:val="5"/>
  </w:num>
  <w:num w:numId="98" w16cid:durableId="517472588">
    <w:abstractNumId w:val="100"/>
  </w:num>
  <w:num w:numId="99" w16cid:durableId="1404795415">
    <w:abstractNumId w:val="101"/>
  </w:num>
  <w:num w:numId="100" w16cid:durableId="1058286619">
    <w:abstractNumId w:val="33"/>
  </w:num>
  <w:num w:numId="101" w16cid:durableId="1487471106">
    <w:abstractNumId w:val="54"/>
  </w:num>
  <w:num w:numId="102" w16cid:durableId="2104565366">
    <w:abstractNumId w:val="8"/>
  </w:num>
  <w:num w:numId="103" w16cid:durableId="1416853726">
    <w:abstractNumId w:val="18"/>
  </w:num>
  <w:num w:numId="104" w16cid:durableId="1795177043">
    <w:abstractNumId w:val="24"/>
  </w:num>
  <w:num w:numId="105" w16cid:durableId="1052193004">
    <w:abstractNumId w:val="31"/>
  </w:num>
  <w:num w:numId="106" w16cid:durableId="1045522997">
    <w:abstractNumId w:val="58"/>
  </w:num>
  <w:num w:numId="107" w16cid:durableId="821967952">
    <w:abstractNumId w:val="2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2"/>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03E85"/>
    <w:rsid w:val="000054FF"/>
    <w:rsid w:val="00006427"/>
    <w:rsid w:val="00010BB0"/>
    <w:rsid w:val="00011374"/>
    <w:rsid w:val="00011839"/>
    <w:rsid w:val="00014006"/>
    <w:rsid w:val="000163AB"/>
    <w:rsid w:val="00016428"/>
    <w:rsid w:val="00016764"/>
    <w:rsid w:val="000212BE"/>
    <w:rsid w:val="0002255E"/>
    <w:rsid w:val="000242FF"/>
    <w:rsid w:val="00026129"/>
    <w:rsid w:val="0002723E"/>
    <w:rsid w:val="00030EAC"/>
    <w:rsid w:val="000329A3"/>
    <w:rsid w:val="0003582B"/>
    <w:rsid w:val="00037CDA"/>
    <w:rsid w:val="00042C8A"/>
    <w:rsid w:val="00044019"/>
    <w:rsid w:val="00046C83"/>
    <w:rsid w:val="00051F52"/>
    <w:rsid w:val="00052F11"/>
    <w:rsid w:val="00054DA6"/>
    <w:rsid w:val="00055D97"/>
    <w:rsid w:val="00057112"/>
    <w:rsid w:val="00057D11"/>
    <w:rsid w:val="00061047"/>
    <w:rsid w:val="0006187E"/>
    <w:rsid w:val="00064688"/>
    <w:rsid w:val="00071E38"/>
    <w:rsid w:val="000813CD"/>
    <w:rsid w:val="00085DEF"/>
    <w:rsid w:val="0009055C"/>
    <w:rsid w:val="00093146"/>
    <w:rsid w:val="000942C6"/>
    <w:rsid w:val="000A1CB2"/>
    <w:rsid w:val="000A4C69"/>
    <w:rsid w:val="000B0589"/>
    <w:rsid w:val="000B0B02"/>
    <w:rsid w:val="000B1CA4"/>
    <w:rsid w:val="000B2981"/>
    <w:rsid w:val="000B30AE"/>
    <w:rsid w:val="000B75CF"/>
    <w:rsid w:val="000C51E9"/>
    <w:rsid w:val="000C7290"/>
    <w:rsid w:val="000D0918"/>
    <w:rsid w:val="000D0CA4"/>
    <w:rsid w:val="000D42C2"/>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598"/>
    <w:rsid w:val="0013494E"/>
    <w:rsid w:val="00137578"/>
    <w:rsid w:val="00140A0F"/>
    <w:rsid w:val="001435A4"/>
    <w:rsid w:val="001459BA"/>
    <w:rsid w:val="001462E4"/>
    <w:rsid w:val="0015597F"/>
    <w:rsid w:val="00157220"/>
    <w:rsid w:val="0016099E"/>
    <w:rsid w:val="0016482F"/>
    <w:rsid w:val="001657BA"/>
    <w:rsid w:val="0016618F"/>
    <w:rsid w:val="00166699"/>
    <w:rsid w:val="00170369"/>
    <w:rsid w:val="00172BCF"/>
    <w:rsid w:val="00173EDD"/>
    <w:rsid w:val="0017498D"/>
    <w:rsid w:val="00174ADB"/>
    <w:rsid w:val="00174D18"/>
    <w:rsid w:val="00175858"/>
    <w:rsid w:val="00182CAB"/>
    <w:rsid w:val="0018395A"/>
    <w:rsid w:val="001859AA"/>
    <w:rsid w:val="00187599"/>
    <w:rsid w:val="00190FEA"/>
    <w:rsid w:val="00191E45"/>
    <w:rsid w:val="0019202F"/>
    <w:rsid w:val="00195A05"/>
    <w:rsid w:val="00196C90"/>
    <w:rsid w:val="001A09D2"/>
    <w:rsid w:val="001B2768"/>
    <w:rsid w:val="001B374B"/>
    <w:rsid w:val="001B5F06"/>
    <w:rsid w:val="001C0A10"/>
    <w:rsid w:val="001C0A63"/>
    <w:rsid w:val="001C11BC"/>
    <w:rsid w:val="001C20B8"/>
    <w:rsid w:val="001C26DB"/>
    <w:rsid w:val="001C5889"/>
    <w:rsid w:val="001C5F61"/>
    <w:rsid w:val="001C5F80"/>
    <w:rsid w:val="001D02C1"/>
    <w:rsid w:val="001D0D1E"/>
    <w:rsid w:val="001D7F51"/>
    <w:rsid w:val="001E0C46"/>
    <w:rsid w:val="001E35DA"/>
    <w:rsid w:val="001E3C4F"/>
    <w:rsid w:val="001E4010"/>
    <w:rsid w:val="001E40CF"/>
    <w:rsid w:val="001F003D"/>
    <w:rsid w:val="001F07A2"/>
    <w:rsid w:val="001F195E"/>
    <w:rsid w:val="001F2DC8"/>
    <w:rsid w:val="001F3FE9"/>
    <w:rsid w:val="001F5DEB"/>
    <w:rsid w:val="001F6BDA"/>
    <w:rsid w:val="00206DBA"/>
    <w:rsid w:val="00206E88"/>
    <w:rsid w:val="002156C4"/>
    <w:rsid w:val="00215FCD"/>
    <w:rsid w:val="002172C9"/>
    <w:rsid w:val="002179BA"/>
    <w:rsid w:val="00232B19"/>
    <w:rsid w:val="00233B06"/>
    <w:rsid w:val="00235649"/>
    <w:rsid w:val="00244620"/>
    <w:rsid w:val="00245596"/>
    <w:rsid w:val="00245AF5"/>
    <w:rsid w:val="002460E4"/>
    <w:rsid w:val="00250CA2"/>
    <w:rsid w:val="00255A91"/>
    <w:rsid w:val="0025616D"/>
    <w:rsid w:val="00256427"/>
    <w:rsid w:val="00257850"/>
    <w:rsid w:val="00257DB4"/>
    <w:rsid w:val="002618AF"/>
    <w:rsid w:val="00265669"/>
    <w:rsid w:val="002725C8"/>
    <w:rsid w:val="0027496F"/>
    <w:rsid w:val="00275814"/>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88E"/>
    <w:rsid w:val="002C765D"/>
    <w:rsid w:val="002D0E85"/>
    <w:rsid w:val="002D581B"/>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6B31"/>
    <w:rsid w:val="003471BE"/>
    <w:rsid w:val="00350873"/>
    <w:rsid w:val="00356A0A"/>
    <w:rsid w:val="00356D2D"/>
    <w:rsid w:val="00364C76"/>
    <w:rsid w:val="0036571B"/>
    <w:rsid w:val="00372B01"/>
    <w:rsid w:val="00374320"/>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1DD7"/>
    <w:rsid w:val="003C3B59"/>
    <w:rsid w:val="003C5A1D"/>
    <w:rsid w:val="003C6082"/>
    <w:rsid w:val="003D1BC8"/>
    <w:rsid w:val="003D3356"/>
    <w:rsid w:val="003D7406"/>
    <w:rsid w:val="003D773D"/>
    <w:rsid w:val="003E230B"/>
    <w:rsid w:val="003E28C2"/>
    <w:rsid w:val="003E6110"/>
    <w:rsid w:val="003E7BB3"/>
    <w:rsid w:val="003F1144"/>
    <w:rsid w:val="003F150F"/>
    <w:rsid w:val="003F2E29"/>
    <w:rsid w:val="003F3F1F"/>
    <w:rsid w:val="003F416B"/>
    <w:rsid w:val="003F55D3"/>
    <w:rsid w:val="003F58E3"/>
    <w:rsid w:val="003F70CF"/>
    <w:rsid w:val="003F750F"/>
    <w:rsid w:val="0040378B"/>
    <w:rsid w:val="00405C52"/>
    <w:rsid w:val="0041067A"/>
    <w:rsid w:val="00412F07"/>
    <w:rsid w:val="004153DC"/>
    <w:rsid w:val="004166D7"/>
    <w:rsid w:val="00416F27"/>
    <w:rsid w:val="00424982"/>
    <w:rsid w:val="00425527"/>
    <w:rsid w:val="00427351"/>
    <w:rsid w:val="00433617"/>
    <w:rsid w:val="00436A35"/>
    <w:rsid w:val="0043738F"/>
    <w:rsid w:val="00451A2E"/>
    <w:rsid w:val="004523FF"/>
    <w:rsid w:val="00454D05"/>
    <w:rsid w:val="00457CDB"/>
    <w:rsid w:val="0046050D"/>
    <w:rsid w:val="00461D04"/>
    <w:rsid w:val="00465A93"/>
    <w:rsid w:val="00473AED"/>
    <w:rsid w:val="0047574A"/>
    <w:rsid w:val="0048084A"/>
    <w:rsid w:val="00482E35"/>
    <w:rsid w:val="004832C9"/>
    <w:rsid w:val="004832F4"/>
    <w:rsid w:val="004841BD"/>
    <w:rsid w:val="00485BEE"/>
    <w:rsid w:val="00487B1B"/>
    <w:rsid w:val="00487DEE"/>
    <w:rsid w:val="00491F07"/>
    <w:rsid w:val="004943FD"/>
    <w:rsid w:val="00494DF0"/>
    <w:rsid w:val="004974D8"/>
    <w:rsid w:val="004A183E"/>
    <w:rsid w:val="004A4392"/>
    <w:rsid w:val="004A5DD0"/>
    <w:rsid w:val="004A6588"/>
    <w:rsid w:val="004A7817"/>
    <w:rsid w:val="004B2162"/>
    <w:rsid w:val="004B392C"/>
    <w:rsid w:val="004B3F26"/>
    <w:rsid w:val="004B7510"/>
    <w:rsid w:val="004C5288"/>
    <w:rsid w:val="004C658D"/>
    <w:rsid w:val="004C6652"/>
    <w:rsid w:val="004C6A6B"/>
    <w:rsid w:val="004C7E01"/>
    <w:rsid w:val="004D19FB"/>
    <w:rsid w:val="004D25A6"/>
    <w:rsid w:val="004D3001"/>
    <w:rsid w:val="004D42E9"/>
    <w:rsid w:val="004D676A"/>
    <w:rsid w:val="004D7517"/>
    <w:rsid w:val="004E0295"/>
    <w:rsid w:val="004E1847"/>
    <w:rsid w:val="004E1BBE"/>
    <w:rsid w:val="004E2D14"/>
    <w:rsid w:val="004E3D2C"/>
    <w:rsid w:val="004E3F3D"/>
    <w:rsid w:val="004E4F13"/>
    <w:rsid w:val="004E63BD"/>
    <w:rsid w:val="004E76BC"/>
    <w:rsid w:val="004F2064"/>
    <w:rsid w:val="004F500D"/>
    <w:rsid w:val="004F617C"/>
    <w:rsid w:val="00502781"/>
    <w:rsid w:val="00502B5E"/>
    <w:rsid w:val="0050424B"/>
    <w:rsid w:val="0051067B"/>
    <w:rsid w:val="0051561A"/>
    <w:rsid w:val="005160FA"/>
    <w:rsid w:val="00524F4B"/>
    <w:rsid w:val="00530DAD"/>
    <w:rsid w:val="00531AEE"/>
    <w:rsid w:val="00531CC7"/>
    <w:rsid w:val="00534F19"/>
    <w:rsid w:val="00536149"/>
    <w:rsid w:val="005417EE"/>
    <w:rsid w:val="00544BB5"/>
    <w:rsid w:val="00546B7E"/>
    <w:rsid w:val="005516FB"/>
    <w:rsid w:val="00551F81"/>
    <w:rsid w:val="005535E3"/>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3452"/>
    <w:rsid w:val="005A41F5"/>
    <w:rsid w:val="005A55FB"/>
    <w:rsid w:val="005A69DD"/>
    <w:rsid w:val="005A6B75"/>
    <w:rsid w:val="005B091A"/>
    <w:rsid w:val="005B2D74"/>
    <w:rsid w:val="005B4D72"/>
    <w:rsid w:val="005B7996"/>
    <w:rsid w:val="005C1C87"/>
    <w:rsid w:val="005C2882"/>
    <w:rsid w:val="005C42AA"/>
    <w:rsid w:val="005D1BB7"/>
    <w:rsid w:val="005D4C64"/>
    <w:rsid w:val="005D6B34"/>
    <w:rsid w:val="005E4B82"/>
    <w:rsid w:val="005E531F"/>
    <w:rsid w:val="005E6CD6"/>
    <w:rsid w:val="005F543B"/>
    <w:rsid w:val="005F5B81"/>
    <w:rsid w:val="0060256B"/>
    <w:rsid w:val="00602E95"/>
    <w:rsid w:val="00606C96"/>
    <w:rsid w:val="0061314F"/>
    <w:rsid w:val="00613995"/>
    <w:rsid w:val="006139CF"/>
    <w:rsid w:val="00614BED"/>
    <w:rsid w:val="00614D94"/>
    <w:rsid w:val="00617E60"/>
    <w:rsid w:val="00620306"/>
    <w:rsid w:val="00624C54"/>
    <w:rsid w:val="006304E5"/>
    <w:rsid w:val="00631BF4"/>
    <w:rsid w:val="006350A6"/>
    <w:rsid w:val="00635967"/>
    <w:rsid w:val="00642B00"/>
    <w:rsid w:val="00643698"/>
    <w:rsid w:val="00643B7B"/>
    <w:rsid w:val="00645E27"/>
    <w:rsid w:val="00647544"/>
    <w:rsid w:val="00647FCD"/>
    <w:rsid w:val="0065256F"/>
    <w:rsid w:val="00655A94"/>
    <w:rsid w:val="00656127"/>
    <w:rsid w:val="0065638E"/>
    <w:rsid w:val="0065696D"/>
    <w:rsid w:val="00656BD3"/>
    <w:rsid w:val="00657D0F"/>
    <w:rsid w:val="00660D40"/>
    <w:rsid w:val="00661623"/>
    <w:rsid w:val="006622F0"/>
    <w:rsid w:val="00665425"/>
    <w:rsid w:val="00666FF3"/>
    <w:rsid w:val="0067089C"/>
    <w:rsid w:val="00670DF7"/>
    <w:rsid w:val="0067406A"/>
    <w:rsid w:val="006778CD"/>
    <w:rsid w:val="00683B98"/>
    <w:rsid w:val="00684C90"/>
    <w:rsid w:val="00686F93"/>
    <w:rsid w:val="00691857"/>
    <w:rsid w:val="0069288E"/>
    <w:rsid w:val="00693568"/>
    <w:rsid w:val="00694374"/>
    <w:rsid w:val="006946EE"/>
    <w:rsid w:val="006955C9"/>
    <w:rsid w:val="006A1229"/>
    <w:rsid w:val="006A5EC9"/>
    <w:rsid w:val="006A62F4"/>
    <w:rsid w:val="006B0396"/>
    <w:rsid w:val="006B588B"/>
    <w:rsid w:val="006B649D"/>
    <w:rsid w:val="006B7254"/>
    <w:rsid w:val="006C30A1"/>
    <w:rsid w:val="006C5E5B"/>
    <w:rsid w:val="006D00D7"/>
    <w:rsid w:val="006D3A72"/>
    <w:rsid w:val="006D5FC5"/>
    <w:rsid w:val="006E0DEF"/>
    <w:rsid w:val="006E33E2"/>
    <w:rsid w:val="006E7AE6"/>
    <w:rsid w:val="006F0C29"/>
    <w:rsid w:val="006F255D"/>
    <w:rsid w:val="006F262D"/>
    <w:rsid w:val="006F4747"/>
    <w:rsid w:val="006F48A1"/>
    <w:rsid w:val="006F5C20"/>
    <w:rsid w:val="0070110E"/>
    <w:rsid w:val="007124F1"/>
    <w:rsid w:val="00714132"/>
    <w:rsid w:val="00723471"/>
    <w:rsid w:val="0073029F"/>
    <w:rsid w:val="00730BE3"/>
    <w:rsid w:val="00730DF8"/>
    <w:rsid w:val="00732071"/>
    <w:rsid w:val="00734283"/>
    <w:rsid w:val="00737C12"/>
    <w:rsid w:val="00741A46"/>
    <w:rsid w:val="00744A71"/>
    <w:rsid w:val="0075133A"/>
    <w:rsid w:val="00751DCD"/>
    <w:rsid w:val="00753B92"/>
    <w:rsid w:val="007543F4"/>
    <w:rsid w:val="007549FE"/>
    <w:rsid w:val="00757DF2"/>
    <w:rsid w:val="00761AA1"/>
    <w:rsid w:val="007622B6"/>
    <w:rsid w:val="007633CE"/>
    <w:rsid w:val="007635B4"/>
    <w:rsid w:val="0076639F"/>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95933"/>
    <w:rsid w:val="007A01C8"/>
    <w:rsid w:val="007A170D"/>
    <w:rsid w:val="007A2F6A"/>
    <w:rsid w:val="007A4AFC"/>
    <w:rsid w:val="007A6525"/>
    <w:rsid w:val="007A78D6"/>
    <w:rsid w:val="007B0430"/>
    <w:rsid w:val="007B4390"/>
    <w:rsid w:val="007B4438"/>
    <w:rsid w:val="007B4C46"/>
    <w:rsid w:val="007B5A6C"/>
    <w:rsid w:val="007C216D"/>
    <w:rsid w:val="007C4B58"/>
    <w:rsid w:val="007C5D17"/>
    <w:rsid w:val="007D0487"/>
    <w:rsid w:val="007D2AAC"/>
    <w:rsid w:val="007E06CE"/>
    <w:rsid w:val="007E6DDF"/>
    <w:rsid w:val="007E74BC"/>
    <w:rsid w:val="007E752C"/>
    <w:rsid w:val="007F1F7E"/>
    <w:rsid w:val="007F2931"/>
    <w:rsid w:val="007F3482"/>
    <w:rsid w:val="00801E13"/>
    <w:rsid w:val="00803A8B"/>
    <w:rsid w:val="00822F07"/>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63E8A"/>
    <w:rsid w:val="008654E5"/>
    <w:rsid w:val="00870597"/>
    <w:rsid w:val="00874D4A"/>
    <w:rsid w:val="00875B18"/>
    <w:rsid w:val="00876D2B"/>
    <w:rsid w:val="008818D9"/>
    <w:rsid w:val="00884CB5"/>
    <w:rsid w:val="00885FD1"/>
    <w:rsid w:val="008860C2"/>
    <w:rsid w:val="0088685D"/>
    <w:rsid w:val="00887FDF"/>
    <w:rsid w:val="0089472C"/>
    <w:rsid w:val="008A014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D1EE7"/>
    <w:rsid w:val="008D3680"/>
    <w:rsid w:val="008D407A"/>
    <w:rsid w:val="008E16ED"/>
    <w:rsid w:val="008F0B7B"/>
    <w:rsid w:val="008F1345"/>
    <w:rsid w:val="008F18D3"/>
    <w:rsid w:val="008F199C"/>
    <w:rsid w:val="008F2EA1"/>
    <w:rsid w:val="008F3FCA"/>
    <w:rsid w:val="008F656D"/>
    <w:rsid w:val="009013B0"/>
    <w:rsid w:val="0090395B"/>
    <w:rsid w:val="009047AD"/>
    <w:rsid w:val="00904C8C"/>
    <w:rsid w:val="0090630A"/>
    <w:rsid w:val="009116D5"/>
    <w:rsid w:val="00912210"/>
    <w:rsid w:val="009123AD"/>
    <w:rsid w:val="009128F6"/>
    <w:rsid w:val="00913B4E"/>
    <w:rsid w:val="009174FB"/>
    <w:rsid w:val="00917D14"/>
    <w:rsid w:val="00920793"/>
    <w:rsid w:val="00920818"/>
    <w:rsid w:val="00920F22"/>
    <w:rsid w:val="0093658A"/>
    <w:rsid w:val="00936F81"/>
    <w:rsid w:val="0093710E"/>
    <w:rsid w:val="00943711"/>
    <w:rsid w:val="009440B2"/>
    <w:rsid w:val="00945446"/>
    <w:rsid w:val="009530CF"/>
    <w:rsid w:val="0095395A"/>
    <w:rsid w:val="009541EC"/>
    <w:rsid w:val="0095612C"/>
    <w:rsid w:val="0096036C"/>
    <w:rsid w:val="00961989"/>
    <w:rsid w:val="009642EC"/>
    <w:rsid w:val="009668A8"/>
    <w:rsid w:val="009668D3"/>
    <w:rsid w:val="00966B80"/>
    <w:rsid w:val="009727C1"/>
    <w:rsid w:val="00972E19"/>
    <w:rsid w:val="009731FD"/>
    <w:rsid w:val="00975B74"/>
    <w:rsid w:val="00976140"/>
    <w:rsid w:val="009779BA"/>
    <w:rsid w:val="00986B6E"/>
    <w:rsid w:val="00986F8E"/>
    <w:rsid w:val="0098741E"/>
    <w:rsid w:val="00987FF2"/>
    <w:rsid w:val="00992464"/>
    <w:rsid w:val="00992FFE"/>
    <w:rsid w:val="009A1D55"/>
    <w:rsid w:val="009A274F"/>
    <w:rsid w:val="009A2FB6"/>
    <w:rsid w:val="009A3C83"/>
    <w:rsid w:val="009A444C"/>
    <w:rsid w:val="009A5A2C"/>
    <w:rsid w:val="009A5A41"/>
    <w:rsid w:val="009A7B91"/>
    <w:rsid w:val="009B242A"/>
    <w:rsid w:val="009B6DB8"/>
    <w:rsid w:val="009C4D39"/>
    <w:rsid w:val="009C598A"/>
    <w:rsid w:val="009C7321"/>
    <w:rsid w:val="009C7542"/>
    <w:rsid w:val="009D0E38"/>
    <w:rsid w:val="009D281C"/>
    <w:rsid w:val="009D2C9E"/>
    <w:rsid w:val="009D4A4E"/>
    <w:rsid w:val="009E412B"/>
    <w:rsid w:val="009E592E"/>
    <w:rsid w:val="009E5F7C"/>
    <w:rsid w:val="009E62E8"/>
    <w:rsid w:val="009F328A"/>
    <w:rsid w:val="00A02D3F"/>
    <w:rsid w:val="00A032B8"/>
    <w:rsid w:val="00A04F82"/>
    <w:rsid w:val="00A07EA5"/>
    <w:rsid w:val="00A11B94"/>
    <w:rsid w:val="00A17646"/>
    <w:rsid w:val="00A209C6"/>
    <w:rsid w:val="00A213A2"/>
    <w:rsid w:val="00A33868"/>
    <w:rsid w:val="00A40852"/>
    <w:rsid w:val="00A41129"/>
    <w:rsid w:val="00A42DD2"/>
    <w:rsid w:val="00A47334"/>
    <w:rsid w:val="00A52177"/>
    <w:rsid w:val="00A544BC"/>
    <w:rsid w:val="00A552C4"/>
    <w:rsid w:val="00A55904"/>
    <w:rsid w:val="00A56091"/>
    <w:rsid w:val="00A56097"/>
    <w:rsid w:val="00A562CA"/>
    <w:rsid w:val="00A57173"/>
    <w:rsid w:val="00A60665"/>
    <w:rsid w:val="00A633E3"/>
    <w:rsid w:val="00A63BD7"/>
    <w:rsid w:val="00A74F80"/>
    <w:rsid w:val="00A75F71"/>
    <w:rsid w:val="00A766F5"/>
    <w:rsid w:val="00A81256"/>
    <w:rsid w:val="00A84353"/>
    <w:rsid w:val="00A84C94"/>
    <w:rsid w:val="00A87D91"/>
    <w:rsid w:val="00A87F92"/>
    <w:rsid w:val="00A906A8"/>
    <w:rsid w:val="00A90F2C"/>
    <w:rsid w:val="00A94E3F"/>
    <w:rsid w:val="00A966B4"/>
    <w:rsid w:val="00AA0853"/>
    <w:rsid w:val="00AA13B8"/>
    <w:rsid w:val="00AA30E6"/>
    <w:rsid w:val="00AA77F0"/>
    <w:rsid w:val="00AB2168"/>
    <w:rsid w:val="00AB637E"/>
    <w:rsid w:val="00AC50F1"/>
    <w:rsid w:val="00AC602F"/>
    <w:rsid w:val="00AD01B7"/>
    <w:rsid w:val="00AD0460"/>
    <w:rsid w:val="00AD42F4"/>
    <w:rsid w:val="00AE13A4"/>
    <w:rsid w:val="00AE447E"/>
    <w:rsid w:val="00AE4517"/>
    <w:rsid w:val="00AE7D46"/>
    <w:rsid w:val="00AF4E06"/>
    <w:rsid w:val="00B049CA"/>
    <w:rsid w:val="00B05772"/>
    <w:rsid w:val="00B0795C"/>
    <w:rsid w:val="00B163D4"/>
    <w:rsid w:val="00B246A7"/>
    <w:rsid w:val="00B319BE"/>
    <w:rsid w:val="00B34252"/>
    <w:rsid w:val="00B35482"/>
    <w:rsid w:val="00B41DB9"/>
    <w:rsid w:val="00B428AC"/>
    <w:rsid w:val="00B43097"/>
    <w:rsid w:val="00B50346"/>
    <w:rsid w:val="00B54211"/>
    <w:rsid w:val="00B54890"/>
    <w:rsid w:val="00B57397"/>
    <w:rsid w:val="00B57DA0"/>
    <w:rsid w:val="00B650BF"/>
    <w:rsid w:val="00B7110E"/>
    <w:rsid w:val="00B71ECB"/>
    <w:rsid w:val="00B72460"/>
    <w:rsid w:val="00B73119"/>
    <w:rsid w:val="00B7647B"/>
    <w:rsid w:val="00B77272"/>
    <w:rsid w:val="00B81230"/>
    <w:rsid w:val="00B82485"/>
    <w:rsid w:val="00B82F8D"/>
    <w:rsid w:val="00B853B7"/>
    <w:rsid w:val="00B865FD"/>
    <w:rsid w:val="00B91B6E"/>
    <w:rsid w:val="00B9438D"/>
    <w:rsid w:val="00B968FF"/>
    <w:rsid w:val="00BA2C22"/>
    <w:rsid w:val="00BA43C0"/>
    <w:rsid w:val="00BA74A3"/>
    <w:rsid w:val="00BB4D4A"/>
    <w:rsid w:val="00BC40FC"/>
    <w:rsid w:val="00BC48FF"/>
    <w:rsid w:val="00BC53AC"/>
    <w:rsid w:val="00BC7C44"/>
    <w:rsid w:val="00BD57AF"/>
    <w:rsid w:val="00BD6980"/>
    <w:rsid w:val="00BE1780"/>
    <w:rsid w:val="00BE32AA"/>
    <w:rsid w:val="00BE5855"/>
    <w:rsid w:val="00C03A30"/>
    <w:rsid w:val="00C03D86"/>
    <w:rsid w:val="00C058CE"/>
    <w:rsid w:val="00C05CC9"/>
    <w:rsid w:val="00C065C0"/>
    <w:rsid w:val="00C070C5"/>
    <w:rsid w:val="00C10256"/>
    <w:rsid w:val="00C1158C"/>
    <w:rsid w:val="00C15534"/>
    <w:rsid w:val="00C157C6"/>
    <w:rsid w:val="00C15DAA"/>
    <w:rsid w:val="00C165B4"/>
    <w:rsid w:val="00C167AB"/>
    <w:rsid w:val="00C208F3"/>
    <w:rsid w:val="00C21DFB"/>
    <w:rsid w:val="00C22665"/>
    <w:rsid w:val="00C25333"/>
    <w:rsid w:val="00C307FB"/>
    <w:rsid w:val="00C348CE"/>
    <w:rsid w:val="00C355D2"/>
    <w:rsid w:val="00C365A9"/>
    <w:rsid w:val="00C370A9"/>
    <w:rsid w:val="00C37A96"/>
    <w:rsid w:val="00C46DFF"/>
    <w:rsid w:val="00C476FC"/>
    <w:rsid w:val="00C57403"/>
    <w:rsid w:val="00C63108"/>
    <w:rsid w:val="00C6348F"/>
    <w:rsid w:val="00C63659"/>
    <w:rsid w:val="00C668E7"/>
    <w:rsid w:val="00C71771"/>
    <w:rsid w:val="00C735E1"/>
    <w:rsid w:val="00C75807"/>
    <w:rsid w:val="00C76DF7"/>
    <w:rsid w:val="00C77069"/>
    <w:rsid w:val="00C81740"/>
    <w:rsid w:val="00C83076"/>
    <w:rsid w:val="00C83D5F"/>
    <w:rsid w:val="00C85B44"/>
    <w:rsid w:val="00C861C1"/>
    <w:rsid w:val="00C87FDF"/>
    <w:rsid w:val="00C96263"/>
    <w:rsid w:val="00C96B48"/>
    <w:rsid w:val="00CA033A"/>
    <w:rsid w:val="00CA1092"/>
    <w:rsid w:val="00CA1DE1"/>
    <w:rsid w:val="00CA3921"/>
    <w:rsid w:val="00CA3EE3"/>
    <w:rsid w:val="00CA642D"/>
    <w:rsid w:val="00CA6A2B"/>
    <w:rsid w:val="00CA7DE5"/>
    <w:rsid w:val="00CB3C42"/>
    <w:rsid w:val="00CB3FC8"/>
    <w:rsid w:val="00CC1D44"/>
    <w:rsid w:val="00CC3BA2"/>
    <w:rsid w:val="00CD280C"/>
    <w:rsid w:val="00CD42C6"/>
    <w:rsid w:val="00CD6F3C"/>
    <w:rsid w:val="00CE1C01"/>
    <w:rsid w:val="00CE4511"/>
    <w:rsid w:val="00CE6CD2"/>
    <w:rsid w:val="00CF143D"/>
    <w:rsid w:val="00CF17A4"/>
    <w:rsid w:val="00CF3874"/>
    <w:rsid w:val="00CF4BC0"/>
    <w:rsid w:val="00CF7972"/>
    <w:rsid w:val="00D00F57"/>
    <w:rsid w:val="00D01419"/>
    <w:rsid w:val="00D02BE3"/>
    <w:rsid w:val="00D04538"/>
    <w:rsid w:val="00D06692"/>
    <w:rsid w:val="00D141F7"/>
    <w:rsid w:val="00D143FA"/>
    <w:rsid w:val="00D20F11"/>
    <w:rsid w:val="00D2309D"/>
    <w:rsid w:val="00D27221"/>
    <w:rsid w:val="00D27EAB"/>
    <w:rsid w:val="00D31BBB"/>
    <w:rsid w:val="00D3265D"/>
    <w:rsid w:val="00D33985"/>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16A"/>
    <w:rsid w:val="00D71E27"/>
    <w:rsid w:val="00D73D92"/>
    <w:rsid w:val="00D763AB"/>
    <w:rsid w:val="00D81BFF"/>
    <w:rsid w:val="00D8264D"/>
    <w:rsid w:val="00D84DCE"/>
    <w:rsid w:val="00D97F95"/>
    <w:rsid w:val="00DA0D19"/>
    <w:rsid w:val="00DA40E0"/>
    <w:rsid w:val="00DA5F0A"/>
    <w:rsid w:val="00DA7BA7"/>
    <w:rsid w:val="00DB0881"/>
    <w:rsid w:val="00DB252F"/>
    <w:rsid w:val="00DB4931"/>
    <w:rsid w:val="00DB7946"/>
    <w:rsid w:val="00DC0ED3"/>
    <w:rsid w:val="00DC336A"/>
    <w:rsid w:val="00DC5906"/>
    <w:rsid w:val="00DC67FB"/>
    <w:rsid w:val="00DD12D5"/>
    <w:rsid w:val="00DD78EF"/>
    <w:rsid w:val="00DE05A1"/>
    <w:rsid w:val="00DE280E"/>
    <w:rsid w:val="00DE40F0"/>
    <w:rsid w:val="00DE5913"/>
    <w:rsid w:val="00DE6BAB"/>
    <w:rsid w:val="00DF0277"/>
    <w:rsid w:val="00DF2CBC"/>
    <w:rsid w:val="00DF32AB"/>
    <w:rsid w:val="00DF422B"/>
    <w:rsid w:val="00DF44E3"/>
    <w:rsid w:val="00DF7724"/>
    <w:rsid w:val="00E04C57"/>
    <w:rsid w:val="00E06071"/>
    <w:rsid w:val="00E162A2"/>
    <w:rsid w:val="00E2431F"/>
    <w:rsid w:val="00E27094"/>
    <w:rsid w:val="00E276E4"/>
    <w:rsid w:val="00E27AAB"/>
    <w:rsid w:val="00E342A1"/>
    <w:rsid w:val="00E3727F"/>
    <w:rsid w:val="00E40766"/>
    <w:rsid w:val="00E42DBE"/>
    <w:rsid w:val="00E45222"/>
    <w:rsid w:val="00E46778"/>
    <w:rsid w:val="00E47827"/>
    <w:rsid w:val="00E47974"/>
    <w:rsid w:val="00E57056"/>
    <w:rsid w:val="00E57D6B"/>
    <w:rsid w:val="00E60231"/>
    <w:rsid w:val="00E61314"/>
    <w:rsid w:val="00E6289E"/>
    <w:rsid w:val="00E67C42"/>
    <w:rsid w:val="00E700A3"/>
    <w:rsid w:val="00E72753"/>
    <w:rsid w:val="00E72931"/>
    <w:rsid w:val="00E75176"/>
    <w:rsid w:val="00E76021"/>
    <w:rsid w:val="00E773EF"/>
    <w:rsid w:val="00E77573"/>
    <w:rsid w:val="00E83367"/>
    <w:rsid w:val="00E900C2"/>
    <w:rsid w:val="00E91647"/>
    <w:rsid w:val="00E97DB1"/>
    <w:rsid w:val="00EA028C"/>
    <w:rsid w:val="00EA40A4"/>
    <w:rsid w:val="00EB7ACA"/>
    <w:rsid w:val="00EC0D64"/>
    <w:rsid w:val="00EC13EB"/>
    <w:rsid w:val="00EC6207"/>
    <w:rsid w:val="00ED2669"/>
    <w:rsid w:val="00ED42A2"/>
    <w:rsid w:val="00ED560C"/>
    <w:rsid w:val="00ED5FF5"/>
    <w:rsid w:val="00ED689A"/>
    <w:rsid w:val="00EE103B"/>
    <w:rsid w:val="00EE17DC"/>
    <w:rsid w:val="00EE2F73"/>
    <w:rsid w:val="00EE3CAF"/>
    <w:rsid w:val="00EE4165"/>
    <w:rsid w:val="00EE7D6B"/>
    <w:rsid w:val="00EF0F74"/>
    <w:rsid w:val="00EF1121"/>
    <w:rsid w:val="00EF242C"/>
    <w:rsid w:val="00EF28CE"/>
    <w:rsid w:val="00EF55F4"/>
    <w:rsid w:val="00EF605A"/>
    <w:rsid w:val="00F06C07"/>
    <w:rsid w:val="00F076C8"/>
    <w:rsid w:val="00F126F4"/>
    <w:rsid w:val="00F15F12"/>
    <w:rsid w:val="00F212E3"/>
    <w:rsid w:val="00F2555C"/>
    <w:rsid w:val="00F25C2C"/>
    <w:rsid w:val="00F311A0"/>
    <w:rsid w:val="00F311D8"/>
    <w:rsid w:val="00F36C19"/>
    <w:rsid w:val="00F40178"/>
    <w:rsid w:val="00F40FFD"/>
    <w:rsid w:val="00F434D4"/>
    <w:rsid w:val="00F45E3B"/>
    <w:rsid w:val="00F46E5D"/>
    <w:rsid w:val="00F46FC7"/>
    <w:rsid w:val="00F5096F"/>
    <w:rsid w:val="00F5166F"/>
    <w:rsid w:val="00F55417"/>
    <w:rsid w:val="00F57E78"/>
    <w:rsid w:val="00F615E2"/>
    <w:rsid w:val="00F63E98"/>
    <w:rsid w:val="00F708EB"/>
    <w:rsid w:val="00F71AB2"/>
    <w:rsid w:val="00F7219B"/>
    <w:rsid w:val="00F72558"/>
    <w:rsid w:val="00F726F1"/>
    <w:rsid w:val="00F8156B"/>
    <w:rsid w:val="00F81F1A"/>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051"/>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uiPriority w:val="34"/>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5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rsid w:val="00614D94"/>
    <w:rPr>
      <w:rFonts w:asciiTheme="majorHAnsi" w:eastAsiaTheme="majorEastAsia" w:hAnsiTheme="majorHAnsi" w:cstheme="majorBidi"/>
      <w:i/>
      <w:iCs/>
      <w:color w:val="272727" w:themeColor="text1" w:themeTint="D8"/>
      <w:sz w:val="21"/>
      <w:szCs w:val="21"/>
    </w:rPr>
  </w:style>
  <w:style w:type="character" w:styleId="lev">
    <w:name w:val="Strong"/>
    <w:basedOn w:val="Policepardfaut"/>
    <w:uiPriority w:val="22"/>
    <w:qFormat/>
    <w:rsid w:val="00C96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665937326">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37998595">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114</Pages>
  <Words>9736</Words>
  <Characters>53549</Characters>
  <Application>Microsoft Office Word</Application>
  <DocSecurity>0</DocSecurity>
  <Lines>446</Lines>
  <Paragraphs>126</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63159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Dr Mamadou SANOGO</cp:lastModifiedBy>
  <cp:revision>2</cp:revision>
  <cp:lastPrinted>2023-10-27T19:01:00Z</cp:lastPrinted>
  <dcterms:created xsi:type="dcterms:W3CDTF">2024-11-20T18:05:00Z</dcterms:created>
  <dcterms:modified xsi:type="dcterms:W3CDTF">2024-11-20T18:05:00Z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